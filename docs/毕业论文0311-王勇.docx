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528"/>
        <w:gridCol w:w="8190"/>
      </w:tblGrid>
      <w:tr w:rsidR="00BD34C3" w14:paraId="3927A7AC" w14:textId="77777777" w:rsidTr="009237C3">
        <w:tc>
          <w:tcPr>
            <w:tcW w:w="528" w:type="dxa"/>
          </w:tcPr>
          <w:p w14:paraId="23DD74DA" w14:textId="77777777" w:rsidR="00BD34C3" w:rsidRDefault="00BD34C3" w:rsidP="009237C3">
            <w:pPr>
              <w:spacing w:line="300" w:lineRule="auto"/>
              <w:rPr>
                <w:rFonts w:ascii="仿宋_GB2312" w:eastAsia="仿宋_GB2312" w:hAnsi="宋体"/>
                <w:b/>
                <w:sz w:val="24"/>
              </w:rPr>
            </w:pPr>
          </w:p>
          <w:p w14:paraId="01D882FA" w14:textId="77777777" w:rsidR="00BD34C3" w:rsidRDefault="00BD34C3" w:rsidP="009237C3">
            <w:pPr>
              <w:spacing w:line="300" w:lineRule="auto"/>
              <w:rPr>
                <w:rFonts w:ascii="仿宋_GB2312" w:eastAsia="仿宋_GB2312" w:hAnsi="宋体"/>
                <w:bCs/>
                <w:sz w:val="24"/>
              </w:rPr>
            </w:pPr>
            <w:r>
              <w:rPr>
                <w:rFonts w:ascii="仿宋_GB2312" w:eastAsia="仿宋_GB2312" w:hAnsi="宋体" w:hint="eastAsia"/>
                <w:b/>
                <w:sz w:val="24"/>
              </w:rPr>
              <w:t xml:space="preserve">  </w:t>
            </w:r>
          </w:p>
          <w:p w14:paraId="6A2551A3" w14:textId="77777777" w:rsidR="00BD34C3" w:rsidRPr="00E7277A" w:rsidRDefault="00BD34C3" w:rsidP="009237C3">
            <w:pPr>
              <w:spacing w:line="300" w:lineRule="auto"/>
              <w:rPr>
                <w:rFonts w:ascii="仿宋" w:eastAsia="仿宋" w:hAnsi="仿宋"/>
                <w:bCs/>
                <w:sz w:val="24"/>
              </w:rPr>
            </w:pPr>
            <w:r w:rsidRPr="00E7277A">
              <w:rPr>
                <w:rFonts w:ascii="仿宋" w:eastAsia="仿宋" w:hAnsi="仿宋" w:hint="eastAsia"/>
                <w:bCs/>
                <w:sz w:val="24"/>
              </w:rPr>
              <w:t>论</w:t>
            </w:r>
          </w:p>
          <w:p w14:paraId="34B9C97D" w14:textId="77777777" w:rsidR="00BD34C3" w:rsidRPr="00E7277A" w:rsidRDefault="00BD34C3" w:rsidP="009237C3">
            <w:pPr>
              <w:spacing w:line="300" w:lineRule="auto"/>
              <w:rPr>
                <w:rFonts w:ascii="仿宋" w:eastAsia="仿宋" w:hAnsi="仿宋"/>
                <w:bCs/>
                <w:sz w:val="24"/>
              </w:rPr>
            </w:pPr>
            <w:r w:rsidRPr="00E7277A">
              <w:rPr>
                <w:rFonts w:ascii="仿宋" w:eastAsia="仿宋" w:hAnsi="仿宋" w:hint="eastAsia"/>
                <w:bCs/>
                <w:sz w:val="24"/>
              </w:rPr>
              <w:t>文</w:t>
            </w:r>
          </w:p>
          <w:p w14:paraId="567380C6" w14:textId="77777777" w:rsidR="00BD34C3" w:rsidRPr="00E7277A" w:rsidRDefault="00BD34C3" w:rsidP="009237C3">
            <w:pPr>
              <w:spacing w:line="300" w:lineRule="auto"/>
              <w:rPr>
                <w:rFonts w:ascii="仿宋" w:eastAsia="仿宋" w:hAnsi="仿宋"/>
                <w:bCs/>
                <w:sz w:val="24"/>
              </w:rPr>
            </w:pPr>
            <w:r w:rsidRPr="00E7277A">
              <w:rPr>
                <w:rFonts w:ascii="仿宋" w:eastAsia="仿宋" w:hAnsi="仿宋" w:hint="eastAsia"/>
                <w:bCs/>
                <w:sz w:val="24"/>
              </w:rPr>
              <w:t>题目</w:t>
            </w:r>
          </w:p>
          <w:p w14:paraId="282006E5" w14:textId="77777777" w:rsidR="00BD34C3" w:rsidRDefault="00BD34C3" w:rsidP="009237C3">
            <w:pPr>
              <w:spacing w:line="300" w:lineRule="auto"/>
              <w:rPr>
                <w:rFonts w:ascii="仿宋_GB2312" w:eastAsia="仿宋_GB2312" w:hAnsi="宋体"/>
                <w:bCs/>
                <w:sz w:val="24"/>
              </w:rPr>
            </w:pPr>
          </w:p>
          <w:p w14:paraId="6FB5464C" w14:textId="77777777" w:rsidR="00BD34C3" w:rsidRDefault="00BD34C3" w:rsidP="009237C3">
            <w:pPr>
              <w:spacing w:line="300" w:lineRule="auto"/>
              <w:rPr>
                <w:rFonts w:ascii="仿宋_GB2312" w:eastAsia="仿宋_GB2312" w:hAnsi="宋体"/>
                <w:bCs/>
                <w:sz w:val="24"/>
              </w:rPr>
            </w:pPr>
          </w:p>
          <w:p w14:paraId="3E04EFD8" w14:textId="77777777" w:rsidR="005C51C3" w:rsidRPr="005C51C3" w:rsidRDefault="005C51C3" w:rsidP="005C51C3">
            <w:pPr>
              <w:rPr>
                <w:rFonts w:ascii="仿宋_GB2312" w:eastAsia="仿宋_GB2312" w:hAnsi="宋体"/>
                <w:bCs/>
                <w:szCs w:val="21"/>
              </w:rPr>
            </w:pPr>
            <w:r w:rsidRPr="005C51C3">
              <w:rPr>
                <w:rFonts w:ascii="宋体" w:hAnsi="宋体" w:hint="eastAsia"/>
                <w:b/>
                <w:szCs w:val="21"/>
              </w:rPr>
              <w:t>基于迭代贪婪算法的分布式阻塞混合流水车间调度问题研究</w:t>
            </w:r>
          </w:p>
          <w:p w14:paraId="3B57E611" w14:textId="77777777" w:rsidR="00BD34C3" w:rsidRDefault="00BD34C3" w:rsidP="009237C3">
            <w:pPr>
              <w:spacing w:line="300" w:lineRule="auto"/>
              <w:rPr>
                <w:rFonts w:ascii="仿宋_GB2312" w:eastAsia="仿宋_GB2312" w:hAnsi="宋体"/>
                <w:bCs/>
                <w:sz w:val="24"/>
              </w:rPr>
            </w:pPr>
          </w:p>
          <w:p w14:paraId="3621E3FB" w14:textId="77777777" w:rsidR="00BD34C3" w:rsidRDefault="00BD34C3" w:rsidP="009237C3">
            <w:pPr>
              <w:spacing w:line="300" w:lineRule="auto"/>
              <w:rPr>
                <w:rFonts w:ascii="仿宋_GB2312" w:eastAsia="仿宋_GB2312" w:hAnsi="宋体"/>
                <w:bCs/>
                <w:sz w:val="24"/>
              </w:rPr>
            </w:pPr>
          </w:p>
          <w:p w14:paraId="4D33EACD" w14:textId="77777777" w:rsidR="00BD34C3" w:rsidRDefault="00BD34C3" w:rsidP="009237C3">
            <w:pPr>
              <w:spacing w:line="300" w:lineRule="auto"/>
              <w:rPr>
                <w:rFonts w:ascii="仿宋_GB2312" w:eastAsia="仿宋_GB2312" w:hAnsi="宋体"/>
                <w:bCs/>
                <w:sz w:val="24"/>
              </w:rPr>
            </w:pPr>
          </w:p>
          <w:p w14:paraId="5BC39369" w14:textId="77777777" w:rsidR="00BD34C3" w:rsidRPr="00E7277A" w:rsidRDefault="00BD34C3" w:rsidP="009237C3">
            <w:pPr>
              <w:spacing w:line="300" w:lineRule="auto"/>
              <w:rPr>
                <w:rFonts w:ascii="仿宋" w:eastAsia="仿宋" w:hAnsi="仿宋"/>
                <w:bCs/>
                <w:sz w:val="24"/>
              </w:rPr>
            </w:pPr>
            <w:r w:rsidRPr="00E7277A">
              <w:rPr>
                <w:rFonts w:ascii="仿宋" w:eastAsia="仿宋" w:hAnsi="仿宋" w:hint="eastAsia"/>
                <w:bCs/>
                <w:sz w:val="24"/>
              </w:rPr>
              <w:t>聊城大学</w:t>
            </w:r>
          </w:p>
          <w:p w14:paraId="78FB1448" w14:textId="77777777" w:rsidR="00BD34C3" w:rsidRDefault="00BD34C3" w:rsidP="009237C3">
            <w:pPr>
              <w:spacing w:line="300" w:lineRule="auto"/>
              <w:rPr>
                <w:rFonts w:ascii="仿宋_GB2312" w:eastAsia="仿宋_GB2312" w:hAnsi="宋体"/>
                <w:bCs/>
                <w:sz w:val="24"/>
              </w:rPr>
            </w:pPr>
          </w:p>
          <w:p w14:paraId="534618FF" w14:textId="77777777" w:rsidR="00BD34C3" w:rsidRDefault="00BD34C3" w:rsidP="009237C3">
            <w:pPr>
              <w:spacing w:line="300" w:lineRule="auto"/>
              <w:rPr>
                <w:rFonts w:ascii="仿宋_GB2312" w:eastAsia="仿宋_GB2312" w:hAnsi="宋体"/>
                <w:bCs/>
                <w:sz w:val="24"/>
              </w:rPr>
            </w:pPr>
          </w:p>
        </w:tc>
        <w:tc>
          <w:tcPr>
            <w:tcW w:w="8190" w:type="dxa"/>
          </w:tcPr>
          <w:p w14:paraId="4339DECE" w14:textId="77777777" w:rsidR="00BD34C3" w:rsidRDefault="00BD34C3" w:rsidP="009237C3">
            <w:pPr>
              <w:widowControl/>
              <w:rPr>
                <w:rFonts w:ascii="仿宋_GB2312" w:eastAsia="仿宋_GB2312" w:hAnsi="宋体"/>
                <w:bCs/>
                <w:sz w:val="24"/>
              </w:rPr>
            </w:pPr>
          </w:p>
          <w:p w14:paraId="1E255B75" w14:textId="77777777" w:rsidR="00BD34C3" w:rsidRDefault="00BD34C3" w:rsidP="009237C3">
            <w:pPr>
              <w:widowControl/>
              <w:spacing w:line="360" w:lineRule="auto"/>
              <w:ind w:firstLineChars="200" w:firstLine="480"/>
              <w:rPr>
                <w:rFonts w:ascii="仿宋_GB2312" w:eastAsia="仿宋_GB2312" w:hAnsi="宋体"/>
                <w:bCs/>
                <w:sz w:val="24"/>
              </w:rPr>
            </w:pPr>
          </w:p>
          <w:p w14:paraId="78EC1593" w14:textId="3F7FC234" w:rsidR="00BD34C3" w:rsidRPr="008F594C" w:rsidRDefault="00BD34C3" w:rsidP="00BD34C3">
            <w:pPr>
              <w:widowControl/>
              <w:spacing w:line="360" w:lineRule="auto"/>
              <w:ind w:firstLineChars="200" w:firstLine="480"/>
              <w:rPr>
                <w:rFonts w:ascii="宋体" w:hAnsi="宋体"/>
                <w:bCs/>
                <w:sz w:val="24"/>
                <w:u w:val="single"/>
              </w:rPr>
            </w:pPr>
            <w:r w:rsidRPr="008F594C">
              <w:rPr>
                <w:rFonts w:ascii="宋体" w:hAnsi="宋体" w:hint="eastAsia"/>
                <w:bCs/>
                <w:sz w:val="24"/>
              </w:rPr>
              <w:t xml:space="preserve">分 </w:t>
            </w:r>
            <w:r w:rsidRPr="008F594C">
              <w:rPr>
                <w:rFonts w:ascii="宋体" w:hAnsi="宋体"/>
                <w:bCs/>
                <w:sz w:val="24"/>
              </w:rPr>
              <w:t xml:space="preserve"> </w:t>
            </w:r>
            <w:r w:rsidRPr="008F594C">
              <w:rPr>
                <w:rFonts w:ascii="宋体" w:hAnsi="宋体" w:hint="eastAsia"/>
                <w:bCs/>
                <w:sz w:val="24"/>
              </w:rPr>
              <w:t xml:space="preserve">类 </w:t>
            </w:r>
            <w:r w:rsidRPr="008F594C">
              <w:rPr>
                <w:rFonts w:ascii="宋体" w:hAnsi="宋体"/>
                <w:bCs/>
                <w:sz w:val="24"/>
              </w:rPr>
              <w:t xml:space="preserve"> </w:t>
            </w:r>
            <w:r w:rsidRPr="008F594C">
              <w:rPr>
                <w:rFonts w:ascii="宋体" w:hAnsi="宋体" w:hint="eastAsia"/>
                <w:bCs/>
                <w:sz w:val="24"/>
              </w:rPr>
              <w:t xml:space="preserve">号 </w:t>
            </w:r>
            <w:r w:rsidRPr="008F594C">
              <w:rPr>
                <w:rFonts w:ascii="宋体" w:hAnsi="宋体" w:hint="eastAsia"/>
                <w:bCs/>
                <w:sz w:val="24"/>
                <w:u w:val="single"/>
              </w:rPr>
              <w:t>T</w:t>
            </w:r>
            <w:r w:rsidRPr="008F594C">
              <w:rPr>
                <w:rFonts w:ascii="宋体" w:hAnsi="宋体"/>
                <w:bCs/>
                <w:sz w:val="24"/>
                <w:u w:val="single"/>
              </w:rPr>
              <w:t>P181</w:t>
            </w:r>
            <w:r w:rsidR="00911655">
              <w:rPr>
                <w:rFonts w:ascii="宋体" w:hAnsi="宋体"/>
                <w:bCs/>
                <w:sz w:val="24"/>
                <w:u w:val="single"/>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单 位 代 码</w:t>
            </w:r>
            <w:r w:rsidRPr="008F594C">
              <w:rPr>
                <w:rFonts w:ascii="宋体" w:hAnsi="宋体"/>
                <w:bCs/>
                <w:sz w:val="24"/>
              </w:rPr>
              <w:t xml:space="preserve">  </w:t>
            </w:r>
            <w:r w:rsidRPr="008F594C">
              <w:rPr>
                <w:rFonts w:ascii="宋体" w:hAnsi="宋体"/>
                <w:bCs/>
                <w:sz w:val="24"/>
                <w:u w:val="single"/>
              </w:rPr>
              <w:t xml:space="preserve"> </w:t>
            </w:r>
            <w:r w:rsidR="00911655">
              <w:rPr>
                <w:rFonts w:ascii="宋体" w:hAnsi="宋体"/>
                <w:bCs/>
                <w:sz w:val="24"/>
                <w:u w:val="single"/>
              </w:rPr>
              <w:t xml:space="preserve"> </w:t>
            </w:r>
            <w:r w:rsidRPr="008F594C">
              <w:rPr>
                <w:rFonts w:ascii="宋体" w:hAnsi="宋体"/>
                <w:bCs/>
                <w:sz w:val="24"/>
                <w:u w:val="single"/>
              </w:rPr>
              <w:t xml:space="preserve"> </w:t>
            </w:r>
            <w:r w:rsidRPr="008F594C">
              <w:rPr>
                <w:rFonts w:ascii="宋体" w:hAnsi="宋体" w:hint="eastAsia"/>
                <w:bCs/>
                <w:sz w:val="24"/>
                <w:u w:val="single"/>
              </w:rPr>
              <w:t>1</w:t>
            </w:r>
            <w:r w:rsidRPr="008F594C">
              <w:rPr>
                <w:rFonts w:ascii="宋体" w:hAnsi="宋体"/>
                <w:bCs/>
                <w:sz w:val="24"/>
                <w:u w:val="single"/>
              </w:rPr>
              <w:t>0447</w:t>
            </w:r>
            <w:r w:rsidR="00911655">
              <w:rPr>
                <w:rFonts w:ascii="宋体" w:hAnsi="宋体"/>
                <w:bCs/>
                <w:sz w:val="24"/>
                <w:u w:val="single"/>
              </w:rPr>
              <w:t xml:space="preserve">   </w:t>
            </w:r>
          </w:p>
          <w:p w14:paraId="1404B233" w14:textId="139F1CB7" w:rsidR="00BD34C3" w:rsidRPr="008F594C" w:rsidRDefault="00BD34C3" w:rsidP="00BD34C3">
            <w:pPr>
              <w:widowControl/>
              <w:spacing w:line="360" w:lineRule="auto"/>
              <w:ind w:firstLineChars="200" w:firstLine="480"/>
              <w:rPr>
                <w:rFonts w:ascii="宋体" w:hAnsi="宋体"/>
                <w:bCs/>
                <w:sz w:val="24"/>
              </w:rPr>
            </w:pPr>
            <w:r w:rsidRPr="008F594C">
              <w:rPr>
                <w:rFonts w:ascii="宋体" w:hAnsi="宋体" w:hint="eastAsia"/>
                <w:bCs/>
                <w:sz w:val="24"/>
              </w:rPr>
              <w:t xml:space="preserve">密      级 </w:t>
            </w:r>
            <w:r w:rsidRPr="008F594C">
              <w:rPr>
                <w:rFonts w:ascii="宋体" w:hAnsi="宋体" w:hint="eastAsia"/>
                <w:bCs/>
                <w:sz w:val="24"/>
                <w:u w:val="single"/>
              </w:rPr>
              <w:t xml:space="preserve"> </w:t>
            </w:r>
            <w:r w:rsidRPr="008F594C">
              <w:rPr>
                <w:rFonts w:ascii="宋体" w:hAnsi="宋体"/>
                <w:bCs/>
                <w:sz w:val="24"/>
                <w:u w:val="single"/>
              </w:rPr>
              <w:t xml:space="preserve"> </w:t>
            </w:r>
            <w:r w:rsidRPr="008F594C">
              <w:rPr>
                <w:rFonts w:ascii="宋体" w:hAnsi="宋体" w:hint="eastAsia"/>
                <w:bCs/>
                <w:sz w:val="24"/>
                <w:u w:val="single"/>
              </w:rPr>
              <w:t>无</w:t>
            </w:r>
            <w:r w:rsidR="00911655">
              <w:rPr>
                <w:rFonts w:ascii="宋体" w:hAnsi="宋体" w:hint="eastAsia"/>
                <w:bCs/>
                <w:sz w:val="24"/>
                <w:u w:val="single"/>
              </w:rPr>
              <w:t xml:space="preserve"> </w:t>
            </w:r>
            <w:r w:rsidRPr="008F594C">
              <w:rPr>
                <w:rFonts w:ascii="宋体" w:hAnsi="宋体" w:hint="eastAsia"/>
                <w:bCs/>
                <w:sz w:val="24"/>
                <w:u w:val="single"/>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 xml:space="preserve"> 学       号  </w:t>
            </w:r>
            <w:r w:rsidRPr="008F594C">
              <w:rPr>
                <w:rFonts w:ascii="宋体" w:hAnsi="宋体"/>
                <w:bCs/>
                <w:sz w:val="24"/>
                <w:u w:val="single"/>
              </w:rPr>
              <w:t xml:space="preserve"> </w:t>
            </w:r>
            <w:r w:rsidRPr="008F594C">
              <w:rPr>
                <w:rFonts w:ascii="宋体" w:hAnsi="宋体" w:hint="eastAsia"/>
                <w:bCs/>
                <w:sz w:val="24"/>
                <w:u w:val="single"/>
              </w:rPr>
              <w:t>2</w:t>
            </w:r>
            <w:r w:rsidRPr="008F594C">
              <w:rPr>
                <w:rFonts w:ascii="宋体" w:hAnsi="宋体"/>
                <w:bCs/>
                <w:sz w:val="24"/>
                <w:u w:val="single"/>
              </w:rPr>
              <w:t>1101701</w:t>
            </w:r>
            <w:r w:rsidR="001A3ACF">
              <w:rPr>
                <w:rFonts w:ascii="宋体" w:hAnsi="宋体"/>
                <w:bCs/>
                <w:sz w:val="24"/>
                <w:u w:val="single"/>
              </w:rPr>
              <w:t>10</w:t>
            </w:r>
          </w:p>
          <w:p w14:paraId="35A4C443" w14:textId="77777777" w:rsidR="00BD34C3" w:rsidRPr="00BD34C3" w:rsidRDefault="00BD34C3" w:rsidP="009237C3">
            <w:pPr>
              <w:widowControl/>
              <w:spacing w:line="360" w:lineRule="auto"/>
              <w:rPr>
                <w:rFonts w:ascii="仿宋_GB2312" w:eastAsia="仿宋_GB2312" w:hAnsi="宋体"/>
                <w:bCs/>
                <w:sz w:val="24"/>
                <w:u w:val="single"/>
              </w:rPr>
            </w:pPr>
          </w:p>
          <w:p w14:paraId="0D0A0813" w14:textId="77777777" w:rsidR="00BD34C3" w:rsidRDefault="00BD34C3" w:rsidP="009237C3">
            <w:pPr>
              <w:widowControl/>
              <w:rPr>
                <w:rFonts w:ascii="仿宋_GB2312" w:eastAsia="仿宋_GB2312" w:hAnsi="宋体"/>
                <w:bCs/>
                <w:sz w:val="24"/>
              </w:rPr>
            </w:pPr>
          </w:p>
          <w:p w14:paraId="54E46A30" w14:textId="77777777" w:rsidR="00BD34C3" w:rsidRDefault="00BD34C3" w:rsidP="009237C3">
            <w:pPr>
              <w:widowControl/>
              <w:rPr>
                <w:rFonts w:ascii="仿宋_GB2312" w:eastAsia="仿宋_GB2312" w:hAnsi="宋体"/>
                <w:bCs/>
                <w:sz w:val="24"/>
              </w:rPr>
            </w:pPr>
          </w:p>
          <w:p w14:paraId="59CA907F" w14:textId="77777777" w:rsidR="00BD34C3" w:rsidRDefault="00BD34C3" w:rsidP="009237C3">
            <w:pPr>
              <w:widowControl/>
              <w:rPr>
                <w:rFonts w:ascii="仿宋_GB2312" w:eastAsia="仿宋_GB2312" w:hAnsi="宋体"/>
                <w:bCs/>
                <w:sz w:val="24"/>
              </w:rPr>
            </w:pPr>
          </w:p>
          <w:p w14:paraId="4B1648E7" w14:textId="77777777" w:rsidR="00BD34C3" w:rsidRDefault="00BD34C3" w:rsidP="009237C3">
            <w:pPr>
              <w:widowControl/>
              <w:rPr>
                <w:rFonts w:ascii="仿宋_GB2312" w:eastAsia="仿宋_GB2312" w:hAnsi="宋体"/>
                <w:bCs/>
                <w:sz w:val="24"/>
              </w:rPr>
            </w:pPr>
          </w:p>
          <w:p w14:paraId="30F7ADEB" w14:textId="34F41803" w:rsidR="00BD34C3" w:rsidRDefault="00A663D0" w:rsidP="009237C3">
            <w:pPr>
              <w:widowControl/>
              <w:spacing w:line="360" w:lineRule="auto"/>
              <w:jc w:val="center"/>
              <w:rPr>
                <w:rFonts w:ascii="黑体" w:eastAsia="黑体" w:hAnsi="宋体"/>
                <w:bCs/>
                <w:sz w:val="52"/>
                <w:szCs w:val="52"/>
              </w:rPr>
            </w:pPr>
            <w:r>
              <w:rPr>
                <w:rFonts w:ascii="仿宋_GB2312" w:eastAsia="仿宋_GB2312" w:hAnsi="宋体"/>
                <w:bCs/>
                <w:noProof/>
                <w:sz w:val="24"/>
              </w:rPr>
              <w:drawing>
                <wp:inline distT="0" distB="0" distL="0" distR="0" wp14:anchorId="7724DC8D" wp14:editId="1F8AA72E">
                  <wp:extent cx="768350" cy="76835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clrChange>
                              <a:clrFrom>
                                <a:srgbClr val="FFFFFF"/>
                              </a:clrFrom>
                              <a:clrTo>
                                <a:srgbClr val="FFFFFF">
                                  <a:alpha val="0"/>
                                </a:srgbClr>
                              </a:clrTo>
                            </a:clrChange>
                            <a:lum bright="-24000" contrast="52000"/>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a:ln>
                            <a:noFill/>
                          </a:ln>
                          <a:effectLst>
                            <a:outerShdw dist="17961" dir="2700000" algn="ctr" rotWithShape="0">
                              <a:srgbClr val="C0C0C0"/>
                            </a:outerShdw>
                          </a:effectLst>
                        </pic:spPr>
                      </pic:pic>
                    </a:graphicData>
                  </a:graphic>
                </wp:inline>
              </w:drawing>
            </w:r>
            <w:r w:rsidR="00BD34C3">
              <w:rPr>
                <w:rFonts w:ascii="黑体" w:eastAsia="黑体" w:hAnsi="宋体" w:hint="eastAsia"/>
                <w:kern w:val="0"/>
                <w:sz w:val="52"/>
                <w:szCs w:val="52"/>
              </w:rPr>
              <w:t xml:space="preserve"> </w:t>
            </w:r>
            <w:r>
              <w:rPr>
                <w:rFonts w:ascii="黑体" w:eastAsia="黑体" w:hAnsi="宋体"/>
                <w:noProof/>
                <w:kern w:val="0"/>
                <w:sz w:val="52"/>
                <w:szCs w:val="52"/>
              </w:rPr>
              <w:drawing>
                <wp:inline distT="0" distB="0" distL="0" distR="0" wp14:anchorId="5C2E0D20" wp14:editId="6C1087F0">
                  <wp:extent cx="2165350" cy="658495"/>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5350" cy="658495"/>
                          </a:xfrm>
                          <a:prstGeom prst="rect">
                            <a:avLst/>
                          </a:prstGeom>
                          <a:noFill/>
                          <a:ln>
                            <a:noFill/>
                          </a:ln>
                        </pic:spPr>
                      </pic:pic>
                    </a:graphicData>
                  </a:graphic>
                </wp:inline>
              </w:drawing>
            </w:r>
          </w:p>
          <w:p w14:paraId="28D7EEB5" w14:textId="77777777" w:rsidR="00BD34C3" w:rsidRDefault="00BD34C3" w:rsidP="009237C3">
            <w:pPr>
              <w:widowControl/>
              <w:spacing w:line="360" w:lineRule="auto"/>
              <w:jc w:val="center"/>
              <w:rPr>
                <w:rFonts w:ascii="黑体" w:eastAsia="黑体" w:hAnsi="宋体"/>
                <w:bCs/>
                <w:spacing w:val="80"/>
                <w:sz w:val="72"/>
                <w:szCs w:val="72"/>
              </w:rPr>
            </w:pPr>
            <w:r>
              <w:rPr>
                <w:rFonts w:ascii="黑体" w:eastAsia="黑体" w:hAnsi="宋体" w:hint="eastAsia"/>
                <w:bCs/>
                <w:sz w:val="72"/>
                <w:szCs w:val="72"/>
              </w:rPr>
              <w:t>硕 士 学 位 论 文</w:t>
            </w:r>
          </w:p>
          <w:p w14:paraId="13EBD8EC" w14:textId="23FE9C5B" w:rsidR="005C51C3" w:rsidRDefault="005C51C3" w:rsidP="005C51C3">
            <w:pPr>
              <w:widowControl/>
              <w:tabs>
                <w:tab w:val="left" w:pos="552"/>
              </w:tabs>
              <w:spacing w:line="360" w:lineRule="auto"/>
              <w:jc w:val="center"/>
              <w:rPr>
                <w:rFonts w:ascii="黑体" w:eastAsia="黑体" w:hAnsi="宋体"/>
                <w:b/>
                <w:sz w:val="36"/>
                <w:szCs w:val="36"/>
              </w:rPr>
            </w:pPr>
            <w:r w:rsidRPr="00E25D2C">
              <w:rPr>
                <w:rFonts w:ascii="黑体" w:eastAsia="黑体" w:hAnsi="宋体" w:hint="eastAsia"/>
                <w:b/>
                <w:sz w:val="36"/>
                <w:szCs w:val="36"/>
              </w:rPr>
              <w:t>基于迭代贪婪算法的分布式阻塞混合</w:t>
            </w:r>
          </w:p>
          <w:p w14:paraId="59ED9280" w14:textId="77777777" w:rsidR="005C51C3" w:rsidRDefault="005C51C3" w:rsidP="005C51C3">
            <w:pPr>
              <w:widowControl/>
              <w:tabs>
                <w:tab w:val="left" w:pos="552"/>
              </w:tabs>
              <w:spacing w:line="360" w:lineRule="auto"/>
              <w:jc w:val="center"/>
              <w:rPr>
                <w:rFonts w:ascii="黑体" w:eastAsia="黑体" w:hAnsi="宋体"/>
                <w:b/>
                <w:sz w:val="36"/>
                <w:szCs w:val="36"/>
              </w:rPr>
            </w:pPr>
            <w:r w:rsidRPr="00E25D2C">
              <w:rPr>
                <w:rFonts w:ascii="黑体" w:eastAsia="黑体" w:hAnsi="宋体" w:hint="eastAsia"/>
                <w:b/>
                <w:sz w:val="36"/>
                <w:szCs w:val="36"/>
              </w:rPr>
              <w:t>流水车间调度问题研究</w:t>
            </w:r>
          </w:p>
          <w:p w14:paraId="11B8D24C" w14:textId="4CD96F96" w:rsidR="005C51C3" w:rsidRDefault="005C51C3" w:rsidP="005C51C3">
            <w:pPr>
              <w:widowControl/>
              <w:tabs>
                <w:tab w:val="left" w:pos="552"/>
              </w:tabs>
              <w:spacing w:line="360" w:lineRule="auto"/>
              <w:jc w:val="center"/>
              <w:rPr>
                <w:rFonts w:eastAsia="仿宋_GB2312"/>
                <w:b/>
                <w:bCs/>
                <w:sz w:val="30"/>
                <w:szCs w:val="30"/>
              </w:rPr>
            </w:pPr>
            <w:r w:rsidRPr="00E25D2C">
              <w:rPr>
                <w:rFonts w:eastAsia="仿宋_GB2312"/>
                <w:b/>
                <w:bCs/>
                <w:sz w:val="30"/>
                <w:szCs w:val="30"/>
              </w:rPr>
              <w:t xml:space="preserve">Distributed Blocking Hybrid Flow Shop Scheduling </w:t>
            </w:r>
          </w:p>
          <w:p w14:paraId="7A685EFC" w14:textId="77777777" w:rsidR="005C51C3" w:rsidRDefault="005C51C3" w:rsidP="005C51C3">
            <w:pPr>
              <w:widowControl/>
              <w:tabs>
                <w:tab w:val="left" w:pos="552"/>
              </w:tabs>
              <w:spacing w:line="360" w:lineRule="auto"/>
              <w:jc w:val="center"/>
              <w:rPr>
                <w:rFonts w:ascii="仿宋_GB2312" w:eastAsia="仿宋_GB2312" w:hAnsi="宋体"/>
                <w:b/>
                <w:bCs/>
                <w:sz w:val="30"/>
                <w:szCs w:val="30"/>
              </w:rPr>
            </w:pPr>
            <w:r w:rsidRPr="00E25D2C">
              <w:rPr>
                <w:rFonts w:eastAsia="仿宋_GB2312"/>
                <w:b/>
                <w:bCs/>
                <w:sz w:val="30"/>
                <w:szCs w:val="30"/>
              </w:rPr>
              <w:t>Problem Based on Iterative Greedy Algorithm</w:t>
            </w:r>
          </w:p>
          <w:p w14:paraId="744A5866" w14:textId="1110DE4A" w:rsidR="00BD34C3" w:rsidRDefault="00BD34C3" w:rsidP="00BD34C3">
            <w:pPr>
              <w:widowControl/>
              <w:jc w:val="center"/>
              <w:rPr>
                <w:rFonts w:ascii="仿宋_GB2312" w:eastAsia="仿宋_GB2312" w:hAnsi="宋体"/>
                <w:bCs/>
                <w:sz w:val="24"/>
              </w:rPr>
            </w:pPr>
          </w:p>
          <w:p w14:paraId="6DEBB32A" w14:textId="77777777" w:rsidR="0017497D" w:rsidRDefault="0017497D" w:rsidP="0017497D">
            <w:pPr>
              <w:widowControl/>
              <w:rPr>
                <w:rFonts w:ascii="仿宋_GB2312" w:eastAsia="仿宋_GB2312" w:hAnsi="宋体"/>
                <w:bCs/>
                <w:sz w:val="24"/>
              </w:rPr>
            </w:pPr>
          </w:p>
          <w:p w14:paraId="064551B7" w14:textId="77777777" w:rsidR="0017497D" w:rsidRDefault="0017497D" w:rsidP="0017497D">
            <w:pPr>
              <w:widowControl/>
              <w:rPr>
                <w:rFonts w:ascii="仿宋_GB2312" w:eastAsia="仿宋_GB2312" w:hAnsi="宋体"/>
                <w:bCs/>
                <w:sz w:val="24"/>
              </w:rPr>
            </w:pPr>
          </w:p>
          <w:p w14:paraId="2C5C8BE9" w14:textId="77777777" w:rsidR="0017497D" w:rsidRDefault="0017497D" w:rsidP="0017497D">
            <w:pPr>
              <w:widowControl/>
              <w:rPr>
                <w:rFonts w:ascii="仿宋_GB2312" w:eastAsia="仿宋_GB2312" w:hAnsi="宋体"/>
                <w:bCs/>
                <w:sz w:val="24"/>
              </w:rPr>
            </w:pPr>
          </w:p>
          <w:tbl>
            <w:tblPr>
              <w:tblW w:w="0" w:type="auto"/>
              <w:jc w:val="center"/>
              <w:tblLayout w:type="fixed"/>
              <w:tblLook w:val="0000" w:firstRow="0" w:lastRow="0" w:firstColumn="0" w:lastColumn="0" w:noHBand="0" w:noVBand="0"/>
            </w:tblPr>
            <w:tblGrid>
              <w:gridCol w:w="1908"/>
              <w:gridCol w:w="4140"/>
            </w:tblGrid>
            <w:tr w:rsidR="0017497D" w14:paraId="7DDE019E" w14:textId="77777777" w:rsidTr="009A66A5">
              <w:trPr>
                <w:trHeight w:val="567"/>
                <w:jc w:val="center"/>
              </w:trPr>
              <w:tc>
                <w:tcPr>
                  <w:tcW w:w="1908" w:type="dxa"/>
                  <w:vAlign w:val="bottom"/>
                </w:tcPr>
                <w:p w14:paraId="7570267C" w14:textId="77777777" w:rsidR="0017497D" w:rsidRDefault="0017497D" w:rsidP="0017497D">
                  <w:pPr>
                    <w:adjustRightInd w:val="0"/>
                    <w:spacing w:line="340" w:lineRule="exact"/>
                    <w:jc w:val="center"/>
                    <w:textAlignment w:val="baseline"/>
                  </w:pPr>
                  <w:r w:rsidRPr="008C1545">
                    <w:rPr>
                      <w:rFonts w:ascii="宋体" w:hAnsi="宋体" w:hint="eastAsia"/>
                      <w:spacing w:val="85"/>
                      <w:kern w:val="0"/>
                      <w:sz w:val="28"/>
                      <w:szCs w:val="28"/>
                      <w:fitText w:val="1680" w:id="-766235392"/>
                    </w:rPr>
                    <w:t>作者姓</w:t>
                  </w:r>
                  <w:r w:rsidRPr="008C1545">
                    <w:rPr>
                      <w:rFonts w:ascii="宋体" w:hAnsi="宋体" w:hint="eastAsia"/>
                      <w:spacing w:val="21"/>
                      <w:kern w:val="0"/>
                      <w:sz w:val="28"/>
                      <w:szCs w:val="28"/>
                      <w:fitText w:val="1680" w:id="-766235392"/>
                    </w:rPr>
                    <w:t>名</w:t>
                  </w:r>
                </w:p>
              </w:tc>
              <w:tc>
                <w:tcPr>
                  <w:tcW w:w="4140" w:type="dxa"/>
                  <w:tcBorders>
                    <w:bottom w:val="single" w:sz="4" w:space="0" w:color="auto"/>
                  </w:tcBorders>
                  <w:vAlign w:val="bottom"/>
                </w:tcPr>
                <w:p w14:paraId="6A814FC4" w14:textId="77777777" w:rsidR="0017497D" w:rsidRDefault="0017497D" w:rsidP="0017497D">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王勇</w:t>
                  </w:r>
                </w:p>
              </w:tc>
            </w:tr>
            <w:tr w:rsidR="0017497D" w14:paraId="72DC69F3" w14:textId="77777777" w:rsidTr="009A66A5">
              <w:trPr>
                <w:trHeight w:val="567"/>
                <w:jc w:val="center"/>
              </w:trPr>
              <w:tc>
                <w:tcPr>
                  <w:tcW w:w="1908" w:type="dxa"/>
                  <w:vAlign w:val="bottom"/>
                </w:tcPr>
                <w:p w14:paraId="48F10E6C" w14:textId="77777777" w:rsidR="0017497D" w:rsidRDefault="0017497D" w:rsidP="0017497D">
                  <w:pPr>
                    <w:adjustRightInd w:val="0"/>
                    <w:spacing w:line="340" w:lineRule="exact"/>
                    <w:jc w:val="center"/>
                    <w:textAlignment w:val="baseline"/>
                  </w:pPr>
                  <w:r w:rsidRPr="008C1545">
                    <w:rPr>
                      <w:rFonts w:ascii="宋体" w:hAnsi="宋体" w:hint="eastAsia"/>
                      <w:spacing w:val="85"/>
                      <w:kern w:val="0"/>
                      <w:sz w:val="28"/>
                      <w:szCs w:val="28"/>
                      <w:fitText w:val="1680" w:id="-746307327"/>
                    </w:rPr>
                    <w:t>专业名</w:t>
                  </w:r>
                  <w:r w:rsidRPr="008C1545">
                    <w:rPr>
                      <w:rFonts w:ascii="宋体" w:hAnsi="宋体" w:hint="eastAsia"/>
                      <w:spacing w:val="21"/>
                      <w:kern w:val="0"/>
                      <w:sz w:val="28"/>
                      <w:szCs w:val="28"/>
                      <w:fitText w:val="1680" w:id="-746307327"/>
                    </w:rPr>
                    <w:t>称</w:t>
                  </w:r>
                </w:p>
              </w:tc>
              <w:tc>
                <w:tcPr>
                  <w:tcW w:w="4140" w:type="dxa"/>
                  <w:tcBorders>
                    <w:top w:val="single" w:sz="4" w:space="0" w:color="auto"/>
                    <w:bottom w:val="single" w:sz="4" w:space="0" w:color="auto"/>
                  </w:tcBorders>
                  <w:vAlign w:val="bottom"/>
                </w:tcPr>
                <w:p w14:paraId="62C3212B" w14:textId="77777777" w:rsidR="0017497D" w:rsidRDefault="0017497D" w:rsidP="0017497D">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软件工程</w:t>
                  </w:r>
                </w:p>
              </w:tc>
            </w:tr>
            <w:tr w:rsidR="0017497D" w14:paraId="309BC06A" w14:textId="77777777" w:rsidTr="009A66A5">
              <w:trPr>
                <w:trHeight w:val="567"/>
                <w:jc w:val="center"/>
              </w:trPr>
              <w:tc>
                <w:tcPr>
                  <w:tcW w:w="1908" w:type="dxa"/>
                  <w:vAlign w:val="bottom"/>
                </w:tcPr>
                <w:p w14:paraId="0CD98EBC" w14:textId="77777777" w:rsidR="0017497D" w:rsidRDefault="0017497D" w:rsidP="0017497D">
                  <w:pPr>
                    <w:adjustRightInd w:val="0"/>
                    <w:spacing w:line="340" w:lineRule="exact"/>
                    <w:jc w:val="center"/>
                    <w:textAlignment w:val="baseline"/>
                  </w:pPr>
                  <w:r w:rsidRPr="00352DFB">
                    <w:rPr>
                      <w:rFonts w:ascii="宋体" w:hAnsi="宋体" w:hint="eastAsia"/>
                      <w:kern w:val="0"/>
                      <w:sz w:val="28"/>
                      <w:szCs w:val="28"/>
                      <w:fitText w:val="1680" w:id="-746307326"/>
                    </w:rPr>
                    <w:t>指导教师姓名</w:t>
                  </w:r>
                </w:p>
              </w:tc>
              <w:tc>
                <w:tcPr>
                  <w:tcW w:w="4140" w:type="dxa"/>
                  <w:tcBorders>
                    <w:top w:val="single" w:sz="4" w:space="0" w:color="auto"/>
                    <w:bottom w:val="single" w:sz="4" w:space="0" w:color="auto"/>
                  </w:tcBorders>
                  <w:vAlign w:val="bottom"/>
                </w:tcPr>
                <w:p w14:paraId="114574BA" w14:textId="77777777" w:rsidR="0017497D" w:rsidRDefault="0017497D" w:rsidP="0017497D">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韩玉艳　副教授</w:t>
                  </w:r>
                </w:p>
              </w:tc>
            </w:tr>
            <w:tr w:rsidR="0017497D" w14:paraId="7B60582D" w14:textId="77777777" w:rsidTr="009A66A5">
              <w:trPr>
                <w:trHeight w:val="567"/>
                <w:jc w:val="center"/>
              </w:trPr>
              <w:tc>
                <w:tcPr>
                  <w:tcW w:w="1908" w:type="dxa"/>
                  <w:vAlign w:val="bottom"/>
                </w:tcPr>
                <w:p w14:paraId="623168DD" w14:textId="77777777" w:rsidR="0017497D" w:rsidRDefault="0017497D" w:rsidP="0017497D">
                  <w:pPr>
                    <w:adjustRightInd w:val="0"/>
                    <w:spacing w:line="340" w:lineRule="exact"/>
                    <w:jc w:val="center"/>
                    <w:textAlignment w:val="baseline"/>
                  </w:pPr>
                  <w:r>
                    <w:rPr>
                      <w:rFonts w:ascii="宋体" w:hAnsi="宋体" w:hint="eastAsia"/>
                      <w:kern w:val="0"/>
                      <w:sz w:val="28"/>
                      <w:szCs w:val="28"/>
                    </w:rPr>
                    <w:t>学        院</w:t>
                  </w:r>
                </w:p>
              </w:tc>
              <w:tc>
                <w:tcPr>
                  <w:tcW w:w="4140" w:type="dxa"/>
                  <w:tcBorders>
                    <w:top w:val="single" w:sz="4" w:space="0" w:color="auto"/>
                    <w:bottom w:val="single" w:sz="4" w:space="0" w:color="auto"/>
                  </w:tcBorders>
                  <w:vAlign w:val="bottom"/>
                </w:tcPr>
                <w:p w14:paraId="1C90D5A2" w14:textId="77777777" w:rsidR="0017497D" w:rsidRDefault="0017497D" w:rsidP="0017497D">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计算机学院</w:t>
                  </w:r>
                </w:p>
              </w:tc>
            </w:tr>
            <w:tr w:rsidR="0017497D" w14:paraId="321F7BBA" w14:textId="77777777" w:rsidTr="009A66A5">
              <w:trPr>
                <w:trHeight w:val="567"/>
                <w:jc w:val="center"/>
              </w:trPr>
              <w:tc>
                <w:tcPr>
                  <w:tcW w:w="1908" w:type="dxa"/>
                  <w:vAlign w:val="bottom"/>
                </w:tcPr>
                <w:p w14:paraId="3A23BC9F" w14:textId="77777777" w:rsidR="0017497D" w:rsidRDefault="0017497D" w:rsidP="0017497D">
                  <w:pPr>
                    <w:adjustRightInd w:val="0"/>
                    <w:spacing w:line="340" w:lineRule="exact"/>
                    <w:jc w:val="center"/>
                    <w:textAlignment w:val="baseline"/>
                  </w:pPr>
                  <w:r w:rsidRPr="00352DFB">
                    <w:rPr>
                      <w:rFonts w:ascii="宋体" w:hAnsi="宋体" w:hint="eastAsia"/>
                      <w:kern w:val="0"/>
                      <w:sz w:val="28"/>
                      <w:szCs w:val="28"/>
                      <w:fitText w:val="1679" w:id="-746307325"/>
                    </w:rPr>
                    <w:t>论文提交日期</w:t>
                  </w:r>
                </w:p>
              </w:tc>
              <w:tc>
                <w:tcPr>
                  <w:tcW w:w="4140" w:type="dxa"/>
                  <w:tcBorders>
                    <w:top w:val="single" w:sz="4" w:space="0" w:color="auto"/>
                    <w:bottom w:val="single" w:sz="4" w:space="0" w:color="auto"/>
                  </w:tcBorders>
                  <w:vAlign w:val="bottom"/>
                </w:tcPr>
                <w:p w14:paraId="0807E66C" w14:textId="77777777" w:rsidR="0017497D" w:rsidRDefault="0017497D" w:rsidP="0017497D">
                  <w:pPr>
                    <w:adjustRightInd w:val="0"/>
                    <w:spacing w:line="312" w:lineRule="atLeast"/>
                    <w:ind w:firstLineChars="61" w:firstLine="147"/>
                    <w:jc w:val="center"/>
                    <w:textAlignment w:val="baseline"/>
                    <w:rPr>
                      <w:rFonts w:ascii="宋体" w:hAnsi="宋体"/>
                    </w:rPr>
                  </w:pPr>
                  <w:r>
                    <w:rPr>
                      <w:rFonts w:ascii="宋体" w:hAnsi="宋体"/>
                      <w:b/>
                      <w:kern w:val="0"/>
                      <w:sz w:val="24"/>
                    </w:rPr>
                    <w:t>2024</w:t>
                  </w:r>
                  <w:r>
                    <w:rPr>
                      <w:rFonts w:ascii="宋体" w:hAnsi="宋体" w:hint="eastAsia"/>
                      <w:b/>
                      <w:kern w:val="0"/>
                      <w:sz w:val="24"/>
                    </w:rPr>
                    <w:t>年3月</w:t>
                  </w:r>
                </w:p>
              </w:tc>
            </w:tr>
          </w:tbl>
          <w:p w14:paraId="6A3FBE3D" w14:textId="77777777" w:rsidR="0017497D" w:rsidRDefault="0017497D" w:rsidP="0017497D">
            <w:pPr>
              <w:rPr>
                <w:rFonts w:ascii="仿宋_GB2312" w:eastAsia="仿宋_GB2312" w:hAnsi="宋体"/>
                <w:bCs/>
                <w:sz w:val="24"/>
              </w:rPr>
            </w:pPr>
            <w:r>
              <w:br w:type="page"/>
            </w:r>
          </w:p>
          <w:p w14:paraId="0D1BEF4C" w14:textId="77777777" w:rsidR="0017497D" w:rsidRPr="005C51C3" w:rsidRDefault="0017497D" w:rsidP="0017497D">
            <w:pPr>
              <w:widowControl/>
              <w:rPr>
                <w:rFonts w:ascii="仿宋_GB2312" w:eastAsia="仿宋_GB2312" w:hAnsi="宋体"/>
                <w:bCs/>
                <w:sz w:val="24"/>
              </w:rPr>
            </w:pPr>
          </w:p>
          <w:p w14:paraId="5154B16E" w14:textId="77777777" w:rsidR="00BD34C3" w:rsidRDefault="00BD34C3" w:rsidP="009237C3">
            <w:pPr>
              <w:spacing w:line="300" w:lineRule="auto"/>
              <w:rPr>
                <w:rFonts w:ascii="仿宋_GB2312" w:eastAsia="仿宋_GB2312" w:hAnsi="宋体"/>
                <w:bCs/>
                <w:sz w:val="24"/>
              </w:rPr>
            </w:pPr>
          </w:p>
        </w:tc>
      </w:tr>
    </w:tbl>
    <w:p w14:paraId="135383D8" w14:textId="77777777" w:rsidR="005F5F33" w:rsidRDefault="005F5F33">
      <w:pPr>
        <w:widowControl/>
        <w:spacing w:line="360" w:lineRule="auto"/>
        <w:ind w:firstLineChars="200" w:firstLine="480"/>
        <w:rPr>
          <w:rFonts w:ascii="仿宋_GB2312" w:eastAsia="仿宋_GB2312" w:hAnsi="宋体"/>
          <w:bCs/>
          <w:sz w:val="24"/>
        </w:rPr>
      </w:pPr>
    </w:p>
    <w:p w14:paraId="6EB122E4" w14:textId="2B3952EE" w:rsidR="00BF4165" w:rsidRPr="008F594C" w:rsidRDefault="00BF4165" w:rsidP="00BF4165">
      <w:pPr>
        <w:widowControl/>
        <w:spacing w:line="360" w:lineRule="auto"/>
        <w:ind w:firstLineChars="200" w:firstLine="480"/>
        <w:rPr>
          <w:rFonts w:ascii="宋体" w:hAnsi="宋体"/>
          <w:bCs/>
          <w:sz w:val="24"/>
        </w:rPr>
      </w:pPr>
      <w:r w:rsidRPr="008F594C">
        <w:rPr>
          <w:rFonts w:ascii="宋体" w:hAnsi="宋体" w:hint="eastAsia"/>
          <w:bCs/>
          <w:sz w:val="24"/>
        </w:rPr>
        <w:t xml:space="preserve">分 </w:t>
      </w:r>
      <w:r w:rsidRPr="008F594C">
        <w:rPr>
          <w:rFonts w:ascii="宋体" w:hAnsi="宋体"/>
          <w:bCs/>
          <w:sz w:val="24"/>
        </w:rPr>
        <w:t xml:space="preserve"> </w:t>
      </w:r>
      <w:r w:rsidRPr="008F594C">
        <w:rPr>
          <w:rFonts w:ascii="宋体" w:hAnsi="宋体" w:hint="eastAsia"/>
          <w:bCs/>
          <w:sz w:val="24"/>
        </w:rPr>
        <w:t xml:space="preserve">类 </w:t>
      </w:r>
      <w:r w:rsidRPr="008F594C">
        <w:rPr>
          <w:rFonts w:ascii="宋体" w:hAnsi="宋体"/>
          <w:bCs/>
          <w:sz w:val="24"/>
        </w:rPr>
        <w:t xml:space="preserve"> </w:t>
      </w:r>
      <w:r w:rsidRPr="008F594C">
        <w:rPr>
          <w:rFonts w:ascii="宋体" w:hAnsi="宋体" w:hint="eastAsia"/>
          <w:bCs/>
          <w:sz w:val="24"/>
        </w:rPr>
        <w:t xml:space="preserve">号 </w:t>
      </w:r>
      <w:r w:rsidRPr="00911655">
        <w:rPr>
          <w:rFonts w:ascii="宋体" w:hAnsi="宋体" w:hint="eastAsia"/>
          <w:bCs/>
          <w:sz w:val="24"/>
          <w:u w:val="single"/>
        </w:rPr>
        <w:t>T</w:t>
      </w:r>
      <w:r w:rsidRPr="00911655">
        <w:rPr>
          <w:rFonts w:ascii="宋体" w:hAnsi="宋体"/>
          <w:bCs/>
          <w:sz w:val="24"/>
          <w:u w:val="single"/>
        </w:rPr>
        <w:t>P181</w:t>
      </w:r>
      <w:r w:rsidR="00911655">
        <w:rPr>
          <w:rFonts w:ascii="宋体" w:hAnsi="宋体"/>
          <w:bCs/>
          <w:sz w:val="24"/>
          <w:u w:val="single"/>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 xml:space="preserve"> 单 位 代 码</w:t>
      </w:r>
      <w:r w:rsidRPr="008F594C">
        <w:rPr>
          <w:rFonts w:ascii="宋体" w:hAnsi="宋体"/>
          <w:bCs/>
          <w:sz w:val="24"/>
        </w:rPr>
        <w:t xml:space="preserve">  </w:t>
      </w:r>
      <w:r w:rsidRPr="00911655">
        <w:rPr>
          <w:rFonts w:ascii="宋体" w:hAnsi="宋体"/>
          <w:bCs/>
          <w:sz w:val="24"/>
          <w:u w:val="single"/>
        </w:rPr>
        <w:t xml:space="preserve">   </w:t>
      </w:r>
      <w:r w:rsidRPr="00911655">
        <w:rPr>
          <w:rFonts w:ascii="宋体" w:hAnsi="宋体" w:hint="eastAsia"/>
          <w:bCs/>
          <w:sz w:val="24"/>
          <w:u w:val="single"/>
        </w:rPr>
        <w:t>1</w:t>
      </w:r>
      <w:r w:rsidRPr="00911655">
        <w:rPr>
          <w:rFonts w:ascii="宋体" w:hAnsi="宋体"/>
          <w:bCs/>
          <w:sz w:val="24"/>
          <w:u w:val="single"/>
        </w:rPr>
        <w:t>0447</w:t>
      </w:r>
      <w:r w:rsidR="00911655" w:rsidRPr="00911655">
        <w:rPr>
          <w:rFonts w:ascii="宋体" w:hAnsi="宋体"/>
          <w:bCs/>
          <w:sz w:val="24"/>
          <w:u w:val="single"/>
        </w:rPr>
        <w:t xml:space="preserve">   </w:t>
      </w:r>
    </w:p>
    <w:p w14:paraId="1C947107" w14:textId="2A127E89" w:rsidR="00BF4165" w:rsidRPr="008F594C" w:rsidRDefault="00BF4165" w:rsidP="00BF4165">
      <w:pPr>
        <w:widowControl/>
        <w:spacing w:line="360" w:lineRule="auto"/>
        <w:ind w:firstLineChars="200" w:firstLine="480"/>
        <w:rPr>
          <w:rFonts w:ascii="宋体" w:hAnsi="宋体"/>
          <w:bCs/>
          <w:sz w:val="24"/>
        </w:rPr>
      </w:pPr>
      <w:r w:rsidRPr="008F594C">
        <w:rPr>
          <w:rFonts w:ascii="宋体" w:hAnsi="宋体" w:hint="eastAsia"/>
          <w:bCs/>
          <w:sz w:val="24"/>
        </w:rPr>
        <w:t xml:space="preserve">密      级 </w:t>
      </w:r>
      <w:r w:rsidRPr="00911655">
        <w:rPr>
          <w:rFonts w:ascii="宋体" w:hAnsi="宋体" w:hint="eastAsia"/>
          <w:bCs/>
          <w:sz w:val="24"/>
          <w:u w:val="single"/>
        </w:rPr>
        <w:t xml:space="preserve"> </w:t>
      </w:r>
      <w:r w:rsidRPr="00911655">
        <w:rPr>
          <w:rFonts w:ascii="宋体" w:hAnsi="宋体"/>
          <w:bCs/>
          <w:sz w:val="24"/>
          <w:u w:val="single"/>
        </w:rPr>
        <w:t xml:space="preserve"> </w:t>
      </w:r>
      <w:r w:rsidRPr="00911655">
        <w:rPr>
          <w:rFonts w:ascii="宋体" w:hAnsi="宋体" w:hint="eastAsia"/>
          <w:bCs/>
          <w:sz w:val="24"/>
          <w:u w:val="single"/>
        </w:rPr>
        <w:t>无</w:t>
      </w:r>
      <w:r w:rsidR="00911655">
        <w:rPr>
          <w:rFonts w:ascii="宋体" w:hAnsi="宋体" w:hint="eastAsia"/>
          <w:bCs/>
          <w:sz w:val="24"/>
          <w:u w:val="single"/>
        </w:rPr>
        <w:t xml:space="preserve"> </w:t>
      </w:r>
      <w:r w:rsidR="00911655">
        <w:rPr>
          <w:rFonts w:ascii="宋体" w:hAnsi="宋体"/>
          <w:bCs/>
          <w:sz w:val="24"/>
          <w:u w:val="single"/>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 xml:space="preserve"> </w:t>
      </w:r>
      <w:r w:rsidRPr="008F594C">
        <w:rPr>
          <w:rFonts w:ascii="宋体" w:hAnsi="宋体"/>
          <w:bCs/>
          <w:sz w:val="24"/>
        </w:rPr>
        <w:t xml:space="preserve">      </w:t>
      </w:r>
      <w:r w:rsidRPr="008F594C">
        <w:rPr>
          <w:rFonts w:ascii="宋体" w:hAnsi="宋体" w:hint="eastAsia"/>
          <w:bCs/>
          <w:sz w:val="24"/>
        </w:rPr>
        <w:t xml:space="preserve"> 学       号  </w:t>
      </w:r>
      <w:r w:rsidRPr="00911655">
        <w:rPr>
          <w:rFonts w:ascii="宋体" w:hAnsi="宋体"/>
          <w:bCs/>
          <w:sz w:val="24"/>
          <w:u w:val="single"/>
        </w:rPr>
        <w:t xml:space="preserve"> </w:t>
      </w:r>
      <w:r w:rsidRPr="00911655">
        <w:rPr>
          <w:rFonts w:ascii="宋体" w:hAnsi="宋体" w:hint="eastAsia"/>
          <w:bCs/>
          <w:sz w:val="24"/>
          <w:u w:val="single"/>
        </w:rPr>
        <w:t>2</w:t>
      </w:r>
      <w:r w:rsidRPr="00911655">
        <w:rPr>
          <w:rFonts w:ascii="宋体" w:hAnsi="宋体"/>
          <w:bCs/>
          <w:sz w:val="24"/>
          <w:u w:val="single"/>
        </w:rPr>
        <w:t>1101701</w:t>
      </w:r>
      <w:r w:rsidR="001A3ACF">
        <w:rPr>
          <w:rFonts w:ascii="宋体" w:hAnsi="宋体"/>
          <w:bCs/>
          <w:sz w:val="24"/>
          <w:u w:val="single"/>
        </w:rPr>
        <w:t>10</w:t>
      </w:r>
    </w:p>
    <w:p w14:paraId="66AE1387" w14:textId="77777777" w:rsidR="005F5F33" w:rsidRPr="00BF4165" w:rsidRDefault="005F5F33">
      <w:pPr>
        <w:widowControl/>
        <w:spacing w:line="360" w:lineRule="auto"/>
        <w:rPr>
          <w:rFonts w:ascii="仿宋_GB2312" w:eastAsia="仿宋_GB2312" w:hAnsi="宋体"/>
          <w:bCs/>
          <w:sz w:val="24"/>
          <w:u w:val="single"/>
        </w:rPr>
      </w:pPr>
    </w:p>
    <w:p w14:paraId="3F300C37" w14:textId="77777777" w:rsidR="005F5F33" w:rsidRDefault="005F5F33">
      <w:pPr>
        <w:widowControl/>
        <w:rPr>
          <w:rFonts w:ascii="仿宋_GB2312" w:eastAsia="仿宋_GB2312" w:hAnsi="宋体"/>
          <w:bCs/>
          <w:sz w:val="24"/>
        </w:rPr>
      </w:pPr>
    </w:p>
    <w:p w14:paraId="31518295" w14:textId="77777777" w:rsidR="005F5F33" w:rsidRDefault="005F5F33">
      <w:pPr>
        <w:widowControl/>
        <w:rPr>
          <w:rFonts w:ascii="仿宋_GB2312" w:eastAsia="仿宋_GB2312" w:hAnsi="宋体"/>
          <w:bCs/>
          <w:sz w:val="24"/>
        </w:rPr>
      </w:pPr>
    </w:p>
    <w:p w14:paraId="1F0B577C" w14:textId="77777777" w:rsidR="005F5F33" w:rsidRDefault="005F5F33">
      <w:pPr>
        <w:widowControl/>
        <w:rPr>
          <w:rFonts w:ascii="仿宋_GB2312" w:eastAsia="仿宋_GB2312" w:hAnsi="宋体"/>
          <w:bCs/>
          <w:sz w:val="24"/>
        </w:rPr>
      </w:pPr>
    </w:p>
    <w:p w14:paraId="11280338" w14:textId="77777777" w:rsidR="005F5F33" w:rsidRDefault="005F5F33">
      <w:pPr>
        <w:widowControl/>
        <w:rPr>
          <w:rFonts w:ascii="仿宋_GB2312" w:eastAsia="仿宋_GB2312" w:hAnsi="宋体"/>
          <w:bCs/>
          <w:sz w:val="24"/>
        </w:rPr>
      </w:pPr>
    </w:p>
    <w:p w14:paraId="471046A6" w14:textId="0499FEC0" w:rsidR="005F5F33" w:rsidRDefault="00A663D0">
      <w:pPr>
        <w:widowControl/>
        <w:spacing w:line="360" w:lineRule="auto"/>
        <w:jc w:val="center"/>
        <w:rPr>
          <w:rFonts w:ascii="黑体" w:eastAsia="黑体" w:hAnsi="宋体"/>
          <w:bCs/>
          <w:sz w:val="52"/>
          <w:szCs w:val="52"/>
        </w:rPr>
      </w:pPr>
      <w:r>
        <w:rPr>
          <w:rFonts w:ascii="仿宋_GB2312" w:eastAsia="仿宋_GB2312" w:hAnsi="宋体"/>
          <w:bCs/>
          <w:noProof/>
          <w:sz w:val="24"/>
        </w:rPr>
        <w:drawing>
          <wp:inline distT="0" distB="0" distL="0" distR="0" wp14:anchorId="7081FB7A" wp14:editId="13AE449B">
            <wp:extent cx="731520" cy="73152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cstate="print">
                      <a:clrChange>
                        <a:clrFrom>
                          <a:srgbClr val="FFFFFF"/>
                        </a:clrFrom>
                        <a:clrTo>
                          <a:srgbClr val="FFFFFF">
                            <a:alpha val="0"/>
                          </a:srgbClr>
                        </a:clrTo>
                      </a:clrChange>
                      <a:lum bright="-24000" contrast="52000"/>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a:effectLst>
                      <a:outerShdw dist="17961" dir="2700000" algn="ctr" rotWithShape="0">
                        <a:srgbClr val="C0C0C0"/>
                      </a:outerShdw>
                    </a:effectLst>
                  </pic:spPr>
                </pic:pic>
              </a:graphicData>
            </a:graphic>
          </wp:inline>
        </w:drawing>
      </w:r>
      <w:r w:rsidR="00DC6743">
        <w:rPr>
          <w:rFonts w:ascii="黑体" w:eastAsia="黑体" w:hAnsi="宋体" w:hint="eastAsia"/>
          <w:kern w:val="0"/>
          <w:sz w:val="52"/>
          <w:szCs w:val="52"/>
        </w:rPr>
        <w:t xml:space="preserve"> </w:t>
      </w:r>
      <w:r>
        <w:rPr>
          <w:rFonts w:ascii="黑体" w:eastAsia="黑体" w:hAnsi="宋体"/>
          <w:noProof/>
          <w:kern w:val="0"/>
          <w:sz w:val="52"/>
          <w:szCs w:val="52"/>
        </w:rPr>
        <w:drawing>
          <wp:inline distT="0" distB="0" distL="0" distR="0" wp14:anchorId="459958BA" wp14:editId="6931B50B">
            <wp:extent cx="2194560" cy="63627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4560" cy="636270"/>
                    </a:xfrm>
                    <a:prstGeom prst="rect">
                      <a:avLst/>
                    </a:prstGeom>
                    <a:noFill/>
                    <a:ln>
                      <a:noFill/>
                    </a:ln>
                  </pic:spPr>
                </pic:pic>
              </a:graphicData>
            </a:graphic>
          </wp:inline>
        </w:drawing>
      </w:r>
    </w:p>
    <w:p w14:paraId="567316D6" w14:textId="77777777" w:rsidR="005F5F33" w:rsidRDefault="00DC6743">
      <w:pPr>
        <w:widowControl/>
        <w:spacing w:line="360" w:lineRule="auto"/>
        <w:jc w:val="center"/>
        <w:rPr>
          <w:rFonts w:ascii="黑体" w:eastAsia="黑体" w:hAnsi="宋体"/>
          <w:bCs/>
          <w:spacing w:val="80"/>
          <w:sz w:val="72"/>
          <w:szCs w:val="72"/>
        </w:rPr>
      </w:pPr>
      <w:r>
        <w:rPr>
          <w:rFonts w:ascii="黑体" w:eastAsia="黑体" w:hAnsi="宋体" w:hint="eastAsia"/>
          <w:bCs/>
          <w:sz w:val="72"/>
          <w:szCs w:val="72"/>
        </w:rPr>
        <w:t>硕 士 学 位 论 文</w:t>
      </w:r>
    </w:p>
    <w:p w14:paraId="795F1F2A" w14:textId="2695FE5F" w:rsidR="00BB13FA" w:rsidRDefault="00BB13FA" w:rsidP="00BB13FA">
      <w:pPr>
        <w:widowControl/>
        <w:tabs>
          <w:tab w:val="left" w:pos="552"/>
        </w:tabs>
        <w:spacing w:line="360" w:lineRule="auto"/>
        <w:jc w:val="center"/>
        <w:rPr>
          <w:rFonts w:ascii="黑体" w:eastAsia="黑体" w:hAnsi="宋体"/>
          <w:b/>
          <w:sz w:val="36"/>
          <w:szCs w:val="36"/>
        </w:rPr>
      </w:pPr>
      <w:r w:rsidRPr="00E25D2C">
        <w:rPr>
          <w:rFonts w:ascii="黑体" w:eastAsia="黑体" w:hAnsi="宋体" w:hint="eastAsia"/>
          <w:b/>
          <w:sz w:val="36"/>
          <w:szCs w:val="36"/>
        </w:rPr>
        <w:t>基于迭代贪婪算法的分布式阻塞混合</w:t>
      </w:r>
    </w:p>
    <w:p w14:paraId="622615E8" w14:textId="45F0DA17" w:rsidR="006901DA" w:rsidRDefault="00BB13FA" w:rsidP="00BB13FA">
      <w:pPr>
        <w:widowControl/>
        <w:tabs>
          <w:tab w:val="left" w:pos="552"/>
        </w:tabs>
        <w:spacing w:line="360" w:lineRule="auto"/>
        <w:jc w:val="center"/>
        <w:rPr>
          <w:rFonts w:ascii="黑体" w:eastAsia="黑体" w:hAnsi="宋体"/>
          <w:b/>
          <w:sz w:val="36"/>
          <w:szCs w:val="36"/>
        </w:rPr>
      </w:pPr>
      <w:r w:rsidRPr="00E25D2C">
        <w:rPr>
          <w:rFonts w:ascii="黑体" w:eastAsia="黑体" w:hAnsi="宋体" w:hint="eastAsia"/>
          <w:b/>
          <w:sz w:val="36"/>
          <w:szCs w:val="36"/>
        </w:rPr>
        <w:t>流水车间调度问题研究</w:t>
      </w:r>
    </w:p>
    <w:p w14:paraId="5E473286" w14:textId="3DF2C0F4" w:rsidR="00BB13FA" w:rsidRDefault="00BB13FA" w:rsidP="00BB13FA">
      <w:pPr>
        <w:widowControl/>
        <w:tabs>
          <w:tab w:val="left" w:pos="552"/>
        </w:tabs>
        <w:spacing w:line="360" w:lineRule="auto"/>
        <w:jc w:val="center"/>
        <w:rPr>
          <w:rFonts w:eastAsia="仿宋_GB2312"/>
          <w:b/>
          <w:bCs/>
          <w:sz w:val="30"/>
          <w:szCs w:val="30"/>
        </w:rPr>
      </w:pPr>
      <w:r w:rsidRPr="00E25D2C">
        <w:rPr>
          <w:rFonts w:eastAsia="仿宋_GB2312"/>
          <w:b/>
          <w:bCs/>
          <w:sz w:val="30"/>
          <w:szCs w:val="30"/>
        </w:rPr>
        <w:t xml:space="preserve">Distributed Blocking Hybrid Flow Shop Scheduling </w:t>
      </w:r>
    </w:p>
    <w:p w14:paraId="6C6A1944" w14:textId="77777777" w:rsidR="00BB13FA" w:rsidRPr="0019384A" w:rsidRDefault="00BB13FA" w:rsidP="00BB13FA">
      <w:pPr>
        <w:widowControl/>
        <w:tabs>
          <w:tab w:val="left" w:pos="552"/>
        </w:tabs>
        <w:spacing w:line="360" w:lineRule="auto"/>
        <w:jc w:val="center"/>
        <w:rPr>
          <w:rFonts w:ascii="仿宋_GB2312" w:eastAsia="仿宋_GB2312" w:hAnsi="宋体"/>
          <w:b/>
          <w:bCs/>
          <w:sz w:val="30"/>
          <w:szCs w:val="30"/>
        </w:rPr>
      </w:pPr>
      <w:r w:rsidRPr="00E25D2C">
        <w:rPr>
          <w:rFonts w:eastAsia="仿宋_GB2312"/>
          <w:b/>
          <w:bCs/>
          <w:sz w:val="30"/>
          <w:szCs w:val="30"/>
        </w:rPr>
        <w:t>Problem Based on Iterative Greedy Algorithm</w:t>
      </w:r>
    </w:p>
    <w:p w14:paraId="5152EBDF" w14:textId="77777777" w:rsidR="005F5F33" w:rsidRDefault="005F5F33">
      <w:pPr>
        <w:widowControl/>
        <w:rPr>
          <w:rFonts w:ascii="仿宋_GB2312" w:eastAsia="仿宋_GB2312" w:hAnsi="宋体"/>
          <w:bCs/>
          <w:sz w:val="24"/>
        </w:rPr>
      </w:pPr>
    </w:p>
    <w:p w14:paraId="6DCB5AFB" w14:textId="77777777" w:rsidR="00BB13FA" w:rsidRDefault="00BB13FA">
      <w:pPr>
        <w:widowControl/>
        <w:rPr>
          <w:rFonts w:ascii="仿宋_GB2312" w:eastAsia="仿宋_GB2312" w:hAnsi="宋体"/>
          <w:bCs/>
          <w:sz w:val="24"/>
        </w:rPr>
      </w:pPr>
    </w:p>
    <w:p w14:paraId="752FA02D" w14:textId="77777777" w:rsidR="005F5F33" w:rsidRDefault="005F5F33">
      <w:pPr>
        <w:widowControl/>
        <w:rPr>
          <w:rFonts w:ascii="仿宋_GB2312" w:eastAsia="仿宋_GB2312" w:hAnsi="宋体"/>
          <w:bCs/>
          <w:sz w:val="24"/>
        </w:rPr>
      </w:pPr>
    </w:p>
    <w:p w14:paraId="3F20DA34" w14:textId="77777777" w:rsidR="005F5F33" w:rsidRDefault="00DC6743">
      <w:pPr>
        <w:widowControl/>
        <w:rPr>
          <w:rFonts w:ascii="仿宋_GB2312" w:eastAsia="仿宋_GB2312" w:hAnsi="宋体"/>
          <w:bCs/>
          <w:sz w:val="24"/>
        </w:rPr>
      </w:pPr>
      <w:r>
        <w:rPr>
          <w:rFonts w:ascii="仿宋_GB2312" w:eastAsia="仿宋_GB2312" w:hAnsi="宋体" w:hint="eastAsia"/>
          <w:bCs/>
          <w:sz w:val="24"/>
        </w:rPr>
        <w:t xml:space="preserve"> </w:t>
      </w:r>
    </w:p>
    <w:tbl>
      <w:tblPr>
        <w:tblW w:w="0" w:type="auto"/>
        <w:jc w:val="center"/>
        <w:tblLayout w:type="fixed"/>
        <w:tblLook w:val="0000" w:firstRow="0" w:lastRow="0" w:firstColumn="0" w:lastColumn="0" w:noHBand="0" w:noVBand="0"/>
      </w:tblPr>
      <w:tblGrid>
        <w:gridCol w:w="1908"/>
        <w:gridCol w:w="4140"/>
      </w:tblGrid>
      <w:tr w:rsidR="008F594C" w14:paraId="532015F4" w14:textId="77777777" w:rsidTr="00621998">
        <w:trPr>
          <w:trHeight w:val="567"/>
          <w:jc w:val="center"/>
        </w:trPr>
        <w:tc>
          <w:tcPr>
            <w:tcW w:w="1908" w:type="dxa"/>
            <w:vAlign w:val="bottom"/>
          </w:tcPr>
          <w:p w14:paraId="5CC98E27" w14:textId="77777777" w:rsidR="008F594C" w:rsidRDefault="008F594C" w:rsidP="00621998">
            <w:pPr>
              <w:adjustRightInd w:val="0"/>
              <w:spacing w:line="340" w:lineRule="exact"/>
              <w:jc w:val="center"/>
              <w:textAlignment w:val="baseline"/>
            </w:pPr>
            <w:r w:rsidRPr="008F594C">
              <w:rPr>
                <w:rFonts w:ascii="宋体" w:hAnsi="宋体" w:hint="eastAsia"/>
                <w:spacing w:val="93"/>
                <w:kern w:val="0"/>
                <w:sz w:val="28"/>
                <w:szCs w:val="28"/>
                <w:fitText w:val="1680" w:id="-1031641088"/>
              </w:rPr>
              <w:t>作者姓</w:t>
            </w:r>
            <w:r w:rsidRPr="008F594C">
              <w:rPr>
                <w:rFonts w:ascii="宋体" w:hAnsi="宋体" w:hint="eastAsia"/>
                <w:spacing w:val="1"/>
                <w:kern w:val="0"/>
                <w:sz w:val="28"/>
                <w:szCs w:val="28"/>
                <w:fitText w:val="1680" w:id="-1031641088"/>
              </w:rPr>
              <w:t>名</w:t>
            </w:r>
          </w:p>
        </w:tc>
        <w:tc>
          <w:tcPr>
            <w:tcW w:w="4140" w:type="dxa"/>
            <w:tcBorders>
              <w:bottom w:val="single" w:sz="4" w:space="0" w:color="auto"/>
            </w:tcBorders>
            <w:vAlign w:val="bottom"/>
          </w:tcPr>
          <w:p w14:paraId="3B5F53D6" w14:textId="6D50A1C8" w:rsidR="008F594C" w:rsidRDefault="00BB13FA" w:rsidP="00621998">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王勇</w:t>
            </w:r>
          </w:p>
        </w:tc>
      </w:tr>
      <w:tr w:rsidR="008F594C" w14:paraId="658B19A2" w14:textId="77777777" w:rsidTr="00621998">
        <w:trPr>
          <w:trHeight w:val="567"/>
          <w:jc w:val="center"/>
        </w:trPr>
        <w:tc>
          <w:tcPr>
            <w:tcW w:w="1908" w:type="dxa"/>
            <w:vAlign w:val="bottom"/>
          </w:tcPr>
          <w:p w14:paraId="10F709FC" w14:textId="77777777" w:rsidR="008F594C" w:rsidRDefault="008F594C" w:rsidP="00621998">
            <w:pPr>
              <w:adjustRightInd w:val="0"/>
              <w:spacing w:line="340" w:lineRule="exact"/>
              <w:jc w:val="center"/>
              <w:textAlignment w:val="baseline"/>
            </w:pPr>
            <w:r w:rsidRPr="008F594C">
              <w:rPr>
                <w:rFonts w:ascii="宋体" w:hAnsi="宋体" w:hint="eastAsia"/>
                <w:spacing w:val="93"/>
                <w:kern w:val="0"/>
                <w:sz w:val="28"/>
                <w:szCs w:val="28"/>
                <w:fitText w:val="1680" w:id="-1031641087"/>
              </w:rPr>
              <w:t>专业名</w:t>
            </w:r>
            <w:r w:rsidRPr="008F594C">
              <w:rPr>
                <w:rFonts w:ascii="宋体" w:hAnsi="宋体" w:hint="eastAsia"/>
                <w:spacing w:val="1"/>
                <w:kern w:val="0"/>
                <w:sz w:val="28"/>
                <w:szCs w:val="28"/>
                <w:fitText w:val="1680" w:id="-1031641087"/>
              </w:rPr>
              <w:t>称</w:t>
            </w:r>
          </w:p>
        </w:tc>
        <w:tc>
          <w:tcPr>
            <w:tcW w:w="4140" w:type="dxa"/>
            <w:tcBorders>
              <w:top w:val="single" w:sz="4" w:space="0" w:color="auto"/>
              <w:bottom w:val="single" w:sz="4" w:space="0" w:color="auto"/>
            </w:tcBorders>
            <w:vAlign w:val="bottom"/>
          </w:tcPr>
          <w:p w14:paraId="7046C1F0" w14:textId="77777777" w:rsidR="008F594C" w:rsidRDefault="008F594C" w:rsidP="00621998">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软件工程</w:t>
            </w:r>
          </w:p>
        </w:tc>
      </w:tr>
      <w:tr w:rsidR="008F594C" w14:paraId="4D6319A3" w14:textId="77777777" w:rsidTr="00621998">
        <w:trPr>
          <w:trHeight w:val="567"/>
          <w:jc w:val="center"/>
        </w:trPr>
        <w:tc>
          <w:tcPr>
            <w:tcW w:w="1908" w:type="dxa"/>
            <w:vAlign w:val="bottom"/>
          </w:tcPr>
          <w:p w14:paraId="24634906" w14:textId="77777777" w:rsidR="008F594C" w:rsidRDefault="008F594C" w:rsidP="00621998">
            <w:pPr>
              <w:adjustRightInd w:val="0"/>
              <w:spacing w:line="340" w:lineRule="exact"/>
              <w:jc w:val="center"/>
              <w:textAlignment w:val="baseline"/>
            </w:pPr>
            <w:r w:rsidRPr="008F594C">
              <w:rPr>
                <w:rFonts w:ascii="宋体" w:hAnsi="宋体" w:hint="eastAsia"/>
                <w:kern w:val="0"/>
                <w:sz w:val="28"/>
                <w:szCs w:val="28"/>
                <w:fitText w:val="1680" w:id="-1031641086"/>
              </w:rPr>
              <w:t>指导教师姓名</w:t>
            </w:r>
          </w:p>
        </w:tc>
        <w:tc>
          <w:tcPr>
            <w:tcW w:w="4140" w:type="dxa"/>
            <w:tcBorders>
              <w:top w:val="single" w:sz="4" w:space="0" w:color="auto"/>
              <w:bottom w:val="single" w:sz="4" w:space="0" w:color="auto"/>
            </w:tcBorders>
            <w:vAlign w:val="bottom"/>
          </w:tcPr>
          <w:p w14:paraId="0FF5379C" w14:textId="37A68548" w:rsidR="008F594C" w:rsidRDefault="00BB13FA" w:rsidP="00621998">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韩玉艳</w:t>
            </w:r>
            <w:r w:rsidR="008F594C">
              <w:rPr>
                <w:rFonts w:ascii="宋体" w:hAnsi="宋体" w:hint="eastAsia"/>
                <w:b/>
                <w:kern w:val="0"/>
                <w:sz w:val="24"/>
              </w:rPr>
              <w:t xml:space="preserve">　</w:t>
            </w:r>
            <w:r>
              <w:rPr>
                <w:rFonts w:ascii="宋体" w:hAnsi="宋体" w:hint="eastAsia"/>
                <w:b/>
                <w:kern w:val="0"/>
                <w:sz w:val="24"/>
              </w:rPr>
              <w:t>副</w:t>
            </w:r>
            <w:r w:rsidR="008F594C">
              <w:rPr>
                <w:rFonts w:ascii="宋体" w:hAnsi="宋体" w:hint="eastAsia"/>
                <w:b/>
                <w:kern w:val="0"/>
                <w:sz w:val="24"/>
              </w:rPr>
              <w:t>教授</w:t>
            </w:r>
          </w:p>
        </w:tc>
      </w:tr>
      <w:tr w:rsidR="008F594C" w14:paraId="4F0013CE" w14:textId="77777777" w:rsidTr="00621998">
        <w:trPr>
          <w:trHeight w:val="567"/>
          <w:jc w:val="center"/>
        </w:trPr>
        <w:tc>
          <w:tcPr>
            <w:tcW w:w="1908" w:type="dxa"/>
            <w:vAlign w:val="bottom"/>
          </w:tcPr>
          <w:p w14:paraId="6DDB645E" w14:textId="77777777" w:rsidR="008F594C" w:rsidRDefault="008F594C" w:rsidP="00621998">
            <w:pPr>
              <w:adjustRightInd w:val="0"/>
              <w:spacing w:line="340" w:lineRule="exact"/>
              <w:jc w:val="center"/>
              <w:textAlignment w:val="baseline"/>
            </w:pPr>
            <w:r>
              <w:rPr>
                <w:rFonts w:ascii="宋体" w:hAnsi="宋体" w:hint="eastAsia"/>
                <w:kern w:val="0"/>
                <w:sz w:val="28"/>
                <w:szCs w:val="28"/>
              </w:rPr>
              <w:t>学        院</w:t>
            </w:r>
          </w:p>
        </w:tc>
        <w:tc>
          <w:tcPr>
            <w:tcW w:w="4140" w:type="dxa"/>
            <w:tcBorders>
              <w:top w:val="single" w:sz="4" w:space="0" w:color="auto"/>
              <w:bottom w:val="single" w:sz="4" w:space="0" w:color="auto"/>
            </w:tcBorders>
            <w:vAlign w:val="bottom"/>
          </w:tcPr>
          <w:p w14:paraId="14A66868" w14:textId="77777777" w:rsidR="008F594C" w:rsidRDefault="008F594C" w:rsidP="00621998">
            <w:pPr>
              <w:adjustRightInd w:val="0"/>
              <w:spacing w:line="312" w:lineRule="atLeast"/>
              <w:ind w:firstLineChars="61" w:firstLine="147"/>
              <w:jc w:val="center"/>
              <w:textAlignment w:val="baseline"/>
              <w:rPr>
                <w:rFonts w:ascii="宋体" w:hAnsi="宋体"/>
              </w:rPr>
            </w:pPr>
            <w:r>
              <w:rPr>
                <w:rFonts w:ascii="宋体" w:hAnsi="宋体" w:hint="eastAsia"/>
                <w:b/>
                <w:kern w:val="0"/>
                <w:sz w:val="24"/>
              </w:rPr>
              <w:t>计算机学院</w:t>
            </w:r>
          </w:p>
        </w:tc>
      </w:tr>
      <w:tr w:rsidR="008F594C" w14:paraId="3031C8C9" w14:textId="77777777" w:rsidTr="00621998">
        <w:trPr>
          <w:trHeight w:val="567"/>
          <w:jc w:val="center"/>
        </w:trPr>
        <w:tc>
          <w:tcPr>
            <w:tcW w:w="1908" w:type="dxa"/>
            <w:vAlign w:val="bottom"/>
          </w:tcPr>
          <w:p w14:paraId="51049E40" w14:textId="77777777" w:rsidR="008F594C" w:rsidRDefault="008F594C" w:rsidP="00621998">
            <w:pPr>
              <w:adjustRightInd w:val="0"/>
              <w:spacing w:line="340" w:lineRule="exact"/>
              <w:jc w:val="center"/>
              <w:textAlignment w:val="baseline"/>
            </w:pPr>
            <w:r w:rsidRPr="008F594C">
              <w:rPr>
                <w:rFonts w:ascii="宋体" w:hAnsi="宋体" w:hint="eastAsia"/>
                <w:kern w:val="0"/>
                <w:sz w:val="28"/>
                <w:szCs w:val="28"/>
                <w:fitText w:val="1679" w:id="-1031641085"/>
              </w:rPr>
              <w:t>论文提交日期</w:t>
            </w:r>
          </w:p>
        </w:tc>
        <w:tc>
          <w:tcPr>
            <w:tcW w:w="4140" w:type="dxa"/>
            <w:tcBorders>
              <w:top w:val="single" w:sz="4" w:space="0" w:color="auto"/>
              <w:bottom w:val="single" w:sz="4" w:space="0" w:color="auto"/>
            </w:tcBorders>
            <w:vAlign w:val="bottom"/>
          </w:tcPr>
          <w:p w14:paraId="3937E3FA" w14:textId="77777777" w:rsidR="008F594C" w:rsidRDefault="008F594C" w:rsidP="00621998">
            <w:pPr>
              <w:adjustRightInd w:val="0"/>
              <w:spacing w:line="312" w:lineRule="atLeast"/>
              <w:ind w:firstLineChars="61" w:firstLine="147"/>
              <w:jc w:val="center"/>
              <w:textAlignment w:val="baseline"/>
              <w:rPr>
                <w:rFonts w:ascii="宋体" w:hAnsi="宋体"/>
              </w:rPr>
            </w:pPr>
            <w:r>
              <w:rPr>
                <w:rFonts w:ascii="宋体" w:hAnsi="宋体"/>
                <w:b/>
                <w:kern w:val="0"/>
                <w:sz w:val="24"/>
              </w:rPr>
              <w:t>2024</w:t>
            </w:r>
            <w:r>
              <w:rPr>
                <w:rFonts w:ascii="宋体" w:hAnsi="宋体" w:hint="eastAsia"/>
                <w:b/>
                <w:kern w:val="0"/>
                <w:sz w:val="24"/>
              </w:rPr>
              <w:t>年3月</w:t>
            </w:r>
          </w:p>
        </w:tc>
      </w:tr>
    </w:tbl>
    <w:p w14:paraId="739D1F55" w14:textId="77777777" w:rsidR="0017497D" w:rsidRDefault="0017497D">
      <w:pPr>
        <w:widowControl/>
        <w:spacing w:line="360" w:lineRule="auto"/>
        <w:ind w:firstLineChars="701" w:firstLine="1689"/>
        <w:rPr>
          <w:rFonts w:ascii="仿宋_GB2312" w:eastAsia="仿宋_GB2312" w:hAnsi="宋体"/>
          <w:b/>
          <w:sz w:val="24"/>
        </w:rPr>
      </w:pPr>
    </w:p>
    <w:p w14:paraId="3FE2F650" w14:textId="77777777" w:rsidR="005F5F33" w:rsidRDefault="005F5F33" w:rsidP="00C260CF">
      <w:pPr>
        <w:spacing w:line="300" w:lineRule="auto"/>
        <w:rPr>
          <w:rFonts w:ascii="黑体" w:eastAsia="黑体" w:hAnsi="宋体"/>
          <w:bCs/>
          <w:sz w:val="30"/>
        </w:rPr>
      </w:pPr>
    </w:p>
    <w:p w14:paraId="01104278" w14:textId="77777777" w:rsidR="005F5F33" w:rsidRDefault="00DC6743">
      <w:pPr>
        <w:spacing w:line="300" w:lineRule="auto"/>
        <w:jc w:val="center"/>
        <w:rPr>
          <w:rFonts w:ascii="黑体" w:eastAsia="黑体" w:hAnsi="宋体"/>
          <w:bCs/>
          <w:sz w:val="30"/>
        </w:rPr>
      </w:pPr>
      <w:r>
        <w:rPr>
          <w:rFonts w:ascii="黑体" w:eastAsia="黑体" w:hAnsi="宋体" w:hint="eastAsia"/>
          <w:bCs/>
          <w:sz w:val="30"/>
        </w:rPr>
        <w:t>原 创 性 声 明</w:t>
      </w:r>
    </w:p>
    <w:p w14:paraId="67D29C2E" w14:textId="77777777" w:rsidR="005F5F33" w:rsidRDefault="005F5F33">
      <w:pPr>
        <w:spacing w:line="300" w:lineRule="auto"/>
        <w:jc w:val="center"/>
        <w:rPr>
          <w:rFonts w:ascii="仿宋_GB2312" w:eastAsia="仿宋_GB2312" w:hAnsi="宋体"/>
          <w:bCs/>
          <w:sz w:val="24"/>
        </w:rPr>
      </w:pPr>
    </w:p>
    <w:p w14:paraId="15BE7F76" w14:textId="77777777" w:rsidR="005F5F33" w:rsidRPr="008A21C8" w:rsidRDefault="00DC6743">
      <w:pPr>
        <w:spacing w:line="460" w:lineRule="exact"/>
        <w:rPr>
          <w:rFonts w:ascii="楷体" w:eastAsia="楷体" w:hAnsi="楷体"/>
          <w:bCs/>
          <w:sz w:val="24"/>
        </w:rPr>
      </w:pPr>
      <w:r w:rsidRPr="008A21C8">
        <w:rPr>
          <w:rFonts w:ascii="楷体" w:eastAsia="楷体" w:hAnsi="楷体" w:hint="eastAsia"/>
          <w:bCs/>
          <w:sz w:val="24"/>
        </w:rPr>
        <w:t xml:space="preserve">　　本人郑重声明：所提交的学位论文是本人在导师的指导下，独立进行研究取得的成果。除文中已经注明引用的内容外，论文中不含其他人已经发表或撰写过的研究成果，也不包含为获得聊城大学或其他教育机构的学位证书而使用过的材料。对本文的研究</w:t>
      </w:r>
      <w:proofErr w:type="gramStart"/>
      <w:r w:rsidRPr="008A21C8">
        <w:rPr>
          <w:rFonts w:ascii="楷体" w:eastAsia="楷体" w:hAnsi="楷体" w:hint="eastAsia"/>
          <w:bCs/>
          <w:sz w:val="24"/>
        </w:rPr>
        <w:t>作出</w:t>
      </w:r>
      <w:proofErr w:type="gramEnd"/>
      <w:r w:rsidRPr="008A21C8">
        <w:rPr>
          <w:rFonts w:ascii="楷体" w:eastAsia="楷体" w:hAnsi="楷体" w:hint="eastAsia"/>
          <w:bCs/>
          <w:sz w:val="24"/>
        </w:rPr>
        <w:t>重要贡献的个人和集体，均已在文中以明确方式标明。本人承担本声明的法律责任。</w:t>
      </w:r>
    </w:p>
    <w:p w14:paraId="482C7C47" w14:textId="77777777" w:rsidR="005F5F33" w:rsidRDefault="005F5F33">
      <w:pPr>
        <w:spacing w:line="460" w:lineRule="exact"/>
        <w:rPr>
          <w:rFonts w:ascii="楷体_GB2312" w:eastAsia="楷体_GB2312" w:hAnsi="宋体"/>
          <w:bCs/>
          <w:sz w:val="24"/>
        </w:rPr>
      </w:pPr>
    </w:p>
    <w:p w14:paraId="6DA88249" w14:textId="77777777" w:rsidR="005F5F33" w:rsidRDefault="005F5F33">
      <w:pPr>
        <w:spacing w:line="300" w:lineRule="auto"/>
        <w:rPr>
          <w:rFonts w:ascii="楷体_GB2312" w:eastAsia="楷体_GB2312" w:hAnsi="宋体"/>
          <w:bCs/>
          <w:sz w:val="24"/>
        </w:rPr>
      </w:pPr>
    </w:p>
    <w:p w14:paraId="749B2A32" w14:textId="77777777" w:rsidR="005F5F33" w:rsidRPr="008A21C8" w:rsidRDefault="00DC6743">
      <w:pPr>
        <w:tabs>
          <w:tab w:val="left" w:pos="2355"/>
          <w:tab w:val="left" w:pos="3930"/>
          <w:tab w:val="left" w:pos="4230"/>
          <w:tab w:val="left" w:pos="4515"/>
          <w:tab w:val="left" w:pos="5940"/>
          <w:tab w:val="left" w:pos="6120"/>
          <w:tab w:val="left" w:pos="6285"/>
        </w:tabs>
        <w:spacing w:line="300" w:lineRule="auto"/>
        <w:ind w:firstLineChars="900" w:firstLine="2160"/>
        <w:rPr>
          <w:rFonts w:ascii="楷体" w:eastAsia="楷体" w:hAnsi="楷体"/>
          <w:bCs/>
          <w:sz w:val="24"/>
          <w:u w:val="single"/>
        </w:rPr>
      </w:pPr>
      <w:r w:rsidRPr="008A21C8">
        <w:rPr>
          <w:rFonts w:ascii="楷体" w:eastAsia="楷体" w:hAnsi="楷体" w:hint="eastAsia"/>
          <w:bCs/>
          <w:sz w:val="24"/>
        </w:rPr>
        <w:t>学位论文作者签名：</w:t>
      </w:r>
      <w:r w:rsidRPr="008A21C8">
        <w:rPr>
          <w:rFonts w:ascii="楷体" w:eastAsia="楷体" w:hAnsi="楷体" w:hint="eastAsia"/>
          <w:bCs/>
          <w:sz w:val="24"/>
          <w:u w:val="single"/>
        </w:rPr>
        <w:t xml:space="preserve">　　　　　    </w:t>
      </w:r>
      <w:r w:rsidRPr="008A21C8">
        <w:rPr>
          <w:rFonts w:ascii="楷体" w:eastAsia="楷体" w:hAnsi="楷体" w:hint="eastAsia"/>
          <w:bCs/>
          <w:sz w:val="24"/>
        </w:rPr>
        <w:t xml:space="preserve">日期 </w:t>
      </w:r>
      <w:r w:rsidRPr="008A21C8">
        <w:rPr>
          <w:rFonts w:ascii="楷体" w:eastAsia="楷体" w:hAnsi="楷体" w:hint="eastAsia"/>
          <w:bCs/>
          <w:sz w:val="24"/>
          <w:u w:val="single"/>
        </w:rPr>
        <w:t xml:space="preserve">　  </w:t>
      </w:r>
      <w:proofErr w:type="gramStart"/>
      <w:r w:rsidRPr="008A21C8">
        <w:rPr>
          <w:rFonts w:ascii="楷体" w:eastAsia="楷体" w:hAnsi="楷体" w:hint="eastAsia"/>
          <w:bCs/>
          <w:sz w:val="24"/>
          <w:u w:val="single"/>
        </w:rPr>
        <w:t xml:space="preserve">　　　　　</w:t>
      </w:r>
      <w:proofErr w:type="gramEnd"/>
    </w:p>
    <w:p w14:paraId="7FAEADC8" w14:textId="72223700" w:rsidR="005F5F33" w:rsidRPr="008A21C8" w:rsidRDefault="00DC6743">
      <w:pPr>
        <w:spacing w:line="300" w:lineRule="auto"/>
        <w:ind w:firstLineChars="200" w:firstLine="480"/>
        <w:rPr>
          <w:rFonts w:ascii="楷体" w:eastAsia="楷体" w:hAnsi="楷体"/>
          <w:bCs/>
          <w:sz w:val="24"/>
        </w:rPr>
      </w:pPr>
      <w:r w:rsidRPr="008A21C8">
        <w:rPr>
          <w:rFonts w:ascii="楷体" w:eastAsia="楷体" w:hAnsi="楷体" w:hint="eastAsia"/>
          <w:bCs/>
          <w:sz w:val="24"/>
        </w:rPr>
        <w:t xml:space="preserve">              </w:t>
      </w:r>
      <w:r w:rsidRPr="008A21C8">
        <w:rPr>
          <w:rFonts w:ascii="楷体" w:eastAsia="楷体" w:hAnsi="楷体" w:hint="eastAsia"/>
          <w:bCs/>
          <w:spacing w:val="17"/>
          <w:kern w:val="0"/>
          <w:sz w:val="24"/>
          <w:fitText w:val="1890" w:id="-766234624"/>
        </w:rPr>
        <w:t xml:space="preserve">导　师　签　</w:t>
      </w:r>
      <w:r w:rsidRPr="008A21C8">
        <w:rPr>
          <w:rFonts w:ascii="楷体" w:eastAsia="楷体" w:hAnsi="楷体" w:hint="eastAsia"/>
          <w:bCs/>
          <w:spacing w:val="3"/>
          <w:kern w:val="0"/>
          <w:sz w:val="24"/>
          <w:fitText w:val="1890" w:id="-766234624"/>
        </w:rPr>
        <w:t>名</w:t>
      </w:r>
      <w:r w:rsidRPr="008A21C8">
        <w:rPr>
          <w:rFonts w:ascii="楷体" w:eastAsia="楷体" w:hAnsi="楷体" w:hint="eastAsia"/>
          <w:bCs/>
          <w:kern w:val="0"/>
          <w:sz w:val="24"/>
        </w:rPr>
        <w:t>：</w:t>
      </w:r>
      <w:r w:rsidRPr="008A21C8">
        <w:rPr>
          <w:rFonts w:ascii="楷体" w:eastAsia="楷体" w:hAnsi="楷体" w:hint="eastAsia"/>
          <w:bCs/>
          <w:kern w:val="0"/>
          <w:sz w:val="24"/>
          <w:u w:val="single"/>
        </w:rPr>
        <w:t xml:space="preserve">　　　　　　　</w:t>
      </w:r>
      <w:r w:rsidRPr="008A21C8">
        <w:rPr>
          <w:rFonts w:ascii="楷体" w:eastAsia="楷体" w:hAnsi="楷体" w:hint="eastAsia"/>
          <w:bCs/>
          <w:kern w:val="0"/>
          <w:sz w:val="24"/>
        </w:rPr>
        <w:t>日期</w:t>
      </w:r>
      <w:r w:rsidR="007938E6">
        <w:rPr>
          <w:rFonts w:ascii="楷体" w:eastAsia="楷体" w:hAnsi="楷体" w:hint="eastAsia"/>
          <w:bCs/>
          <w:kern w:val="0"/>
          <w:sz w:val="24"/>
        </w:rPr>
        <w:t xml:space="preserve"> </w:t>
      </w:r>
      <w:proofErr w:type="gramStart"/>
      <w:r w:rsidRPr="008A21C8">
        <w:rPr>
          <w:rFonts w:ascii="楷体" w:eastAsia="楷体" w:hAnsi="楷体" w:hint="eastAsia"/>
          <w:bCs/>
          <w:kern w:val="0"/>
          <w:sz w:val="24"/>
          <w:u w:val="single"/>
        </w:rPr>
        <w:t xml:space="preserve">　　　　　　　</w:t>
      </w:r>
      <w:proofErr w:type="gramEnd"/>
    </w:p>
    <w:p w14:paraId="6B4DC7F7" w14:textId="77777777" w:rsidR="005F5F33" w:rsidRPr="00624D57" w:rsidRDefault="005F5F33">
      <w:pPr>
        <w:spacing w:line="300" w:lineRule="auto"/>
        <w:ind w:firstLineChars="200" w:firstLine="480"/>
        <w:rPr>
          <w:rFonts w:ascii="仿宋_GB2312" w:eastAsia="仿宋_GB2312" w:hAnsi="宋体"/>
          <w:bCs/>
          <w:sz w:val="24"/>
        </w:rPr>
      </w:pPr>
    </w:p>
    <w:p w14:paraId="21FD47BE" w14:textId="77777777" w:rsidR="005F5F33" w:rsidRDefault="005F5F33">
      <w:pPr>
        <w:spacing w:line="300" w:lineRule="auto"/>
        <w:ind w:firstLineChars="200" w:firstLine="480"/>
        <w:rPr>
          <w:rFonts w:ascii="仿宋_GB2312" w:eastAsia="仿宋_GB2312" w:hAnsi="宋体"/>
          <w:bCs/>
          <w:sz w:val="24"/>
        </w:rPr>
      </w:pPr>
    </w:p>
    <w:p w14:paraId="0CB604FD" w14:textId="77777777" w:rsidR="005F5F33" w:rsidRDefault="005F5F33">
      <w:pPr>
        <w:spacing w:line="300" w:lineRule="auto"/>
        <w:ind w:firstLineChars="200" w:firstLine="480"/>
        <w:rPr>
          <w:rFonts w:ascii="仿宋_GB2312" w:eastAsia="仿宋_GB2312" w:hAnsi="宋体"/>
          <w:bCs/>
          <w:sz w:val="24"/>
        </w:rPr>
      </w:pPr>
    </w:p>
    <w:p w14:paraId="3DEA23E5" w14:textId="77777777" w:rsidR="005F5F33" w:rsidRDefault="005F5F33">
      <w:pPr>
        <w:spacing w:line="300" w:lineRule="auto"/>
        <w:ind w:firstLineChars="200" w:firstLine="480"/>
        <w:rPr>
          <w:rFonts w:ascii="仿宋_GB2312" w:eastAsia="仿宋_GB2312" w:hAnsi="宋体"/>
          <w:bCs/>
          <w:sz w:val="24"/>
        </w:rPr>
      </w:pPr>
    </w:p>
    <w:p w14:paraId="5A6FD4B1" w14:textId="77777777" w:rsidR="005F5F33" w:rsidRDefault="005F5F33">
      <w:pPr>
        <w:spacing w:line="300" w:lineRule="auto"/>
        <w:ind w:firstLineChars="200" w:firstLine="480"/>
        <w:rPr>
          <w:rFonts w:ascii="仿宋_GB2312" w:eastAsia="仿宋_GB2312" w:hAnsi="宋体"/>
          <w:bCs/>
          <w:sz w:val="24"/>
        </w:rPr>
      </w:pPr>
    </w:p>
    <w:p w14:paraId="0F3F759A" w14:textId="77777777" w:rsidR="005F5F33" w:rsidRDefault="00DC6743">
      <w:pPr>
        <w:spacing w:line="300" w:lineRule="auto"/>
        <w:jc w:val="center"/>
        <w:rPr>
          <w:rFonts w:ascii="黑体" w:eastAsia="黑体" w:hAnsi="宋体"/>
          <w:bCs/>
          <w:sz w:val="30"/>
        </w:rPr>
      </w:pPr>
      <w:r>
        <w:rPr>
          <w:rFonts w:ascii="黑体" w:eastAsia="黑体" w:hAnsi="宋体" w:hint="eastAsia"/>
          <w:bCs/>
          <w:sz w:val="30"/>
        </w:rPr>
        <w:t>学位论文使用授权声明</w:t>
      </w:r>
    </w:p>
    <w:p w14:paraId="108F4C9F" w14:textId="77777777" w:rsidR="005F5F33" w:rsidRDefault="005F5F33">
      <w:pPr>
        <w:spacing w:line="300" w:lineRule="auto"/>
        <w:jc w:val="center"/>
        <w:rPr>
          <w:rFonts w:ascii="仿宋_GB2312" w:eastAsia="仿宋_GB2312" w:hAnsi="宋体"/>
          <w:bCs/>
          <w:sz w:val="24"/>
        </w:rPr>
      </w:pPr>
    </w:p>
    <w:p w14:paraId="647B21A9" w14:textId="77777777" w:rsidR="005F5F33" w:rsidRPr="008A21C8" w:rsidRDefault="00DC6743">
      <w:pPr>
        <w:spacing w:line="460" w:lineRule="exact"/>
        <w:rPr>
          <w:rFonts w:ascii="楷体" w:eastAsia="楷体" w:hAnsi="楷体"/>
          <w:bCs/>
          <w:sz w:val="24"/>
        </w:rPr>
      </w:pPr>
      <w:r w:rsidRPr="008A21C8">
        <w:rPr>
          <w:rFonts w:ascii="楷体" w:eastAsia="楷体" w:hAnsi="楷体" w:hint="eastAsia"/>
          <w:bCs/>
          <w:sz w:val="24"/>
        </w:rPr>
        <w:t xml:space="preserve">　　本学位论文作者完全了解聊城大学有关保留、使用学位论文的规定，即：聊城大学有权保留并向国家有关部门或机构送交学位论文的复印件和磁盘，允许论文被查阅和借阅。本人授权聊城大学可以将学位论文的全部或部分内容编入有关数据库进行检索，可以采用影印、缩印或其它手段保存、汇编学位论文。</w:t>
      </w:r>
    </w:p>
    <w:p w14:paraId="62C74F8C" w14:textId="77777777" w:rsidR="005F5F33" w:rsidRDefault="005F5F33">
      <w:pPr>
        <w:spacing w:line="460" w:lineRule="exact"/>
        <w:rPr>
          <w:rFonts w:ascii="楷体_GB2312" w:eastAsia="楷体_GB2312" w:hAnsi="宋体"/>
          <w:bCs/>
          <w:sz w:val="24"/>
        </w:rPr>
      </w:pPr>
    </w:p>
    <w:p w14:paraId="13439111" w14:textId="77777777" w:rsidR="005F5F33" w:rsidRDefault="005F5F33">
      <w:pPr>
        <w:spacing w:line="460" w:lineRule="exact"/>
        <w:rPr>
          <w:rFonts w:ascii="楷体_GB2312" w:eastAsia="楷体_GB2312" w:hAnsi="宋体"/>
          <w:bCs/>
          <w:sz w:val="24"/>
        </w:rPr>
      </w:pPr>
    </w:p>
    <w:p w14:paraId="2220FF89" w14:textId="77777777" w:rsidR="005F5F33" w:rsidRPr="008A21C8" w:rsidRDefault="00DC6743">
      <w:pPr>
        <w:tabs>
          <w:tab w:val="left" w:pos="6195"/>
        </w:tabs>
        <w:spacing w:line="460" w:lineRule="exact"/>
        <w:ind w:firstLineChars="900" w:firstLine="2160"/>
        <w:rPr>
          <w:rFonts w:ascii="楷体" w:eastAsia="楷体" w:hAnsi="楷体"/>
          <w:bCs/>
          <w:sz w:val="24"/>
          <w:u w:val="single"/>
        </w:rPr>
      </w:pPr>
      <w:r w:rsidRPr="008A21C8">
        <w:rPr>
          <w:rFonts w:ascii="楷体" w:eastAsia="楷体" w:hAnsi="楷体" w:hint="eastAsia"/>
          <w:bCs/>
          <w:sz w:val="24"/>
        </w:rPr>
        <w:t>学位论文作者签名：</w:t>
      </w:r>
      <w:r w:rsidRPr="008A21C8">
        <w:rPr>
          <w:rFonts w:ascii="楷体" w:eastAsia="楷体" w:hAnsi="楷体" w:hint="eastAsia"/>
          <w:bCs/>
          <w:sz w:val="24"/>
          <w:u w:val="single"/>
        </w:rPr>
        <w:t xml:space="preserve">　　　　　　　</w:t>
      </w:r>
      <w:r w:rsidRPr="008A21C8">
        <w:rPr>
          <w:rFonts w:ascii="楷体" w:eastAsia="楷体" w:hAnsi="楷体" w:hint="eastAsia"/>
          <w:bCs/>
          <w:sz w:val="24"/>
        </w:rPr>
        <w:t>日期</w:t>
      </w:r>
      <w:proofErr w:type="gramStart"/>
      <w:r w:rsidRPr="008A21C8">
        <w:rPr>
          <w:rFonts w:ascii="楷体" w:eastAsia="楷体" w:hAnsi="楷体" w:hint="eastAsia"/>
          <w:bCs/>
          <w:sz w:val="24"/>
          <w:u w:val="single"/>
        </w:rPr>
        <w:t xml:space="preserve">　　　　　　　</w:t>
      </w:r>
      <w:proofErr w:type="gramEnd"/>
    </w:p>
    <w:p w14:paraId="66F7F3BF" w14:textId="77777777" w:rsidR="005F5F33" w:rsidRPr="008A21C8" w:rsidRDefault="00DC6743">
      <w:pPr>
        <w:tabs>
          <w:tab w:val="left" w:pos="2520"/>
          <w:tab w:val="left" w:pos="4395"/>
        </w:tabs>
        <w:spacing w:line="460" w:lineRule="exact"/>
        <w:ind w:firstLineChars="800" w:firstLine="2192"/>
        <w:rPr>
          <w:rFonts w:ascii="楷体" w:eastAsia="楷体" w:hAnsi="楷体"/>
          <w:bCs/>
          <w:sz w:val="24"/>
          <w:u w:val="single"/>
        </w:rPr>
      </w:pPr>
      <w:r w:rsidRPr="008A21C8">
        <w:rPr>
          <w:rFonts w:ascii="楷体" w:eastAsia="楷体" w:hAnsi="楷体" w:hint="eastAsia"/>
          <w:bCs/>
          <w:spacing w:val="17"/>
          <w:kern w:val="0"/>
          <w:sz w:val="24"/>
          <w:fitText w:val="1890" w:id="-766234623"/>
        </w:rPr>
        <w:t xml:space="preserve">导　师　签　</w:t>
      </w:r>
      <w:r w:rsidRPr="008A21C8">
        <w:rPr>
          <w:rFonts w:ascii="楷体" w:eastAsia="楷体" w:hAnsi="楷体" w:hint="eastAsia"/>
          <w:bCs/>
          <w:spacing w:val="3"/>
          <w:kern w:val="0"/>
          <w:sz w:val="24"/>
          <w:fitText w:val="1890" w:id="-766234623"/>
        </w:rPr>
        <w:t>名</w:t>
      </w:r>
      <w:r w:rsidRPr="008A21C8">
        <w:rPr>
          <w:rFonts w:ascii="楷体" w:eastAsia="楷体" w:hAnsi="楷体" w:hint="eastAsia"/>
          <w:bCs/>
          <w:kern w:val="0"/>
          <w:sz w:val="24"/>
        </w:rPr>
        <w:t>：</w:t>
      </w:r>
      <w:r w:rsidRPr="008A21C8">
        <w:rPr>
          <w:rFonts w:ascii="楷体" w:eastAsia="楷体" w:hAnsi="楷体" w:hint="eastAsia"/>
          <w:bCs/>
          <w:kern w:val="0"/>
          <w:sz w:val="24"/>
          <w:u w:val="single"/>
        </w:rPr>
        <w:t xml:space="preserve">　　　　　　　</w:t>
      </w:r>
      <w:r w:rsidRPr="008A21C8">
        <w:rPr>
          <w:rFonts w:ascii="楷体" w:eastAsia="楷体" w:hAnsi="楷体" w:hint="eastAsia"/>
          <w:bCs/>
          <w:kern w:val="0"/>
          <w:sz w:val="24"/>
        </w:rPr>
        <w:t>日期</w:t>
      </w:r>
      <w:proofErr w:type="gramStart"/>
      <w:r w:rsidRPr="008A21C8">
        <w:rPr>
          <w:rFonts w:ascii="楷体" w:eastAsia="楷体" w:hAnsi="楷体" w:hint="eastAsia"/>
          <w:bCs/>
          <w:kern w:val="0"/>
          <w:sz w:val="24"/>
          <w:u w:val="single"/>
        </w:rPr>
        <w:t xml:space="preserve">　　　　　　　</w:t>
      </w:r>
      <w:proofErr w:type="gramEnd"/>
    </w:p>
    <w:p w14:paraId="510EF7EC" w14:textId="77777777" w:rsidR="005C51C3" w:rsidRDefault="005C51C3"/>
    <w:p w14:paraId="1CBDF0A8" w14:textId="77777777" w:rsidR="005C51C3" w:rsidRDefault="005C51C3"/>
    <w:p w14:paraId="73FDEB2E" w14:textId="77777777" w:rsidR="005C51C3" w:rsidRDefault="005C51C3"/>
    <w:p w14:paraId="5163B5C9" w14:textId="77777777" w:rsidR="005C51C3" w:rsidRDefault="005C51C3">
      <w:pPr>
        <w:sectPr w:rsidR="005C51C3" w:rsidSect="00BF3F99">
          <w:footerReference w:type="even" r:id="rId11"/>
          <w:footerReference w:type="default" r:id="rId12"/>
          <w:headerReference w:type="first" r:id="rId13"/>
          <w:footnotePr>
            <w:numFmt w:val="decimalEnclosedCircleChinese"/>
            <w:numRestart w:val="eachPage"/>
          </w:footnotePr>
          <w:pgSz w:w="11906" w:h="16838" w:code="9"/>
          <w:pgMar w:top="1701" w:right="1418" w:bottom="1418" w:left="1418" w:header="1134" w:footer="851" w:gutter="284"/>
          <w:pgNumType w:fmt="lowerRoman" w:start="1"/>
          <w:cols w:space="425"/>
          <w:docGrid w:linePitch="326"/>
        </w:sectPr>
      </w:pPr>
    </w:p>
    <w:p w14:paraId="514EE371" w14:textId="77777777" w:rsidR="005F5F33" w:rsidRDefault="005F5F33"/>
    <w:p w14:paraId="4FCA88A8" w14:textId="77777777" w:rsidR="000566DA" w:rsidRDefault="000566DA" w:rsidP="000566DA">
      <w:pPr>
        <w:spacing w:line="460" w:lineRule="exact"/>
        <w:jc w:val="center"/>
        <w:rPr>
          <w:rFonts w:ascii="黑体" w:eastAsia="黑体" w:hAnsi="宋体"/>
          <w:sz w:val="30"/>
          <w:szCs w:val="30"/>
        </w:rPr>
      </w:pPr>
      <w:r>
        <w:rPr>
          <w:rFonts w:ascii="黑体" w:eastAsia="黑体" w:hAnsi="宋体" w:hint="eastAsia"/>
          <w:sz w:val="30"/>
          <w:szCs w:val="30"/>
        </w:rPr>
        <w:t>摘 要</w:t>
      </w:r>
    </w:p>
    <w:p w14:paraId="27E97637" w14:textId="77777777" w:rsidR="000566DA" w:rsidRDefault="000566DA" w:rsidP="000566DA">
      <w:pPr>
        <w:spacing w:line="460" w:lineRule="exact"/>
        <w:jc w:val="center"/>
        <w:rPr>
          <w:rFonts w:eastAsia="黑体"/>
          <w:sz w:val="30"/>
          <w:szCs w:val="30"/>
        </w:rPr>
      </w:pPr>
    </w:p>
    <w:p w14:paraId="2A23A978" w14:textId="77777777" w:rsidR="00C260CF" w:rsidRPr="007F1E46" w:rsidRDefault="00C260CF" w:rsidP="00C260CF">
      <w:pPr>
        <w:spacing w:line="460" w:lineRule="exact"/>
        <w:ind w:firstLineChars="200" w:firstLine="480"/>
        <w:rPr>
          <w:sz w:val="24"/>
        </w:rPr>
      </w:pPr>
      <w:r w:rsidRPr="007F1E46">
        <w:rPr>
          <w:sz w:val="24"/>
        </w:rPr>
        <w:t>随着信息技术的不断发展和制造业的转型升级，分布式制造作为一种新型的制造模式逐渐受到人们的关注。传统的集中式制造模式在面临订单定制、快速交付、产品个性化等需求时逐渐显露出了一些不足之处，例如生产周期长、反应速度慢、资源利用率低等。而分布式制造则通过将制造过程分散到不同的地理位置或组织之间进行协作，实现了生产资源的共享和优化利用，提高了制造的灵活性、效率和响应速度。分布式置换流水车间调度问题（</w:t>
      </w:r>
      <w:r w:rsidRPr="007F1E46">
        <w:rPr>
          <w:sz w:val="24"/>
        </w:rPr>
        <w:t>Distributed Permutation Flow Shop Scheduling Problem</w:t>
      </w:r>
      <w:r w:rsidRPr="007F1E46">
        <w:rPr>
          <w:sz w:val="24"/>
        </w:rPr>
        <w:t>，</w:t>
      </w:r>
      <w:r w:rsidRPr="007F1E46">
        <w:rPr>
          <w:sz w:val="24"/>
        </w:rPr>
        <w:t>DPFSP</w:t>
      </w:r>
      <w:r w:rsidRPr="007F1E46">
        <w:rPr>
          <w:sz w:val="24"/>
        </w:rPr>
        <w:t>）是分布式制造的重点问题，在此基础上，通过考虑阻塞约束和并行机调度，本文研究了分布式阻塞混合流水车间调度问题（</w:t>
      </w:r>
      <w:r w:rsidRPr="007F1E46">
        <w:rPr>
          <w:sz w:val="24"/>
        </w:rPr>
        <w:t>Distributed Blocking Hybrid Flow Shop Scheduling Problem</w:t>
      </w:r>
      <w:r w:rsidRPr="007F1E46">
        <w:rPr>
          <w:sz w:val="24"/>
        </w:rPr>
        <w:t>，</w:t>
      </w:r>
      <w:r w:rsidRPr="007F1E46">
        <w:rPr>
          <w:sz w:val="24"/>
        </w:rPr>
        <w:t>DBHFSP</w:t>
      </w:r>
      <w:r w:rsidRPr="007F1E46">
        <w:rPr>
          <w:sz w:val="24"/>
        </w:rPr>
        <w:t>）。本文旨在针对</w:t>
      </w:r>
      <w:r w:rsidRPr="007F1E46">
        <w:rPr>
          <w:sz w:val="24"/>
        </w:rPr>
        <w:t>DBHFSP</w:t>
      </w:r>
      <w:r w:rsidRPr="007F1E46">
        <w:rPr>
          <w:sz w:val="24"/>
        </w:rPr>
        <w:t>及相关问题提出有效的求解方法，以优化车间调度方案，提高生产效率和资源利用率。本文的主要研究内容如下：</w:t>
      </w:r>
    </w:p>
    <w:p w14:paraId="352921A2" w14:textId="77777777" w:rsidR="00C260CF" w:rsidRPr="007F1E46" w:rsidRDefault="00C260CF" w:rsidP="00C260CF">
      <w:pPr>
        <w:spacing w:line="460" w:lineRule="exact"/>
        <w:ind w:firstLineChars="200" w:firstLine="480"/>
        <w:rPr>
          <w:sz w:val="24"/>
        </w:rPr>
      </w:pPr>
      <w:r w:rsidRPr="007F1E46">
        <w:rPr>
          <w:sz w:val="24"/>
        </w:rPr>
        <w:t>首先，针对阻塞混合流水车间调度问题（</w:t>
      </w:r>
      <w:r w:rsidRPr="007F1E46">
        <w:rPr>
          <w:sz w:val="24"/>
        </w:rPr>
        <w:t>Blocking Hybrid Flow Shop Scheduling Problem</w:t>
      </w:r>
      <w:r w:rsidRPr="007F1E46">
        <w:rPr>
          <w:sz w:val="24"/>
        </w:rPr>
        <w:t>，</w:t>
      </w:r>
      <w:r w:rsidRPr="007F1E46">
        <w:rPr>
          <w:sz w:val="24"/>
        </w:rPr>
        <w:t>BHFSP</w:t>
      </w:r>
      <w:r w:rsidRPr="007F1E46">
        <w:rPr>
          <w:sz w:val="24"/>
        </w:rPr>
        <w:t>），建立以最小</w:t>
      </w:r>
      <w:proofErr w:type="gramStart"/>
      <w:r w:rsidRPr="007F1E46">
        <w:rPr>
          <w:sz w:val="24"/>
        </w:rPr>
        <w:t>化最大</w:t>
      </w:r>
      <w:proofErr w:type="gramEnd"/>
      <w:r w:rsidRPr="007F1E46">
        <w:rPr>
          <w:sz w:val="24"/>
        </w:rPr>
        <w:t>完成时间为优化目标的混合整数线性规划（</w:t>
      </w:r>
      <w:r w:rsidRPr="007F1E46">
        <w:rPr>
          <w:sz w:val="24"/>
        </w:rPr>
        <w:t>Mixed Integer Linear Programming</w:t>
      </w:r>
      <w:r w:rsidRPr="007F1E46">
        <w:rPr>
          <w:sz w:val="24"/>
        </w:rPr>
        <w:t>，</w:t>
      </w:r>
      <w:r w:rsidRPr="007F1E46">
        <w:rPr>
          <w:sz w:val="24"/>
        </w:rPr>
        <w:t>MILP</w:t>
      </w:r>
      <w:r w:rsidRPr="007F1E46">
        <w:rPr>
          <w:sz w:val="24"/>
        </w:rPr>
        <w:t>）模型。为了有效处理</w:t>
      </w:r>
      <w:r w:rsidRPr="007F1E46">
        <w:rPr>
          <w:sz w:val="24"/>
        </w:rPr>
        <w:t>BHFSP</w:t>
      </w:r>
      <w:r w:rsidRPr="007F1E46">
        <w:rPr>
          <w:sz w:val="24"/>
        </w:rPr>
        <w:t>，提出了一种变体迭代贪婪（</w:t>
      </w:r>
      <w:r w:rsidRPr="007F1E46">
        <w:rPr>
          <w:sz w:val="24"/>
        </w:rPr>
        <w:t>Variant Iterated Greedy</w:t>
      </w:r>
      <w:r w:rsidRPr="007F1E46">
        <w:rPr>
          <w:sz w:val="24"/>
        </w:rPr>
        <w:t>，</w:t>
      </w:r>
      <w:r w:rsidRPr="007F1E46">
        <w:rPr>
          <w:sz w:val="24"/>
        </w:rPr>
        <w:t>VIG</w:t>
      </w:r>
      <w:r w:rsidRPr="007F1E46">
        <w:rPr>
          <w:sz w:val="24"/>
        </w:rPr>
        <w:t>）算法。在</w:t>
      </w:r>
      <w:r w:rsidRPr="007F1E46">
        <w:rPr>
          <w:sz w:val="24"/>
        </w:rPr>
        <w:t>VIG</w:t>
      </w:r>
      <w:r w:rsidRPr="007F1E46">
        <w:rPr>
          <w:sz w:val="24"/>
        </w:rPr>
        <w:t>中，针对混合流水车间中的并行机的特点，设计了一种正反向混合解码的策略和双解并行优化的迭代机制，更全面的探索解空间。另外，设计了一种基于交换的局部搜索策略，进一步提高算法的搜索能力。通过与六种算法进行对比试验，验证了</w:t>
      </w:r>
      <w:r w:rsidRPr="007F1E46">
        <w:rPr>
          <w:sz w:val="24"/>
        </w:rPr>
        <w:t>VIG</w:t>
      </w:r>
      <w:r w:rsidRPr="007F1E46">
        <w:rPr>
          <w:sz w:val="24"/>
        </w:rPr>
        <w:t>算法求解</w:t>
      </w:r>
      <w:r w:rsidRPr="007F1E46">
        <w:rPr>
          <w:sz w:val="24"/>
        </w:rPr>
        <w:t>BHFSP</w:t>
      </w:r>
      <w:r w:rsidRPr="007F1E46">
        <w:rPr>
          <w:sz w:val="24"/>
        </w:rPr>
        <w:t>的有效性。</w:t>
      </w:r>
    </w:p>
    <w:p w14:paraId="05FC10CF" w14:textId="23CEA6A0" w:rsidR="00C260CF" w:rsidRPr="007F1E46" w:rsidRDefault="00C260CF" w:rsidP="00C260CF">
      <w:pPr>
        <w:spacing w:line="460" w:lineRule="exact"/>
        <w:ind w:firstLineChars="200" w:firstLine="480"/>
        <w:rPr>
          <w:sz w:val="24"/>
        </w:rPr>
      </w:pPr>
      <w:r w:rsidRPr="007F1E46">
        <w:rPr>
          <w:sz w:val="24"/>
        </w:rPr>
        <w:t>其次，研究了以最大完成时间为优化目标的</w:t>
      </w:r>
      <w:r w:rsidRPr="007F1E46">
        <w:rPr>
          <w:sz w:val="24"/>
        </w:rPr>
        <w:t>DBHFSP</w:t>
      </w:r>
      <w:r w:rsidRPr="007F1E46">
        <w:rPr>
          <w:sz w:val="24"/>
        </w:rPr>
        <w:t>，根据其问题特点，建立了</w:t>
      </w:r>
      <w:r w:rsidRPr="007F1E46">
        <w:rPr>
          <w:sz w:val="24"/>
        </w:rPr>
        <w:t>MILP</w:t>
      </w:r>
      <w:r w:rsidRPr="007F1E46">
        <w:rPr>
          <w:sz w:val="24"/>
        </w:rPr>
        <w:t>模型，并提出一种改进的迭代贪婪算法（</w:t>
      </w:r>
      <w:r w:rsidRPr="007F1E46">
        <w:rPr>
          <w:sz w:val="24"/>
        </w:rPr>
        <w:t>Advanced Iterated Greedy</w:t>
      </w:r>
      <w:r w:rsidRPr="007F1E46">
        <w:rPr>
          <w:sz w:val="24"/>
        </w:rPr>
        <w:t>，</w:t>
      </w:r>
      <w:r w:rsidRPr="007F1E46">
        <w:rPr>
          <w:sz w:val="24"/>
        </w:rPr>
        <w:t>AIG</w:t>
      </w:r>
      <w:r w:rsidRPr="007F1E46">
        <w:rPr>
          <w:sz w:val="24"/>
        </w:rPr>
        <w:t>）算法。在</w:t>
      </w:r>
      <w:r w:rsidRPr="007F1E46">
        <w:rPr>
          <w:sz w:val="24"/>
        </w:rPr>
        <w:t>AIG</w:t>
      </w:r>
      <w:r w:rsidRPr="007F1E46">
        <w:rPr>
          <w:sz w:val="24"/>
        </w:rPr>
        <w:t>算法中，</w:t>
      </w:r>
      <w:proofErr w:type="gramStart"/>
      <w:r w:rsidRPr="007F1E46">
        <w:rPr>
          <w:sz w:val="24"/>
        </w:rPr>
        <w:t>基于问题</w:t>
      </w:r>
      <w:proofErr w:type="gramEnd"/>
      <w:r w:rsidRPr="007F1E46">
        <w:rPr>
          <w:sz w:val="24"/>
        </w:rPr>
        <w:t>特性，设计了针对插入</w:t>
      </w:r>
      <w:r w:rsidR="00F26CAC">
        <w:rPr>
          <w:rFonts w:hint="eastAsia"/>
          <w:sz w:val="24"/>
        </w:rPr>
        <w:t>操作</w:t>
      </w:r>
      <w:r w:rsidRPr="007F1E46">
        <w:rPr>
          <w:sz w:val="24"/>
        </w:rPr>
        <w:t>的解码策略，减少了不必要的计算，提高了求解的效率。另外，针对</w:t>
      </w:r>
      <w:r w:rsidRPr="007F1E46">
        <w:rPr>
          <w:sz w:val="24"/>
        </w:rPr>
        <w:t>DBHFSP</w:t>
      </w:r>
      <w:r w:rsidRPr="007F1E46">
        <w:rPr>
          <w:sz w:val="24"/>
        </w:rPr>
        <w:t>的</w:t>
      </w:r>
      <w:proofErr w:type="gramStart"/>
      <w:r w:rsidRPr="007F1E46">
        <w:rPr>
          <w:sz w:val="24"/>
        </w:rPr>
        <w:t>多工厂</w:t>
      </w:r>
      <w:proofErr w:type="gramEnd"/>
      <w:r w:rsidRPr="007F1E46">
        <w:rPr>
          <w:sz w:val="24"/>
        </w:rPr>
        <w:t>特性，设计了两种</w:t>
      </w:r>
      <w:proofErr w:type="gramStart"/>
      <w:r w:rsidRPr="007F1E46">
        <w:rPr>
          <w:sz w:val="24"/>
        </w:rPr>
        <w:t>跨工厂</w:t>
      </w:r>
      <w:proofErr w:type="gramEnd"/>
      <w:r w:rsidRPr="007F1E46">
        <w:rPr>
          <w:sz w:val="24"/>
        </w:rPr>
        <w:t>的邻域搜索策略和一种工厂内的局部搜索策略，平衡了算法的探索和开发能力。通过大量的仿真实验证明了</w:t>
      </w:r>
      <w:r w:rsidRPr="007F1E46">
        <w:rPr>
          <w:sz w:val="24"/>
        </w:rPr>
        <w:t>AIG</w:t>
      </w:r>
      <w:r w:rsidRPr="007F1E46">
        <w:rPr>
          <w:sz w:val="24"/>
        </w:rPr>
        <w:t>算法在解决</w:t>
      </w:r>
      <w:r w:rsidRPr="007F1E46">
        <w:rPr>
          <w:sz w:val="24"/>
        </w:rPr>
        <w:t>DBHFSP</w:t>
      </w:r>
      <w:r w:rsidRPr="007F1E46">
        <w:rPr>
          <w:sz w:val="24"/>
        </w:rPr>
        <w:t>时的有效性。</w:t>
      </w:r>
    </w:p>
    <w:p w14:paraId="5334C2D8" w14:textId="2FDAF96C" w:rsidR="00C260CF" w:rsidRPr="0082645A" w:rsidRDefault="00C260CF" w:rsidP="00C260CF">
      <w:pPr>
        <w:spacing w:line="460" w:lineRule="exact"/>
        <w:ind w:firstLineChars="200" w:firstLine="480"/>
        <w:rPr>
          <w:sz w:val="24"/>
        </w:rPr>
      </w:pPr>
      <w:r w:rsidRPr="007F1E46">
        <w:rPr>
          <w:sz w:val="24"/>
        </w:rPr>
        <w:t>最后，在</w:t>
      </w:r>
      <w:r w:rsidRPr="007F1E46">
        <w:rPr>
          <w:sz w:val="24"/>
        </w:rPr>
        <w:t>DBHFSP</w:t>
      </w:r>
      <w:r w:rsidRPr="007F1E46">
        <w:rPr>
          <w:sz w:val="24"/>
        </w:rPr>
        <w:t>的基础上，以最大完成时间为上限约束，</w:t>
      </w:r>
      <w:proofErr w:type="gramStart"/>
      <w:r w:rsidRPr="007F1E46">
        <w:rPr>
          <w:sz w:val="24"/>
        </w:rPr>
        <w:t>最小化总能耗</w:t>
      </w:r>
      <w:proofErr w:type="gramEnd"/>
      <w:r w:rsidRPr="007F1E46">
        <w:rPr>
          <w:sz w:val="24"/>
        </w:rPr>
        <w:t>为优化目标，构建了其</w:t>
      </w:r>
      <w:r w:rsidRPr="007F1E46">
        <w:rPr>
          <w:sz w:val="24"/>
        </w:rPr>
        <w:t>MILP</w:t>
      </w:r>
      <w:r w:rsidRPr="007F1E46">
        <w:rPr>
          <w:sz w:val="24"/>
        </w:rPr>
        <w:t>模型。考虑到</w:t>
      </w:r>
      <w:r w:rsidRPr="007F1E46">
        <w:rPr>
          <w:sz w:val="24"/>
        </w:rPr>
        <w:t>DBHFSP</w:t>
      </w:r>
      <w:r w:rsidRPr="007F1E46">
        <w:rPr>
          <w:sz w:val="24"/>
        </w:rPr>
        <w:t>的多工厂、阻塞特性，本文对</w:t>
      </w:r>
      <w:r w:rsidRPr="007F1E46">
        <w:rPr>
          <w:sz w:val="24"/>
        </w:rPr>
        <w:t>NEH</w:t>
      </w:r>
      <w:r w:rsidRPr="007F1E46">
        <w:rPr>
          <w:sz w:val="24"/>
        </w:rPr>
        <w:t>（</w:t>
      </w:r>
      <w:r w:rsidRPr="007F1E46">
        <w:rPr>
          <w:sz w:val="24"/>
        </w:rPr>
        <w:t>Nawaz, Enscore, Ham</w:t>
      </w:r>
      <w:r w:rsidRPr="007F1E46">
        <w:rPr>
          <w:sz w:val="24"/>
        </w:rPr>
        <w:t>）初始化方法进行了改进，产生高质量的初始解。另外设计了一种双层破坏</w:t>
      </w:r>
      <w:r w:rsidR="005E3482">
        <w:rPr>
          <w:sz w:val="24"/>
        </w:rPr>
        <w:t>重构</w:t>
      </w:r>
      <w:r w:rsidRPr="007F1E46">
        <w:rPr>
          <w:sz w:val="24"/>
        </w:rPr>
        <w:t>策略以及自调节的变邻域下降策略，探索不同的邻域空间，提高算</w:t>
      </w:r>
      <w:r w:rsidRPr="007F1E46">
        <w:rPr>
          <w:sz w:val="24"/>
        </w:rPr>
        <w:lastRenderedPageBreak/>
        <w:t>法的搜索效率和解的质量。在大量的实例上进行了算法验证和性能分析，结果表明，所提出的迭代贪婪算法具有较好的效果和鲁棒性。</w:t>
      </w:r>
    </w:p>
    <w:p w14:paraId="155E51D4" w14:textId="77777777" w:rsidR="000566DA" w:rsidRDefault="000566DA" w:rsidP="00C260CF">
      <w:pPr>
        <w:tabs>
          <w:tab w:val="num" w:pos="1260"/>
        </w:tabs>
        <w:spacing w:line="460" w:lineRule="exact"/>
        <w:rPr>
          <w:b/>
          <w:sz w:val="28"/>
          <w:szCs w:val="28"/>
        </w:rPr>
      </w:pPr>
    </w:p>
    <w:p w14:paraId="5E75FDEB" w14:textId="38CE73BD" w:rsidR="000566DA" w:rsidRDefault="000566DA" w:rsidP="000566DA">
      <w:pPr>
        <w:tabs>
          <w:tab w:val="num" w:pos="1260"/>
        </w:tabs>
        <w:spacing w:line="460" w:lineRule="exact"/>
        <w:rPr>
          <w:rFonts w:ascii="宋体" w:hAnsi="宋体"/>
          <w:sz w:val="24"/>
        </w:rPr>
      </w:pPr>
      <w:r>
        <w:rPr>
          <w:rFonts w:hint="eastAsia"/>
          <w:b/>
          <w:sz w:val="28"/>
          <w:szCs w:val="28"/>
        </w:rPr>
        <w:t>关键词</w:t>
      </w:r>
      <w:r>
        <w:rPr>
          <w:rFonts w:hint="eastAsia"/>
          <w:sz w:val="24"/>
        </w:rPr>
        <w:t>：</w:t>
      </w:r>
      <w:r w:rsidR="00C260CF" w:rsidRPr="00C260CF">
        <w:rPr>
          <w:rFonts w:ascii="宋体" w:hAnsi="宋体" w:hint="eastAsia"/>
          <w:sz w:val="24"/>
        </w:rPr>
        <w:t>分布式制造；阻塞混合流水车间调度；迭代贪婪算法；邻域搜索；最大完成时间；总能耗</w:t>
      </w:r>
    </w:p>
    <w:p w14:paraId="6F9AFA48" w14:textId="77777777" w:rsidR="000566DA" w:rsidRPr="00F55DCB" w:rsidRDefault="000566DA" w:rsidP="000566DA">
      <w:pPr>
        <w:spacing w:line="460" w:lineRule="exact"/>
        <w:rPr>
          <w:sz w:val="24"/>
        </w:rPr>
      </w:pPr>
    </w:p>
    <w:p w14:paraId="57EBD99C" w14:textId="77777777" w:rsidR="00C260CF" w:rsidRDefault="00C260CF" w:rsidP="000566DA">
      <w:pPr>
        <w:spacing w:line="460" w:lineRule="exact"/>
        <w:rPr>
          <w:b/>
          <w:sz w:val="32"/>
          <w:szCs w:val="32"/>
        </w:rPr>
      </w:pPr>
    </w:p>
    <w:p w14:paraId="6A58CABD" w14:textId="77777777" w:rsidR="00C260CF" w:rsidRPr="00C260CF" w:rsidRDefault="00C260CF" w:rsidP="00C260CF">
      <w:pPr>
        <w:spacing w:line="460" w:lineRule="exact"/>
        <w:rPr>
          <w:b/>
          <w:sz w:val="30"/>
          <w:szCs w:val="30"/>
        </w:rPr>
      </w:pPr>
      <w:r>
        <w:rPr>
          <w:b/>
          <w:sz w:val="32"/>
          <w:szCs w:val="32"/>
        </w:rPr>
        <w:br w:type="page"/>
      </w:r>
    </w:p>
    <w:p w14:paraId="72037475" w14:textId="780170FE" w:rsidR="000566DA" w:rsidRDefault="000566DA" w:rsidP="00C260CF">
      <w:pPr>
        <w:spacing w:line="460" w:lineRule="exact"/>
        <w:jc w:val="center"/>
        <w:rPr>
          <w:b/>
          <w:sz w:val="30"/>
          <w:szCs w:val="30"/>
        </w:rPr>
      </w:pPr>
      <w:r>
        <w:rPr>
          <w:b/>
          <w:sz w:val="30"/>
          <w:szCs w:val="30"/>
        </w:rPr>
        <w:lastRenderedPageBreak/>
        <w:t>A</w:t>
      </w:r>
      <w:r>
        <w:rPr>
          <w:rFonts w:hint="eastAsia"/>
          <w:b/>
          <w:sz w:val="30"/>
          <w:szCs w:val="30"/>
        </w:rPr>
        <w:t>BSTRACT</w:t>
      </w:r>
    </w:p>
    <w:p w14:paraId="30A274CB" w14:textId="77777777" w:rsidR="00C260CF" w:rsidRDefault="00C260CF" w:rsidP="00C260CF">
      <w:pPr>
        <w:spacing w:line="460" w:lineRule="exact"/>
        <w:rPr>
          <w:b/>
          <w:sz w:val="30"/>
          <w:szCs w:val="30"/>
        </w:rPr>
      </w:pPr>
    </w:p>
    <w:p w14:paraId="59B493C3" w14:textId="77777777" w:rsidR="00C260CF" w:rsidRPr="002B0746" w:rsidRDefault="00C260CF" w:rsidP="00C260CF">
      <w:pPr>
        <w:spacing w:line="460" w:lineRule="exact"/>
        <w:ind w:firstLineChars="200" w:firstLine="480"/>
        <w:rPr>
          <w:sz w:val="24"/>
        </w:rPr>
      </w:pPr>
      <w:r w:rsidRPr="002B0746">
        <w:rPr>
          <w:sz w:val="24"/>
        </w:rPr>
        <w:t>As information technology continues to advance and manufacturing undergoes transformation and upgrades, distributed manufacturing, as a new manufacturing model, is gradually gaining attention. Traditional centralized manufacturing model has revealed some shortcomings when facing demands such as customized orders, rapid delivery, and product personalization. These shortcomings include long production cycles, slow response times, and low resource utilization. Distributed manufacturing, on the other hand, disperses the manufacturing process across different geographical locations or organizations for collaboration, achieving shared and optimized utilization of production resources, thereby enhancing manufacturing flexibility, efficiency, and responsiveness. The Distributed Permutation Flow Shop Scheduling Problem (DPFSP) is a key issue in distributed manufacturing. Building upon this, this paper investigates the Distributed Blocking Hybrid Flow Shop Scheduling Problem (DBHFSP) by considering blocking constraints and parallel machine scheduling. The aim of this paper is to propose effective algorithms for the DBHFSP and related problems to optimize shop scheduling, improve production efficiency, and resource utilization. The main research contents of this paper are as follows:</w:t>
      </w:r>
    </w:p>
    <w:p w14:paraId="7F957495" w14:textId="77777777" w:rsidR="00C260CF" w:rsidRPr="002B0746" w:rsidRDefault="00C260CF" w:rsidP="00C260CF">
      <w:pPr>
        <w:spacing w:line="460" w:lineRule="exact"/>
        <w:ind w:firstLineChars="200" w:firstLine="480"/>
        <w:rPr>
          <w:sz w:val="24"/>
        </w:rPr>
      </w:pPr>
      <w:r w:rsidRPr="002B0746">
        <w:rPr>
          <w:sz w:val="24"/>
        </w:rPr>
        <w:t>Firstly, for the Blocking Hybrid Flow Shop Scheduling Problem (BHFSP) with the objective of minimizing the maximum completion time, a Mixed Integer Linear Programming (MILP) model is established. To effectively address BHFSP, a Variant Iterated Greedy (VIG) algorithm is proposed. In VIG, considering the characteristics of parallel machines in hybrid flow shops, a strategy of forward-backward hybrid decoding and dual-solution parallel optimization iteration mechanism are designed to explore the solution space more comprehensively. Additionally, a swap-based local search strategy is designed to further enhance the algorithm's search capability. Through comparative experiments with six algorithms, the effectiveness of the VIG algorithm in solving BHFSP is verified.</w:t>
      </w:r>
    </w:p>
    <w:p w14:paraId="23A662AE" w14:textId="77777777" w:rsidR="00C260CF" w:rsidRPr="002B0746" w:rsidRDefault="00C260CF" w:rsidP="00C260CF">
      <w:pPr>
        <w:spacing w:line="460" w:lineRule="exact"/>
        <w:ind w:firstLineChars="200" w:firstLine="480"/>
        <w:rPr>
          <w:sz w:val="24"/>
        </w:rPr>
      </w:pPr>
      <w:r w:rsidRPr="002B0746">
        <w:rPr>
          <w:sz w:val="24"/>
        </w:rPr>
        <w:t xml:space="preserve">Secondly, the DBHFSP with the objective of minimizing the maximum completion time is studied. Based on the problem characteristics, the MILP model is established, and an Advanced Iterated Greedy (AIG) algorithm is proposed. In AIG, based on problem </w:t>
      </w:r>
      <w:r w:rsidRPr="002B0746">
        <w:rPr>
          <w:sz w:val="24"/>
        </w:rPr>
        <w:lastRenderedPageBreak/>
        <w:t>characteristics, a decoding strategy for the insertion operator is designed which reduces unnecessary computations and improves solution efficiency. Furthermore, considering the multi-factory characteristics of DBHFSP, two cross-factory neighborhood search strategies and an intra-factory local search strategy are designed to balance the algorithm's exploration and exploitation capabilities. Extensive simulation experiments demonstrate the effectiveness of the AIG algorithm in solving DBHFSP.</w:t>
      </w:r>
    </w:p>
    <w:p w14:paraId="3D7FF227" w14:textId="41246C13" w:rsidR="00BD34C3" w:rsidRPr="00C260CF" w:rsidRDefault="00C260CF" w:rsidP="00C260CF">
      <w:pPr>
        <w:autoSpaceDE w:val="0"/>
        <w:autoSpaceDN w:val="0"/>
        <w:adjustRightInd w:val="0"/>
        <w:spacing w:line="460" w:lineRule="exact"/>
        <w:rPr>
          <w:color w:val="0080FF"/>
          <w:kern w:val="0"/>
          <w:sz w:val="24"/>
        </w:rPr>
      </w:pPr>
      <w:r w:rsidRPr="002B0746">
        <w:rPr>
          <w:sz w:val="24"/>
        </w:rPr>
        <w:t>Finally, based on DBHFSP, a MILP model was constructed with the maximum completion time as the upper limit constraint and minimizing the total energy consumption as the optimization objective. Considering the multi-factory and blocking characteristics of DBHFSP, this paper improves the NEH (Nawaz, Enscore, Ham) initialization method to produce high-quality initial solutions. Additionally, a two-layer destruction-reconstruction strategy and a self-adjusting variable neighborhood descent strategy are designed to explore different neighborhood spaces and improve the algorithm's search efficiency and solution quality. Algorithm validation and performance analysis on a large number of instances demonstrate that the proposed iterative greedy algorithm has good performance and robustness.</w:t>
      </w:r>
    </w:p>
    <w:p w14:paraId="45DD2F1B" w14:textId="77777777" w:rsidR="00C260CF" w:rsidRDefault="00C260CF" w:rsidP="00C260CF">
      <w:pPr>
        <w:autoSpaceDE w:val="0"/>
        <w:autoSpaceDN w:val="0"/>
        <w:adjustRightInd w:val="0"/>
        <w:spacing w:line="460" w:lineRule="exact"/>
        <w:jc w:val="left"/>
        <w:rPr>
          <w:color w:val="0080FF"/>
          <w:kern w:val="0"/>
          <w:sz w:val="24"/>
        </w:rPr>
      </w:pPr>
    </w:p>
    <w:p w14:paraId="4303F53D" w14:textId="059E6386" w:rsidR="000566DA" w:rsidRPr="00CB0D20" w:rsidRDefault="000566DA" w:rsidP="00C260CF">
      <w:pPr>
        <w:autoSpaceDE w:val="0"/>
        <w:autoSpaceDN w:val="0"/>
        <w:adjustRightInd w:val="0"/>
        <w:spacing w:line="460" w:lineRule="exact"/>
        <w:ind w:left="-1"/>
        <w:rPr>
          <w:sz w:val="24"/>
        </w:rPr>
      </w:pPr>
      <w:r>
        <w:rPr>
          <w:b/>
          <w:color w:val="000000"/>
          <w:kern w:val="0"/>
          <w:sz w:val="28"/>
          <w:szCs w:val="28"/>
        </w:rPr>
        <w:t>Key Words</w:t>
      </w:r>
      <w:r>
        <w:rPr>
          <w:b/>
          <w:color w:val="000000"/>
          <w:kern w:val="0"/>
          <w:sz w:val="24"/>
        </w:rPr>
        <w:t>：</w:t>
      </w:r>
      <w:bookmarkStart w:id="0" w:name="_Hlk159876089"/>
      <w:r w:rsidR="00C260CF" w:rsidRPr="00947E83">
        <w:rPr>
          <w:sz w:val="24"/>
        </w:rPr>
        <w:t>Distributed manufacturing; Blocking hybrid flow shop scheduling; Iterative greedy algorithm; Neighborhood search; Maximum completion time; Total energy</w:t>
      </w:r>
      <w:r w:rsidR="00C260CF">
        <w:rPr>
          <w:sz w:val="24"/>
        </w:rPr>
        <w:t xml:space="preserve"> </w:t>
      </w:r>
      <w:r w:rsidR="00C260CF" w:rsidRPr="00947E83">
        <w:rPr>
          <w:sz w:val="24"/>
        </w:rPr>
        <w:t>consumption</w:t>
      </w:r>
      <w:bookmarkEnd w:id="0"/>
    </w:p>
    <w:p w14:paraId="09E3F736" w14:textId="77777777" w:rsidR="000566DA" w:rsidRPr="00CB0D20" w:rsidRDefault="000566DA" w:rsidP="000566DA">
      <w:pPr>
        <w:spacing w:line="460" w:lineRule="exact"/>
        <w:rPr>
          <w:rFonts w:eastAsia="黑体"/>
          <w:color w:val="000000"/>
          <w:sz w:val="24"/>
        </w:rPr>
      </w:pPr>
    </w:p>
    <w:p w14:paraId="5CDBBF0D" w14:textId="77777777" w:rsidR="000566DA" w:rsidRDefault="000566DA" w:rsidP="000566DA">
      <w:pPr>
        <w:spacing w:line="300" w:lineRule="auto"/>
        <w:rPr>
          <w:rFonts w:ascii="仿宋_GB2312" w:eastAsia="仿宋_GB2312" w:hAnsi="宋体"/>
          <w:b/>
          <w:i/>
          <w:iCs/>
          <w:sz w:val="28"/>
        </w:rPr>
      </w:pPr>
    </w:p>
    <w:p w14:paraId="753D424A" w14:textId="77777777" w:rsidR="000566DA" w:rsidRDefault="000566DA" w:rsidP="000566DA">
      <w:pPr>
        <w:spacing w:line="300" w:lineRule="auto"/>
        <w:rPr>
          <w:rFonts w:ascii="仿宋_GB2312" w:eastAsia="仿宋_GB2312" w:hAnsi="宋体"/>
          <w:b/>
          <w:i/>
          <w:iCs/>
          <w:sz w:val="28"/>
        </w:rPr>
      </w:pPr>
    </w:p>
    <w:p w14:paraId="4A2518A7" w14:textId="77777777" w:rsidR="000566DA" w:rsidRPr="006B143C" w:rsidRDefault="000566DA" w:rsidP="000566DA">
      <w:pPr>
        <w:spacing w:line="460" w:lineRule="exact"/>
        <w:rPr>
          <w:b/>
          <w:sz w:val="32"/>
          <w:szCs w:val="32"/>
        </w:rPr>
        <w:sectPr w:rsidR="000566DA" w:rsidRPr="006B143C" w:rsidSect="00BF3F99">
          <w:headerReference w:type="default" r:id="rId14"/>
          <w:footerReference w:type="default" r:id="rId15"/>
          <w:footnotePr>
            <w:numFmt w:val="decimalEnclosedCircleChinese"/>
            <w:numRestart w:val="eachPage"/>
          </w:footnotePr>
          <w:pgSz w:w="11906" w:h="16838" w:code="9"/>
          <w:pgMar w:top="1701" w:right="1418" w:bottom="1418" w:left="1418" w:header="1134" w:footer="851" w:gutter="284"/>
          <w:pgNumType w:fmt="lowerRoman" w:start="1"/>
          <w:cols w:space="425"/>
          <w:docGrid w:linePitch="326"/>
        </w:sectPr>
      </w:pPr>
    </w:p>
    <w:p w14:paraId="7091A58B" w14:textId="572F4189" w:rsidR="00A66F7B" w:rsidRPr="00A66F7B" w:rsidRDefault="000566DA" w:rsidP="00A66F7B">
      <w:pPr>
        <w:spacing w:line="460" w:lineRule="exact"/>
        <w:jc w:val="center"/>
        <w:rPr>
          <w:rFonts w:ascii="黑体" w:eastAsia="黑体" w:hAnsi="宋体"/>
          <w:b/>
          <w:sz w:val="32"/>
          <w:szCs w:val="32"/>
        </w:rPr>
      </w:pPr>
      <w:r>
        <w:rPr>
          <w:rFonts w:ascii="黑体" w:eastAsia="黑体" w:hAnsi="宋体" w:hint="eastAsia"/>
          <w:b/>
          <w:sz w:val="32"/>
          <w:szCs w:val="32"/>
        </w:rPr>
        <w:lastRenderedPageBreak/>
        <w:t>目 录</w:t>
      </w:r>
    </w:p>
    <w:p w14:paraId="0F78A8CB" w14:textId="23DD3C1C" w:rsidR="007C18D8" w:rsidRPr="007C18D8" w:rsidRDefault="000566DA" w:rsidP="007C18D8">
      <w:pPr>
        <w:pStyle w:val="TOC1"/>
        <w:rPr>
          <w:rFonts w:ascii="Times New Roman" w:hAnsi="Times New Roman"/>
          <w14:ligatures w14:val="standardContextual"/>
        </w:rPr>
      </w:pPr>
      <w:r w:rsidRPr="007C18D8">
        <w:rPr>
          <w:rFonts w:ascii="Times New Roman" w:hAnsi="Times New Roman"/>
        </w:rPr>
        <w:fldChar w:fldCharType="begin"/>
      </w:r>
      <w:r w:rsidRPr="007C18D8">
        <w:rPr>
          <w:rFonts w:ascii="Times New Roman" w:hAnsi="Times New Roman"/>
        </w:rPr>
        <w:instrText xml:space="preserve"> TOC \o "1-2" \h \z \u </w:instrText>
      </w:r>
      <w:r w:rsidRPr="007C18D8">
        <w:rPr>
          <w:rFonts w:ascii="Times New Roman" w:hAnsi="Times New Roman"/>
        </w:rPr>
        <w:fldChar w:fldCharType="separate"/>
      </w:r>
      <w:hyperlink w:anchor="_Toc160177542" w:history="1">
        <w:r w:rsidR="007C18D8" w:rsidRPr="007C18D8">
          <w:rPr>
            <w:rStyle w:val="ad"/>
            <w:rFonts w:ascii="Times New Roman" w:hAnsi="Times New Roman"/>
          </w:rPr>
          <w:t>第一章</w:t>
        </w:r>
        <w:r w:rsidR="007C18D8" w:rsidRPr="007C18D8">
          <w:rPr>
            <w:rStyle w:val="ad"/>
            <w:rFonts w:ascii="Times New Roman" w:hAnsi="Times New Roman"/>
          </w:rPr>
          <w:t xml:space="preserve"> </w:t>
        </w:r>
        <w:r w:rsidR="007C18D8" w:rsidRPr="007C18D8">
          <w:rPr>
            <w:rStyle w:val="ad"/>
            <w:rFonts w:ascii="Times New Roman" w:hAnsi="Times New Roman"/>
          </w:rPr>
          <w:t>绪论</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_Toc160177542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1</w:t>
        </w:r>
        <w:r w:rsidR="007C18D8" w:rsidRPr="007C18D8">
          <w:rPr>
            <w:rFonts w:ascii="Times New Roman" w:hAnsi="Times New Roman"/>
            <w:webHidden/>
          </w:rPr>
          <w:fldChar w:fldCharType="end"/>
        </w:r>
      </w:hyperlink>
    </w:p>
    <w:p w14:paraId="22F03A8E" w14:textId="0039034B"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3" w:history="1">
        <w:r w:rsidR="007C18D8" w:rsidRPr="007C18D8">
          <w:rPr>
            <w:rStyle w:val="ad"/>
            <w:rFonts w:ascii="Times New Roman" w:eastAsia="宋体" w:hAnsi="Times New Roman" w:cs="Times New Roman"/>
            <w:noProof/>
            <w:sz w:val="24"/>
            <w:szCs w:val="24"/>
          </w:rPr>
          <w:t xml:space="preserve">1.1 </w:t>
        </w:r>
        <w:r w:rsidR="007C18D8" w:rsidRPr="007C18D8">
          <w:rPr>
            <w:rStyle w:val="ad"/>
            <w:rFonts w:ascii="Times New Roman" w:eastAsia="宋体" w:hAnsi="Times New Roman" w:cs="Times New Roman"/>
            <w:noProof/>
            <w:sz w:val="24"/>
            <w:szCs w:val="24"/>
          </w:rPr>
          <w:t>研究背景及意义</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_Toc160177543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1</w:t>
        </w:r>
        <w:r w:rsidR="007C18D8" w:rsidRPr="007C18D8">
          <w:rPr>
            <w:rFonts w:ascii="Times New Roman" w:eastAsia="宋体" w:hAnsi="Times New Roman" w:cs="Times New Roman"/>
            <w:noProof/>
            <w:webHidden/>
            <w:sz w:val="24"/>
            <w:szCs w:val="24"/>
          </w:rPr>
          <w:fldChar w:fldCharType="end"/>
        </w:r>
      </w:hyperlink>
    </w:p>
    <w:p w14:paraId="75032603" w14:textId="4567DB1E"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4" w:history="1">
        <w:r w:rsidR="007C18D8" w:rsidRPr="007C18D8">
          <w:rPr>
            <w:rStyle w:val="ad"/>
            <w:rFonts w:ascii="Times New Roman" w:eastAsia="宋体" w:hAnsi="Times New Roman" w:cs="Times New Roman"/>
            <w:noProof/>
            <w:sz w:val="24"/>
            <w:szCs w:val="24"/>
          </w:rPr>
          <w:t xml:space="preserve">1.2 </w:t>
        </w:r>
        <w:r w:rsidR="007C18D8" w:rsidRPr="007C18D8">
          <w:rPr>
            <w:rStyle w:val="ad"/>
            <w:rFonts w:ascii="Times New Roman" w:eastAsia="宋体" w:hAnsi="Times New Roman" w:cs="Times New Roman"/>
            <w:noProof/>
            <w:sz w:val="24"/>
            <w:szCs w:val="24"/>
          </w:rPr>
          <w:t>国内外研究现状</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_Toc160177544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3</w:t>
        </w:r>
        <w:r w:rsidR="007C18D8" w:rsidRPr="007C18D8">
          <w:rPr>
            <w:rFonts w:ascii="Times New Roman" w:eastAsia="宋体" w:hAnsi="Times New Roman" w:cs="Times New Roman"/>
            <w:noProof/>
            <w:webHidden/>
            <w:sz w:val="24"/>
            <w:szCs w:val="24"/>
          </w:rPr>
          <w:fldChar w:fldCharType="end"/>
        </w:r>
      </w:hyperlink>
    </w:p>
    <w:p w14:paraId="14D6256C" w14:textId="1139AF2E"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5" w:history="1">
        <w:r w:rsidR="007C18D8" w:rsidRPr="007C18D8">
          <w:rPr>
            <w:rStyle w:val="ad"/>
            <w:rFonts w:ascii="Times New Roman" w:eastAsia="宋体" w:hAnsi="Times New Roman" w:cs="Times New Roman"/>
            <w:noProof/>
            <w:sz w:val="24"/>
            <w:szCs w:val="24"/>
          </w:rPr>
          <w:t xml:space="preserve">1.3 </w:t>
        </w:r>
        <w:r w:rsidR="007C18D8" w:rsidRPr="007C18D8">
          <w:rPr>
            <w:rStyle w:val="ad"/>
            <w:rFonts w:ascii="Times New Roman" w:eastAsia="宋体" w:hAnsi="Times New Roman" w:cs="Times New Roman"/>
            <w:noProof/>
            <w:sz w:val="24"/>
            <w:szCs w:val="24"/>
          </w:rPr>
          <w:t>主要研究内容及论文框架</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_Toc160177545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9</w:t>
        </w:r>
        <w:r w:rsidR="007C18D8" w:rsidRPr="007C18D8">
          <w:rPr>
            <w:rFonts w:ascii="Times New Roman" w:eastAsia="宋体" w:hAnsi="Times New Roman" w:cs="Times New Roman"/>
            <w:noProof/>
            <w:webHidden/>
            <w:sz w:val="24"/>
            <w:szCs w:val="24"/>
          </w:rPr>
          <w:fldChar w:fldCharType="end"/>
        </w:r>
      </w:hyperlink>
    </w:p>
    <w:p w14:paraId="76665C19" w14:textId="2DA8F5DD" w:rsidR="007C18D8" w:rsidRPr="007C18D8" w:rsidRDefault="003F2B40" w:rsidP="007C18D8">
      <w:pPr>
        <w:pStyle w:val="TOC1"/>
        <w:rPr>
          <w:rFonts w:ascii="Times New Roman" w:hAnsi="Times New Roman"/>
          <w14:ligatures w14:val="standardContextual"/>
        </w:rPr>
      </w:pPr>
      <w:hyperlink w:anchor="_Toc160177546" w:history="1">
        <w:r w:rsidR="007C18D8" w:rsidRPr="007C18D8">
          <w:rPr>
            <w:rStyle w:val="ad"/>
            <w:rFonts w:ascii="Times New Roman" w:hAnsi="Times New Roman"/>
          </w:rPr>
          <w:t>第二章</w:t>
        </w:r>
        <w:r w:rsidR="007C18D8" w:rsidRPr="007C18D8">
          <w:rPr>
            <w:rStyle w:val="ad"/>
            <w:rFonts w:ascii="Times New Roman" w:hAnsi="Times New Roman"/>
          </w:rPr>
          <w:t xml:space="preserve"> </w:t>
        </w:r>
        <w:r w:rsidR="007C18D8" w:rsidRPr="007C18D8">
          <w:rPr>
            <w:rStyle w:val="ad"/>
            <w:rFonts w:ascii="Times New Roman" w:hAnsi="Times New Roman"/>
          </w:rPr>
          <w:t>阻塞混合流水车间调度问题的求解方法</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_Toc160177546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11</w:t>
        </w:r>
        <w:r w:rsidR="007C18D8" w:rsidRPr="007C18D8">
          <w:rPr>
            <w:rFonts w:ascii="Times New Roman" w:hAnsi="Times New Roman"/>
            <w:webHidden/>
          </w:rPr>
          <w:fldChar w:fldCharType="end"/>
        </w:r>
      </w:hyperlink>
    </w:p>
    <w:p w14:paraId="4FE8304E" w14:textId="356A4341"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7" w:history="1">
        <w:r w:rsidR="007C18D8" w:rsidRPr="007C18D8">
          <w:rPr>
            <w:rStyle w:val="ad"/>
            <w:rFonts w:ascii="Times New Roman" w:eastAsia="宋体" w:hAnsi="Times New Roman" w:cs="Times New Roman"/>
            <w:noProof/>
            <w:sz w:val="24"/>
            <w:szCs w:val="24"/>
          </w:rPr>
          <w:t xml:space="preserve">2.1 </w:t>
        </w:r>
        <w:r w:rsidR="007C18D8" w:rsidRPr="007C18D8">
          <w:rPr>
            <w:rStyle w:val="ad"/>
            <w:rFonts w:ascii="Times New Roman" w:eastAsia="宋体" w:hAnsi="Times New Roman" w:cs="Times New Roman"/>
            <w:noProof/>
            <w:sz w:val="24"/>
            <w:szCs w:val="24"/>
          </w:rPr>
          <w:t>引言</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_Toc160177547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11</w:t>
        </w:r>
        <w:r w:rsidR="007C18D8" w:rsidRPr="007C18D8">
          <w:rPr>
            <w:rFonts w:ascii="Times New Roman" w:eastAsia="宋体" w:hAnsi="Times New Roman" w:cs="Times New Roman"/>
            <w:noProof/>
            <w:webHidden/>
            <w:sz w:val="24"/>
            <w:szCs w:val="24"/>
          </w:rPr>
          <w:fldChar w:fldCharType="end"/>
        </w:r>
      </w:hyperlink>
    </w:p>
    <w:p w14:paraId="1991F8AE" w14:textId="154B15A3"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8" w:history="1">
        <w:r w:rsidR="007C18D8" w:rsidRPr="007C18D8">
          <w:rPr>
            <w:rStyle w:val="ad"/>
            <w:rFonts w:ascii="Times New Roman" w:eastAsia="宋体" w:hAnsi="Times New Roman" w:cs="Times New Roman"/>
            <w:noProof/>
            <w:sz w:val="24"/>
            <w:szCs w:val="24"/>
          </w:rPr>
          <w:t xml:space="preserve">2.2 </w:t>
        </w:r>
        <w:r w:rsidR="007C18D8" w:rsidRPr="007C18D8">
          <w:rPr>
            <w:rStyle w:val="ad"/>
            <w:rFonts w:ascii="Times New Roman" w:eastAsia="宋体" w:hAnsi="Times New Roman" w:cs="Times New Roman"/>
            <w:noProof/>
            <w:sz w:val="24"/>
            <w:szCs w:val="24"/>
          </w:rPr>
          <w:t>问题描述及数学模型</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_Toc160177548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11</w:t>
        </w:r>
        <w:r w:rsidR="007C18D8" w:rsidRPr="007C18D8">
          <w:rPr>
            <w:rFonts w:ascii="Times New Roman" w:eastAsia="宋体" w:hAnsi="Times New Roman" w:cs="Times New Roman"/>
            <w:noProof/>
            <w:webHidden/>
            <w:sz w:val="24"/>
            <w:szCs w:val="24"/>
          </w:rPr>
          <w:fldChar w:fldCharType="end"/>
        </w:r>
      </w:hyperlink>
    </w:p>
    <w:p w14:paraId="0FFDE49C" w14:textId="0AF34633"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49" w:history="1">
        <w:r w:rsidR="007C18D8" w:rsidRPr="007C18D8">
          <w:rPr>
            <w:rStyle w:val="ad"/>
            <w:rFonts w:ascii="Times New Roman" w:eastAsia="宋体" w:hAnsi="Times New Roman" w:cs="Times New Roman"/>
            <w:noProof/>
            <w:sz w:val="24"/>
            <w:szCs w:val="24"/>
          </w:rPr>
          <w:t xml:space="preserve">2.3 </w:t>
        </w:r>
        <w:r w:rsidR="007C18D8" w:rsidRPr="007C18D8">
          <w:rPr>
            <w:rStyle w:val="ad"/>
            <w:rFonts w:ascii="Times New Roman" w:eastAsia="宋体" w:hAnsi="Times New Roman" w:cs="Times New Roman"/>
            <w:noProof/>
            <w:sz w:val="24"/>
            <w:szCs w:val="24"/>
          </w:rPr>
          <w:t>基于变体迭代贪婪算法的问题求解</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_Toc160177549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13</w:t>
        </w:r>
        <w:r w:rsidR="007C18D8" w:rsidRPr="007C18D8">
          <w:rPr>
            <w:rFonts w:ascii="Times New Roman" w:eastAsia="宋体" w:hAnsi="Times New Roman" w:cs="Times New Roman"/>
            <w:noProof/>
            <w:webHidden/>
            <w:sz w:val="24"/>
            <w:szCs w:val="24"/>
          </w:rPr>
          <w:fldChar w:fldCharType="end"/>
        </w:r>
      </w:hyperlink>
    </w:p>
    <w:p w14:paraId="1A37ED65" w14:textId="47F1BF98"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0" w:history="1">
        <w:r w:rsidR="007C18D8" w:rsidRPr="007C18D8">
          <w:rPr>
            <w:rStyle w:val="ad"/>
            <w:rFonts w:ascii="Times New Roman" w:eastAsia="宋体" w:hAnsi="Times New Roman" w:cs="Times New Roman"/>
            <w:noProof/>
            <w:sz w:val="24"/>
            <w:szCs w:val="24"/>
          </w:rPr>
          <w:t xml:space="preserve">2.4 </w:t>
        </w:r>
        <w:r w:rsidR="007C18D8" w:rsidRPr="007C18D8">
          <w:rPr>
            <w:rStyle w:val="ad"/>
            <w:rFonts w:ascii="Times New Roman" w:eastAsia="宋体" w:hAnsi="Times New Roman" w:cs="Times New Roman"/>
            <w:noProof/>
            <w:sz w:val="24"/>
            <w:szCs w:val="24"/>
          </w:rPr>
          <w:t>仿真实验及其分析</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_Toc160177550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17</w:t>
        </w:r>
        <w:r w:rsidR="007C18D8" w:rsidRPr="007C18D8">
          <w:rPr>
            <w:rFonts w:ascii="Times New Roman" w:eastAsia="宋体" w:hAnsi="Times New Roman" w:cs="Times New Roman"/>
            <w:noProof/>
            <w:webHidden/>
            <w:sz w:val="24"/>
            <w:szCs w:val="24"/>
          </w:rPr>
          <w:fldChar w:fldCharType="end"/>
        </w:r>
      </w:hyperlink>
    </w:p>
    <w:p w14:paraId="6E9B026C" w14:textId="174E99AA"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1" w:history="1">
        <w:r w:rsidR="007C18D8" w:rsidRPr="007C18D8">
          <w:rPr>
            <w:rStyle w:val="ad"/>
            <w:rFonts w:ascii="Times New Roman" w:eastAsia="宋体" w:hAnsi="Times New Roman" w:cs="Times New Roman"/>
            <w:noProof/>
            <w:sz w:val="24"/>
            <w:szCs w:val="24"/>
          </w:rPr>
          <w:t xml:space="preserve">2.5 </w:t>
        </w:r>
        <w:r w:rsidR="007C18D8" w:rsidRPr="007C18D8">
          <w:rPr>
            <w:rStyle w:val="ad"/>
            <w:rFonts w:ascii="Times New Roman" w:eastAsia="宋体" w:hAnsi="Times New Roman" w:cs="Times New Roman"/>
            <w:noProof/>
            <w:sz w:val="24"/>
            <w:szCs w:val="24"/>
          </w:rPr>
          <w:t>本章小结</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_Toc160177551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24</w:t>
        </w:r>
        <w:r w:rsidR="007C18D8" w:rsidRPr="007C18D8">
          <w:rPr>
            <w:rFonts w:ascii="Times New Roman" w:eastAsia="宋体" w:hAnsi="Times New Roman" w:cs="Times New Roman"/>
            <w:noProof/>
            <w:webHidden/>
            <w:sz w:val="24"/>
            <w:szCs w:val="24"/>
          </w:rPr>
          <w:fldChar w:fldCharType="end"/>
        </w:r>
      </w:hyperlink>
    </w:p>
    <w:p w14:paraId="4BB8D50E" w14:textId="464B212B" w:rsidR="007C18D8" w:rsidRPr="007C18D8" w:rsidRDefault="003F2B40" w:rsidP="007C18D8">
      <w:pPr>
        <w:pStyle w:val="TOC1"/>
        <w:rPr>
          <w:rFonts w:ascii="Times New Roman" w:hAnsi="Times New Roman"/>
          <w14:ligatures w14:val="standardContextual"/>
        </w:rPr>
      </w:pPr>
      <w:hyperlink w:anchor="_Toc160177552" w:history="1">
        <w:r w:rsidR="007C18D8" w:rsidRPr="007C18D8">
          <w:rPr>
            <w:rStyle w:val="ad"/>
            <w:rFonts w:ascii="Times New Roman" w:hAnsi="Times New Roman"/>
          </w:rPr>
          <w:t>第三章</w:t>
        </w:r>
        <w:r w:rsidR="007C18D8" w:rsidRPr="007C18D8">
          <w:rPr>
            <w:rStyle w:val="ad"/>
            <w:rFonts w:ascii="Times New Roman" w:hAnsi="Times New Roman"/>
          </w:rPr>
          <w:t xml:space="preserve"> </w:t>
        </w:r>
        <w:r w:rsidR="007C18D8" w:rsidRPr="007C18D8">
          <w:rPr>
            <w:rStyle w:val="ad"/>
            <w:rFonts w:ascii="Times New Roman" w:hAnsi="Times New Roman"/>
          </w:rPr>
          <w:t>分布式阻塞混合流水车间调度问题的求解方法</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_Toc160177552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25</w:t>
        </w:r>
        <w:r w:rsidR="007C18D8" w:rsidRPr="007C18D8">
          <w:rPr>
            <w:rFonts w:ascii="Times New Roman" w:hAnsi="Times New Roman"/>
            <w:webHidden/>
          </w:rPr>
          <w:fldChar w:fldCharType="end"/>
        </w:r>
      </w:hyperlink>
    </w:p>
    <w:p w14:paraId="0CD2629D" w14:textId="32302A2F"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3" w:history="1">
        <w:r w:rsidR="007C18D8" w:rsidRPr="007C18D8">
          <w:rPr>
            <w:rStyle w:val="ad"/>
            <w:rFonts w:ascii="Times New Roman" w:eastAsia="宋体" w:hAnsi="Times New Roman" w:cs="Times New Roman"/>
            <w:noProof/>
            <w:sz w:val="24"/>
            <w:szCs w:val="24"/>
          </w:rPr>
          <w:t xml:space="preserve">3.1 </w:t>
        </w:r>
        <w:r w:rsidR="007C18D8" w:rsidRPr="007C18D8">
          <w:rPr>
            <w:rStyle w:val="ad"/>
            <w:rFonts w:ascii="Times New Roman" w:eastAsia="宋体" w:hAnsi="Times New Roman" w:cs="Times New Roman"/>
            <w:noProof/>
            <w:sz w:val="24"/>
            <w:szCs w:val="24"/>
          </w:rPr>
          <w:t>引言</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_Toc160177553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25</w:t>
        </w:r>
        <w:r w:rsidR="007C18D8" w:rsidRPr="007C18D8">
          <w:rPr>
            <w:rFonts w:ascii="Times New Roman" w:eastAsia="宋体" w:hAnsi="Times New Roman" w:cs="Times New Roman"/>
            <w:noProof/>
            <w:webHidden/>
            <w:sz w:val="24"/>
            <w:szCs w:val="24"/>
          </w:rPr>
          <w:fldChar w:fldCharType="end"/>
        </w:r>
      </w:hyperlink>
    </w:p>
    <w:p w14:paraId="7E1DE36B" w14:textId="0C0BD524"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4" w:history="1">
        <w:r w:rsidR="007C18D8" w:rsidRPr="007C18D8">
          <w:rPr>
            <w:rStyle w:val="ad"/>
            <w:rFonts w:ascii="Times New Roman" w:eastAsia="宋体" w:hAnsi="Times New Roman" w:cs="Times New Roman"/>
            <w:noProof/>
            <w:sz w:val="24"/>
            <w:szCs w:val="24"/>
          </w:rPr>
          <w:t xml:space="preserve">3.2 </w:t>
        </w:r>
        <w:r w:rsidR="007C18D8" w:rsidRPr="007C18D8">
          <w:rPr>
            <w:rStyle w:val="ad"/>
            <w:rFonts w:ascii="Times New Roman" w:eastAsia="宋体" w:hAnsi="Times New Roman" w:cs="Times New Roman"/>
            <w:noProof/>
            <w:sz w:val="24"/>
            <w:szCs w:val="24"/>
          </w:rPr>
          <w:t>问题描述及数学模型</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_Toc160177554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25</w:t>
        </w:r>
        <w:r w:rsidR="007C18D8" w:rsidRPr="007C18D8">
          <w:rPr>
            <w:rFonts w:ascii="Times New Roman" w:eastAsia="宋体" w:hAnsi="Times New Roman" w:cs="Times New Roman"/>
            <w:noProof/>
            <w:webHidden/>
            <w:sz w:val="24"/>
            <w:szCs w:val="24"/>
          </w:rPr>
          <w:fldChar w:fldCharType="end"/>
        </w:r>
      </w:hyperlink>
    </w:p>
    <w:p w14:paraId="5BAA7D86" w14:textId="6A97F7F1"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5" w:history="1">
        <w:r w:rsidR="007C18D8" w:rsidRPr="007C18D8">
          <w:rPr>
            <w:rStyle w:val="ad"/>
            <w:rFonts w:ascii="Times New Roman" w:eastAsia="宋体" w:hAnsi="Times New Roman" w:cs="Times New Roman"/>
            <w:noProof/>
            <w:sz w:val="24"/>
            <w:szCs w:val="24"/>
          </w:rPr>
          <w:t xml:space="preserve">3.3 </w:t>
        </w:r>
        <w:r w:rsidR="007C18D8" w:rsidRPr="007C18D8">
          <w:rPr>
            <w:rStyle w:val="ad"/>
            <w:rFonts w:ascii="Times New Roman" w:eastAsia="宋体" w:hAnsi="Times New Roman" w:cs="Times New Roman"/>
            <w:noProof/>
            <w:sz w:val="24"/>
            <w:szCs w:val="24"/>
          </w:rPr>
          <w:t>基于改进迭代贪婪算法的问题求解</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_Toc160177555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28</w:t>
        </w:r>
        <w:r w:rsidR="007C18D8" w:rsidRPr="007C18D8">
          <w:rPr>
            <w:rFonts w:ascii="Times New Roman" w:eastAsia="宋体" w:hAnsi="Times New Roman" w:cs="Times New Roman"/>
            <w:noProof/>
            <w:webHidden/>
            <w:sz w:val="24"/>
            <w:szCs w:val="24"/>
          </w:rPr>
          <w:fldChar w:fldCharType="end"/>
        </w:r>
      </w:hyperlink>
    </w:p>
    <w:p w14:paraId="369E6F0C" w14:textId="76F4D95C"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6" w:history="1">
        <w:r w:rsidR="007C18D8" w:rsidRPr="007C18D8">
          <w:rPr>
            <w:rStyle w:val="ad"/>
            <w:rFonts w:ascii="Times New Roman" w:eastAsia="宋体" w:hAnsi="Times New Roman" w:cs="Times New Roman"/>
            <w:noProof/>
            <w:sz w:val="24"/>
            <w:szCs w:val="24"/>
          </w:rPr>
          <w:t xml:space="preserve">3.4 </w:t>
        </w:r>
        <w:r w:rsidR="007C18D8" w:rsidRPr="007C18D8">
          <w:rPr>
            <w:rStyle w:val="ad"/>
            <w:rFonts w:ascii="Times New Roman" w:eastAsia="宋体" w:hAnsi="Times New Roman" w:cs="Times New Roman"/>
            <w:noProof/>
            <w:sz w:val="24"/>
            <w:szCs w:val="24"/>
          </w:rPr>
          <w:t>仿真实验及其分析</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_Toc160177556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34</w:t>
        </w:r>
        <w:r w:rsidR="007C18D8" w:rsidRPr="007C18D8">
          <w:rPr>
            <w:rFonts w:ascii="Times New Roman" w:eastAsia="宋体" w:hAnsi="Times New Roman" w:cs="Times New Roman"/>
            <w:noProof/>
            <w:webHidden/>
            <w:sz w:val="24"/>
            <w:szCs w:val="24"/>
          </w:rPr>
          <w:fldChar w:fldCharType="end"/>
        </w:r>
      </w:hyperlink>
    </w:p>
    <w:p w14:paraId="7716F260" w14:textId="3EF7EBD8"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7" w:history="1">
        <w:r w:rsidR="007C18D8" w:rsidRPr="007C18D8">
          <w:rPr>
            <w:rStyle w:val="ad"/>
            <w:rFonts w:ascii="Times New Roman" w:eastAsia="宋体" w:hAnsi="Times New Roman" w:cs="Times New Roman"/>
            <w:noProof/>
            <w:sz w:val="24"/>
            <w:szCs w:val="24"/>
          </w:rPr>
          <w:t xml:space="preserve">3.5 </w:t>
        </w:r>
        <w:r w:rsidR="007C18D8" w:rsidRPr="007C18D8">
          <w:rPr>
            <w:rStyle w:val="ad"/>
            <w:rFonts w:ascii="Times New Roman" w:eastAsia="宋体" w:hAnsi="Times New Roman" w:cs="Times New Roman"/>
            <w:noProof/>
            <w:sz w:val="24"/>
            <w:szCs w:val="24"/>
          </w:rPr>
          <w:t>本章小结</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_Toc160177557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45</w:t>
        </w:r>
        <w:r w:rsidR="007C18D8" w:rsidRPr="007C18D8">
          <w:rPr>
            <w:rFonts w:ascii="Times New Roman" w:eastAsia="宋体" w:hAnsi="Times New Roman" w:cs="Times New Roman"/>
            <w:noProof/>
            <w:webHidden/>
            <w:sz w:val="24"/>
            <w:szCs w:val="24"/>
          </w:rPr>
          <w:fldChar w:fldCharType="end"/>
        </w:r>
      </w:hyperlink>
    </w:p>
    <w:p w14:paraId="465D56F8" w14:textId="56527792" w:rsidR="007C18D8" w:rsidRPr="007C18D8" w:rsidRDefault="003F2B40" w:rsidP="007C18D8">
      <w:pPr>
        <w:pStyle w:val="TOC1"/>
        <w:rPr>
          <w:rFonts w:ascii="Times New Roman" w:hAnsi="Times New Roman"/>
          <w14:ligatures w14:val="standardContextual"/>
        </w:rPr>
      </w:pPr>
      <w:hyperlink w:anchor="_Toc160177558" w:history="1">
        <w:r w:rsidR="007C18D8" w:rsidRPr="007C18D8">
          <w:rPr>
            <w:rStyle w:val="ad"/>
            <w:rFonts w:ascii="Times New Roman" w:hAnsi="Times New Roman"/>
          </w:rPr>
          <w:t>第四章</w:t>
        </w:r>
        <w:r w:rsidR="007C18D8" w:rsidRPr="007C18D8">
          <w:rPr>
            <w:rStyle w:val="ad"/>
            <w:rFonts w:ascii="Times New Roman" w:hAnsi="Times New Roman"/>
          </w:rPr>
          <w:t xml:space="preserve"> </w:t>
        </w:r>
        <w:r w:rsidR="007C18D8" w:rsidRPr="007C18D8">
          <w:rPr>
            <w:rStyle w:val="ad"/>
            <w:rFonts w:ascii="Times New Roman" w:hAnsi="Times New Roman"/>
          </w:rPr>
          <w:t>分布式阻塞混合流水车间节能调度问题的求解方法</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_Toc160177558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46</w:t>
        </w:r>
        <w:r w:rsidR="007C18D8" w:rsidRPr="007C18D8">
          <w:rPr>
            <w:rFonts w:ascii="Times New Roman" w:hAnsi="Times New Roman"/>
            <w:webHidden/>
          </w:rPr>
          <w:fldChar w:fldCharType="end"/>
        </w:r>
      </w:hyperlink>
    </w:p>
    <w:p w14:paraId="05DE38F2" w14:textId="446B3A65"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59" w:history="1">
        <w:r w:rsidR="007C18D8" w:rsidRPr="007C18D8">
          <w:rPr>
            <w:rStyle w:val="ad"/>
            <w:rFonts w:ascii="Times New Roman" w:eastAsia="宋体" w:hAnsi="Times New Roman" w:cs="Times New Roman"/>
            <w:noProof/>
            <w:sz w:val="24"/>
            <w:szCs w:val="24"/>
          </w:rPr>
          <w:t xml:space="preserve">4.1 </w:t>
        </w:r>
        <w:r w:rsidR="007C18D8" w:rsidRPr="007C18D8">
          <w:rPr>
            <w:rStyle w:val="ad"/>
            <w:rFonts w:ascii="Times New Roman" w:eastAsia="宋体" w:hAnsi="Times New Roman" w:cs="Times New Roman"/>
            <w:noProof/>
            <w:sz w:val="24"/>
            <w:szCs w:val="24"/>
          </w:rPr>
          <w:t>引言</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_Toc160177559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46</w:t>
        </w:r>
        <w:r w:rsidR="007C18D8" w:rsidRPr="007C18D8">
          <w:rPr>
            <w:rFonts w:ascii="Times New Roman" w:eastAsia="宋体" w:hAnsi="Times New Roman" w:cs="Times New Roman"/>
            <w:noProof/>
            <w:webHidden/>
            <w:sz w:val="24"/>
            <w:szCs w:val="24"/>
          </w:rPr>
          <w:fldChar w:fldCharType="end"/>
        </w:r>
      </w:hyperlink>
    </w:p>
    <w:p w14:paraId="393B4F04" w14:textId="26644E07"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0" w:history="1">
        <w:r w:rsidR="007C18D8" w:rsidRPr="007C18D8">
          <w:rPr>
            <w:rStyle w:val="ad"/>
            <w:rFonts w:ascii="Times New Roman" w:eastAsia="宋体" w:hAnsi="Times New Roman" w:cs="Times New Roman"/>
            <w:noProof/>
            <w:sz w:val="24"/>
            <w:szCs w:val="24"/>
          </w:rPr>
          <w:t xml:space="preserve">4.2 </w:t>
        </w:r>
        <w:r w:rsidR="007C18D8" w:rsidRPr="007C18D8">
          <w:rPr>
            <w:rStyle w:val="ad"/>
            <w:rFonts w:ascii="Times New Roman" w:eastAsia="宋体" w:hAnsi="Times New Roman" w:cs="Times New Roman"/>
            <w:noProof/>
            <w:sz w:val="24"/>
            <w:szCs w:val="24"/>
          </w:rPr>
          <w:t>问题描述及数学模型</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_Toc160177560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46</w:t>
        </w:r>
        <w:r w:rsidR="007C18D8" w:rsidRPr="007C18D8">
          <w:rPr>
            <w:rFonts w:ascii="Times New Roman" w:eastAsia="宋体" w:hAnsi="Times New Roman" w:cs="Times New Roman"/>
            <w:noProof/>
            <w:webHidden/>
            <w:sz w:val="24"/>
            <w:szCs w:val="24"/>
          </w:rPr>
          <w:fldChar w:fldCharType="end"/>
        </w:r>
      </w:hyperlink>
    </w:p>
    <w:p w14:paraId="335321A6" w14:textId="59C4DCDE"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1" w:history="1">
        <w:r w:rsidR="007C18D8" w:rsidRPr="007C18D8">
          <w:rPr>
            <w:rStyle w:val="ad"/>
            <w:rFonts w:ascii="Times New Roman" w:eastAsia="宋体" w:hAnsi="Times New Roman" w:cs="Times New Roman"/>
            <w:noProof/>
            <w:sz w:val="24"/>
            <w:szCs w:val="24"/>
          </w:rPr>
          <w:t xml:space="preserve">4.3 </w:t>
        </w:r>
        <w:r w:rsidR="007C18D8" w:rsidRPr="007C18D8">
          <w:rPr>
            <w:rStyle w:val="ad"/>
            <w:rFonts w:ascii="Times New Roman" w:eastAsia="宋体" w:hAnsi="Times New Roman" w:cs="Times New Roman"/>
            <w:noProof/>
            <w:sz w:val="24"/>
            <w:szCs w:val="24"/>
          </w:rPr>
          <w:t>基于自适应迭代贪婪算法的问题求解</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_Toc160177561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49</w:t>
        </w:r>
        <w:r w:rsidR="007C18D8" w:rsidRPr="007C18D8">
          <w:rPr>
            <w:rFonts w:ascii="Times New Roman" w:eastAsia="宋体" w:hAnsi="Times New Roman" w:cs="Times New Roman"/>
            <w:noProof/>
            <w:webHidden/>
            <w:sz w:val="24"/>
            <w:szCs w:val="24"/>
          </w:rPr>
          <w:fldChar w:fldCharType="end"/>
        </w:r>
      </w:hyperlink>
    </w:p>
    <w:p w14:paraId="173EA4F0" w14:textId="284B5406"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2" w:history="1">
        <w:r w:rsidR="007C18D8" w:rsidRPr="007C18D8">
          <w:rPr>
            <w:rStyle w:val="ad"/>
            <w:rFonts w:ascii="Times New Roman" w:eastAsia="宋体" w:hAnsi="Times New Roman" w:cs="Times New Roman"/>
            <w:noProof/>
            <w:sz w:val="24"/>
            <w:szCs w:val="24"/>
          </w:rPr>
          <w:t xml:space="preserve">4.4 </w:t>
        </w:r>
        <w:r w:rsidR="007C18D8" w:rsidRPr="007C18D8">
          <w:rPr>
            <w:rStyle w:val="ad"/>
            <w:rFonts w:ascii="Times New Roman" w:eastAsia="宋体" w:hAnsi="Times New Roman" w:cs="Times New Roman"/>
            <w:noProof/>
            <w:sz w:val="24"/>
            <w:szCs w:val="24"/>
          </w:rPr>
          <w:t>仿真实验及其分析</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_Toc160177562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58</w:t>
        </w:r>
        <w:r w:rsidR="007C18D8" w:rsidRPr="007C18D8">
          <w:rPr>
            <w:rFonts w:ascii="Times New Roman" w:eastAsia="宋体" w:hAnsi="Times New Roman" w:cs="Times New Roman"/>
            <w:noProof/>
            <w:webHidden/>
            <w:sz w:val="24"/>
            <w:szCs w:val="24"/>
          </w:rPr>
          <w:fldChar w:fldCharType="end"/>
        </w:r>
      </w:hyperlink>
    </w:p>
    <w:p w14:paraId="594A578A" w14:textId="1482D40D"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3" w:history="1">
        <w:r w:rsidR="007C18D8" w:rsidRPr="007C18D8">
          <w:rPr>
            <w:rStyle w:val="ad"/>
            <w:rFonts w:ascii="Times New Roman" w:eastAsia="宋体" w:hAnsi="Times New Roman" w:cs="Times New Roman"/>
            <w:noProof/>
            <w:sz w:val="24"/>
            <w:szCs w:val="24"/>
          </w:rPr>
          <w:t xml:space="preserve">4.5 </w:t>
        </w:r>
        <w:r w:rsidR="007C18D8" w:rsidRPr="007C18D8">
          <w:rPr>
            <w:rStyle w:val="ad"/>
            <w:rFonts w:ascii="Times New Roman" w:eastAsia="宋体" w:hAnsi="Times New Roman" w:cs="Times New Roman"/>
            <w:noProof/>
            <w:sz w:val="24"/>
            <w:szCs w:val="24"/>
          </w:rPr>
          <w:t>本章小结</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_Toc160177563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69</w:t>
        </w:r>
        <w:r w:rsidR="007C18D8" w:rsidRPr="007C18D8">
          <w:rPr>
            <w:rFonts w:ascii="Times New Roman" w:eastAsia="宋体" w:hAnsi="Times New Roman" w:cs="Times New Roman"/>
            <w:noProof/>
            <w:webHidden/>
            <w:sz w:val="24"/>
            <w:szCs w:val="24"/>
          </w:rPr>
          <w:fldChar w:fldCharType="end"/>
        </w:r>
      </w:hyperlink>
    </w:p>
    <w:p w14:paraId="140D267F" w14:textId="72F82446" w:rsidR="007C18D8" w:rsidRPr="007C18D8" w:rsidRDefault="003F2B40" w:rsidP="007C18D8">
      <w:pPr>
        <w:pStyle w:val="TOC1"/>
        <w:rPr>
          <w:rFonts w:ascii="Times New Roman" w:hAnsi="Times New Roman"/>
          <w14:ligatures w14:val="standardContextual"/>
        </w:rPr>
      </w:pPr>
      <w:hyperlink w:anchor="_Toc160177564" w:history="1">
        <w:r w:rsidR="007C18D8" w:rsidRPr="007C18D8">
          <w:rPr>
            <w:rStyle w:val="ad"/>
            <w:rFonts w:ascii="Times New Roman" w:hAnsi="Times New Roman"/>
          </w:rPr>
          <w:t>第五章</w:t>
        </w:r>
        <w:r w:rsidR="007C18D8" w:rsidRPr="007C18D8">
          <w:rPr>
            <w:rStyle w:val="ad"/>
            <w:rFonts w:ascii="Times New Roman" w:hAnsi="Times New Roman"/>
          </w:rPr>
          <w:t xml:space="preserve"> </w:t>
        </w:r>
        <w:r w:rsidR="007C18D8" w:rsidRPr="007C18D8">
          <w:rPr>
            <w:rStyle w:val="ad"/>
            <w:rFonts w:ascii="Times New Roman" w:hAnsi="Times New Roman"/>
          </w:rPr>
          <w:t>总结与展望</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_Toc160177564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70</w:t>
        </w:r>
        <w:r w:rsidR="007C18D8" w:rsidRPr="007C18D8">
          <w:rPr>
            <w:rFonts w:ascii="Times New Roman" w:hAnsi="Times New Roman"/>
            <w:webHidden/>
          </w:rPr>
          <w:fldChar w:fldCharType="end"/>
        </w:r>
      </w:hyperlink>
    </w:p>
    <w:p w14:paraId="578A960D" w14:textId="0B332A84"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5" w:history="1">
        <w:r w:rsidR="007C18D8" w:rsidRPr="007C18D8">
          <w:rPr>
            <w:rStyle w:val="ad"/>
            <w:rFonts w:ascii="Times New Roman" w:eastAsia="宋体" w:hAnsi="Times New Roman" w:cs="Times New Roman"/>
            <w:noProof/>
            <w:sz w:val="24"/>
            <w:szCs w:val="24"/>
          </w:rPr>
          <w:t xml:space="preserve">5.1 </w:t>
        </w:r>
        <w:r w:rsidR="007C18D8" w:rsidRPr="007C18D8">
          <w:rPr>
            <w:rStyle w:val="ad"/>
            <w:rFonts w:ascii="Times New Roman" w:eastAsia="宋体" w:hAnsi="Times New Roman" w:cs="Times New Roman"/>
            <w:noProof/>
            <w:sz w:val="24"/>
            <w:szCs w:val="24"/>
          </w:rPr>
          <w:t>全文研究工作总结</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_Toc160177565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70</w:t>
        </w:r>
        <w:r w:rsidR="007C18D8" w:rsidRPr="007C18D8">
          <w:rPr>
            <w:rFonts w:ascii="Times New Roman" w:eastAsia="宋体" w:hAnsi="Times New Roman" w:cs="Times New Roman"/>
            <w:noProof/>
            <w:webHidden/>
            <w:sz w:val="24"/>
            <w:szCs w:val="24"/>
          </w:rPr>
          <w:fldChar w:fldCharType="end"/>
        </w:r>
      </w:hyperlink>
    </w:p>
    <w:p w14:paraId="7AAB483C" w14:textId="7E189C59" w:rsidR="007C18D8" w:rsidRPr="007C18D8" w:rsidRDefault="003F2B40" w:rsidP="007C18D8">
      <w:pPr>
        <w:pStyle w:val="TOC2"/>
        <w:tabs>
          <w:tab w:val="right" w:leader="dot" w:pos="8776"/>
        </w:tabs>
        <w:spacing w:line="460" w:lineRule="exact"/>
        <w:rPr>
          <w:rFonts w:ascii="Times New Roman" w:eastAsia="宋体" w:hAnsi="Times New Roman" w:cs="Times New Roman"/>
          <w:noProof/>
          <w:sz w:val="24"/>
          <w:szCs w:val="24"/>
          <w14:ligatures w14:val="standardContextual"/>
        </w:rPr>
      </w:pPr>
      <w:hyperlink w:anchor="_Toc160177566" w:history="1">
        <w:r w:rsidR="007C18D8" w:rsidRPr="007C18D8">
          <w:rPr>
            <w:rStyle w:val="ad"/>
            <w:rFonts w:ascii="Times New Roman" w:eastAsia="宋体" w:hAnsi="Times New Roman" w:cs="Times New Roman"/>
            <w:noProof/>
            <w:sz w:val="24"/>
            <w:szCs w:val="24"/>
          </w:rPr>
          <w:t xml:space="preserve">5.2 </w:t>
        </w:r>
        <w:r w:rsidR="007C18D8" w:rsidRPr="007C18D8">
          <w:rPr>
            <w:rStyle w:val="ad"/>
            <w:rFonts w:ascii="Times New Roman" w:eastAsia="宋体" w:hAnsi="Times New Roman" w:cs="Times New Roman"/>
            <w:noProof/>
            <w:sz w:val="24"/>
            <w:szCs w:val="24"/>
          </w:rPr>
          <w:t>后续研究工作展望</w:t>
        </w:r>
        <w:r w:rsidR="007C18D8" w:rsidRPr="007C18D8">
          <w:rPr>
            <w:rFonts w:ascii="Times New Roman" w:eastAsia="宋体" w:hAnsi="Times New Roman" w:cs="Times New Roman"/>
            <w:noProof/>
            <w:webHidden/>
            <w:sz w:val="24"/>
            <w:szCs w:val="24"/>
          </w:rPr>
          <w:tab/>
        </w:r>
        <w:r w:rsidR="007C18D8" w:rsidRPr="007C18D8">
          <w:rPr>
            <w:rFonts w:ascii="Times New Roman" w:eastAsia="宋体" w:hAnsi="Times New Roman" w:cs="Times New Roman"/>
            <w:noProof/>
            <w:webHidden/>
            <w:sz w:val="24"/>
            <w:szCs w:val="24"/>
          </w:rPr>
          <w:fldChar w:fldCharType="begin"/>
        </w:r>
        <w:r w:rsidR="007C18D8" w:rsidRPr="007C18D8">
          <w:rPr>
            <w:rFonts w:ascii="Times New Roman" w:eastAsia="宋体" w:hAnsi="Times New Roman" w:cs="Times New Roman"/>
            <w:noProof/>
            <w:webHidden/>
            <w:sz w:val="24"/>
            <w:szCs w:val="24"/>
          </w:rPr>
          <w:instrText xml:space="preserve"> PAGEREF _Toc160177566 \h </w:instrText>
        </w:r>
        <w:r w:rsidR="007C18D8" w:rsidRPr="007C18D8">
          <w:rPr>
            <w:rFonts w:ascii="Times New Roman" w:eastAsia="宋体" w:hAnsi="Times New Roman" w:cs="Times New Roman"/>
            <w:noProof/>
            <w:webHidden/>
            <w:sz w:val="24"/>
            <w:szCs w:val="24"/>
          </w:rPr>
        </w:r>
        <w:r w:rsidR="007C18D8" w:rsidRPr="007C18D8">
          <w:rPr>
            <w:rFonts w:ascii="Times New Roman" w:eastAsia="宋体" w:hAnsi="Times New Roman" w:cs="Times New Roman"/>
            <w:noProof/>
            <w:webHidden/>
            <w:sz w:val="24"/>
            <w:szCs w:val="24"/>
          </w:rPr>
          <w:fldChar w:fldCharType="separate"/>
        </w:r>
        <w:r w:rsidR="00482657">
          <w:rPr>
            <w:rFonts w:ascii="Times New Roman" w:eastAsia="宋体" w:hAnsi="Times New Roman" w:cs="Times New Roman"/>
            <w:noProof/>
            <w:webHidden/>
            <w:sz w:val="24"/>
            <w:szCs w:val="24"/>
          </w:rPr>
          <w:t>71</w:t>
        </w:r>
        <w:r w:rsidR="007C18D8" w:rsidRPr="007C18D8">
          <w:rPr>
            <w:rFonts w:ascii="Times New Roman" w:eastAsia="宋体" w:hAnsi="Times New Roman" w:cs="Times New Roman"/>
            <w:noProof/>
            <w:webHidden/>
            <w:sz w:val="24"/>
            <w:szCs w:val="24"/>
          </w:rPr>
          <w:fldChar w:fldCharType="end"/>
        </w:r>
      </w:hyperlink>
    </w:p>
    <w:p w14:paraId="17FF2BFF" w14:textId="7C85B217" w:rsidR="007C18D8" w:rsidRPr="007C18D8" w:rsidRDefault="003F2B40" w:rsidP="007C18D8">
      <w:pPr>
        <w:pStyle w:val="TOC1"/>
        <w:rPr>
          <w:rFonts w:ascii="Times New Roman" w:hAnsi="Times New Roman"/>
          <w14:ligatures w14:val="standardContextual"/>
        </w:rPr>
      </w:pPr>
      <w:hyperlink w:anchor="_Toc160177567" w:history="1">
        <w:r w:rsidR="007C18D8" w:rsidRPr="007C18D8">
          <w:rPr>
            <w:rStyle w:val="ad"/>
            <w:rFonts w:ascii="Times New Roman" w:hAnsi="Times New Roman"/>
          </w:rPr>
          <w:t>参考文献</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_Toc160177567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73</w:t>
        </w:r>
        <w:r w:rsidR="007C18D8" w:rsidRPr="007C18D8">
          <w:rPr>
            <w:rFonts w:ascii="Times New Roman" w:hAnsi="Times New Roman"/>
            <w:webHidden/>
          </w:rPr>
          <w:fldChar w:fldCharType="end"/>
        </w:r>
      </w:hyperlink>
    </w:p>
    <w:p w14:paraId="33479567" w14:textId="2742F282" w:rsidR="007C18D8" w:rsidRPr="007C18D8" w:rsidRDefault="003F2B40" w:rsidP="007C18D8">
      <w:pPr>
        <w:pStyle w:val="TOC1"/>
        <w:rPr>
          <w:rFonts w:ascii="Times New Roman" w:hAnsi="Times New Roman"/>
          <w14:ligatures w14:val="standardContextual"/>
        </w:rPr>
      </w:pPr>
      <w:hyperlink w:anchor="_Toc160177568" w:history="1">
        <w:r w:rsidR="007C18D8" w:rsidRPr="007C18D8">
          <w:rPr>
            <w:rStyle w:val="ad"/>
            <w:rFonts w:ascii="Times New Roman" w:hAnsi="Times New Roman"/>
          </w:rPr>
          <w:t>致谢</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_Toc160177568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80</w:t>
        </w:r>
        <w:r w:rsidR="007C18D8" w:rsidRPr="007C18D8">
          <w:rPr>
            <w:rFonts w:ascii="Times New Roman" w:hAnsi="Times New Roman"/>
            <w:webHidden/>
          </w:rPr>
          <w:fldChar w:fldCharType="end"/>
        </w:r>
      </w:hyperlink>
    </w:p>
    <w:p w14:paraId="5C3B59FF" w14:textId="59A1A0E7" w:rsidR="007C18D8" w:rsidRPr="007C18D8" w:rsidRDefault="003F2B40" w:rsidP="007C18D8">
      <w:pPr>
        <w:pStyle w:val="TOC1"/>
        <w:rPr>
          <w:rFonts w:ascii="Times New Roman" w:hAnsi="Times New Roman"/>
          <w14:ligatures w14:val="standardContextual"/>
        </w:rPr>
      </w:pPr>
      <w:hyperlink w:anchor="_Toc160177569" w:history="1">
        <w:r w:rsidR="007C18D8" w:rsidRPr="007C18D8">
          <w:rPr>
            <w:rStyle w:val="ad"/>
            <w:rFonts w:ascii="Times New Roman" w:hAnsi="Times New Roman"/>
          </w:rPr>
          <w:t>攻读硕士学位期间发表的学术论文</w:t>
        </w:r>
        <w:r w:rsidR="007C18D8" w:rsidRPr="007C18D8">
          <w:rPr>
            <w:rFonts w:ascii="Times New Roman" w:hAnsi="Times New Roman"/>
            <w:webHidden/>
          </w:rPr>
          <w:tab/>
        </w:r>
        <w:r w:rsidR="007C18D8" w:rsidRPr="007C18D8">
          <w:rPr>
            <w:rFonts w:ascii="Times New Roman" w:hAnsi="Times New Roman"/>
            <w:webHidden/>
          </w:rPr>
          <w:fldChar w:fldCharType="begin"/>
        </w:r>
        <w:r w:rsidR="007C18D8" w:rsidRPr="007C18D8">
          <w:rPr>
            <w:rFonts w:ascii="Times New Roman" w:hAnsi="Times New Roman"/>
            <w:webHidden/>
          </w:rPr>
          <w:instrText xml:space="preserve"> PAGEREF _Toc160177569 \h </w:instrText>
        </w:r>
        <w:r w:rsidR="007C18D8" w:rsidRPr="007C18D8">
          <w:rPr>
            <w:rFonts w:ascii="Times New Roman" w:hAnsi="Times New Roman"/>
            <w:webHidden/>
          </w:rPr>
        </w:r>
        <w:r w:rsidR="007C18D8" w:rsidRPr="007C18D8">
          <w:rPr>
            <w:rFonts w:ascii="Times New Roman" w:hAnsi="Times New Roman"/>
            <w:webHidden/>
          </w:rPr>
          <w:fldChar w:fldCharType="separate"/>
        </w:r>
        <w:r w:rsidR="00482657">
          <w:rPr>
            <w:rFonts w:ascii="Times New Roman" w:hAnsi="Times New Roman"/>
            <w:webHidden/>
          </w:rPr>
          <w:t>82</w:t>
        </w:r>
        <w:r w:rsidR="007C18D8" w:rsidRPr="007C18D8">
          <w:rPr>
            <w:rFonts w:ascii="Times New Roman" w:hAnsi="Times New Roman"/>
            <w:webHidden/>
          </w:rPr>
          <w:fldChar w:fldCharType="end"/>
        </w:r>
      </w:hyperlink>
    </w:p>
    <w:p w14:paraId="422B6553" w14:textId="6BF873B6" w:rsidR="000566DA" w:rsidRPr="00415794" w:rsidRDefault="000566DA" w:rsidP="000566DA">
      <w:pPr>
        <w:spacing w:line="460" w:lineRule="exact"/>
        <w:rPr>
          <w:b/>
          <w:sz w:val="28"/>
          <w:szCs w:val="28"/>
        </w:rPr>
        <w:sectPr w:rsidR="000566DA" w:rsidRPr="00415794" w:rsidSect="00BF3F99">
          <w:headerReference w:type="default" r:id="rId16"/>
          <w:footnotePr>
            <w:numFmt w:val="decimalEnclosedCircleChinese"/>
            <w:numRestart w:val="eachPage"/>
          </w:footnotePr>
          <w:pgSz w:w="11906" w:h="16838" w:code="9"/>
          <w:pgMar w:top="1701" w:right="1418" w:bottom="1418" w:left="1418" w:header="1134" w:footer="851" w:gutter="284"/>
          <w:pgNumType w:start="1"/>
          <w:cols w:space="425"/>
          <w:titlePg/>
          <w:docGrid w:linePitch="326"/>
        </w:sectPr>
      </w:pPr>
      <w:r w:rsidRPr="007C18D8">
        <w:rPr>
          <w:sz w:val="24"/>
        </w:rPr>
        <w:fldChar w:fldCharType="end"/>
      </w:r>
    </w:p>
    <w:p w14:paraId="24F759EF" w14:textId="0B336354" w:rsidR="00D764B2" w:rsidRDefault="006C3B53" w:rsidP="006C3B53">
      <w:pPr>
        <w:pStyle w:val="ae"/>
        <w:spacing w:before="240" w:after="240"/>
      </w:pPr>
      <w:bookmarkStart w:id="1" w:name="_Toc160177542"/>
      <w:r>
        <w:rPr>
          <w:rFonts w:hint="eastAsia"/>
        </w:rPr>
        <w:lastRenderedPageBreak/>
        <w:t>第一章</w:t>
      </w:r>
      <w:r>
        <w:rPr>
          <w:rFonts w:hint="eastAsia"/>
        </w:rPr>
        <w:t xml:space="preserve"> </w:t>
      </w:r>
      <w:r w:rsidR="007F6002" w:rsidRPr="00C33039">
        <w:t>绪论</w:t>
      </w:r>
      <w:bookmarkEnd w:id="1"/>
    </w:p>
    <w:p w14:paraId="7D1A2900" w14:textId="3D9CCB9D" w:rsidR="00936D97" w:rsidRPr="00936D97" w:rsidRDefault="006C3B53" w:rsidP="00936D97">
      <w:pPr>
        <w:pStyle w:val="af0"/>
        <w:spacing w:before="240" w:after="240" w:line="460" w:lineRule="exact"/>
        <w:rPr>
          <w:rFonts w:ascii="Times New Roman" w:hAnsi="Times New Roman"/>
        </w:rPr>
      </w:pPr>
      <w:bookmarkStart w:id="2" w:name="_Toc160177543"/>
      <w:r>
        <w:rPr>
          <w:rFonts w:ascii="Times New Roman" w:hAnsi="Times New Roman"/>
        </w:rPr>
        <w:t xml:space="preserve">1.1 </w:t>
      </w:r>
      <w:r w:rsidR="00D764B2" w:rsidRPr="00D764B2">
        <w:rPr>
          <w:rFonts w:ascii="Times New Roman" w:hAnsi="Times New Roman"/>
        </w:rPr>
        <w:t>研究背景及意义</w:t>
      </w:r>
      <w:bookmarkEnd w:id="2"/>
    </w:p>
    <w:p w14:paraId="58694FC8" w14:textId="7AE3B2C9" w:rsidR="00E7277A" w:rsidRPr="00E7277A" w:rsidRDefault="00936D97" w:rsidP="006B5422">
      <w:pPr>
        <w:spacing w:line="460" w:lineRule="exact"/>
        <w:ind w:firstLineChars="200" w:firstLine="480"/>
        <w:rPr>
          <w:sz w:val="24"/>
        </w:rPr>
      </w:pPr>
      <w:r w:rsidRPr="00936D97">
        <w:rPr>
          <w:rFonts w:hint="eastAsia"/>
          <w:sz w:val="24"/>
        </w:rPr>
        <w:t>制造业在</w:t>
      </w:r>
      <w:r>
        <w:rPr>
          <w:rFonts w:hint="eastAsia"/>
          <w:sz w:val="24"/>
        </w:rPr>
        <w:t>我</w:t>
      </w:r>
      <w:r w:rsidRPr="00936D97">
        <w:rPr>
          <w:rFonts w:hint="eastAsia"/>
          <w:sz w:val="24"/>
        </w:rPr>
        <w:t>国经济中扮演重要角色，其稳定发展对国家经济的稳定和其他行业的发展至关重要。打造具有国际竞争力的制造业是实现国家综合实力提升、国家安全保障和建设世界强国的</w:t>
      </w:r>
      <w:r>
        <w:rPr>
          <w:rFonts w:hint="eastAsia"/>
          <w:sz w:val="24"/>
        </w:rPr>
        <w:t>必由之路</w:t>
      </w:r>
      <w:r w:rsidRPr="00936D97">
        <w:rPr>
          <w:rFonts w:hint="eastAsia"/>
          <w:sz w:val="24"/>
        </w:rPr>
        <w:t>。</w:t>
      </w:r>
      <w:r w:rsidR="00E7277A" w:rsidRPr="00E7277A">
        <w:rPr>
          <w:sz w:val="24"/>
        </w:rPr>
        <w:t>新中国成立尤其是改革开放以来，我国制造业持续快速发展，</w:t>
      </w:r>
      <w:r>
        <w:rPr>
          <w:rFonts w:hint="eastAsia"/>
          <w:sz w:val="24"/>
        </w:rPr>
        <w:t>构建</w:t>
      </w:r>
      <w:r w:rsidR="00E7277A" w:rsidRPr="00E7277A">
        <w:rPr>
          <w:sz w:val="24"/>
        </w:rPr>
        <w:t>了门类齐全、独立完整的产业体系，有力推动</w:t>
      </w:r>
      <w:r>
        <w:rPr>
          <w:rFonts w:hint="eastAsia"/>
          <w:sz w:val="24"/>
        </w:rPr>
        <w:t>了</w:t>
      </w:r>
      <w:r w:rsidR="00E7277A" w:rsidRPr="00E7277A">
        <w:rPr>
          <w:sz w:val="24"/>
        </w:rPr>
        <w:t>工业化和现代化进程，显著增强综合国力，</w:t>
      </w:r>
      <w:r>
        <w:rPr>
          <w:rFonts w:hint="eastAsia"/>
          <w:sz w:val="24"/>
        </w:rPr>
        <w:t>奠定了</w:t>
      </w:r>
      <w:r w:rsidR="00E7277A" w:rsidRPr="00E7277A">
        <w:rPr>
          <w:sz w:val="24"/>
        </w:rPr>
        <w:t>世界大国地位。</w:t>
      </w:r>
      <w:r w:rsidRPr="00936D97">
        <w:rPr>
          <w:rFonts w:ascii="Segoe UI" w:hAnsi="Segoe UI" w:cs="Segoe UI"/>
          <w:color w:val="0D0D0D"/>
          <w:sz w:val="24"/>
          <w:shd w:val="clear" w:color="auto" w:fill="FFFFFF"/>
        </w:rPr>
        <w:t>制造业作为实体经济的基础，通过技术和产业创新，推动制造业向数字化、网络化和智能化方向加速发展，是中国从制造业大国向制造业强国转变的关键。</w:t>
      </w:r>
      <w:r w:rsidR="006B5422">
        <w:rPr>
          <w:rFonts w:hint="eastAsia"/>
          <w:sz w:val="24"/>
        </w:rPr>
        <w:t>“</w:t>
      </w:r>
      <w:r w:rsidRPr="00936D97">
        <w:rPr>
          <w:rFonts w:hint="eastAsia"/>
          <w:sz w:val="24"/>
        </w:rPr>
        <w:t>十四五</w:t>
      </w:r>
      <w:r w:rsidR="006B5422">
        <w:rPr>
          <w:rFonts w:hint="eastAsia"/>
          <w:sz w:val="24"/>
        </w:rPr>
        <w:t>”</w:t>
      </w:r>
      <w:r w:rsidRPr="00936D97">
        <w:rPr>
          <w:rFonts w:hint="eastAsia"/>
          <w:sz w:val="24"/>
        </w:rPr>
        <w:t>规划提出了巩固和壮大实体经济基础，深化实施制造强国战略的重要举措，强调了保持制造业比重基本稳定</w:t>
      </w:r>
      <w:r>
        <w:rPr>
          <w:rFonts w:hint="eastAsia"/>
          <w:sz w:val="24"/>
        </w:rPr>
        <w:t>，</w:t>
      </w:r>
      <w:r w:rsidRPr="00936D97">
        <w:rPr>
          <w:rFonts w:hint="eastAsia"/>
          <w:sz w:val="24"/>
        </w:rPr>
        <w:t>优化升级制造业，特别注重智能制造和绿色制造工程的实施</w:t>
      </w:r>
      <w:r w:rsidR="00E7277A" w:rsidRPr="00E7277A">
        <w:rPr>
          <w:sz w:val="24"/>
        </w:rPr>
        <w:t>。</w:t>
      </w:r>
      <w:r w:rsidR="006B5422" w:rsidRPr="006B5422">
        <w:rPr>
          <w:rFonts w:hint="eastAsia"/>
          <w:sz w:val="24"/>
        </w:rPr>
        <w:t>随着德国工业</w:t>
      </w:r>
      <w:r w:rsidR="006B5422" w:rsidRPr="006B5422">
        <w:rPr>
          <w:rFonts w:hint="eastAsia"/>
          <w:sz w:val="24"/>
        </w:rPr>
        <w:t>4.0</w:t>
      </w:r>
      <w:r w:rsidR="006B5422" w:rsidRPr="006B5422">
        <w:rPr>
          <w:rFonts w:hint="eastAsia"/>
          <w:sz w:val="24"/>
        </w:rPr>
        <w:t>概念的提出，新一轮科技革命和产业转型与中国经济快速转型形成了历史性的交汇点</w:t>
      </w:r>
      <w:r w:rsidR="006B5422">
        <w:rPr>
          <w:rFonts w:hint="eastAsia"/>
          <w:sz w:val="24"/>
        </w:rPr>
        <w:t>。</w:t>
      </w:r>
      <w:r w:rsidR="00E7277A" w:rsidRPr="00E7277A">
        <w:rPr>
          <w:sz w:val="24"/>
        </w:rPr>
        <w:t>我国为把握发展机遇，实施战略部署，建设制造强国，</w:t>
      </w:r>
      <w:r w:rsidR="006B5422">
        <w:rPr>
          <w:rFonts w:hint="eastAsia"/>
          <w:sz w:val="24"/>
        </w:rPr>
        <w:t>于</w:t>
      </w:r>
      <w:r w:rsidR="00E7277A" w:rsidRPr="00E7277A">
        <w:rPr>
          <w:sz w:val="24"/>
        </w:rPr>
        <w:t>2015</w:t>
      </w:r>
      <w:r w:rsidR="00E7277A" w:rsidRPr="00E7277A">
        <w:rPr>
          <w:sz w:val="24"/>
        </w:rPr>
        <w:t>年提出</w:t>
      </w:r>
      <w:r w:rsidR="00E7277A" w:rsidRPr="00E7277A">
        <w:rPr>
          <w:sz w:val="24"/>
        </w:rPr>
        <w:t>“</w:t>
      </w:r>
      <w:r w:rsidR="00E7277A" w:rsidRPr="00E7277A">
        <w:rPr>
          <w:sz w:val="24"/>
        </w:rPr>
        <w:t>中国制造</w:t>
      </w:r>
      <w:r w:rsidR="00E7277A" w:rsidRPr="00E7277A">
        <w:rPr>
          <w:sz w:val="24"/>
        </w:rPr>
        <w:t>2025”</w:t>
      </w:r>
      <w:r w:rsidR="00E7277A" w:rsidRPr="00E7277A">
        <w:rPr>
          <w:sz w:val="24"/>
        </w:rPr>
        <w:t>战略规划。在新的智能制造模式下，建设中小企业智能车间，车间资源生产调度是实现智能车间的核心内容之一</w:t>
      </w:r>
      <w:r w:rsidR="00E7277A" w:rsidRPr="00E7277A">
        <w:rPr>
          <w:sz w:val="24"/>
        </w:rPr>
        <w:fldChar w:fldCharType="begin"/>
      </w:r>
      <w:r w:rsidR="009432A7">
        <w:rPr>
          <w:sz w:val="24"/>
        </w:rPr>
        <w:instrText xml:space="preserve"> ADDIN ZOTERO_ITEM CSL_CITATION {"citationID":"bKkvZeoS","properties":{"formattedCitation":"\\super [1]\\nosupersub{}","plainCitation":"[1]","noteIndex":0},"citationItems":[{"id":4257,"uris":["http://zotero.org/users/9145449/items/IL7W3AI9"],"itemData":{"</w:instrText>
      </w:r>
      <w:r w:rsidR="009432A7">
        <w:rPr>
          <w:rFonts w:hint="eastAsia"/>
          <w:sz w:val="24"/>
        </w:rPr>
        <w:instrText>id":4257,"type":"thesis","abstract":"</w:instrText>
      </w:r>
      <w:r w:rsidR="009432A7">
        <w:rPr>
          <w:rFonts w:hint="eastAsia"/>
          <w:sz w:val="24"/>
        </w:rPr>
        <w:instrText>我国中小型制造企业车间大多未完善自上而下的车间生产管控系统</w:instrText>
      </w:r>
      <w:r w:rsidR="009432A7">
        <w:rPr>
          <w:rFonts w:hint="eastAsia"/>
          <w:sz w:val="24"/>
        </w:rPr>
        <w:instrText>,</w:instrText>
      </w:r>
      <w:r w:rsidR="009432A7">
        <w:rPr>
          <w:rFonts w:hint="eastAsia"/>
          <w:sz w:val="24"/>
        </w:rPr>
        <w:instrText>导致车间内部存在着生产管理混乱、信息化管理落后、组织管理僵化等诸多问题。因此</w:instrText>
      </w:r>
      <w:r w:rsidR="009432A7">
        <w:rPr>
          <w:rFonts w:hint="eastAsia"/>
          <w:sz w:val="24"/>
        </w:rPr>
        <w:instrText>,</w:instrText>
      </w:r>
      <w:r w:rsidR="009432A7">
        <w:rPr>
          <w:rFonts w:hint="eastAsia"/>
          <w:sz w:val="24"/>
        </w:rPr>
        <w:instrText>建设中小企业智能车间</w:instrText>
      </w:r>
      <w:r w:rsidR="009432A7">
        <w:rPr>
          <w:rFonts w:hint="eastAsia"/>
          <w:sz w:val="24"/>
        </w:rPr>
        <w:instrText>,</w:instrText>
      </w:r>
      <w:r w:rsidR="009432A7">
        <w:rPr>
          <w:rFonts w:hint="eastAsia"/>
          <w:sz w:val="24"/>
        </w:rPr>
        <w:instrText>改善其混乱的管理现状很有必要</w:instrText>
      </w:r>
      <w:r w:rsidR="009432A7">
        <w:rPr>
          <w:rFonts w:hint="eastAsia"/>
          <w:sz w:val="24"/>
        </w:rPr>
        <w:instrText>;</w:instrText>
      </w:r>
      <w:r w:rsidR="009432A7">
        <w:rPr>
          <w:rFonts w:hint="eastAsia"/>
          <w:sz w:val="24"/>
        </w:rPr>
        <w:instrText>而车间资源生产调度是实现智能车间的核心内容之一。因此</w:instrText>
      </w:r>
      <w:r w:rsidR="009432A7">
        <w:rPr>
          <w:rFonts w:hint="eastAsia"/>
          <w:sz w:val="24"/>
        </w:rPr>
        <w:instrText>,</w:instrText>
      </w:r>
      <w:r w:rsidR="009432A7">
        <w:rPr>
          <w:rFonts w:hint="eastAsia"/>
          <w:sz w:val="24"/>
        </w:rPr>
        <w:instrText>研究智能车间系统模式下的智能生产调度问题具有一定的现实指导意义。本文具体研究内容与结论如下</w:instrText>
      </w:r>
      <w:r w:rsidR="009432A7">
        <w:rPr>
          <w:rFonts w:hint="eastAsia"/>
          <w:sz w:val="24"/>
        </w:rPr>
        <w:instrText>:(1)</w:instrText>
      </w:r>
      <w:r w:rsidR="009432A7">
        <w:rPr>
          <w:rFonts w:hint="eastAsia"/>
          <w:sz w:val="24"/>
        </w:rPr>
        <w:instrText>根据智能制造技术</w:instrText>
      </w:r>
      <w:r w:rsidR="009432A7">
        <w:rPr>
          <w:rFonts w:hint="eastAsia"/>
          <w:sz w:val="24"/>
        </w:rPr>
        <w:instrText>4</w:instrText>
      </w:r>
      <w:r w:rsidR="009432A7">
        <w:rPr>
          <w:rFonts w:hint="eastAsia"/>
          <w:sz w:val="24"/>
        </w:rPr>
        <w:instrText>项基本特征及其层级特性</w:instrText>
      </w:r>
      <w:r w:rsidR="009432A7">
        <w:rPr>
          <w:rFonts w:hint="eastAsia"/>
          <w:sz w:val="24"/>
        </w:rPr>
        <w:instrText>,</w:instrText>
      </w:r>
      <w:r w:rsidR="009432A7">
        <w:rPr>
          <w:rFonts w:hint="eastAsia"/>
          <w:sz w:val="24"/>
        </w:rPr>
        <w:instrText>结合中小企业发展现状</w:instrText>
      </w:r>
      <w:r w:rsidR="009432A7">
        <w:rPr>
          <w:rFonts w:hint="eastAsia"/>
          <w:sz w:val="24"/>
        </w:rPr>
        <w:instrText>,</w:instrText>
      </w:r>
      <w:r w:rsidR="009432A7">
        <w:rPr>
          <w:rFonts w:hint="eastAsia"/>
          <w:sz w:val="24"/>
        </w:rPr>
        <w:instrText>设计了一套包含基础生产层、智能终端层、网络层及系统层的基于智能终端的智能车间系统架构</w:instrText>
      </w:r>
      <w:r w:rsidR="009432A7">
        <w:rPr>
          <w:rFonts w:hint="eastAsia"/>
          <w:sz w:val="24"/>
        </w:rPr>
        <w:instrText>;</w:instrText>
      </w:r>
      <w:r w:rsidR="009432A7">
        <w:rPr>
          <w:rFonts w:hint="eastAsia"/>
          <w:sz w:val="24"/>
        </w:rPr>
        <w:instrText>然后</w:instrText>
      </w:r>
      <w:r w:rsidR="009432A7">
        <w:rPr>
          <w:rFonts w:hint="eastAsia"/>
          <w:sz w:val="24"/>
        </w:rPr>
        <w:instrText>,</w:instrText>
      </w:r>
      <w:r w:rsidR="009432A7">
        <w:rPr>
          <w:rFonts w:hint="eastAsia"/>
          <w:sz w:val="24"/>
        </w:rPr>
        <w:instrText>展开介绍各层级的基本构成及主要功能</w:instrText>
      </w:r>
      <w:r w:rsidR="009432A7">
        <w:rPr>
          <w:rFonts w:hint="eastAsia"/>
          <w:sz w:val="24"/>
        </w:rPr>
        <w:instrText>;</w:instrText>
      </w:r>
      <w:r w:rsidR="009432A7">
        <w:rPr>
          <w:rFonts w:hint="eastAsia"/>
          <w:sz w:val="24"/>
        </w:rPr>
        <w:instrText>最后</w:instrText>
      </w:r>
      <w:r w:rsidR="009432A7">
        <w:rPr>
          <w:rFonts w:hint="eastAsia"/>
          <w:sz w:val="24"/>
        </w:rPr>
        <w:instrText>,</w:instrText>
      </w:r>
      <w:r w:rsidR="009432A7">
        <w:rPr>
          <w:rFonts w:hint="eastAsia"/>
          <w:sz w:val="24"/>
        </w:rPr>
        <w:instrText>结合江苏某机械制造企业加工车间改造方案进行预期效果展望</w:instrText>
      </w:r>
      <w:r w:rsidR="009432A7">
        <w:rPr>
          <w:rFonts w:hint="eastAsia"/>
          <w:sz w:val="24"/>
        </w:rPr>
        <w:instrText>,</w:instrText>
      </w:r>
      <w:r w:rsidR="009432A7">
        <w:rPr>
          <w:rFonts w:hint="eastAsia"/>
          <w:sz w:val="24"/>
        </w:rPr>
        <w:instrText>智能车间若成功实施</w:instrText>
      </w:r>
      <w:r w:rsidR="009432A7">
        <w:rPr>
          <w:rFonts w:hint="eastAsia"/>
          <w:sz w:val="24"/>
        </w:rPr>
        <w:instrText>,</w:instrText>
      </w:r>
      <w:r w:rsidR="009432A7">
        <w:rPr>
          <w:rFonts w:hint="eastAsia"/>
          <w:sz w:val="24"/>
        </w:rPr>
        <w:instrText>不仅可提高企业经济效益</w:instrText>
      </w:r>
      <w:r w:rsidR="009432A7">
        <w:rPr>
          <w:rFonts w:hint="eastAsia"/>
          <w:sz w:val="24"/>
        </w:rPr>
        <w:instrText>,</w:instrText>
      </w:r>
      <w:r w:rsidR="009432A7">
        <w:rPr>
          <w:rFonts w:hint="eastAsia"/>
          <w:sz w:val="24"/>
        </w:rPr>
        <w:instrText>也可获得组织管理模式上的创新</w:instrText>
      </w:r>
      <w:r w:rsidR="009432A7">
        <w:rPr>
          <w:rFonts w:hint="eastAsia"/>
          <w:sz w:val="24"/>
        </w:rPr>
        <w:instrText>;(2)</w:instrText>
      </w:r>
      <w:r w:rsidR="009432A7">
        <w:rPr>
          <w:rFonts w:hint="eastAsia"/>
          <w:sz w:val="24"/>
        </w:rPr>
        <w:instrText>经典车间调度研究的调度模型大多为固定机器约束</w:instrText>
      </w:r>
      <w:r w:rsidR="009432A7">
        <w:rPr>
          <w:rFonts w:hint="eastAsia"/>
          <w:sz w:val="24"/>
        </w:rPr>
        <w:instrText>,</w:instrText>
      </w:r>
      <w:r w:rsidR="009432A7">
        <w:rPr>
          <w:rFonts w:hint="eastAsia"/>
          <w:sz w:val="24"/>
        </w:rPr>
        <w:instrText>不符合车间实际情况</w:instrText>
      </w:r>
      <w:r w:rsidR="009432A7">
        <w:rPr>
          <w:rFonts w:hint="eastAsia"/>
          <w:sz w:val="24"/>
        </w:rPr>
        <w:instrText>;</w:instrText>
      </w:r>
      <w:r w:rsidR="009432A7">
        <w:rPr>
          <w:rFonts w:hint="eastAsia"/>
          <w:sz w:val="24"/>
        </w:rPr>
        <w:instrText>且传统</w:instrText>
      </w:r>
      <w:r w:rsidR="009432A7">
        <w:rPr>
          <w:rFonts w:hint="eastAsia"/>
          <w:sz w:val="24"/>
        </w:rPr>
        <w:instrText>GA</w:instrText>
      </w:r>
      <w:r w:rsidR="009432A7">
        <w:rPr>
          <w:rFonts w:hint="eastAsia"/>
          <w:sz w:val="24"/>
        </w:rPr>
        <w:instrText>存在求解效率低、质量差等问题。基于此</w:instrText>
      </w:r>
      <w:r w:rsidR="009432A7">
        <w:rPr>
          <w:rFonts w:hint="eastAsia"/>
          <w:sz w:val="24"/>
        </w:rPr>
        <w:instrText>,</w:instrText>
      </w:r>
      <w:r w:rsidR="009432A7">
        <w:rPr>
          <w:rFonts w:hint="eastAsia"/>
          <w:sz w:val="24"/>
        </w:rPr>
        <w:instrText>提出了综合机器使用成本和提前</w:instrText>
      </w:r>
      <w:r w:rsidR="009432A7">
        <w:rPr>
          <w:rFonts w:hint="eastAsia"/>
          <w:sz w:val="24"/>
        </w:rPr>
        <w:instrText>/</w:instrText>
      </w:r>
      <w:r w:rsidR="009432A7">
        <w:rPr>
          <w:rFonts w:hint="eastAsia"/>
          <w:sz w:val="24"/>
        </w:rPr>
        <w:instrText>延期惩罚费用两方面因素的单目标数学模型</w:instrText>
      </w:r>
      <w:r w:rsidR="009432A7">
        <w:rPr>
          <w:rFonts w:hint="eastAsia"/>
          <w:sz w:val="24"/>
        </w:rPr>
        <w:instrText>,</w:instrText>
      </w:r>
      <w:r w:rsidR="009432A7">
        <w:rPr>
          <w:rFonts w:hint="eastAsia"/>
          <w:sz w:val="24"/>
        </w:rPr>
        <w:instrText>设计了一种基于反转变异法、双交叉以及指数衰减法的改进混合</w:instrText>
      </w:r>
      <w:r w:rsidR="009432A7">
        <w:rPr>
          <w:rFonts w:hint="eastAsia"/>
          <w:sz w:val="24"/>
        </w:rPr>
        <w:instrText>GASA,</w:instrText>
      </w:r>
      <w:r w:rsidR="009432A7">
        <w:rPr>
          <w:rFonts w:hint="eastAsia"/>
          <w:sz w:val="24"/>
        </w:rPr>
        <w:instrText>求解基于可变机器约束模型的智能车间静态调度问题。仿真发现</w:instrText>
      </w:r>
      <w:r w:rsidR="009432A7">
        <w:rPr>
          <w:rFonts w:hint="eastAsia"/>
          <w:sz w:val="24"/>
        </w:rPr>
        <w:instrText>:</w:instrText>
      </w:r>
      <w:r w:rsidR="009432A7">
        <w:rPr>
          <w:rFonts w:hint="eastAsia"/>
          <w:sz w:val="24"/>
        </w:rPr>
        <w:instrText>相比传统</w:instrText>
      </w:r>
      <w:r w:rsidR="009432A7">
        <w:rPr>
          <w:rFonts w:hint="eastAsia"/>
          <w:sz w:val="24"/>
        </w:rPr>
        <w:instrText>GA,</w:instrText>
      </w:r>
      <w:r w:rsidR="009432A7">
        <w:rPr>
          <w:rFonts w:hint="eastAsia"/>
          <w:sz w:val="24"/>
        </w:rPr>
        <w:instrText>混合算法求解的最佳适应度值降低了</w:instrText>
      </w:r>
      <w:r w:rsidR="009432A7">
        <w:rPr>
          <w:rFonts w:hint="eastAsia"/>
          <w:sz w:val="24"/>
        </w:rPr>
        <w:instrText>37%,</w:instrText>
      </w:r>
      <w:r w:rsidR="009432A7">
        <w:rPr>
          <w:rFonts w:hint="eastAsia"/>
          <w:sz w:val="24"/>
        </w:rPr>
        <w:instrText>且整体适应度值普遍偏低</w:instrText>
      </w:r>
      <w:r w:rsidR="009432A7">
        <w:rPr>
          <w:rFonts w:hint="eastAsia"/>
          <w:sz w:val="24"/>
        </w:rPr>
        <w:instrText>,</w:instrText>
      </w:r>
      <w:r w:rsidR="009432A7">
        <w:rPr>
          <w:rFonts w:hint="eastAsia"/>
          <w:sz w:val="24"/>
        </w:rPr>
        <w:instrText>最低生产成本降低了</w:instrText>
      </w:r>
      <w:r w:rsidR="009432A7">
        <w:rPr>
          <w:rFonts w:hint="eastAsia"/>
          <w:sz w:val="24"/>
        </w:rPr>
        <w:instrText>43%,</w:instrText>
      </w:r>
      <w:r w:rsidR="009432A7">
        <w:rPr>
          <w:rFonts w:hint="eastAsia"/>
          <w:sz w:val="24"/>
        </w:rPr>
        <w:instrText>说明该混合算法具有一定的高效性、稳定性</w:instrText>
      </w:r>
      <w:r w:rsidR="009432A7">
        <w:rPr>
          <w:rFonts w:hint="eastAsia"/>
          <w:sz w:val="24"/>
        </w:rPr>
        <w:instrText>;</w:instrText>
      </w:r>
      <w:r w:rsidR="009432A7">
        <w:rPr>
          <w:rFonts w:hint="eastAsia"/>
          <w:sz w:val="24"/>
        </w:rPr>
        <w:instrText>另一方面</w:instrText>
      </w:r>
      <w:r w:rsidR="009432A7">
        <w:rPr>
          <w:rFonts w:hint="eastAsia"/>
          <w:sz w:val="24"/>
        </w:rPr>
        <w:instrText>,</w:instrText>
      </w:r>
      <w:r w:rsidR="009432A7">
        <w:rPr>
          <w:rFonts w:hint="eastAsia"/>
          <w:sz w:val="24"/>
        </w:rPr>
        <w:instrText>相比固定机器约束</w:instrText>
      </w:r>
      <w:r w:rsidR="009432A7">
        <w:rPr>
          <w:rFonts w:hint="eastAsia"/>
          <w:sz w:val="24"/>
        </w:rPr>
        <w:instrText>,</w:instrText>
      </w:r>
      <w:r w:rsidR="009432A7">
        <w:rPr>
          <w:rFonts w:hint="eastAsia"/>
          <w:sz w:val="24"/>
        </w:rPr>
        <w:instrText>可变机器约束模型的调度结果中各时间参数更优</w:instrText>
      </w:r>
      <w:r w:rsidR="009432A7">
        <w:rPr>
          <w:rFonts w:hint="eastAsia"/>
          <w:sz w:val="24"/>
        </w:rPr>
        <w:instrText>,</w:instrText>
      </w:r>
      <w:r w:rsidR="009432A7">
        <w:rPr>
          <w:rFonts w:hint="eastAsia"/>
          <w:sz w:val="24"/>
        </w:rPr>
        <w:instrText>最低生产成本降低了</w:instrText>
      </w:r>
      <w:r w:rsidR="009432A7">
        <w:rPr>
          <w:rFonts w:hint="eastAsia"/>
          <w:sz w:val="24"/>
        </w:rPr>
        <w:instrText>58%,</w:instrText>
      </w:r>
      <w:r w:rsidR="009432A7">
        <w:rPr>
          <w:rFonts w:hint="eastAsia"/>
          <w:sz w:val="24"/>
        </w:rPr>
        <w:instrText>表明可变机器约束模型的先进性</w:instrText>
      </w:r>
      <w:r w:rsidR="009432A7">
        <w:rPr>
          <w:rFonts w:hint="eastAsia"/>
          <w:sz w:val="24"/>
        </w:rPr>
        <w:instrText>;(3)</w:instrText>
      </w:r>
      <w:r w:rsidR="009432A7">
        <w:rPr>
          <w:rFonts w:hint="eastAsia"/>
          <w:sz w:val="24"/>
        </w:rPr>
        <w:instrText>静态调度不能及时应对复杂多变的车间生产环境。因此</w:instrText>
      </w:r>
      <w:r w:rsidR="009432A7">
        <w:rPr>
          <w:rFonts w:hint="eastAsia"/>
          <w:sz w:val="24"/>
        </w:rPr>
        <w:instrText>,</w:instrText>
      </w:r>
      <w:r w:rsidR="009432A7">
        <w:rPr>
          <w:rFonts w:hint="eastAsia"/>
          <w:sz w:val="24"/>
        </w:rPr>
        <w:instrText>采用动态预测调度滚动窗口技术</w:instrText>
      </w:r>
      <w:r w:rsidR="009432A7">
        <w:rPr>
          <w:rFonts w:hint="eastAsia"/>
          <w:sz w:val="24"/>
        </w:rPr>
        <w:instrText>,</w:instrText>
      </w:r>
      <w:r w:rsidR="009432A7">
        <w:rPr>
          <w:rFonts w:hint="eastAsia"/>
          <w:sz w:val="24"/>
        </w:rPr>
        <w:instrText>基于新订单或紧急订单、机器故障、交付期变化</w:instrText>
      </w:r>
      <w:r w:rsidR="009432A7">
        <w:rPr>
          <w:rFonts w:hint="eastAsia"/>
          <w:sz w:val="24"/>
        </w:rPr>
        <w:instrText>4</w:instrText>
      </w:r>
      <w:r w:rsidR="009432A7">
        <w:rPr>
          <w:rFonts w:hint="eastAsia"/>
          <w:sz w:val="24"/>
        </w:rPr>
        <w:instrText>种扰动事件驱动的重调度策略</w:instrText>
      </w:r>
      <w:r w:rsidR="009432A7">
        <w:rPr>
          <w:rFonts w:hint="eastAsia"/>
          <w:sz w:val="24"/>
        </w:rPr>
        <w:instrText>,</w:instrText>
      </w:r>
      <w:r w:rsidR="009432A7">
        <w:rPr>
          <w:rFonts w:hint="eastAsia"/>
          <w:sz w:val="24"/>
        </w:rPr>
        <w:instrText>采用改进的</w:instrText>
      </w:r>
      <w:r w:rsidR="009432A7">
        <w:rPr>
          <w:rFonts w:hint="eastAsia"/>
          <w:sz w:val="24"/>
        </w:rPr>
        <w:instrText>GASA</w:instrText>
      </w:r>
      <w:r w:rsidR="009432A7">
        <w:rPr>
          <w:rFonts w:hint="eastAsia"/>
          <w:sz w:val="24"/>
        </w:rPr>
        <w:instrText>和交付期紧迫度排序的调度规则</w:instrText>
      </w:r>
      <w:r w:rsidR="009432A7">
        <w:rPr>
          <w:rFonts w:hint="eastAsia"/>
          <w:sz w:val="24"/>
        </w:rPr>
        <w:instrText>,</w:instrText>
      </w:r>
      <w:r w:rsidR="009432A7">
        <w:rPr>
          <w:rFonts w:hint="eastAsia"/>
          <w:sz w:val="24"/>
        </w:rPr>
        <w:instrText>求解基于人员和机器分配的动态预测调度问题</w:instrText>
      </w:r>
      <w:r w:rsidR="009432A7">
        <w:rPr>
          <w:rFonts w:hint="eastAsia"/>
          <w:sz w:val="24"/>
        </w:rPr>
        <w:instrText>,Matlab</w:instrText>
      </w:r>
      <w:r w:rsidR="009432A7">
        <w:rPr>
          <w:rFonts w:hint="eastAsia"/>
          <w:sz w:val="24"/>
        </w:rPr>
        <w:instrText>仿真均获得符合要求的重调度方案。对比有、无人机约束的调度结果</w:instrText>
      </w:r>
      <w:r w:rsidR="009432A7">
        <w:rPr>
          <w:rFonts w:hint="eastAsia"/>
          <w:sz w:val="24"/>
        </w:rPr>
        <w:instrText>,</w:instrText>
      </w:r>
      <w:r w:rsidR="009432A7">
        <w:rPr>
          <w:rFonts w:hint="eastAsia"/>
          <w:sz w:val="24"/>
        </w:rPr>
        <w:instrText>发现有人机约束的调度方案更合理</w:instrText>
      </w:r>
      <w:r w:rsidR="009432A7">
        <w:rPr>
          <w:rFonts w:hint="eastAsia"/>
          <w:sz w:val="24"/>
        </w:rPr>
        <w:instrText>;</w:instrText>
      </w:r>
      <w:r w:rsidR="009432A7">
        <w:rPr>
          <w:rFonts w:hint="eastAsia"/>
          <w:sz w:val="24"/>
        </w:rPr>
        <w:instrText>进一步采用传统</w:instrText>
      </w:r>
      <w:r w:rsidR="009432A7">
        <w:rPr>
          <w:rFonts w:hint="eastAsia"/>
          <w:sz w:val="24"/>
        </w:rPr>
        <w:instrText>GA</w:instrText>
      </w:r>
      <w:r w:rsidR="009432A7">
        <w:rPr>
          <w:rFonts w:hint="eastAsia"/>
          <w:sz w:val="24"/>
        </w:rPr>
        <w:instrText>、</w:instrText>
      </w:r>
      <w:r w:rsidR="009432A7">
        <w:rPr>
          <w:rFonts w:hint="eastAsia"/>
          <w:sz w:val="24"/>
        </w:rPr>
        <w:instrText>GASA+</w:instrText>
      </w:r>
      <w:r w:rsidR="009432A7">
        <w:rPr>
          <w:rFonts w:hint="eastAsia"/>
          <w:sz w:val="24"/>
        </w:rPr>
        <w:instrText>、改进的</w:instrText>
      </w:r>
      <w:r w:rsidR="009432A7">
        <w:rPr>
          <w:rFonts w:hint="eastAsia"/>
          <w:sz w:val="24"/>
        </w:rPr>
        <w:instrText>GASA</w:instrText>
      </w:r>
      <w:r w:rsidR="009432A7">
        <w:rPr>
          <w:rFonts w:hint="eastAsia"/>
          <w:sz w:val="24"/>
        </w:rPr>
        <w:instrText>三种算法求解不同时间机器故障时的重调度</w:instrText>
      </w:r>
      <w:r w:rsidR="009432A7">
        <w:rPr>
          <w:rFonts w:hint="eastAsia"/>
          <w:sz w:val="24"/>
        </w:rPr>
        <w:instrText>,</w:instrText>
      </w:r>
      <w:r w:rsidR="009432A7">
        <w:rPr>
          <w:rFonts w:hint="eastAsia"/>
          <w:sz w:val="24"/>
        </w:rPr>
        <w:instrText>结果对比分析发现</w:instrText>
      </w:r>
      <w:r w:rsidR="009432A7">
        <w:rPr>
          <w:rFonts w:hint="eastAsia"/>
          <w:sz w:val="24"/>
        </w:rPr>
        <w:instrText>:</w:instrText>
      </w:r>
      <w:r w:rsidR="009432A7">
        <w:rPr>
          <w:rFonts w:hint="eastAsia"/>
          <w:sz w:val="24"/>
        </w:rPr>
        <w:instrText>改进的</w:instrText>
      </w:r>
      <w:r w:rsidR="009432A7">
        <w:rPr>
          <w:rFonts w:hint="eastAsia"/>
          <w:sz w:val="24"/>
        </w:rPr>
        <w:instrText>GASA</w:instrText>
      </w:r>
      <w:r w:rsidR="009432A7">
        <w:rPr>
          <w:rFonts w:hint="eastAsia"/>
          <w:sz w:val="24"/>
        </w:rPr>
        <w:instrText>其优越性在动态环境中同样得到充分体现</w:instrText>
      </w:r>
      <w:r w:rsidR="009432A7">
        <w:rPr>
          <w:rFonts w:hint="eastAsia"/>
          <w:sz w:val="24"/>
        </w:rPr>
        <w:instrText>;</w:instrText>
      </w:r>
      <w:r w:rsidR="009432A7">
        <w:rPr>
          <w:rFonts w:hint="eastAsia"/>
          <w:sz w:val="24"/>
        </w:rPr>
        <w:instrText>且相比全局寻优能力、稳定性和运算效率得到一定优化的</w:instrText>
      </w:r>
      <w:r w:rsidR="009432A7">
        <w:rPr>
          <w:rFonts w:hint="eastAsia"/>
          <w:sz w:val="24"/>
        </w:rPr>
        <w:instrText>GASA+,</w:instrText>
      </w:r>
      <w:r w:rsidR="009432A7">
        <w:rPr>
          <w:rFonts w:hint="eastAsia"/>
          <w:sz w:val="24"/>
        </w:rPr>
        <w:instrText>改进的</w:instrText>
      </w:r>
      <w:r w:rsidR="009432A7">
        <w:rPr>
          <w:rFonts w:hint="eastAsia"/>
          <w:sz w:val="24"/>
        </w:rPr>
        <w:instrText>GASA</w:instrText>
      </w:r>
      <w:r w:rsidR="009432A7">
        <w:rPr>
          <w:rFonts w:hint="eastAsia"/>
          <w:sz w:val="24"/>
        </w:rPr>
        <w:instrText>求解的各时间结果皆优于</w:instrText>
      </w:r>
      <w:r w:rsidR="009432A7">
        <w:rPr>
          <w:rFonts w:hint="eastAsia"/>
          <w:sz w:val="24"/>
        </w:rPr>
        <w:instrText>GASA+,</w:instrText>
      </w:r>
      <w:r w:rsidR="009432A7">
        <w:rPr>
          <w:rFonts w:hint="eastAsia"/>
          <w:sz w:val="24"/>
        </w:rPr>
        <w:instrText>目标函数优化率高达</w:instrText>
      </w:r>
      <w:r w:rsidR="009432A7">
        <w:rPr>
          <w:rFonts w:hint="eastAsia"/>
          <w:sz w:val="24"/>
        </w:rPr>
        <w:instrText>12.1%,</w:instrText>
      </w:r>
      <w:r w:rsidR="009432A7">
        <w:rPr>
          <w:rFonts w:hint="eastAsia"/>
          <w:sz w:val="24"/>
        </w:rPr>
        <w:instrText>表明改进的</w:instrText>
      </w:r>
      <w:r w:rsidR="009432A7">
        <w:rPr>
          <w:rFonts w:hint="eastAsia"/>
          <w:sz w:val="24"/>
        </w:rPr>
        <w:instrText>GASA</w:instrText>
      </w:r>
      <w:r w:rsidR="009432A7">
        <w:rPr>
          <w:rFonts w:hint="eastAsia"/>
          <w:sz w:val="24"/>
        </w:rPr>
        <w:instrText>算法改进方式更先进</w:instrText>
      </w:r>
      <w:r w:rsidR="009432A7">
        <w:rPr>
          <w:rFonts w:hint="eastAsia"/>
          <w:sz w:val="24"/>
        </w:rPr>
        <w:instrText>,</w:instrText>
      </w:r>
      <w:r w:rsidR="009432A7">
        <w:rPr>
          <w:rFonts w:hint="eastAsia"/>
          <w:sz w:val="24"/>
        </w:rPr>
        <w:instrText>精度更好。</w:instrText>
      </w:r>
      <w:r w:rsidR="009432A7">
        <w:rPr>
          <w:rFonts w:hint="eastAsia"/>
          <w:sz w:val="24"/>
        </w:rPr>
        <w:instrText>","genre":"</w:instrText>
      </w:r>
      <w:r w:rsidR="009432A7">
        <w:rPr>
          <w:rFonts w:hint="eastAsia"/>
          <w:sz w:val="24"/>
        </w:rPr>
        <w:instrText>硕士</w:instrText>
      </w:r>
      <w:r w:rsidR="009432A7">
        <w:rPr>
          <w:rFonts w:hint="eastAsia"/>
          <w:sz w:val="24"/>
        </w:rPr>
        <w:instrText>","language":"zh-CN","publisher":"</w:instrText>
      </w:r>
      <w:r w:rsidR="009432A7">
        <w:rPr>
          <w:rFonts w:hint="eastAsia"/>
          <w:sz w:val="24"/>
        </w:rPr>
        <w:instrText>江苏科技大学</w:instrText>
      </w:r>
      <w:r w:rsidR="009432A7">
        <w:rPr>
          <w:rFonts w:hint="eastAsia"/>
          <w:sz w:val="24"/>
        </w:rPr>
        <w:instrText>","source":"CNKI","title":"</w:instrText>
      </w:r>
      <w:r w:rsidR="009432A7">
        <w:rPr>
          <w:rFonts w:hint="eastAsia"/>
          <w:sz w:val="24"/>
        </w:rPr>
        <w:instrText>面向中小企业的智能车间动态预测调度研究</w:instrText>
      </w:r>
      <w:r w:rsidR="009432A7">
        <w:rPr>
          <w:rFonts w:hint="eastAsia"/>
          <w:sz w:val="24"/>
        </w:rPr>
        <w:instrText>","URL":"https://kns.cnki.net/kcms2/article/abstract?v=xFzLC8E_KjGWlDDz0F2ST7hFHagL49-x3RLDNkeP7j1esIAh2z8AM7k3GL_NEU0FupF35EANH4wzgeL2HDm01GCSi_ilg03ieEAVBAoPI6uYcox_-2-FzQ==&amp;uniplatform=NZKPT&amp;language=gb","author":[{"family":"</w:instrText>
      </w:r>
      <w:r w:rsidR="009432A7">
        <w:rPr>
          <w:rFonts w:hint="eastAsia"/>
          <w:sz w:val="24"/>
        </w:rPr>
        <w:instrText>张</w:instrText>
      </w:r>
      <w:r w:rsidR="009432A7">
        <w:rPr>
          <w:rFonts w:hint="eastAsia"/>
          <w:sz w:val="24"/>
        </w:rPr>
        <w:instrText>","given":"</w:instrText>
      </w:r>
      <w:r w:rsidR="009432A7">
        <w:rPr>
          <w:rFonts w:hint="eastAsia"/>
          <w:sz w:val="24"/>
        </w:rPr>
        <w:instrText>晓利</w:instrText>
      </w:r>
      <w:r w:rsidR="009432A7">
        <w:rPr>
          <w:rFonts w:hint="eastAsia"/>
          <w:sz w:val="24"/>
        </w:rPr>
        <w:instrText xml:space="preserve">"}],"accessed":{"date-parts":[["2024",2,24]]},"issued":{"date-parts":[["2019"]]}}}],"schema":"https://github.com/citation-style-language/schema/raw/master/csl-citation.json"} </w:instrText>
      </w:r>
      <w:r w:rsidR="00E7277A" w:rsidRPr="00E7277A">
        <w:rPr>
          <w:sz w:val="24"/>
        </w:rPr>
        <w:fldChar w:fldCharType="separate"/>
      </w:r>
      <w:r w:rsidR="001647F0" w:rsidRPr="001647F0">
        <w:rPr>
          <w:kern w:val="0"/>
          <w:sz w:val="24"/>
          <w:vertAlign w:val="superscript"/>
        </w:rPr>
        <w:t>[1]</w:t>
      </w:r>
      <w:r w:rsidR="00E7277A" w:rsidRPr="00E7277A">
        <w:rPr>
          <w:sz w:val="24"/>
        </w:rPr>
        <w:fldChar w:fldCharType="end"/>
      </w:r>
      <w:r w:rsidR="00E7277A" w:rsidRPr="00E7277A">
        <w:rPr>
          <w:sz w:val="24"/>
        </w:rPr>
        <w:t>。对于车间调度问题的研究</w:t>
      </w:r>
      <w:r w:rsidR="006B5422">
        <w:rPr>
          <w:rFonts w:hint="eastAsia"/>
          <w:sz w:val="24"/>
        </w:rPr>
        <w:t>不仅</w:t>
      </w:r>
      <w:r w:rsidR="00E7277A" w:rsidRPr="00E7277A">
        <w:rPr>
          <w:sz w:val="24"/>
        </w:rPr>
        <w:t>能够优化制造企业的生产安排，缩短加工时间和降低生产成本，</w:t>
      </w:r>
      <w:r w:rsidR="006B5422">
        <w:rPr>
          <w:rFonts w:hint="eastAsia"/>
          <w:sz w:val="24"/>
        </w:rPr>
        <w:t>还能</w:t>
      </w:r>
      <w:r w:rsidR="00E7277A" w:rsidRPr="00E7277A">
        <w:rPr>
          <w:sz w:val="24"/>
        </w:rPr>
        <w:t>提高我国制造企业的核心竞争力，实现</w:t>
      </w:r>
      <w:r w:rsidR="00E7277A" w:rsidRPr="00E7277A">
        <w:rPr>
          <w:sz w:val="24"/>
        </w:rPr>
        <w:t>“</w:t>
      </w:r>
      <w:r w:rsidR="00E7277A" w:rsidRPr="00E7277A">
        <w:rPr>
          <w:sz w:val="24"/>
        </w:rPr>
        <w:t>中国制造</w:t>
      </w:r>
      <w:r w:rsidR="00E7277A" w:rsidRPr="00E7277A">
        <w:rPr>
          <w:sz w:val="24"/>
        </w:rPr>
        <w:t>2025”</w:t>
      </w:r>
      <w:r w:rsidR="00E7277A" w:rsidRPr="00E7277A">
        <w:rPr>
          <w:sz w:val="24"/>
        </w:rPr>
        <w:t>战略的宏伟目标</w:t>
      </w:r>
      <w:r w:rsidR="006B5422">
        <w:rPr>
          <w:rFonts w:hint="eastAsia"/>
          <w:sz w:val="24"/>
        </w:rPr>
        <w:t>，</w:t>
      </w:r>
      <w:r w:rsidR="00E7277A" w:rsidRPr="00E7277A">
        <w:rPr>
          <w:sz w:val="24"/>
        </w:rPr>
        <w:t>因此对车间调度的研究有着很强的时代背景</w:t>
      </w:r>
      <w:r w:rsidR="00E7277A" w:rsidRPr="00E7277A">
        <w:rPr>
          <w:sz w:val="24"/>
        </w:rPr>
        <w:fldChar w:fldCharType="begin"/>
      </w:r>
      <w:r w:rsidR="009432A7">
        <w:rPr>
          <w:sz w:val="24"/>
        </w:rPr>
        <w:instrText xml:space="preserve"> ADDIN ZOTERO_ITEM CSL_CITATION {"citationID":"fpyNcePY","properties":{"formattedCitation":"\\super [2]\\nosupersub{}","plainCitation":"[2]","noteIndex":0},"citationItems":[{"id":1224,"uris":["http://zotero.org/users/9145449/items/4BRR8R97"],"itemData":{"</w:instrText>
      </w:r>
      <w:r w:rsidR="009432A7">
        <w:rPr>
          <w:rFonts w:hint="eastAsia"/>
          <w:sz w:val="24"/>
        </w:rPr>
        <w:instrText>id":1224,"type":"thesis","abstract":"</w:instrText>
      </w:r>
      <w:r w:rsidR="009432A7">
        <w:rPr>
          <w:rFonts w:hint="eastAsia"/>
          <w:sz w:val="24"/>
        </w:rPr>
        <w:instrText>随着经济结构不断优化升级</w:instrText>
      </w:r>
      <w:r w:rsidR="009432A7">
        <w:rPr>
          <w:rFonts w:hint="eastAsia"/>
          <w:sz w:val="24"/>
        </w:rPr>
        <w:instrText>,</w:instrText>
      </w:r>
      <w:r w:rsidR="009432A7">
        <w:rPr>
          <w:rFonts w:hint="eastAsia"/>
          <w:sz w:val="24"/>
        </w:rPr>
        <w:instrText>制造企业竞争激烈</w:instrText>
      </w:r>
      <w:r w:rsidR="009432A7">
        <w:rPr>
          <w:rFonts w:hint="eastAsia"/>
          <w:sz w:val="24"/>
        </w:rPr>
        <w:instrText>,</w:instrText>
      </w:r>
      <w:r w:rsidR="009432A7">
        <w:rPr>
          <w:rFonts w:hint="eastAsia"/>
          <w:sz w:val="24"/>
        </w:rPr>
        <w:instrText>要想在竞争中胜出</w:instrText>
      </w:r>
      <w:r w:rsidR="009432A7">
        <w:rPr>
          <w:rFonts w:hint="eastAsia"/>
          <w:sz w:val="24"/>
        </w:rPr>
        <w:instrText>,</w:instrText>
      </w:r>
      <w:r w:rsidR="009432A7">
        <w:rPr>
          <w:rFonts w:hint="eastAsia"/>
          <w:sz w:val="24"/>
        </w:rPr>
        <w:instrText>需要降低生产成本。车间调度是为制造企业制定出满意的生产方案</w:instrText>
      </w:r>
      <w:r w:rsidR="009432A7">
        <w:rPr>
          <w:rFonts w:hint="eastAsia"/>
          <w:sz w:val="24"/>
        </w:rPr>
        <w:instrText>,</w:instrText>
      </w:r>
      <w:r w:rsidR="009432A7">
        <w:rPr>
          <w:rFonts w:hint="eastAsia"/>
          <w:sz w:val="24"/>
        </w:rPr>
        <w:instrText>充分利用资源降低成本。因此对车间调度进行研究</w:instrText>
      </w:r>
      <w:r w:rsidR="009432A7">
        <w:rPr>
          <w:rFonts w:hint="eastAsia"/>
          <w:sz w:val="24"/>
        </w:rPr>
        <w:instrText>,</w:instrText>
      </w:r>
      <w:r w:rsidR="009432A7">
        <w:rPr>
          <w:rFonts w:hint="eastAsia"/>
          <w:sz w:val="24"/>
        </w:rPr>
        <w:instrText>提高生产效率</w:instrText>
      </w:r>
      <w:r w:rsidR="009432A7">
        <w:rPr>
          <w:rFonts w:hint="eastAsia"/>
          <w:sz w:val="24"/>
        </w:rPr>
        <w:instrText>,</w:instrText>
      </w:r>
      <w:r w:rsidR="009432A7">
        <w:rPr>
          <w:rFonts w:hint="eastAsia"/>
          <w:sz w:val="24"/>
        </w:rPr>
        <w:instrText>具有重要的意义。本文所研究的是阻塞混合流水车间调度问题</w:instrText>
      </w:r>
      <w:r w:rsidR="009432A7">
        <w:rPr>
          <w:rFonts w:hint="eastAsia"/>
          <w:sz w:val="24"/>
        </w:rPr>
        <w:instrText>(BHFSSP),</w:instrText>
      </w:r>
      <w:r w:rsidR="009432A7">
        <w:rPr>
          <w:rFonts w:hint="eastAsia"/>
          <w:sz w:val="24"/>
        </w:rPr>
        <w:instrText>即机器在下一阶段不可用情况下</w:instrText>
      </w:r>
      <w:r w:rsidR="009432A7">
        <w:rPr>
          <w:rFonts w:hint="eastAsia"/>
          <w:sz w:val="24"/>
        </w:rPr>
        <w:instrText>,</w:instrText>
      </w:r>
      <w:r w:rsidR="009432A7">
        <w:rPr>
          <w:rFonts w:hint="eastAsia"/>
          <w:sz w:val="24"/>
        </w:rPr>
        <w:instrText>工件将会被阻塞在当前机器上。相比传统混合流水车间调度问题</w:instrText>
      </w:r>
      <w:r w:rsidR="009432A7">
        <w:rPr>
          <w:rFonts w:hint="eastAsia"/>
          <w:sz w:val="24"/>
        </w:rPr>
        <w:instrText>,</w:instrText>
      </w:r>
      <w:r w:rsidR="009432A7">
        <w:rPr>
          <w:rFonts w:hint="eastAsia"/>
          <w:sz w:val="24"/>
        </w:rPr>
        <w:instrText>考虑到了工序间没有缓存区的情况</w:instrText>
      </w:r>
      <w:r w:rsidR="009432A7">
        <w:rPr>
          <w:rFonts w:hint="eastAsia"/>
          <w:sz w:val="24"/>
        </w:rPr>
        <w:instrText>,</w:instrText>
      </w:r>
      <w:r w:rsidR="009432A7">
        <w:rPr>
          <w:rFonts w:hint="eastAsia"/>
          <w:sz w:val="24"/>
        </w:rPr>
        <w:instrText>更接近实际环境。遗传算法作为一种智能算法</w:instrText>
      </w:r>
      <w:r w:rsidR="009432A7">
        <w:rPr>
          <w:rFonts w:hint="eastAsia"/>
          <w:sz w:val="24"/>
        </w:rPr>
        <w:instrText>,</w:instrText>
      </w:r>
      <w:r w:rsidR="009432A7">
        <w:rPr>
          <w:rFonts w:hint="eastAsia"/>
          <w:sz w:val="24"/>
        </w:rPr>
        <w:instrText>因其具有大规模计算时间短、搜索能力强而被广泛应用</w:instrText>
      </w:r>
      <w:r w:rsidR="009432A7">
        <w:rPr>
          <w:rFonts w:hint="eastAsia"/>
          <w:sz w:val="24"/>
        </w:rPr>
        <w:instrText>,</w:instrText>
      </w:r>
      <w:r w:rsidR="009432A7">
        <w:rPr>
          <w:rFonts w:hint="eastAsia"/>
          <w:sz w:val="24"/>
        </w:rPr>
        <w:instrText>但是在解决一些复杂问题时依然存在易陷入局部最优、过早收敛等问题。为此</w:instrText>
      </w:r>
      <w:r w:rsidR="009432A7">
        <w:rPr>
          <w:rFonts w:hint="eastAsia"/>
          <w:sz w:val="24"/>
        </w:rPr>
        <w:instrText>,</w:instrText>
      </w:r>
      <w:r w:rsidR="009432A7">
        <w:rPr>
          <w:rFonts w:hint="eastAsia"/>
          <w:sz w:val="24"/>
        </w:rPr>
        <w:instrText>本文以</w:instrText>
      </w:r>
      <w:r w:rsidR="009432A7">
        <w:rPr>
          <w:rFonts w:hint="eastAsia"/>
          <w:sz w:val="24"/>
        </w:rPr>
        <w:instrText>BHFSSP</w:instrText>
      </w:r>
      <w:r w:rsidR="009432A7">
        <w:rPr>
          <w:rFonts w:hint="eastAsia"/>
          <w:sz w:val="24"/>
        </w:rPr>
        <w:instrText>为研究背景</w:instrText>
      </w:r>
      <w:r w:rsidR="009432A7">
        <w:rPr>
          <w:rFonts w:hint="eastAsia"/>
          <w:sz w:val="24"/>
        </w:rPr>
        <w:instrText>,</w:instrText>
      </w:r>
      <w:r w:rsidR="009432A7">
        <w:rPr>
          <w:rFonts w:hint="eastAsia"/>
          <w:sz w:val="24"/>
        </w:rPr>
        <w:instrText>提出相关调度模型</w:instrText>
      </w:r>
      <w:r w:rsidR="009432A7">
        <w:rPr>
          <w:rFonts w:hint="eastAsia"/>
          <w:sz w:val="24"/>
        </w:rPr>
        <w:instrText>,</w:instrText>
      </w:r>
      <w:r w:rsidR="009432A7">
        <w:rPr>
          <w:rFonts w:hint="eastAsia"/>
          <w:sz w:val="24"/>
        </w:rPr>
        <w:instrText>研究改进遗传算法</w:instrText>
      </w:r>
      <w:r w:rsidR="009432A7">
        <w:rPr>
          <w:rFonts w:hint="eastAsia"/>
          <w:sz w:val="24"/>
        </w:rPr>
        <w:instrText>,</w:instrText>
      </w:r>
      <w:r w:rsidR="009432A7">
        <w:rPr>
          <w:rFonts w:hint="eastAsia"/>
          <w:sz w:val="24"/>
        </w:rPr>
        <w:instrText>以提高求解性能。首先对车间调度问题进行分析并总结车间调度问题的求解算法</w:instrText>
      </w:r>
      <w:r w:rsidR="009432A7">
        <w:rPr>
          <w:rFonts w:hint="eastAsia"/>
          <w:sz w:val="24"/>
        </w:rPr>
        <w:instrText>,</w:instrText>
      </w:r>
      <w:r w:rsidR="009432A7">
        <w:rPr>
          <w:rFonts w:hint="eastAsia"/>
          <w:sz w:val="24"/>
        </w:rPr>
        <w:instrText>分析</w:instrText>
      </w:r>
      <w:r w:rsidR="009432A7">
        <w:rPr>
          <w:rFonts w:hint="eastAsia"/>
          <w:sz w:val="24"/>
        </w:rPr>
        <w:instrText>HBFSSP</w:instrText>
      </w:r>
      <w:r w:rsidR="009432A7">
        <w:rPr>
          <w:rFonts w:hint="eastAsia"/>
          <w:sz w:val="24"/>
        </w:rPr>
        <w:instrText>研究现状</w:instrText>
      </w:r>
      <w:r w:rsidR="009432A7">
        <w:rPr>
          <w:rFonts w:hint="eastAsia"/>
          <w:sz w:val="24"/>
        </w:rPr>
        <w:instrText>,</w:instrText>
      </w:r>
      <w:r w:rsidR="009432A7">
        <w:rPr>
          <w:rFonts w:hint="eastAsia"/>
          <w:sz w:val="24"/>
        </w:rPr>
        <w:instrText>国内外所用方法以及研究成果。其次对遗传算法进行改进研究</w:instrText>
      </w:r>
      <w:r w:rsidR="009432A7">
        <w:rPr>
          <w:rFonts w:hint="eastAsia"/>
          <w:sz w:val="24"/>
        </w:rPr>
        <w:instrText>,</w:instrText>
      </w:r>
      <w:r w:rsidR="009432A7">
        <w:rPr>
          <w:rFonts w:hint="eastAsia"/>
          <w:sz w:val="24"/>
        </w:rPr>
        <w:instrText>对遗传算法的相关理论和相关综述进行分析</w:instrText>
      </w:r>
      <w:r w:rsidR="009432A7">
        <w:rPr>
          <w:rFonts w:hint="eastAsia"/>
          <w:sz w:val="24"/>
        </w:rPr>
        <w:instrText>,</w:instrText>
      </w:r>
      <w:r w:rsidR="009432A7">
        <w:rPr>
          <w:rFonts w:hint="eastAsia"/>
          <w:sz w:val="24"/>
        </w:rPr>
        <w:instrText>着重研究遗传算法的改进机制</w:instrText>
      </w:r>
      <w:r w:rsidR="009432A7">
        <w:rPr>
          <w:rFonts w:hint="eastAsia"/>
          <w:sz w:val="24"/>
        </w:rPr>
        <w:instrText>:</w:instrText>
      </w:r>
      <w:r w:rsidR="009432A7">
        <w:rPr>
          <w:rFonts w:hint="eastAsia"/>
          <w:sz w:val="24"/>
        </w:rPr>
        <w:instrText>编码方式采用实数编码</w:instrText>
      </w:r>
      <w:r w:rsidR="009432A7">
        <w:rPr>
          <w:rFonts w:hint="eastAsia"/>
          <w:sz w:val="24"/>
        </w:rPr>
        <w:instrText>,</w:instrText>
      </w:r>
      <w:r w:rsidR="009432A7">
        <w:rPr>
          <w:rFonts w:hint="eastAsia"/>
          <w:sz w:val="24"/>
        </w:rPr>
        <w:instrText>初始种群通过混合启发式规则进行改进策略</w:instrText>
      </w:r>
      <w:r w:rsidR="009432A7">
        <w:rPr>
          <w:rFonts w:hint="eastAsia"/>
          <w:sz w:val="24"/>
        </w:rPr>
        <w:instrText>;</w:instrText>
      </w:r>
      <w:r w:rsidR="009432A7">
        <w:rPr>
          <w:rFonts w:hint="eastAsia"/>
          <w:sz w:val="24"/>
        </w:rPr>
        <w:instrText>适应度函数的选取和选择操作的介绍</w:instrText>
      </w:r>
      <w:r w:rsidR="009432A7">
        <w:rPr>
          <w:rFonts w:hint="eastAsia"/>
          <w:sz w:val="24"/>
        </w:rPr>
        <w:instrText>;</w:instrText>
      </w:r>
      <w:r w:rsidR="009432A7">
        <w:rPr>
          <w:rFonts w:hint="eastAsia"/>
          <w:sz w:val="24"/>
        </w:rPr>
        <w:instrText>交叉和变异操作的方法和考虑自适应概率</w:instrText>
      </w:r>
      <w:r w:rsidR="009432A7">
        <w:rPr>
          <w:rFonts w:hint="eastAsia"/>
          <w:sz w:val="24"/>
        </w:rPr>
        <w:instrText>;</w:instrText>
      </w:r>
      <w:r w:rsidR="009432A7">
        <w:rPr>
          <w:rFonts w:hint="eastAsia"/>
          <w:sz w:val="24"/>
        </w:rPr>
        <w:instrText>提出嵌入的局域搜索和邻域的交换规则以及局域搜索的具体流程。接下来分别研究了考虑不同约束的</w:instrText>
      </w:r>
      <w:r w:rsidR="009432A7">
        <w:rPr>
          <w:rFonts w:hint="eastAsia"/>
          <w:sz w:val="24"/>
        </w:rPr>
        <w:instrText>BHFSSP:</w:instrText>
      </w:r>
      <w:r w:rsidR="009432A7">
        <w:rPr>
          <w:rFonts w:hint="eastAsia"/>
          <w:sz w:val="24"/>
        </w:rPr>
        <w:instrText>第一</w:instrText>
      </w:r>
      <w:r w:rsidR="009432A7">
        <w:rPr>
          <w:rFonts w:hint="eastAsia"/>
          <w:sz w:val="24"/>
        </w:rPr>
        <w:instrText>,</w:instrText>
      </w:r>
      <w:r w:rsidR="009432A7">
        <w:rPr>
          <w:rFonts w:hint="eastAsia"/>
          <w:sz w:val="24"/>
        </w:rPr>
        <w:instrText>考虑释放时间的</w:instrText>
      </w:r>
      <w:r w:rsidR="009432A7">
        <w:rPr>
          <w:rFonts w:hint="eastAsia"/>
          <w:sz w:val="24"/>
        </w:rPr>
        <w:instrText>BHFSS</w:instrText>
      </w:r>
      <w:r w:rsidR="009432A7">
        <w:rPr>
          <w:rFonts w:hint="eastAsia"/>
          <w:sz w:val="24"/>
        </w:rPr>
        <w:instrText>最大完工时间问题。考虑实际生产中工件开始释放时间</w:instrText>
      </w:r>
      <w:r w:rsidR="009432A7">
        <w:rPr>
          <w:rFonts w:hint="eastAsia"/>
          <w:sz w:val="24"/>
        </w:rPr>
        <w:instrText>,</w:instrText>
      </w:r>
      <w:r w:rsidR="009432A7">
        <w:rPr>
          <w:rFonts w:hint="eastAsia"/>
          <w:sz w:val="24"/>
        </w:rPr>
        <w:instrText>以</w:instrText>
      </w:r>
      <w:r w:rsidR="009432A7">
        <w:rPr>
          <w:rFonts w:hint="eastAsia"/>
          <w:sz w:val="24"/>
        </w:rPr>
        <w:instrText>makespan</w:instrText>
      </w:r>
      <w:r w:rsidR="009432A7">
        <w:rPr>
          <w:rFonts w:hint="eastAsia"/>
          <w:sz w:val="24"/>
        </w:rPr>
        <w:instrText>为目标建立数学模型</w:instrText>
      </w:r>
      <w:r w:rsidR="009432A7">
        <w:rPr>
          <w:rFonts w:hint="eastAsia"/>
          <w:sz w:val="24"/>
        </w:rPr>
        <w:instrText>,</w:instrText>
      </w:r>
      <w:r w:rsidR="009432A7">
        <w:rPr>
          <w:rFonts w:hint="eastAsia"/>
          <w:sz w:val="24"/>
        </w:rPr>
        <w:instrText>引入自适应遗传参数和局域搜索</w:instrText>
      </w:r>
      <w:r w:rsidR="009432A7">
        <w:rPr>
          <w:rFonts w:hint="eastAsia"/>
          <w:sz w:val="24"/>
        </w:rPr>
        <w:instrText>,</w:instrText>
      </w:r>
      <w:r w:rsidR="009432A7">
        <w:rPr>
          <w:rFonts w:hint="eastAsia"/>
          <w:sz w:val="24"/>
        </w:rPr>
        <w:instrText>提出嵌入局域搜索的自适应遗传算法</w:instrText>
      </w:r>
      <w:r w:rsidR="009432A7">
        <w:rPr>
          <w:rFonts w:hint="eastAsia"/>
          <w:sz w:val="24"/>
        </w:rPr>
        <w:instrText>(LS&amp;AGA),</w:instrText>
      </w:r>
      <w:r w:rsidR="009432A7">
        <w:rPr>
          <w:rFonts w:hint="eastAsia"/>
          <w:sz w:val="24"/>
        </w:rPr>
        <w:instrText>运用传统遗传算法和改进遗传算法对本文所要研究的问题进行求解。在</w:instrText>
      </w:r>
      <w:r w:rsidR="009432A7">
        <w:rPr>
          <w:rFonts w:hint="eastAsia"/>
          <w:sz w:val="24"/>
        </w:rPr>
        <w:instrText>MATLAB</w:instrText>
      </w:r>
      <w:r w:rsidR="009432A7">
        <w:rPr>
          <w:rFonts w:hint="eastAsia"/>
          <w:sz w:val="24"/>
        </w:rPr>
        <w:instrText>上进行仿真</w:instrText>
      </w:r>
      <w:r w:rsidR="009432A7">
        <w:rPr>
          <w:rFonts w:hint="eastAsia"/>
          <w:sz w:val="24"/>
        </w:rPr>
        <w:instrText>,</w:instrText>
      </w:r>
      <w:r w:rsidR="009432A7">
        <w:rPr>
          <w:rFonts w:hint="eastAsia"/>
          <w:sz w:val="24"/>
        </w:rPr>
        <w:instrText>对比分析得出所提的</w:instrText>
      </w:r>
      <w:r w:rsidR="009432A7">
        <w:rPr>
          <w:rFonts w:hint="eastAsia"/>
          <w:sz w:val="24"/>
        </w:rPr>
        <w:instrText>LS&amp;AGA</w:instrText>
      </w:r>
      <w:r w:rsidR="009432A7">
        <w:rPr>
          <w:rFonts w:hint="eastAsia"/>
          <w:sz w:val="24"/>
        </w:rPr>
        <w:instrText>具有较好的有效性。第二</w:instrText>
      </w:r>
      <w:r w:rsidR="009432A7">
        <w:rPr>
          <w:rFonts w:hint="eastAsia"/>
          <w:sz w:val="24"/>
        </w:rPr>
        <w:instrText>:</w:instrText>
      </w:r>
      <w:r w:rsidR="009432A7">
        <w:rPr>
          <w:rFonts w:hint="eastAsia"/>
          <w:sz w:val="24"/>
        </w:rPr>
        <w:instrText>考虑机器故障和运输时间的</w:instrText>
      </w:r>
      <w:r w:rsidR="009432A7">
        <w:rPr>
          <w:rFonts w:hint="eastAsia"/>
          <w:sz w:val="24"/>
        </w:rPr>
        <w:instrText>BHFSS</w:instrText>
      </w:r>
      <w:r w:rsidR="009432A7">
        <w:rPr>
          <w:rFonts w:hint="eastAsia"/>
          <w:sz w:val="24"/>
        </w:rPr>
        <w:instrText>总加权完工时间问题。考虑实际生产中阶段间的运输时间</w:instrText>
      </w:r>
      <w:r w:rsidR="009432A7">
        <w:rPr>
          <w:rFonts w:hint="eastAsia"/>
          <w:sz w:val="24"/>
        </w:rPr>
        <w:instrText>,</w:instrText>
      </w:r>
      <w:r w:rsidR="009432A7">
        <w:rPr>
          <w:rFonts w:hint="eastAsia"/>
          <w:sz w:val="24"/>
        </w:rPr>
        <w:instrText>以及加工机器可能出现故障情况</w:instrText>
      </w:r>
      <w:r w:rsidR="009432A7">
        <w:rPr>
          <w:rFonts w:hint="eastAsia"/>
          <w:sz w:val="24"/>
        </w:rPr>
        <w:instrText>,</w:instrText>
      </w:r>
      <w:r w:rsidR="009432A7">
        <w:rPr>
          <w:rFonts w:hint="eastAsia"/>
          <w:sz w:val="24"/>
        </w:rPr>
        <w:instrText>以总加权完工时间为目标</w:instrText>
      </w:r>
      <w:r w:rsidR="009432A7">
        <w:rPr>
          <w:rFonts w:hint="eastAsia"/>
          <w:sz w:val="24"/>
        </w:rPr>
        <w:instrText>,</w:instrText>
      </w:r>
      <w:r w:rsidR="009432A7">
        <w:rPr>
          <w:rFonts w:hint="eastAsia"/>
          <w:sz w:val="24"/>
        </w:rPr>
        <w:instrText>引入自适应的遗传参数和启发式规则</w:instrText>
      </w:r>
      <w:r w:rsidR="009432A7">
        <w:rPr>
          <w:rFonts w:hint="eastAsia"/>
          <w:sz w:val="24"/>
        </w:rPr>
        <w:instrText>,</w:instrText>
      </w:r>
      <w:r w:rsidR="009432A7">
        <w:rPr>
          <w:rFonts w:hint="eastAsia"/>
          <w:sz w:val="24"/>
        </w:rPr>
        <w:instrText>提出基于启发式规则的自适应遗传算法</w:instrText>
      </w:r>
      <w:r w:rsidR="009432A7">
        <w:rPr>
          <w:rFonts w:hint="eastAsia"/>
          <w:sz w:val="24"/>
        </w:rPr>
        <w:instrText>(HR&amp;AGA),</w:instrText>
      </w:r>
      <w:r w:rsidR="009432A7">
        <w:rPr>
          <w:rFonts w:hint="eastAsia"/>
          <w:sz w:val="24"/>
        </w:rPr>
        <w:instrText>运用传统遗传算法和改进遗传算法求解该问题。在</w:instrText>
      </w:r>
      <w:r w:rsidR="009432A7">
        <w:rPr>
          <w:rFonts w:hint="eastAsia"/>
          <w:sz w:val="24"/>
        </w:rPr>
        <w:instrText>MATLAB</w:instrText>
      </w:r>
      <w:r w:rsidR="009432A7">
        <w:rPr>
          <w:rFonts w:hint="eastAsia"/>
          <w:sz w:val="24"/>
        </w:rPr>
        <w:instrText>上进行仿真</w:instrText>
      </w:r>
      <w:r w:rsidR="009432A7">
        <w:rPr>
          <w:rFonts w:hint="eastAsia"/>
          <w:sz w:val="24"/>
        </w:rPr>
        <w:instrText>,</w:instrText>
      </w:r>
      <w:r w:rsidR="009432A7">
        <w:rPr>
          <w:rFonts w:hint="eastAsia"/>
          <w:sz w:val="24"/>
        </w:rPr>
        <w:instrText>对比分析得到结果显示所提的</w:instrText>
      </w:r>
      <w:r w:rsidR="009432A7">
        <w:rPr>
          <w:rFonts w:hint="eastAsia"/>
          <w:sz w:val="24"/>
        </w:rPr>
        <w:instrText>HR&amp;AGA</w:instrText>
      </w:r>
      <w:r w:rsidR="009432A7">
        <w:rPr>
          <w:rFonts w:hint="eastAsia"/>
          <w:sz w:val="24"/>
        </w:rPr>
        <w:instrText>的有效性。</w:instrText>
      </w:r>
      <w:r w:rsidR="009432A7">
        <w:rPr>
          <w:rFonts w:hint="eastAsia"/>
          <w:sz w:val="24"/>
        </w:rPr>
        <w:instrText>","genre":"</w:instrText>
      </w:r>
      <w:r w:rsidR="009432A7">
        <w:rPr>
          <w:rFonts w:hint="eastAsia"/>
          <w:sz w:val="24"/>
        </w:rPr>
        <w:instrText>硕士</w:instrText>
      </w:r>
      <w:r w:rsidR="009432A7">
        <w:rPr>
          <w:rFonts w:hint="eastAsia"/>
          <w:sz w:val="24"/>
        </w:rPr>
        <w:instrText>","language":"</w:instrText>
      </w:r>
      <w:r w:rsidR="009432A7">
        <w:rPr>
          <w:rFonts w:hint="eastAsia"/>
          <w:sz w:val="24"/>
        </w:rPr>
        <w:instrText>中文</w:instrText>
      </w:r>
      <w:r w:rsidR="009432A7">
        <w:rPr>
          <w:rFonts w:hint="eastAsia"/>
          <w:sz w:val="24"/>
        </w:rPr>
        <w:instrText>;","note":"2 citations(CNKI)[2022-4-21]","publisher":"</w:instrText>
      </w:r>
      <w:r w:rsidR="009432A7">
        <w:rPr>
          <w:rFonts w:hint="eastAsia"/>
          <w:sz w:val="24"/>
        </w:rPr>
        <w:instrText>郑州大学</w:instrText>
      </w:r>
      <w:r w:rsidR="009432A7">
        <w:rPr>
          <w:rFonts w:hint="eastAsia"/>
          <w:sz w:val="24"/>
        </w:rPr>
        <w:instrText>","source":"CNKI","title":"</w:instrText>
      </w:r>
      <w:r w:rsidR="009432A7">
        <w:rPr>
          <w:rFonts w:hint="eastAsia"/>
          <w:sz w:val="24"/>
        </w:rPr>
        <w:instrText>阻塞混合流水车间调度优化研究</w:instrText>
      </w:r>
      <w:r w:rsidR="009432A7">
        <w:rPr>
          <w:rFonts w:hint="eastAsia"/>
          <w:sz w:val="24"/>
        </w:rPr>
        <w:instrText>","URL":"https://kns.cnki.net/KCMS/detail/detail.aspx?dbcode=CMFD&amp;dbname=CMFD201902&amp;filename=1019128040.nh&amp;v=","author":[{"family":"</w:instrText>
      </w:r>
      <w:r w:rsidR="009432A7">
        <w:rPr>
          <w:rFonts w:hint="eastAsia"/>
          <w:sz w:val="24"/>
        </w:rPr>
        <w:instrText>王</w:instrText>
      </w:r>
      <w:r w:rsidR="009432A7">
        <w:rPr>
          <w:rFonts w:hint="eastAsia"/>
          <w:sz w:val="24"/>
        </w:rPr>
        <w:instrText>","given":"</w:instrText>
      </w:r>
      <w:r w:rsidR="009432A7">
        <w:rPr>
          <w:rFonts w:hint="eastAsia"/>
          <w:sz w:val="24"/>
        </w:rPr>
        <w:instrText>晶</w:instrText>
      </w:r>
      <w:r w:rsidR="009432A7">
        <w:rPr>
          <w:rFonts w:hint="eastAsia"/>
          <w:sz w:val="24"/>
        </w:rPr>
        <w:instrText>"}],"contributor":[{"family":"</w:instrText>
      </w:r>
      <w:r w:rsidR="009432A7">
        <w:rPr>
          <w:rFonts w:hint="eastAsia"/>
          <w:sz w:val="24"/>
        </w:rPr>
        <w:instrText>轩</w:instrText>
      </w:r>
      <w:r w:rsidR="009432A7">
        <w:rPr>
          <w:rFonts w:hint="eastAsia"/>
          <w:sz w:val="24"/>
        </w:rPr>
        <w:instrText>","given":"</w:instrText>
      </w:r>
      <w:r w:rsidR="009432A7">
        <w:rPr>
          <w:rFonts w:hint="eastAsia"/>
          <w:sz w:val="24"/>
        </w:rPr>
        <w:instrText>华</w:instrText>
      </w:r>
      <w:r w:rsidR="009432A7">
        <w:rPr>
          <w:rFonts w:hint="eastAsia"/>
          <w:sz w:val="24"/>
        </w:rPr>
        <w:instrText>"}],"issued":{"date-parts":[["2019"]]}}}],"schema":"</w:instrText>
      </w:r>
      <w:r w:rsidR="009432A7">
        <w:rPr>
          <w:sz w:val="24"/>
        </w:rPr>
        <w:instrText xml:space="preserve">https://github.com/citation-style-language/schema/raw/master/csl-citation.json"} </w:instrText>
      </w:r>
      <w:r w:rsidR="00E7277A" w:rsidRPr="00E7277A">
        <w:rPr>
          <w:sz w:val="24"/>
        </w:rPr>
        <w:fldChar w:fldCharType="separate"/>
      </w:r>
      <w:r w:rsidR="001647F0" w:rsidRPr="001647F0">
        <w:rPr>
          <w:kern w:val="0"/>
          <w:sz w:val="24"/>
          <w:vertAlign w:val="superscript"/>
        </w:rPr>
        <w:t>[2]</w:t>
      </w:r>
      <w:r w:rsidR="00E7277A" w:rsidRPr="00E7277A">
        <w:rPr>
          <w:sz w:val="24"/>
        </w:rPr>
        <w:fldChar w:fldCharType="end"/>
      </w:r>
      <w:r w:rsidR="00E7277A" w:rsidRPr="00E7277A">
        <w:rPr>
          <w:sz w:val="24"/>
        </w:rPr>
        <w:t>。</w:t>
      </w:r>
    </w:p>
    <w:p w14:paraId="5B268CE9" w14:textId="68C4A02A" w:rsidR="00E7277A" w:rsidRPr="00E7277A" w:rsidRDefault="00E7277A" w:rsidP="004E6CC7">
      <w:pPr>
        <w:spacing w:line="460" w:lineRule="exact"/>
        <w:ind w:firstLineChars="200" w:firstLine="480"/>
        <w:rPr>
          <w:sz w:val="24"/>
        </w:rPr>
      </w:pPr>
      <w:r w:rsidRPr="00E7277A">
        <w:rPr>
          <w:sz w:val="24"/>
        </w:rPr>
        <w:t>流水车间调度问题</w:t>
      </w:r>
      <w:r w:rsidR="00E01BD4">
        <w:rPr>
          <w:rFonts w:hint="eastAsia"/>
          <w:sz w:val="24"/>
        </w:rPr>
        <w:t>（</w:t>
      </w:r>
      <w:r w:rsidRPr="00E7277A">
        <w:rPr>
          <w:sz w:val="24"/>
        </w:rPr>
        <w:t>Flow Shop Scheduling Problem</w:t>
      </w:r>
      <w:r w:rsidRPr="00E7277A">
        <w:rPr>
          <w:sz w:val="24"/>
        </w:rPr>
        <w:t>，</w:t>
      </w:r>
      <w:r w:rsidRPr="00E7277A">
        <w:rPr>
          <w:sz w:val="24"/>
        </w:rPr>
        <w:t>FSP</w:t>
      </w:r>
      <w:r w:rsidR="00E01BD4">
        <w:rPr>
          <w:rFonts w:hint="eastAsia"/>
          <w:sz w:val="24"/>
        </w:rPr>
        <w:t>）</w:t>
      </w:r>
      <w:r w:rsidRPr="00E7277A">
        <w:rPr>
          <w:sz w:val="24"/>
        </w:rPr>
        <w:t>在制造业、半导体工业、信息服务设施等领域有着广泛的应用。为了进一步提高生产效率，在流水车间调度中考虑了一些相同的并行机器。这种生产模式是一种柔性流水车间技术，通常称为混合流水车间调度</w:t>
      </w:r>
      <w:r w:rsidR="00285E7B">
        <w:rPr>
          <w:rFonts w:hint="eastAsia"/>
          <w:sz w:val="24"/>
        </w:rPr>
        <w:t>（</w:t>
      </w:r>
      <w:r w:rsidRPr="00E7277A">
        <w:rPr>
          <w:sz w:val="24"/>
        </w:rPr>
        <w:t>Hybrid Flow Shop Scheduling</w:t>
      </w:r>
      <w:r w:rsidR="00624D57">
        <w:rPr>
          <w:rFonts w:hint="eastAsia"/>
          <w:sz w:val="24"/>
        </w:rPr>
        <w:t>，</w:t>
      </w:r>
      <w:r w:rsidRPr="00E7277A">
        <w:rPr>
          <w:sz w:val="24"/>
        </w:rPr>
        <w:t>HFS</w:t>
      </w:r>
      <w:r w:rsidR="00285E7B">
        <w:rPr>
          <w:rFonts w:hint="eastAsia"/>
          <w:sz w:val="24"/>
        </w:rPr>
        <w:t>）</w:t>
      </w:r>
      <w:r w:rsidRPr="00E7277A">
        <w:rPr>
          <w:sz w:val="24"/>
        </w:rPr>
        <w:t>。</w:t>
      </w:r>
      <w:r w:rsidR="00E01BD4" w:rsidRPr="00E01BD4">
        <w:rPr>
          <w:sz w:val="24"/>
        </w:rPr>
        <w:t>考虑到提高生产效率的需求，</w:t>
      </w:r>
      <w:r w:rsidR="00E01BD4">
        <w:rPr>
          <w:rFonts w:hint="eastAsia"/>
          <w:sz w:val="24"/>
        </w:rPr>
        <w:t>企业</w:t>
      </w:r>
      <w:r w:rsidR="00E01BD4" w:rsidRPr="00E01BD4">
        <w:rPr>
          <w:sz w:val="24"/>
        </w:rPr>
        <w:t>引入了一种</w:t>
      </w:r>
      <w:r w:rsidR="00E01BD4">
        <w:rPr>
          <w:rFonts w:hint="eastAsia"/>
          <w:sz w:val="24"/>
        </w:rPr>
        <w:t>包含相同并行机的</w:t>
      </w:r>
      <w:r w:rsidR="00E01BD4" w:rsidRPr="00E01BD4">
        <w:rPr>
          <w:sz w:val="24"/>
        </w:rPr>
        <w:t>新型生产模式，即混合流水车间调度（</w:t>
      </w:r>
      <w:r w:rsidR="00E01BD4" w:rsidRPr="00E01BD4">
        <w:rPr>
          <w:sz w:val="24"/>
        </w:rPr>
        <w:t>Hybrid Flow Shop Scheduling</w:t>
      </w:r>
      <w:r w:rsidR="00E01BD4" w:rsidRPr="00E01BD4">
        <w:rPr>
          <w:sz w:val="24"/>
        </w:rPr>
        <w:t>，</w:t>
      </w:r>
      <w:r w:rsidR="00E01BD4" w:rsidRPr="00E01BD4">
        <w:rPr>
          <w:sz w:val="24"/>
        </w:rPr>
        <w:t>HFS</w:t>
      </w:r>
      <w:r w:rsidR="00E01BD4" w:rsidRPr="00E01BD4">
        <w:rPr>
          <w:sz w:val="24"/>
        </w:rPr>
        <w:t>）</w:t>
      </w:r>
      <w:r w:rsidR="00E01BD4">
        <w:rPr>
          <w:rFonts w:hint="eastAsia"/>
          <w:sz w:val="24"/>
        </w:rPr>
        <w:t>。</w:t>
      </w:r>
      <w:r w:rsidR="004E6CC7" w:rsidRPr="004E6CC7">
        <w:rPr>
          <w:color w:val="0D0D0D"/>
          <w:sz w:val="24"/>
          <w:shd w:val="clear" w:color="auto" w:fill="FFFFFF"/>
        </w:rPr>
        <w:t>HFS</w:t>
      </w:r>
      <w:r w:rsidR="004E6CC7" w:rsidRPr="004E6CC7">
        <w:rPr>
          <w:color w:val="0D0D0D"/>
          <w:sz w:val="24"/>
          <w:shd w:val="clear" w:color="auto" w:fill="FFFFFF"/>
        </w:rPr>
        <w:t>模式常见于炼钢、连铸、电子生产和半导体行业</w:t>
      </w:r>
      <w:r w:rsidR="00F06150" w:rsidRPr="00E7277A">
        <w:rPr>
          <w:sz w:val="24"/>
        </w:rPr>
        <w:fldChar w:fldCharType="begin"/>
      </w:r>
      <w:r w:rsidR="00F66940">
        <w:rPr>
          <w:sz w:val="24"/>
        </w:rPr>
        <w:instrText xml:space="preserve"> ADDIN ZOTERO_ITEM CSL_CITATION {"citationID":"HqI2TMhX","properties":{"formattedCitation":"\\super [3\\uc0\\u8211{}6]\\nosupersub{}","plainCitation":"[3–6]","noteIndex":0},"citationItems":[{"id":2168,"uris":["http://zotero.org/users/9145449/items/JHZW29J9"],"itemData":{"id":2168,"type":"article-journal","abstract":"Hybrid ﬂowshop scheduling problems include the generalization of ﬂowshops with parallel machines in some stages. Hybrid ﬂowshop scheduling problems are known to be NP-hard. Hence, researchers have proposed many heuristics and metaheuristic algorithms to tackle such challenging tasks. In this letter, a recently developed discrete ﬁreﬂy algorithm is extended to solve hybrid ﬂowshop scheduling problems with two objectives. Makespan and mean ﬂow time are the objective functions considered. Computational experiments are carried out to evaluate the performance of the proposed algorithm. The results show that the proposed algorithm outperforms many other metaheuristics in the literature.","container-title":"IEEE Transactions on Evolutionary Computation","DOI":"10.1109/TEVC.2013.2240304","ISSN":"1089-778X, 1089-778X, 1941-0026","issue":"2","journalAbbreviation":"IEEE Trans. Evol. Computat.","language":"en","page":"301-305","source":"DOI.org (Crossref)","title":"A Discrete Firefly Algorithm for the Multi-Objective Hybrid Flowshop Scheduling Problems","volume":"18","author":[{"family":"Marichelvam","given":"Mariappan Kadarkarainadar"},{"family":"Prabaharan","given":"Thirumoorthy"},{"family":"Yang","given":"Xin She"}],"issued":{"date-parts":[["2014",4]]}}},{"id":3227,"uris":["http://zotero.org/users/9145449/items/FFFGMJY9"],"itemData":{"id":3227,"type":"article-journal","abstract":"Energy-aware scheduling (EAS) of manufacturing processes demands a mathematical model to optimally plan energy saving for a given schedule. The proposed approach starts from a reference schedule generated by an advanced planning and scheduling (APS) system which does not consider energy saving. The new approach relies on a mixed integer programming (MIP) model where the reference schedule is modified to account for energy consumption without changing the jobs' assignment and sequencing provided by the reference schedule. The applicability of the approach has been validated through a test case; the results obtained using one commercial MIP solver and an original MIP-heuristic are discussed.","container-title":"CIRP Annals - Manufacturing Technology","DOI":"10.1016/j.cirp.2012.03.084","issue":"1","page":"459-462","source":"Baidu Scholar","title":"Energy-aware scheduling for improving manufacturing process sustainability: A mathematical model for flexible flow shops","title-short":"Energy-aware scheduling for improving manufacturing process sustainability","volume":"61","author":[{"family":"Bruzzone","given":"Aag"},{"family":"Anghinolfi","given":"D."},{"family":"Paolucci","given":"M."},{"family":"Tonelli","given":"F."}],"issued":{"date-parts":[["2012"]]}}},{"id":3646,"uris":["http://zotero.org/users/9145449/items/AA2NBZ64"],"itemData":{"id":3646,"type":"article-journal","abstract":"Realistic production systems usually encounter various of unexpected disruptions, which may invalidate the original schedules, and thus rescheduling becomes essential. This paper studies a real-world hybrid flowshop rescheduling problem in Steelmaking-refining-Continuous Casting (SCC) process, where machine breakdown is considered as the disruption, and controllable processing times in the last stage of SCC process is considered. An Improved Artificial Bee Colony (IABC) algorithm is developed to solve the problem. In the IABC, novel encoding and decoding strategies are devised to represent the solutions effectively, where a charge left-shifting strategy is designed to decrease cast break. A population initialization heuristic is devised to generate solutions with a high level of quality and diversity. Meanwhile, a variable neighboring operator, which can balance the exploration and exploitation abilities, is proposed to generate new solutions with high quality for the employed bee and onlooker bee phases. Moreover, a worst solution replacement strategy is developed to further enhance the exploitation ability. To demonstrate the performance of the IABC, comprehensive computational comparisons against several state-of-the-art algorithms and statistical analysis are conducted, which discloses the strength and availability of the IABC. Moreover, key features of the IABC are analyzed, confirming their critical roles to the success of the IABC.","container-title":"Computers &amp; Industrial Engineering","DOI":"10.1016/j.cie.2018.05.056","ISSN":"0360-8352","journalAbbreviation":"Computers &amp; Industrial Engineering","language":"en","page":"235-250","source":"ScienceDirect","title":"An Improved Artificial Bee Colony algorithm for real-world hybrid flowshop rescheduling in Steelmaking-refining-Continuous Casting process","volume":"122","author":[{"family":"Peng","given":"Kunkun"},{"family":"Pan","given":"Quan-Ke"},{"family":"Gao","given":"Liang"},{"family":"Zhang","given":"Biao"},{"family":"Pang","given":"Xinfu"}],"issued":{"date-parts":[["2018",8,1]]}}},{"id":2193,"uris":["http://zotero.org/users/9145449/items/VGAUHQQB"],"itemData":{"id":2193,"type":"article-journal","abstract":"This paper presents a real-time scheduling methodology in a semiconductor wafer fab that produces multiple product types with different due dates. In the suggested real-time scheduling method, lot scheduling rules and batch scheduling rules are selected from sets of candidate rules based on information obtained from discrete event simulation. Since a rule combination that gives the best performance may vary according to the states of the fab, a selected rule combination is employed for a certain period of time and then a new combination is selected and employed. Since multiple simulation runs should be made in the simulation-based real-time scheduling (SBRTS) method, it may take excessively long computation time to react to unexpected events. To reduce response time, we suggest three techniques for accelerating rule comparison. We test these techniques as well as other operational policies that can be used in the SBRTS method through computational experiments on a number of test problems.","container-title":"IEEE Transactions on Semiconductor Manufacturing","issue":"2","language":"en","page":"290-298","source":"Zotero","title":"Simplification Methods for Accelerating Simulation-Based Real-Time Scheduling in a Semiconductor Wafer Fabrication Facility","volume":"16","author":[{"family":"Kim","given":"Yeong-Dae"},{"family":"Shim","given":"Sang-Oh"},{"family":"Choi","given":"Bum"},{"family":"Hwang","given":"Hark"}],"issued":{"date-parts":[["2003"]]}}}],"schema":"https://github.com/citation-style-language/schema/raw/master/csl-citation.json"} </w:instrText>
      </w:r>
      <w:r w:rsidR="00F06150" w:rsidRPr="00E7277A">
        <w:rPr>
          <w:sz w:val="24"/>
        </w:rPr>
        <w:fldChar w:fldCharType="separate"/>
      </w:r>
      <w:r w:rsidR="001647F0" w:rsidRPr="001647F0">
        <w:rPr>
          <w:kern w:val="0"/>
          <w:sz w:val="24"/>
          <w:vertAlign w:val="superscript"/>
        </w:rPr>
        <w:t>[3–6]</w:t>
      </w:r>
      <w:r w:rsidR="00F06150" w:rsidRPr="00E7277A">
        <w:rPr>
          <w:sz w:val="24"/>
        </w:rPr>
        <w:fldChar w:fldCharType="end"/>
      </w:r>
      <w:r w:rsidR="004E6CC7" w:rsidRPr="004E6CC7">
        <w:rPr>
          <w:color w:val="0D0D0D"/>
          <w:sz w:val="24"/>
          <w:shd w:val="clear" w:color="auto" w:fill="FFFFFF"/>
        </w:rPr>
        <w:t>等领域，可以在不超过机器负载的情况下同时处理多个工件</w:t>
      </w:r>
      <w:r w:rsidRPr="00E7277A">
        <w:rPr>
          <w:sz w:val="24"/>
        </w:rPr>
        <w:t>。</w:t>
      </w:r>
      <w:r w:rsidR="004E6CC7" w:rsidRPr="004E6CC7">
        <w:rPr>
          <w:sz w:val="24"/>
        </w:rPr>
        <w:t>与传统的</w:t>
      </w:r>
      <w:r w:rsidR="004E6CC7" w:rsidRPr="004E6CC7">
        <w:rPr>
          <w:sz w:val="24"/>
        </w:rPr>
        <w:t>FSP</w:t>
      </w:r>
      <w:r w:rsidR="004E6CC7" w:rsidRPr="004E6CC7">
        <w:rPr>
          <w:sz w:val="24"/>
        </w:rPr>
        <w:t>相比，</w:t>
      </w:r>
      <w:r w:rsidR="004E6CC7" w:rsidRPr="004E6CC7">
        <w:rPr>
          <w:sz w:val="24"/>
        </w:rPr>
        <w:t>HFS</w:t>
      </w:r>
      <w:r w:rsidR="004E6CC7">
        <w:rPr>
          <w:rFonts w:hint="eastAsia"/>
          <w:sz w:val="24"/>
        </w:rPr>
        <w:t>问题</w:t>
      </w:r>
      <w:r w:rsidR="004E6CC7" w:rsidRPr="004E6CC7">
        <w:rPr>
          <w:sz w:val="24"/>
        </w:rPr>
        <w:t>涉及到机器分配和工件加工顺序，被称为混合流水车间调度问题（</w:t>
      </w:r>
      <w:r w:rsidR="004E6CC7" w:rsidRPr="004E6CC7">
        <w:rPr>
          <w:sz w:val="24"/>
        </w:rPr>
        <w:t>Hybrid Flow Shop Scheduling Problem, HFSP</w:t>
      </w:r>
      <w:r w:rsidR="004E6CC7" w:rsidRPr="004E6CC7">
        <w:rPr>
          <w:sz w:val="24"/>
        </w:rPr>
        <w:t>），其复杂度远高于</w:t>
      </w:r>
      <w:r w:rsidR="004E6CC7" w:rsidRPr="004E6CC7">
        <w:rPr>
          <w:sz w:val="24"/>
        </w:rPr>
        <w:t>FSP</w:t>
      </w:r>
      <w:r w:rsidR="004E6CC7" w:rsidRPr="004E6CC7">
        <w:rPr>
          <w:sz w:val="24"/>
        </w:rPr>
        <w:t>。</w:t>
      </w:r>
    </w:p>
    <w:p w14:paraId="70F8BE01" w14:textId="61B0753D" w:rsidR="00E7277A" w:rsidRPr="00E7277A" w:rsidRDefault="00E7277A" w:rsidP="00E7277A">
      <w:pPr>
        <w:spacing w:line="460" w:lineRule="exact"/>
        <w:ind w:firstLineChars="200" w:firstLine="480"/>
        <w:rPr>
          <w:sz w:val="24"/>
        </w:rPr>
      </w:pPr>
      <w:r w:rsidRPr="00E7277A">
        <w:rPr>
          <w:sz w:val="24"/>
        </w:rPr>
        <w:lastRenderedPageBreak/>
        <w:t>在实际生产生活中，</w:t>
      </w:r>
      <w:r w:rsidRPr="00E7277A">
        <w:rPr>
          <w:sz w:val="24"/>
        </w:rPr>
        <w:t>HFSP</w:t>
      </w:r>
      <w:r w:rsidRPr="00E7277A">
        <w:rPr>
          <w:sz w:val="24"/>
        </w:rPr>
        <w:t>也有</w:t>
      </w:r>
      <w:r w:rsidR="004E6CC7">
        <w:rPr>
          <w:rFonts w:hint="eastAsia"/>
          <w:sz w:val="24"/>
        </w:rPr>
        <w:t>诸多</w:t>
      </w:r>
      <w:r w:rsidRPr="00E7277A">
        <w:rPr>
          <w:sz w:val="24"/>
        </w:rPr>
        <w:t>的应用。以某新能源客车制造涂装车间为例，整个涂装的过程包括电泳、腻子、喷涂、打磨、面漆等操作</w:t>
      </w:r>
      <w:r w:rsidR="00234CE6">
        <w:rPr>
          <w:rFonts w:hint="eastAsia"/>
          <w:sz w:val="24"/>
        </w:rPr>
        <w:t>。</w:t>
      </w:r>
      <w:r w:rsidRPr="00E7277A">
        <w:rPr>
          <w:sz w:val="24"/>
        </w:rPr>
        <w:t>为了提高生产效率，常采用多条生产线并存的方式进行生产。在加工过程中，由于生产成本</w:t>
      </w:r>
      <w:r w:rsidR="00234CE6">
        <w:rPr>
          <w:rFonts w:hint="eastAsia"/>
          <w:sz w:val="24"/>
        </w:rPr>
        <w:t>和</w:t>
      </w:r>
      <w:r w:rsidRPr="00E7277A">
        <w:rPr>
          <w:sz w:val="24"/>
        </w:rPr>
        <w:t>存储空间等限制，</w:t>
      </w:r>
      <w:r w:rsidR="00234CE6" w:rsidRPr="00234CE6">
        <w:rPr>
          <w:sz w:val="24"/>
        </w:rPr>
        <w:t>各加工阶段之间缺乏缓冲区，导致工件在完成当前阶段加工后</w:t>
      </w:r>
      <w:r w:rsidR="00234CE6">
        <w:rPr>
          <w:rFonts w:hint="eastAsia"/>
          <w:sz w:val="24"/>
        </w:rPr>
        <w:t>，</w:t>
      </w:r>
      <w:r w:rsidR="00234CE6" w:rsidRPr="00234CE6">
        <w:rPr>
          <w:sz w:val="24"/>
        </w:rPr>
        <w:t>若下一阶段机器</w:t>
      </w:r>
      <w:r w:rsidR="00234CE6">
        <w:rPr>
          <w:rFonts w:hint="eastAsia"/>
          <w:sz w:val="24"/>
        </w:rPr>
        <w:t>没有空闲</w:t>
      </w:r>
      <w:r w:rsidR="00234CE6" w:rsidRPr="00234CE6">
        <w:rPr>
          <w:sz w:val="24"/>
        </w:rPr>
        <w:t>，就会被阻塞在当前机器上。</w:t>
      </w:r>
      <w:r w:rsidRPr="00E7277A">
        <w:rPr>
          <w:sz w:val="24"/>
        </w:rPr>
        <w:t>因此，根据实际生产工艺流程，涂装车间的生产过程可抽象为一个阻塞混合流水车间调度问题</w:t>
      </w:r>
      <w:r w:rsidR="00285E7B">
        <w:rPr>
          <w:rFonts w:hint="eastAsia"/>
          <w:sz w:val="24"/>
        </w:rPr>
        <w:t>（</w:t>
      </w:r>
      <w:r w:rsidRPr="00E7277A">
        <w:rPr>
          <w:sz w:val="24"/>
        </w:rPr>
        <w:t>Blocking Hybrid Flow Shop Scheduling Problem</w:t>
      </w:r>
      <w:r w:rsidRPr="00E7277A">
        <w:rPr>
          <w:sz w:val="24"/>
        </w:rPr>
        <w:t>，</w:t>
      </w:r>
      <w:r w:rsidRPr="00E7277A">
        <w:rPr>
          <w:sz w:val="24"/>
        </w:rPr>
        <w:t>BHFSP</w:t>
      </w:r>
      <w:r w:rsidR="00285E7B">
        <w:rPr>
          <w:rFonts w:hint="eastAsia"/>
          <w:sz w:val="24"/>
        </w:rPr>
        <w:t>）</w:t>
      </w:r>
      <w:r w:rsidRPr="00E7277A">
        <w:rPr>
          <w:sz w:val="24"/>
        </w:rPr>
        <w:t>。</w:t>
      </w:r>
      <w:r w:rsidRPr="00E7277A">
        <w:rPr>
          <w:sz w:val="24"/>
        </w:rPr>
        <w:t>“</w:t>
      </w:r>
      <w:r w:rsidRPr="00E7277A">
        <w:rPr>
          <w:sz w:val="24"/>
        </w:rPr>
        <w:t>阻塞</w:t>
      </w:r>
      <w:r w:rsidRPr="00E7277A">
        <w:rPr>
          <w:sz w:val="24"/>
        </w:rPr>
        <w:t>”</w:t>
      </w:r>
      <w:r w:rsidRPr="00E7277A">
        <w:rPr>
          <w:sz w:val="24"/>
        </w:rPr>
        <w:t>是指当一个工件在某一阶段完成加工后，下一阶段的机器</w:t>
      </w:r>
      <w:r w:rsidR="00ED2D68">
        <w:rPr>
          <w:rFonts w:hint="eastAsia"/>
          <w:sz w:val="24"/>
        </w:rPr>
        <w:t>忙碌</w:t>
      </w:r>
      <w:r w:rsidRPr="00E7277A">
        <w:rPr>
          <w:sz w:val="24"/>
        </w:rPr>
        <w:t>时，该工件只能阻塞在当前机器上，直到下一阶段有可用的机器</w:t>
      </w:r>
      <w:r w:rsidRPr="00E7277A">
        <w:rPr>
          <w:sz w:val="24"/>
        </w:rPr>
        <w:fldChar w:fldCharType="begin"/>
      </w:r>
      <w:r w:rsidR="009432A7">
        <w:rPr>
          <w:sz w:val="24"/>
        </w:rPr>
        <w:instrText xml:space="preserve"> ADDIN ZOTERO_ITEM CSL_CITATION {"citationID":"LNQPBSdH","properties":{"formattedCitation":"\\super [7]\\nosupersub{}","plainCitation":"[7]","noteIndex":0},"citationItems":[{"id":2195,"uris":["http://zotero.org/users/9145449/items/JHFF6Z9Z"],"itemData":{"id":2195,"type":"article-journal","abstract":"We investigate the problem of scheduling N jobs on parallel machines in L successive stages with limited buﬀer capacities between stages. The primary objective is to ﬁnd a schedule that would minimize the makespan. This problem is shown to be NP -hard in the strong sense. We develop a tabu search algorithm for this problem in which the search is limited to the space of permutation vectors of size N . This vector represents the order in which the given set of jobs are performed in the ﬁrst stage, and we propose a procedure to construct a complete schedule associated with every permutation vector. We conduct an extensive computational experiment using randomly generated instances with diﬀerent structures and diﬀerent buﬀer capacities. We also solve several speciﬁc instances of the problem from the open literature. All empirical evidence suggest that the proposed algorithm is an eﬀective method for solving this problem.","container-title":"European Journal of Operational Research","DOI":"10.1016/S0377-2217(02)00873-1","ISSN":"03772217","issue":"2","journalAbbreviation":"European Journal of Operational Research","language":"en","page":"380-401","source":"DOI.org (Crossref)","title":"A tabu search algorithm for the multi-stage parallel machine problem with limited buffer capacities","volume":"155","author":[{"family":"Wardono","given":"Bagas"},{"family":"Fathi","given":"Yahya"}],"issued":{"date-parts":[["2004",6]]}}}],"schema":"https://github.com/citation-style-language/schema/raw/master/csl-citation.json"} </w:instrText>
      </w:r>
      <w:r w:rsidRPr="00E7277A">
        <w:rPr>
          <w:sz w:val="24"/>
        </w:rPr>
        <w:fldChar w:fldCharType="separate"/>
      </w:r>
      <w:r w:rsidR="001647F0" w:rsidRPr="001647F0">
        <w:rPr>
          <w:kern w:val="0"/>
          <w:sz w:val="24"/>
          <w:vertAlign w:val="superscript"/>
        </w:rPr>
        <w:t>[7]</w:t>
      </w:r>
      <w:r w:rsidRPr="00E7277A">
        <w:rPr>
          <w:sz w:val="24"/>
        </w:rPr>
        <w:fldChar w:fldCharType="end"/>
      </w:r>
      <w:r w:rsidRPr="00E7277A">
        <w:rPr>
          <w:sz w:val="24"/>
        </w:rPr>
        <w:t>。</w:t>
      </w:r>
      <w:r w:rsidR="008B325C">
        <w:rPr>
          <w:rFonts w:hint="eastAsia"/>
          <w:sz w:val="24"/>
        </w:rPr>
        <w:t>在</w:t>
      </w:r>
      <w:r w:rsidR="008B325C">
        <w:rPr>
          <w:rFonts w:hint="eastAsia"/>
          <w:sz w:val="24"/>
        </w:rPr>
        <w:t>BHFSP</w:t>
      </w:r>
      <w:r w:rsidR="008B325C">
        <w:rPr>
          <w:rFonts w:hint="eastAsia"/>
          <w:sz w:val="24"/>
        </w:rPr>
        <w:t>中</w:t>
      </w:r>
      <w:r w:rsidRPr="00E7277A">
        <w:rPr>
          <w:sz w:val="24"/>
        </w:rPr>
        <w:t>，阻塞</w:t>
      </w:r>
      <w:r w:rsidR="008B325C">
        <w:rPr>
          <w:rFonts w:hint="eastAsia"/>
          <w:sz w:val="24"/>
        </w:rPr>
        <w:t>现象</w:t>
      </w:r>
      <w:r w:rsidRPr="00E7277A">
        <w:rPr>
          <w:sz w:val="24"/>
        </w:rPr>
        <w:t>会延长工件的等待时间，增加整个生产序列的完成时间，降低生产效率。因此，寻找使工件序列阻塞最小的最优调度顺序具有重要的现实意义。</w:t>
      </w:r>
    </w:p>
    <w:p w14:paraId="119E13C4" w14:textId="6464697D" w:rsidR="00E7277A" w:rsidRPr="00E7277A" w:rsidRDefault="00E7277A" w:rsidP="00E7277A">
      <w:pPr>
        <w:spacing w:line="460" w:lineRule="exact"/>
        <w:ind w:firstLineChars="200" w:firstLine="480"/>
        <w:rPr>
          <w:sz w:val="24"/>
        </w:rPr>
      </w:pPr>
      <w:r w:rsidRPr="00E7277A">
        <w:rPr>
          <w:sz w:val="24"/>
        </w:rPr>
        <w:t>此外，随着生产技术的发展</w:t>
      </w:r>
      <w:r w:rsidR="00B93CDB">
        <w:rPr>
          <w:rFonts w:hint="eastAsia"/>
          <w:sz w:val="24"/>
        </w:rPr>
        <w:t>和</w:t>
      </w:r>
      <w:r w:rsidRPr="00E7277A">
        <w:rPr>
          <w:sz w:val="24"/>
        </w:rPr>
        <w:t>生产规模的扩大，工厂的生产模式逐渐从单一向多样化转变。生产中心的分布也不再受限于地域，原材料、劳动力以及市场等因素的转移促使了分布式生产模式的快速</w:t>
      </w:r>
      <w:r w:rsidR="00B93CDB">
        <w:rPr>
          <w:rFonts w:hint="eastAsia"/>
          <w:sz w:val="24"/>
        </w:rPr>
        <w:t>发展</w:t>
      </w:r>
      <w:r w:rsidRPr="00E7277A">
        <w:rPr>
          <w:sz w:val="24"/>
        </w:rPr>
        <w:fldChar w:fldCharType="begin"/>
      </w:r>
      <w:r w:rsidR="009432A7">
        <w:rPr>
          <w:sz w:val="24"/>
        </w:rPr>
        <w:instrText xml:space="preserve"> ADDIN ZOTERO_ITEM CSL_CITATION {"citationID":"xBHboF0q","properties":{"formattedCitation":"\\super [8]\\nosupersub{}","plainCitation":"[8]","noteIndex":0},"citationItems":[{"id":2699,"uris":["http://zotero.org/users/9145449/items/BMXBS69A"],"itemData":{"id":2699,"type":"book","abstract":"Author: L. Wang, Author: W. Shen, Category: book","publisher":"Process Planning and Scheduling for Distributed Manufacturing (Springer Series in Advanced Manufacturing)","source":"Baidu Scholar","title":"Process Planning and Scheduling for Distributed Manufacturing (Springer Series in Advanced Manufacturing)","URL":"http://dl.acm.org/citation.cfm?id=1199561","author":[{"family":"Wang","given":"L."},{"family":"Shen","given":"W."}],"accessed":{"date-parts":[["2022",10,3]]},"issued":{"date-parts":[["2007"]]}}}],"schema":"https://github.com/citation-style-language/schema/raw/master/csl-citation.json"} </w:instrText>
      </w:r>
      <w:r w:rsidRPr="00E7277A">
        <w:rPr>
          <w:sz w:val="24"/>
        </w:rPr>
        <w:fldChar w:fldCharType="separate"/>
      </w:r>
      <w:r w:rsidR="001647F0" w:rsidRPr="001647F0">
        <w:rPr>
          <w:kern w:val="0"/>
          <w:sz w:val="24"/>
          <w:vertAlign w:val="superscript"/>
        </w:rPr>
        <w:t>[8]</w:t>
      </w:r>
      <w:r w:rsidRPr="00E7277A">
        <w:rPr>
          <w:sz w:val="24"/>
        </w:rPr>
        <w:fldChar w:fldCharType="end"/>
      </w:r>
      <w:r w:rsidRPr="00E7277A">
        <w:rPr>
          <w:sz w:val="24"/>
        </w:rPr>
        <w:t>。</w:t>
      </w:r>
      <w:r w:rsidR="00285E7B">
        <w:rPr>
          <w:rFonts w:hint="eastAsia"/>
          <w:sz w:val="24"/>
        </w:rPr>
        <w:t>当前，</w:t>
      </w:r>
      <w:r w:rsidRPr="00E7277A">
        <w:rPr>
          <w:sz w:val="24"/>
        </w:rPr>
        <w:t>针对分布式置换流水车间调度问题</w:t>
      </w:r>
      <w:r w:rsidR="00285E7B">
        <w:rPr>
          <w:rFonts w:hint="eastAsia"/>
          <w:sz w:val="24"/>
        </w:rPr>
        <w:t>（</w:t>
      </w:r>
      <w:r w:rsidRPr="00E7277A">
        <w:rPr>
          <w:sz w:val="24"/>
        </w:rPr>
        <w:t>Distributed Permutation Flow Shop Scheduling Problem</w:t>
      </w:r>
      <w:r w:rsidRPr="00E7277A">
        <w:rPr>
          <w:sz w:val="24"/>
        </w:rPr>
        <w:t>，</w:t>
      </w:r>
      <w:r w:rsidRPr="00E7277A">
        <w:rPr>
          <w:sz w:val="24"/>
        </w:rPr>
        <w:t>DPFSP</w:t>
      </w:r>
      <w:r w:rsidR="00285E7B">
        <w:rPr>
          <w:rFonts w:hint="eastAsia"/>
          <w:sz w:val="24"/>
        </w:rPr>
        <w:t>）</w:t>
      </w:r>
      <w:r w:rsidRPr="00E7277A">
        <w:rPr>
          <w:sz w:val="24"/>
        </w:rPr>
        <w:t>的研究已经成为生产调度领域的热点</w:t>
      </w:r>
      <w:r w:rsidRPr="00E7277A">
        <w:rPr>
          <w:sz w:val="24"/>
        </w:rPr>
        <w:fldChar w:fldCharType="begin"/>
      </w:r>
      <w:r w:rsidR="009432A7">
        <w:rPr>
          <w:sz w:val="24"/>
        </w:rPr>
        <w:instrText xml:space="preserve"> ADDIN ZOTERO_ITEM CSL_CITATION {"citationID":"gxvxPMU6","properties":{"formattedCitation":"\\super [9]\\nosupersub{}","plainCitation":"[9]","noteIndex":0},"citationItems":[{"id":4256,"uris":["http://zotero.org/users/9145449/items/ZUGX8Q22"],"itemData":{"</w:instrText>
      </w:r>
      <w:r w:rsidR="009432A7">
        <w:rPr>
          <w:rFonts w:hint="eastAsia"/>
          <w:sz w:val="24"/>
        </w:rPr>
        <w:instrText>id":4256,"type":"article-journal","abstract":"</w:instrText>
      </w:r>
      <w:r w:rsidR="009432A7">
        <w:rPr>
          <w:rFonts w:hint="eastAsia"/>
          <w:sz w:val="24"/>
        </w:rPr>
        <w:instrText>在分布式制造环境下</w:instrText>
      </w:r>
      <w:r w:rsidR="009432A7">
        <w:rPr>
          <w:rFonts w:hint="eastAsia"/>
          <w:sz w:val="24"/>
        </w:rPr>
        <w:instrText>,</w:instrText>
      </w:r>
      <w:r w:rsidR="009432A7">
        <w:rPr>
          <w:rFonts w:hint="eastAsia"/>
          <w:sz w:val="24"/>
        </w:rPr>
        <w:instrText>分布式车间调度着重研究工件在工厂间的合理分配以及各工厂内的合理加工顺序</w:instrText>
      </w:r>
      <w:r w:rsidR="009432A7">
        <w:rPr>
          <w:rFonts w:hint="eastAsia"/>
          <w:sz w:val="24"/>
        </w:rPr>
        <w:instrText>,</w:instrText>
      </w:r>
      <w:r w:rsidR="009432A7">
        <w:rPr>
          <w:rFonts w:hint="eastAsia"/>
          <w:sz w:val="24"/>
        </w:rPr>
        <w:instrText>以实现调度指标的最优化</w:instrText>
      </w:r>
      <w:r w:rsidR="009432A7">
        <w:rPr>
          <w:rFonts w:hint="eastAsia"/>
          <w:sz w:val="24"/>
        </w:rPr>
        <w:instrText>.</w:instrText>
      </w:r>
      <w:r w:rsidR="009432A7">
        <w:rPr>
          <w:rFonts w:hint="eastAsia"/>
          <w:sz w:val="24"/>
        </w:rPr>
        <w:instrText>分布式车间调度的研究具有重要的学术意义和应用价值</w:instrText>
      </w:r>
      <w:r w:rsidR="009432A7">
        <w:rPr>
          <w:rFonts w:hint="eastAsia"/>
          <w:sz w:val="24"/>
        </w:rPr>
        <w:instrText>,</w:instrText>
      </w:r>
      <w:r w:rsidR="009432A7">
        <w:rPr>
          <w:rFonts w:hint="eastAsia"/>
          <w:sz w:val="24"/>
        </w:rPr>
        <w:instrText>已成为生产调度领域的热点</w:instrText>
      </w:r>
      <w:r w:rsidR="009432A7">
        <w:rPr>
          <w:rFonts w:hint="eastAsia"/>
          <w:sz w:val="24"/>
        </w:rPr>
        <w:instrText>.</w:instrText>
      </w:r>
      <w:r w:rsidR="009432A7">
        <w:rPr>
          <w:rFonts w:hint="eastAsia"/>
          <w:sz w:val="24"/>
        </w:rPr>
        <w:instrText>对此</w:instrText>
      </w:r>
      <w:r w:rsidR="009432A7">
        <w:rPr>
          <w:rFonts w:hint="eastAsia"/>
          <w:sz w:val="24"/>
        </w:rPr>
        <w:instrText>,</w:instrText>
      </w:r>
      <w:r w:rsidR="009432A7">
        <w:rPr>
          <w:rFonts w:hint="eastAsia"/>
          <w:sz w:val="24"/>
        </w:rPr>
        <w:instrText>围绕分布式并行机调度、分布式流水线调度、分布式作业车间调度、分布式装配调度和分布式柔性车间调度等问题</w:instrText>
      </w:r>
      <w:r w:rsidR="009432A7">
        <w:rPr>
          <w:rFonts w:hint="eastAsia"/>
          <w:sz w:val="24"/>
        </w:rPr>
        <w:instrText>,</w:instrText>
      </w:r>
      <w:r w:rsidR="009432A7">
        <w:rPr>
          <w:rFonts w:hint="eastAsia"/>
          <w:sz w:val="24"/>
        </w:rPr>
        <w:instrText>重点综述分布式调度优化算法方面的代表性成果</w:instrText>
      </w:r>
      <w:r w:rsidR="009432A7">
        <w:rPr>
          <w:rFonts w:hint="eastAsia"/>
          <w:sz w:val="24"/>
        </w:rPr>
        <w:instrText>,</w:instrText>
      </w:r>
      <w:r w:rsidR="009432A7">
        <w:rPr>
          <w:rFonts w:hint="eastAsia"/>
          <w:sz w:val="24"/>
        </w:rPr>
        <w:instrText>介绍分布式调度的若干应用</w:instrText>
      </w:r>
      <w:r w:rsidR="009432A7">
        <w:rPr>
          <w:rFonts w:hint="eastAsia"/>
          <w:sz w:val="24"/>
        </w:rPr>
        <w:instrText>,</w:instrText>
      </w:r>
      <w:r w:rsidR="009432A7">
        <w:rPr>
          <w:rFonts w:hint="eastAsia"/>
          <w:sz w:val="24"/>
        </w:rPr>
        <w:instrText>最后指出有待于进一步研究的若干方向和内容</w:instrText>
      </w:r>
      <w:r w:rsidR="009432A7">
        <w:rPr>
          <w:rFonts w:hint="eastAsia"/>
          <w:sz w:val="24"/>
        </w:rPr>
        <w:instrText>.","container-title":"</w:instrText>
      </w:r>
      <w:r w:rsidR="009432A7">
        <w:rPr>
          <w:rFonts w:hint="eastAsia"/>
          <w:sz w:val="24"/>
        </w:rPr>
        <w:instrText>控制与决策</w:instrText>
      </w:r>
      <w:r w:rsidR="009432A7">
        <w:rPr>
          <w:rFonts w:hint="eastAsia"/>
          <w:sz w:val="24"/>
        </w:rPr>
        <w:instrText>","DOI":"10.13195/j.kzyjc.2014.1949","ISSN":"1001-0920","issue":"1","language":"zh-CN","page":"1-11","source":"CNKI","title":"</w:instrText>
      </w:r>
      <w:r w:rsidR="009432A7">
        <w:rPr>
          <w:rFonts w:hint="eastAsia"/>
          <w:sz w:val="24"/>
        </w:rPr>
        <w:instrText>分布式车间调度优化算法研究综述</w:instrText>
      </w:r>
      <w:r w:rsidR="009432A7">
        <w:rPr>
          <w:rFonts w:hint="eastAsia"/>
          <w:sz w:val="24"/>
        </w:rPr>
        <w:instrText>","volume":"31","author":[{"family":"</w:instrText>
      </w:r>
      <w:r w:rsidR="009432A7">
        <w:rPr>
          <w:rFonts w:hint="eastAsia"/>
          <w:sz w:val="24"/>
        </w:rPr>
        <w:instrText>王</w:instrText>
      </w:r>
      <w:r w:rsidR="009432A7">
        <w:rPr>
          <w:rFonts w:hint="eastAsia"/>
          <w:sz w:val="24"/>
        </w:rPr>
        <w:instrText>","given":"</w:instrText>
      </w:r>
      <w:r w:rsidR="009432A7">
        <w:rPr>
          <w:rFonts w:hint="eastAsia"/>
          <w:sz w:val="24"/>
        </w:rPr>
        <w:instrText>凌</w:instrText>
      </w:r>
      <w:r w:rsidR="009432A7">
        <w:rPr>
          <w:rFonts w:hint="eastAsia"/>
          <w:sz w:val="24"/>
        </w:rPr>
        <w:instrText>"},{"family":"</w:instrText>
      </w:r>
      <w:r w:rsidR="009432A7">
        <w:rPr>
          <w:rFonts w:hint="eastAsia"/>
          <w:sz w:val="24"/>
        </w:rPr>
        <w:instrText>邓</w:instrText>
      </w:r>
      <w:r w:rsidR="009432A7">
        <w:rPr>
          <w:rFonts w:hint="eastAsia"/>
          <w:sz w:val="24"/>
        </w:rPr>
        <w:instrText>","given":"</w:instrText>
      </w:r>
      <w:r w:rsidR="009432A7">
        <w:rPr>
          <w:rFonts w:hint="eastAsia"/>
          <w:sz w:val="24"/>
        </w:rPr>
        <w:instrText>瑾</w:instrText>
      </w:r>
      <w:r w:rsidR="009432A7">
        <w:rPr>
          <w:rFonts w:hint="eastAsia"/>
          <w:sz w:val="24"/>
        </w:rPr>
        <w:instrText>"},{"family":"</w:instrText>
      </w:r>
      <w:r w:rsidR="009432A7">
        <w:rPr>
          <w:rFonts w:hint="eastAsia"/>
          <w:sz w:val="24"/>
        </w:rPr>
        <w:instrText>王</w:instrText>
      </w:r>
      <w:r w:rsidR="009432A7">
        <w:rPr>
          <w:rFonts w:hint="eastAsia"/>
          <w:sz w:val="24"/>
        </w:rPr>
        <w:instrText>","given":"</w:instrText>
      </w:r>
      <w:r w:rsidR="009432A7">
        <w:rPr>
          <w:rFonts w:hint="eastAsia"/>
          <w:sz w:val="24"/>
        </w:rPr>
        <w:instrText>圣尧</w:instrText>
      </w:r>
      <w:r w:rsidR="009432A7">
        <w:rPr>
          <w:rFonts w:hint="eastAsia"/>
          <w:sz w:val="24"/>
        </w:rPr>
        <w:instrText xml:space="preserve">"}],"issued":{"date-parts":[["2016"]]}}}],"schema":"https://github.com/citation-style-language/schema/raw/master/csl-citation.json"} </w:instrText>
      </w:r>
      <w:r w:rsidRPr="00E7277A">
        <w:rPr>
          <w:sz w:val="24"/>
        </w:rPr>
        <w:fldChar w:fldCharType="separate"/>
      </w:r>
      <w:r w:rsidR="001647F0" w:rsidRPr="001647F0">
        <w:rPr>
          <w:kern w:val="0"/>
          <w:sz w:val="24"/>
          <w:vertAlign w:val="superscript"/>
        </w:rPr>
        <w:t>[9]</w:t>
      </w:r>
      <w:r w:rsidRPr="00E7277A">
        <w:rPr>
          <w:sz w:val="24"/>
        </w:rPr>
        <w:fldChar w:fldCharType="end"/>
      </w:r>
      <w:r w:rsidRPr="00E7277A">
        <w:rPr>
          <w:sz w:val="24"/>
        </w:rPr>
        <w:t>。结合分布式制造以及并行机的优势，分布式混合流水车间调度（</w:t>
      </w:r>
      <w:r w:rsidRPr="00E7277A">
        <w:rPr>
          <w:sz w:val="24"/>
        </w:rPr>
        <w:t>Distributed Hybrid Flow Shop Scheduling Problem</w:t>
      </w:r>
      <w:r w:rsidRPr="00E7277A">
        <w:rPr>
          <w:sz w:val="24"/>
        </w:rPr>
        <w:t>，</w:t>
      </w:r>
      <w:r w:rsidRPr="00E7277A">
        <w:rPr>
          <w:sz w:val="24"/>
        </w:rPr>
        <w:t>DHFSP</w:t>
      </w:r>
      <w:r w:rsidRPr="00E7277A">
        <w:rPr>
          <w:sz w:val="24"/>
        </w:rPr>
        <w:t>）逐渐引起了学者的关注</w:t>
      </w:r>
      <w:r w:rsidRPr="00E7277A">
        <w:rPr>
          <w:sz w:val="24"/>
        </w:rPr>
        <w:fldChar w:fldCharType="begin"/>
      </w:r>
      <w:r w:rsidR="009432A7">
        <w:rPr>
          <w:sz w:val="24"/>
        </w:rPr>
        <w:instrText xml:space="preserve"> ADDIN ZOTERO_ITEM CSL_CITATION {"citationID":"zgoOtOPb","properties":{"formattedCitation":"\\super [10]\\nosupersub{}","plainCitation":"[10]","noteIndex":0},"citationItems":[{"id":4058,"uris":["http://zotero.org/users/9145449/items/AQ9XSD2N"],"itemData":{"id":4058,"type":"article-journal","abstract":"The hybrid flow shop and distributed flow shop problems have been extensively studied due to their wide industrial applications. However, the distributed heterogeneous hybrid flow shop problems (DHHFSP) with blocking constraints have not yet been well studied up to date. This paper considers how to arrange a variety of jobs to different heterogeneous factories, and each factory has a minimal makespan. The innovations of this paper lie in presenting a mathematical model of the DHHFSP with blocking constraints and designing a collaborative iterative greedy (CIG) algorithm. The CIG contains the problem-specific initialization strategy, the neighborhood search strategy, the destruction-reconstruction strategy, and the local intensification strategy. The cross-factory and inner-factory neighborhood search strategies based on two swap operators are adopted to reduce the blocking time. The local intensification strategy is developed to optimize the scheduling sequence of each factory. The proposed algorithm is empirically compared with five state-of-the-art algorithms on 60 different instance sets. The experimental results show that the proposed algorithm significantly outperforms the compared ones in terms of objective values and relative percentage deviation values.","container-title":"Expert Systems with Applications","DOI":"10.1016/j.eswa.2022.117256","ISSN":"0957-4174","journalAbbreviation":"Expert Systems with Applications","page":"117256","source":"ScienceDirect","title":"A collaborative iterative greedy algorithm for the scheduling of distributed heterogeneous hybrid flow shop with blocking constraints","volume":"201","author":[{"family":"Qin","given":"Hao-Xiang"},{"family":"Han","given":"Yu-Yan"},{"family":"Liu","given":"Yi-Ping"},{"family":"Li","given":"Jun-Qing"},{"family":"Pan","given":"Quan-Ke"},{"literal":"Xue-Han"}],"issued":{"date-parts":[["2022",9,1]]}}}],"schema":"https://github.com/citation-style-language/schema/raw/master/csl-citation.json"} </w:instrText>
      </w:r>
      <w:r w:rsidRPr="00E7277A">
        <w:rPr>
          <w:sz w:val="24"/>
        </w:rPr>
        <w:fldChar w:fldCharType="separate"/>
      </w:r>
      <w:r w:rsidR="001647F0" w:rsidRPr="001647F0">
        <w:rPr>
          <w:kern w:val="0"/>
          <w:sz w:val="24"/>
          <w:vertAlign w:val="superscript"/>
        </w:rPr>
        <w:t>[10]</w:t>
      </w:r>
      <w:r w:rsidRPr="00E7277A">
        <w:rPr>
          <w:sz w:val="24"/>
        </w:rPr>
        <w:fldChar w:fldCharType="end"/>
      </w:r>
      <w:r w:rsidRPr="00E7277A">
        <w:rPr>
          <w:sz w:val="24"/>
        </w:rPr>
        <w:t>。基于此，本文</w:t>
      </w:r>
      <w:r w:rsidR="009B701A">
        <w:rPr>
          <w:rFonts w:hint="eastAsia"/>
          <w:sz w:val="24"/>
        </w:rPr>
        <w:t>扩展了对于</w:t>
      </w:r>
      <w:r w:rsidRPr="00E7277A">
        <w:rPr>
          <w:sz w:val="24"/>
        </w:rPr>
        <w:t>DHFSP</w:t>
      </w:r>
      <w:r w:rsidR="009B701A">
        <w:rPr>
          <w:rFonts w:hint="eastAsia"/>
          <w:sz w:val="24"/>
        </w:rPr>
        <w:t>的</w:t>
      </w:r>
      <w:r w:rsidRPr="00E7277A">
        <w:rPr>
          <w:sz w:val="24"/>
        </w:rPr>
        <w:t>研究，引入</w:t>
      </w:r>
      <w:r w:rsidR="009B701A">
        <w:rPr>
          <w:rFonts w:hint="eastAsia"/>
          <w:sz w:val="24"/>
        </w:rPr>
        <w:t>了</w:t>
      </w:r>
      <w:r w:rsidRPr="00E7277A">
        <w:rPr>
          <w:sz w:val="24"/>
        </w:rPr>
        <w:t>阻塞约束，研究了具有重要学术意义和应用价值的分布式阻塞混合流水车间调度问题</w:t>
      </w:r>
      <w:r w:rsidR="00823EF9">
        <w:rPr>
          <w:rFonts w:hint="eastAsia"/>
          <w:sz w:val="24"/>
        </w:rPr>
        <w:t>（</w:t>
      </w:r>
      <w:r w:rsidRPr="00E7277A">
        <w:rPr>
          <w:sz w:val="24"/>
        </w:rPr>
        <w:t>Distributed blocking hybrid flow shop scheduling problem</w:t>
      </w:r>
      <w:r w:rsidRPr="00E7277A">
        <w:rPr>
          <w:sz w:val="24"/>
        </w:rPr>
        <w:t>，</w:t>
      </w:r>
      <w:r w:rsidRPr="00E7277A">
        <w:rPr>
          <w:sz w:val="24"/>
        </w:rPr>
        <w:t>DBHFSP</w:t>
      </w:r>
      <w:r w:rsidR="00823EF9">
        <w:rPr>
          <w:rFonts w:hint="eastAsia"/>
          <w:sz w:val="24"/>
        </w:rPr>
        <w:t>）</w:t>
      </w:r>
      <w:r w:rsidRPr="00E7277A">
        <w:rPr>
          <w:sz w:val="24"/>
        </w:rPr>
        <w:t>。</w:t>
      </w:r>
    </w:p>
    <w:p w14:paraId="78691327" w14:textId="064B2D93" w:rsidR="00E7277A" w:rsidRPr="00E7277A" w:rsidRDefault="00E7277A" w:rsidP="00E7277A">
      <w:pPr>
        <w:spacing w:line="460" w:lineRule="exact"/>
        <w:ind w:firstLineChars="200" w:firstLine="480"/>
        <w:rPr>
          <w:sz w:val="24"/>
        </w:rPr>
      </w:pPr>
      <w:r w:rsidRPr="00E7277A">
        <w:rPr>
          <w:sz w:val="24"/>
        </w:rPr>
        <w:t>在数学优化</w:t>
      </w:r>
      <w:r w:rsidR="000A5CFD">
        <w:rPr>
          <w:rFonts w:hint="eastAsia"/>
          <w:sz w:val="24"/>
        </w:rPr>
        <w:t>领域</w:t>
      </w:r>
      <w:r w:rsidRPr="00E7277A">
        <w:rPr>
          <w:sz w:val="24"/>
        </w:rPr>
        <w:t>，</w:t>
      </w:r>
      <w:r w:rsidRPr="00E7277A">
        <w:rPr>
          <w:sz w:val="24"/>
        </w:rPr>
        <w:t>FSP</w:t>
      </w:r>
      <w:r w:rsidRPr="00E7277A">
        <w:rPr>
          <w:sz w:val="24"/>
        </w:rPr>
        <w:t>是一个</w:t>
      </w:r>
      <w:r w:rsidRPr="00E7277A">
        <w:rPr>
          <w:sz w:val="24"/>
        </w:rPr>
        <w:t>NP-hard</w:t>
      </w:r>
      <w:r w:rsidRPr="00E7277A">
        <w:rPr>
          <w:sz w:val="24"/>
        </w:rPr>
        <w:t>问题</w:t>
      </w:r>
      <w:r w:rsidRPr="00E7277A">
        <w:rPr>
          <w:sz w:val="24"/>
        </w:rPr>
        <w:fldChar w:fldCharType="begin"/>
      </w:r>
      <w:r w:rsidR="009432A7">
        <w:rPr>
          <w:sz w:val="24"/>
        </w:rPr>
        <w:instrText xml:space="preserve"> ADDIN ZOTERO_ITEM CSL_CITATION {"citationID":"ON3jYPIi","properties":{"formattedCitation":"\\super [11]\\nosupersub{}","plainCitation":"[11]","noteIndex":0},"citationItems":[{"id":2403,"uris":["http://zotero.org/users/9145449/items/X7MCNKC8"],"itemData":{"id":2403,"type":"article-journal","abstract":"The permutation flowshop problem is a classic machine scheduling problem where n jobs must be processed on a set of m machines disposed in series and where each job must visit all machines in the same order. Many production scheduling problems resemble flowshops and hence it has generated much interest and had a big impact in the field, resulting in literally hundreds of heuristic and metaheuristic methods over the last 60 years. However, most methods proposed for makespan minimisation are not properly compared with existing procedures so currently it is not possible to know which are the most efficient methods for the problem regarding the quality of the solutions obtained and the computational effort required. In this paper, we identify and exhaustively compare the best existing heuristics and metaheuristics so the state-of-the-art regarding approximate procedures for this relevant problem is established.","container-title":"European Journal of Operational Research","DOI":"10.1016/j.ejor.2016.09.055","ISSN":"0377-2217","issue":"3","journalAbbreviation":"European Journal of Operational Research","language":"en","page":"707-721","source":"ScienceDirect","title":"A new vision of approximate methods for the permutation flowshop to minimise makespan: State-of-the-art and computational evaluation","title-short":"A new vision of approximate methods for the permutation flowshop to minimise makespan","volume":"257","author":[{"family":"Fernandez-Viagas","given":"Victor"},{"family":"Ruiz","given":"Rubén"},{"family":"Framinan","given":"Jose M."}],"issued":{"date-parts":[["2017",3,16]]}}}],"schema":"https://github.com/citation-style-language/schema/raw/master/csl-citation.json"} </w:instrText>
      </w:r>
      <w:r w:rsidRPr="00E7277A">
        <w:rPr>
          <w:sz w:val="24"/>
        </w:rPr>
        <w:fldChar w:fldCharType="separate"/>
      </w:r>
      <w:r w:rsidR="001647F0" w:rsidRPr="001647F0">
        <w:rPr>
          <w:kern w:val="0"/>
          <w:sz w:val="24"/>
          <w:vertAlign w:val="superscript"/>
        </w:rPr>
        <w:t>[11]</w:t>
      </w:r>
      <w:r w:rsidRPr="00E7277A">
        <w:rPr>
          <w:sz w:val="24"/>
        </w:rPr>
        <w:fldChar w:fldCharType="end"/>
      </w:r>
      <w:r w:rsidRPr="00E7277A">
        <w:rPr>
          <w:sz w:val="24"/>
        </w:rPr>
        <w:t>，</w:t>
      </w:r>
      <w:r w:rsidR="000A5CFD">
        <w:rPr>
          <w:rFonts w:hint="eastAsia"/>
          <w:sz w:val="24"/>
        </w:rPr>
        <w:t>其</w:t>
      </w:r>
      <w:r w:rsidRPr="00E7277A">
        <w:rPr>
          <w:sz w:val="24"/>
        </w:rPr>
        <w:t>求解难度呈</w:t>
      </w:r>
      <w:proofErr w:type="gramStart"/>
      <w:r w:rsidRPr="00E7277A">
        <w:rPr>
          <w:sz w:val="24"/>
        </w:rPr>
        <w:t>指数级</w:t>
      </w:r>
      <w:proofErr w:type="gramEnd"/>
      <w:r w:rsidR="000A5CFD">
        <w:rPr>
          <w:rFonts w:hint="eastAsia"/>
          <w:sz w:val="24"/>
        </w:rPr>
        <w:t>增长</w:t>
      </w:r>
      <w:r w:rsidRPr="00E7277A">
        <w:rPr>
          <w:sz w:val="24"/>
        </w:rPr>
        <w:t>，传统的精确方法在处理这种大规模问题时</w:t>
      </w:r>
      <w:r w:rsidR="000A5CFD">
        <w:rPr>
          <w:rFonts w:hint="eastAsia"/>
          <w:sz w:val="24"/>
        </w:rPr>
        <w:t>难以</w:t>
      </w:r>
      <w:r w:rsidRPr="00E7277A">
        <w:rPr>
          <w:sz w:val="24"/>
        </w:rPr>
        <w:t>得到有效解。智能优化算法</w:t>
      </w:r>
      <w:r w:rsidR="000A5CFD">
        <w:rPr>
          <w:rFonts w:hint="eastAsia"/>
          <w:sz w:val="24"/>
        </w:rPr>
        <w:t>成为</w:t>
      </w:r>
      <w:r w:rsidRPr="00E7277A">
        <w:rPr>
          <w:sz w:val="24"/>
        </w:rPr>
        <w:t>近些年解决</w:t>
      </w:r>
      <w:r w:rsidRPr="00E7277A">
        <w:rPr>
          <w:sz w:val="24"/>
        </w:rPr>
        <w:t>FSP</w:t>
      </w:r>
      <w:r w:rsidRPr="00E7277A">
        <w:rPr>
          <w:sz w:val="24"/>
        </w:rPr>
        <w:t>等复杂问题的新途径，能够在较短的时间内产生近似最优解，对企业降低生产成本</w:t>
      </w:r>
      <w:r w:rsidR="000A5CFD">
        <w:rPr>
          <w:rFonts w:hint="eastAsia"/>
          <w:sz w:val="24"/>
        </w:rPr>
        <w:t>和</w:t>
      </w:r>
      <w:r w:rsidRPr="00E7277A">
        <w:rPr>
          <w:sz w:val="24"/>
        </w:rPr>
        <w:t>提高生产效率</w:t>
      </w:r>
      <w:r w:rsidR="000A5CFD">
        <w:rPr>
          <w:rFonts w:hint="eastAsia"/>
          <w:sz w:val="24"/>
        </w:rPr>
        <w:t>具有</w:t>
      </w:r>
      <w:r w:rsidRPr="00E7277A">
        <w:rPr>
          <w:sz w:val="24"/>
        </w:rPr>
        <w:t>重要意义。鉴于此，本文设计了多种改进的迭代贪婪（</w:t>
      </w:r>
      <w:r w:rsidRPr="00E7277A">
        <w:rPr>
          <w:sz w:val="24"/>
        </w:rPr>
        <w:t>Iterated Greedy</w:t>
      </w:r>
      <w:r w:rsidRPr="00E7277A">
        <w:rPr>
          <w:sz w:val="24"/>
        </w:rPr>
        <w:t>，</w:t>
      </w:r>
      <w:r w:rsidRPr="00E7277A">
        <w:rPr>
          <w:sz w:val="24"/>
        </w:rPr>
        <w:t>IG</w:t>
      </w:r>
      <w:r w:rsidRPr="00E7277A">
        <w:rPr>
          <w:sz w:val="24"/>
        </w:rPr>
        <w:t>）算法</w:t>
      </w:r>
      <w:r w:rsidR="000A5CFD">
        <w:rPr>
          <w:rFonts w:hint="eastAsia"/>
          <w:sz w:val="24"/>
        </w:rPr>
        <w:t>来</w:t>
      </w:r>
      <w:r w:rsidRPr="00E7277A">
        <w:rPr>
          <w:sz w:val="24"/>
        </w:rPr>
        <w:t>求解</w:t>
      </w:r>
      <w:r w:rsidRPr="00E7277A">
        <w:rPr>
          <w:sz w:val="24"/>
        </w:rPr>
        <w:t>BHFSP</w:t>
      </w:r>
      <w:r w:rsidRPr="00E7277A">
        <w:rPr>
          <w:sz w:val="24"/>
        </w:rPr>
        <w:t>和</w:t>
      </w:r>
      <w:r w:rsidRPr="00E7277A">
        <w:rPr>
          <w:sz w:val="24"/>
        </w:rPr>
        <w:t>DBHFSP</w:t>
      </w:r>
      <w:r w:rsidRPr="00E7277A">
        <w:rPr>
          <w:sz w:val="24"/>
        </w:rPr>
        <w:t>，</w:t>
      </w:r>
      <w:r w:rsidR="000A5CFD">
        <w:rPr>
          <w:rFonts w:hint="eastAsia"/>
          <w:sz w:val="24"/>
        </w:rPr>
        <w:t>并</w:t>
      </w:r>
      <w:r w:rsidR="00D73C8E">
        <w:rPr>
          <w:rFonts w:hint="eastAsia"/>
          <w:sz w:val="24"/>
        </w:rPr>
        <w:t>根据</w:t>
      </w:r>
      <w:r w:rsidRPr="00E7277A">
        <w:rPr>
          <w:sz w:val="24"/>
        </w:rPr>
        <w:t>问题特性设计</w:t>
      </w:r>
      <w:r w:rsidR="000A5CFD">
        <w:rPr>
          <w:rFonts w:hint="eastAsia"/>
          <w:sz w:val="24"/>
        </w:rPr>
        <w:t>了</w:t>
      </w:r>
      <w:r w:rsidRPr="00E7277A">
        <w:rPr>
          <w:sz w:val="24"/>
        </w:rPr>
        <w:t>不同的策略。</w:t>
      </w:r>
    </w:p>
    <w:p w14:paraId="130A2D8E" w14:textId="22FE73AC" w:rsidR="00D73C8E" w:rsidRPr="00E7277A" w:rsidRDefault="00E7277A" w:rsidP="00C256A6">
      <w:pPr>
        <w:spacing w:line="460" w:lineRule="exact"/>
        <w:ind w:firstLineChars="200" w:firstLine="480"/>
        <w:rPr>
          <w:sz w:val="24"/>
        </w:rPr>
      </w:pPr>
      <w:r w:rsidRPr="00E7277A">
        <w:rPr>
          <w:sz w:val="24"/>
        </w:rPr>
        <w:t>为了</w:t>
      </w:r>
      <w:r w:rsidR="00D73C8E">
        <w:rPr>
          <w:rFonts w:hint="eastAsia"/>
          <w:sz w:val="24"/>
        </w:rPr>
        <w:t>更准确</w:t>
      </w:r>
      <w:r w:rsidRPr="00E7277A">
        <w:rPr>
          <w:sz w:val="24"/>
        </w:rPr>
        <w:t>的</w:t>
      </w:r>
      <w:r w:rsidR="00D73C8E">
        <w:rPr>
          <w:rFonts w:hint="eastAsia"/>
          <w:sz w:val="24"/>
        </w:rPr>
        <w:t>描述</w:t>
      </w:r>
      <w:r w:rsidRPr="00E7277A">
        <w:rPr>
          <w:sz w:val="24"/>
        </w:rPr>
        <w:t>研究问题</w:t>
      </w:r>
      <w:r w:rsidR="00D73C8E">
        <w:rPr>
          <w:rFonts w:hint="eastAsia"/>
          <w:sz w:val="24"/>
        </w:rPr>
        <w:t>及其</w:t>
      </w:r>
      <w:r w:rsidRPr="00E7277A">
        <w:rPr>
          <w:sz w:val="24"/>
        </w:rPr>
        <w:t>优化目标，本文</w:t>
      </w:r>
      <w:r w:rsidR="00C256A6">
        <w:rPr>
          <w:rFonts w:hint="eastAsia"/>
          <w:sz w:val="24"/>
        </w:rPr>
        <w:t>采用</w:t>
      </w:r>
      <w:r w:rsidRPr="00E7277A">
        <w:rPr>
          <w:sz w:val="24"/>
        </w:rPr>
        <w:t>文献</w:t>
      </w:r>
      <w:r w:rsidRPr="00E7277A">
        <w:rPr>
          <w:sz w:val="24"/>
        </w:rPr>
        <w:fldChar w:fldCharType="begin"/>
      </w:r>
      <w:r w:rsidR="009432A7">
        <w:rPr>
          <w:sz w:val="24"/>
        </w:rPr>
        <w:instrText xml:space="preserve"> ADDIN ZOTERO_ITEM CSL_CITATION {"citationID":"yr7nkyhq","properties":{"formattedCitation":"\\super [12]\\nosupersub{}","plainCitation":"[12]","noteIndex":0},"citationItems":[{"id":4359,"uris":["http://zotero.org/users/9145449/items/BBMHWFE3"],"itemData":{"id":4359,"type":"chapter","abstract":"The theory of deterministic sequencing and scheduling has expanded rapidly during the past years. In this paper we survey the state of the art with respect to optimization and approximation algorithms and interpret these in terms of computational complexity theory. Special cases considered are single machine scheduling, identical, uniform and unrelated parallel machine scheduling, and open shop, flow shop and job shop scheduling. We indicate some problems for future research and include a selective bibliography.","collection-title":"Discrete Optimization II","container-title":"Annals of Discrete Mathematics","language":"en","note":"DOI: 10.1016/S0167-5060(08)70356-X","page":"287-326","publisher":"Elsevier","source":"ScienceDirect","title":"Optimization and Approximation in Deterministic Sequencing and Scheduling: a Survey","title-short":"Optimization and Approximation in Deterministic Sequencing and Scheduling","URL":"https://www.sciencedirect.com/science/article/pii/S016750600870356X","volume":"5","author":[{"family":"Graham","given":"R. L."},{"family":"Lawler","given":"E. L."},{"family":"Lenstra","given":"J. K."},{"family":"Kan","given":"A. H. G. Rinnooy"}],"editor":[{"family":"Hammer","given":"P. L."},{"family":"Johnson","given":"E. L."},{"family":"Korte","given":"B. H."}],"accessed":{"date-parts":[["2023",8,6]]},"issued":{"date-parts":[["1979",1,1]]}}}],"schema":"https://github.com/citation-style-language/schema/raw/master/csl-citation.json"} </w:instrText>
      </w:r>
      <w:r w:rsidRPr="00E7277A">
        <w:rPr>
          <w:sz w:val="24"/>
        </w:rPr>
        <w:fldChar w:fldCharType="separate"/>
      </w:r>
      <w:r w:rsidR="001647F0" w:rsidRPr="001647F0">
        <w:rPr>
          <w:kern w:val="0"/>
          <w:sz w:val="24"/>
          <w:vertAlign w:val="superscript"/>
        </w:rPr>
        <w:t>[12]</w:t>
      </w:r>
      <w:r w:rsidRPr="00E7277A">
        <w:rPr>
          <w:sz w:val="24"/>
        </w:rPr>
        <w:fldChar w:fldCharType="end"/>
      </w:r>
      <w:r w:rsidR="00C256A6">
        <w:rPr>
          <w:rFonts w:hint="eastAsia"/>
          <w:sz w:val="24"/>
        </w:rPr>
        <w:t>中</w:t>
      </w:r>
      <w:r w:rsidRPr="00E7277A">
        <w:rPr>
          <w:sz w:val="24"/>
        </w:rPr>
        <w:t>提出的</w:t>
      </w:r>
      <m:oMath>
        <m:r>
          <w:rPr>
            <w:rFonts w:ascii="Cambria Math" w:hAnsi="Cambria Math"/>
            <w:sz w:val="24"/>
          </w:rPr>
          <m:t>α</m:t>
        </m:r>
        <m:r>
          <m:rPr>
            <m:sty m:val="p"/>
          </m:rPr>
          <w:rPr>
            <w:rFonts w:ascii="Cambria Math" w:hAnsi="Cambria Math"/>
            <w:sz w:val="24"/>
          </w:rPr>
          <m:t>|</m:t>
        </m:r>
        <m:r>
          <w:rPr>
            <w:rFonts w:ascii="Cambria Math" w:hAnsi="Cambria Math"/>
            <w:sz w:val="24"/>
          </w:rPr>
          <m:t>β</m:t>
        </m:r>
        <m:r>
          <m:rPr>
            <m:sty m:val="p"/>
          </m:rPr>
          <w:rPr>
            <w:rFonts w:ascii="Cambria Math" w:hAnsi="Cambria Math"/>
            <w:sz w:val="24"/>
          </w:rPr>
          <m:t>|</m:t>
        </m:r>
        <m:r>
          <w:rPr>
            <w:rFonts w:ascii="Cambria Math" w:hAnsi="Cambria Math"/>
            <w:sz w:val="24"/>
          </w:rPr>
          <m:t>γ</m:t>
        </m:r>
      </m:oMath>
      <w:r w:rsidRPr="00E7277A">
        <w:rPr>
          <w:sz w:val="24"/>
        </w:rPr>
        <w:t>方法</w:t>
      </w:r>
      <w:r w:rsidR="00C256A6">
        <w:rPr>
          <w:rFonts w:hint="eastAsia"/>
          <w:sz w:val="24"/>
        </w:rPr>
        <w:t>进行问题</w:t>
      </w:r>
      <w:r w:rsidRPr="00E7277A">
        <w:rPr>
          <w:sz w:val="24"/>
        </w:rPr>
        <w:t>定义，其中</w:t>
      </w:r>
      <m:oMath>
        <m:r>
          <w:rPr>
            <w:rFonts w:ascii="Cambria Math" w:hAnsi="Cambria Math"/>
            <w:sz w:val="24"/>
          </w:rPr>
          <m:t>α</m:t>
        </m:r>
      </m:oMath>
      <w:r w:rsidRPr="00E7277A">
        <w:rPr>
          <w:sz w:val="24"/>
        </w:rPr>
        <w:t>代表生产环境，</w:t>
      </w:r>
      <m:oMath>
        <m:r>
          <w:rPr>
            <w:rFonts w:ascii="Cambria Math" w:hAnsi="Cambria Math"/>
            <w:sz w:val="24"/>
          </w:rPr>
          <m:t>β</m:t>
        </m:r>
      </m:oMath>
      <w:r w:rsidRPr="00E7277A">
        <w:rPr>
          <w:sz w:val="24"/>
        </w:rPr>
        <w:t>表示</w:t>
      </w:r>
      <w:r w:rsidR="00C256A6">
        <w:rPr>
          <w:rFonts w:hint="eastAsia"/>
          <w:sz w:val="24"/>
        </w:rPr>
        <w:t>附加</w:t>
      </w:r>
      <w:r w:rsidRPr="00E7277A">
        <w:rPr>
          <w:sz w:val="24"/>
        </w:rPr>
        <w:t>的生产约束，</w:t>
      </w:r>
      <m:oMath>
        <m:r>
          <w:rPr>
            <w:rFonts w:ascii="Cambria Math" w:hAnsi="Cambria Math"/>
            <w:sz w:val="24"/>
          </w:rPr>
          <m:t>γ</m:t>
        </m:r>
      </m:oMath>
      <w:r w:rsidRPr="00E7277A">
        <w:rPr>
          <w:sz w:val="24"/>
        </w:rPr>
        <w:t>则表示优化目标。例如，优化目标为最小</w:t>
      </w:r>
      <w:proofErr w:type="gramStart"/>
      <w:r w:rsidRPr="00E7277A">
        <w:rPr>
          <w:sz w:val="24"/>
        </w:rPr>
        <w:t>化最大</w:t>
      </w:r>
      <w:proofErr w:type="gramEnd"/>
      <w:r w:rsidRPr="00E7277A">
        <w:rPr>
          <w:sz w:val="24"/>
        </w:rPr>
        <w:t>完成时间（</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7277A">
        <w:rPr>
          <w:sz w:val="24"/>
        </w:rPr>
        <w:t>）的</w:t>
      </w:r>
      <w:r w:rsidRPr="00E7277A">
        <w:rPr>
          <w:sz w:val="24"/>
        </w:rPr>
        <w:t>HFSP</w:t>
      </w:r>
      <w:r w:rsidRPr="00E7277A">
        <w:rPr>
          <w:sz w:val="24"/>
        </w:rPr>
        <w:t>可以表示为</w:t>
      </w:r>
      <m:oMath>
        <m:r>
          <w:rPr>
            <w:rFonts w:ascii="Cambria Math" w:hAnsi="Cambria Math"/>
            <w:sz w:val="24"/>
          </w:rPr>
          <w:lastRenderedPageBreak/>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7277A">
        <w:rPr>
          <w:sz w:val="24"/>
        </w:rPr>
        <w:t>。本文研究了最小</w:t>
      </w:r>
      <w:proofErr w:type="gramStart"/>
      <w:r w:rsidRPr="00E7277A">
        <w:rPr>
          <w:sz w:val="24"/>
        </w:rPr>
        <w:t>化最大</w:t>
      </w:r>
      <w:proofErr w:type="gramEnd"/>
      <w:r w:rsidRPr="00E7277A">
        <w:rPr>
          <w:sz w:val="24"/>
        </w:rPr>
        <w:t>完成时间的</w:t>
      </w:r>
      <w:r w:rsidRPr="00E7277A">
        <w:rPr>
          <w:sz w:val="24"/>
        </w:rPr>
        <w:t>BHFSP</w:t>
      </w:r>
      <w:r w:rsidRPr="00E7277A">
        <w:rPr>
          <w:sz w:val="24"/>
        </w:rPr>
        <w:t>，最小</w:t>
      </w:r>
      <w:proofErr w:type="gramStart"/>
      <w:r w:rsidRPr="00E7277A">
        <w:rPr>
          <w:sz w:val="24"/>
        </w:rPr>
        <w:t>化最大</w:t>
      </w:r>
      <w:proofErr w:type="gramEnd"/>
      <w:r w:rsidRPr="00E7277A">
        <w:rPr>
          <w:sz w:val="24"/>
        </w:rPr>
        <w:t>完成时间的</w:t>
      </w:r>
      <w:r w:rsidRPr="00E7277A">
        <w:rPr>
          <w:sz w:val="24"/>
        </w:rPr>
        <w:t>DBHFSP</w:t>
      </w:r>
      <w:r w:rsidRPr="00E7277A">
        <w:rPr>
          <w:sz w:val="24"/>
        </w:rPr>
        <w:t>以及在</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7277A">
        <w:rPr>
          <w:sz w:val="24"/>
        </w:rPr>
        <w:t>上限约束下的</w:t>
      </w:r>
      <w:proofErr w:type="gramStart"/>
      <w:r w:rsidRPr="00E7277A">
        <w:rPr>
          <w:sz w:val="24"/>
        </w:rPr>
        <w:t>最小化总能耗</w:t>
      </w:r>
      <w:proofErr w:type="gramEnd"/>
      <w:r w:rsidRPr="00E7277A">
        <w:rPr>
          <w:sz w:val="24"/>
        </w:rPr>
        <w:t>（</w:t>
      </w:r>
      <w:r w:rsidRPr="00E7277A">
        <w:rPr>
          <w:sz w:val="24"/>
        </w:rPr>
        <w:t>Total Energy Consumption</w:t>
      </w:r>
      <w:r w:rsidRPr="00E7277A">
        <w:rPr>
          <w:sz w:val="24"/>
        </w:rPr>
        <w:t>，</w:t>
      </w:r>
      <w:r w:rsidRPr="00E7277A">
        <w:rPr>
          <w:sz w:val="24"/>
        </w:rPr>
        <w:t>TEC</w:t>
      </w:r>
      <w:r w:rsidRPr="00E7277A">
        <w:rPr>
          <w:sz w:val="24"/>
        </w:rPr>
        <w:t>）的</w:t>
      </w:r>
      <w:r w:rsidRPr="00E7277A">
        <w:rPr>
          <w:sz w:val="24"/>
        </w:rPr>
        <w:t>DBHFSP</w:t>
      </w:r>
      <w:r w:rsidRPr="00E7277A">
        <w:rPr>
          <w:sz w:val="24"/>
        </w:rPr>
        <w:t>，分别记为</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7277A">
        <w:rPr>
          <w:sz w:val="24"/>
        </w:rPr>
        <w:t>，</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7277A">
        <w:rPr>
          <w:sz w:val="24"/>
        </w:rPr>
        <w:t>和</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7277A">
        <w:rPr>
          <w:sz w:val="24"/>
        </w:rPr>
        <w:t>。</w:t>
      </w:r>
    </w:p>
    <w:p w14:paraId="70EA0B22" w14:textId="1B57CDB0" w:rsidR="00D73C8E" w:rsidRPr="00D73C8E" w:rsidRDefault="00C256A6" w:rsidP="00D73C8E">
      <w:pPr>
        <w:spacing w:line="460" w:lineRule="exact"/>
        <w:ind w:firstLineChars="200" w:firstLine="480"/>
        <w:rPr>
          <w:sz w:val="24"/>
        </w:rPr>
      </w:pPr>
      <w:r>
        <w:rPr>
          <w:rFonts w:hint="eastAsia"/>
          <w:sz w:val="24"/>
        </w:rPr>
        <w:t>综上所述</w:t>
      </w:r>
      <w:r w:rsidR="00E7277A" w:rsidRPr="00E7277A">
        <w:rPr>
          <w:sz w:val="24"/>
        </w:rPr>
        <w:t>，本文使用</w:t>
      </w:r>
      <w:r w:rsidR="00E7277A" w:rsidRPr="00E7277A">
        <w:rPr>
          <w:sz w:val="24"/>
        </w:rPr>
        <w:t>IG</w:t>
      </w:r>
      <w:r w:rsidR="00E7277A" w:rsidRPr="00E7277A">
        <w:rPr>
          <w:sz w:val="24"/>
        </w:rPr>
        <w:t>算法来对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00E7277A" w:rsidRPr="00E7277A">
        <w:rPr>
          <w:sz w:val="24"/>
        </w:rPr>
        <w:t>进行研究，可以丰富和深化</w:t>
      </w:r>
      <w:r>
        <w:rPr>
          <w:rFonts w:hint="eastAsia"/>
          <w:sz w:val="24"/>
        </w:rPr>
        <w:t>现有</w:t>
      </w:r>
      <w:r w:rsidR="00E7277A" w:rsidRPr="00E7277A">
        <w:rPr>
          <w:sz w:val="24"/>
        </w:rPr>
        <w:t>的优化调度理论与方法，为实际生产调度问题的研究与系统应用提供一定的理论与技术支持，有效提高企业生产效率，降低生产成本，满足制造企业的生产和发展需求。</w:t>
      </w:r>
    </w:p>
    <w:p w14:paraId="2E4FE801" w14:textId="39ADDE7D" w:rsidR="003F31AA" w:rsidRDefault="006C3B53" w:rsidP="0018334A">
      <w:pPr>
        <w:pStyle w:val="af0"/>
        <w:spacing w:before="240" w:after="240" w:line="460" w:lineRule="exact"/>
        <w:rPr>
          <w:rFonts w:ascii="Times New Roman" w:hAnsi="Times New Roman"/>
        </w:rPr>
      </w:pPr>
      <w:bookmarkStart w:id="3" w:name="_Toc160177544"/>
      <w:r>
        <w:rPr>
          <w:rFonts w:ascii="Times New Roman" w:hAnsi="Times New Roman"/>
        </w:rPr>
        <w:t xml:space="preserve">1.2 </w:t>
      </w:r>
      <w:r w:rsidR="003F31AA">
        <w:rPr>
          <w:rFonts w:ascii="Times New Roman" w:hAnsi="Times New Roman" w:hint="eastAsia"/>
        </w:rPr>
        <w:t>国内外研究现状</w:t>
      </w:r>
      <w:bookmarkEnd w:id="3"/>
    </w:p>
    <w:p w14:paraId="353B75DB" w14:textId="30B3D90A" w:rsidR="008346CD" w:rsidRPr="0082645A" w:rsidRDefault="008C1545" w:rsidP="00D801B6">
      <w:pPr>
        <w:spacing w:line="460" w:lineRule="exact"/>
        <w:ind w:firstLineChars="200" w:firstLine="480"/>
        <w:rPr>
          <w:sz w:val="24"/>
        </w:rPr>
      </w:pP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0018334A" w:rsidRPr="0018334A">
        <w:rPr>
          <w:rFonts w:hint="eastAsia"/>
          <w:sz w:val="24"/>
        </w:rPr>
        <w:t>是一种综合分布式制造、零缓冲区、并行机</w:t>
      </w:r>
      <w:r w:rsidR="0043290D">
        <w:rPr>
          <w:rFonts w:hint="eastAsia"/>
          <w:sz w:val="24"/>
        </w:rPr>
        <w:t>调度</w:t>
      </w:r>
      <w:r w:rsidR="0018334A" w:rsidRPr="0018334A">
        <w:rPr>
          <w:rFonts w:hint="eastAsia"/>
          <w:sz w:val="24"/>
        </w:rPr>
        <w:t>等加工条件的流水车间调度问题，是比</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18334A">
        <w:rPr>
          <w:rFonts w:hint="eastAsia"/>
          <w:sz w:val="24"/>
        </w:rPr>
        <w:t>更加复杂的组合优化问题。目前为止，对于此类问题的研究较少，本节对与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0018334A" w:rsidRPr="0018334A">
        <w:rPr>
          <w:rFonts w:hint="eastAsia"/>
          <w:sz w:val="24"/>
        </w:rPr>
        <w:t>相关的调度问题研究现状进行总结，包括</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825052">
        <w:rPr>
          <w:rFonts w:hint="eastAsia"/>
          <w:sz w:val="24"/>
        </w:rPr>
        <w:t>、</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7A7E49" w:rsidRPr="00825052">
        <w:rPr>
          <w:rFonts w:hint="eastAsia"/>
          <w:sz w:val="24"/>
        </w:rPr>
        <w:t>、</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825052">
        <w:rPr>
          <w:rFonts w:hint="eastAsia"/>
          <w:sz w:val="24"/>
        </w:rPr>
        <w:t>、</w:t>
      </w:r>
      <w:r w:rsidR="0018334A" w:rsidRPr="0018334A">
        <w:rPr>
          <w:rFonts w:hint="eastAsia"/>
          <w:sz w:val="24"/>
        </w:rPr>
        <w:t>考虑阻塞约束的流水车间调度问题（</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0018334A" w:rsidRPr="0018334A">
        <w:rPr>
          <w:rFonts w:hint="eastAsia"/>
          <w:sz w:val="24"/>
        </w:rPr>
        <w:t>）以及</w:t>
      </w:r>
      <w:r w:rsidR="0018334A" w:rsidRPr="0018334A">
        <w:rPr>
          <w:rFonts w:hint="eastAsia"/>
          <w:sz w:val="24"/>
        </w:rPr>
        <w:t>IG</w:t>
      </w:r>
      <w:r w:rsidR="0018334A" w:rsidRPr="0018334A">
        <w:rPr>
          <w:rFonts w:hint="eastAsia"/>
          <w:sz w:val="24"/>
        </w:rPr>
        <w:t>算法。</w:t>
      </w:r>
    </w:p>
    <w:p w14:paraId="27A06D97" w14:textId="060FF2FA" w:rsidR="008A6E0E" w:rsidRDefault="003C5176" w:rsidP="003C5176">
      <w:pPr>
        <w:pStyle w:val="af3"/>
      </w:pPr>
      <w:r>
        <w:rPr>
          <w:rFonts w:hint="eastAsia"/>
        </w:rPr>
        <w:t>1</w:t>
      </w:r>
      <w:r>
        <w:t>.2.1</w:t>
      </w:r>
      <w:r w:rsidR="009F5B11">
        <w:t xml:space="preserve"> </w:t>
      </w:r>
      <w:r w:rsidR="0018334A" w:rsidRPr="0018334A">
        <w:rPr>
          <w:rFonts w:hint="eastAsia"/>
        </w:rPr>
        <w:t>混合流水车间调度问题</w:t>
      </w:r>
    </w:p>
    <w:p w14:paraId="258FF621" w14:textId="650C12EE" w:rsidR="00D8620B" w:rsidRPr="00D8620B" w:rsidRDefault="00D8620B" w:rsidP="00D8620B">
      <w:pPr>
        <w:spacing w:line="460" w:lineRule="exact"/>
        <w:ind w:firstLineChars="200" w:firstLine="480"/>
        <w:rPr>
          <w:sz w:val="24"/>
        </w:rPr>
      </w:pPr>
      <w:r>
        <w:rPr>
          <w:rFonts w:hint="eastAsia"/>
          <w:sz w:val="24"/>
        </w:rPr>
        <w:t>对于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Pr>
          <w:rFonts w:hint="eastAsia"/>
          <w:sz w:val="24"/>
        </w:rPr>
        <w:t>，</w:t>
      </w:r>
      <w:r w:rsidR="0018334A" w:rsidRPr="00D8620B">
        <w:rPr>
          <w:sz w:val="24"/>
        </w:rPr>
        <w:t>每一个车间可以</w:t>
      </w:r>
      <w:r>
        <w:rPr>
          <w:rFonts w:hint="eastAsia"/>
          <w:sz w:val="24"/>
        </w:rPr>
        <w:t>视为</w:t>
      </w:r>
      <w:r w:rsidR="0018334A" w:rsidRPr="00D8620B">
        <w:rPr>
          <w:sz w:val="24"/>
        </w:rPr>
        <w:t>一个</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0018334A" w:rsidRPr="00D8620B">
        <w:rPr>
          <w:sz w:val="24"/>
        </w:rPr>
        <w:t>，因此对基础问题</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的相关研究方法和理论进行总结十分重要。</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是对</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的扩展，在生产过程中引入了并行机器。由于存在并行机，</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允许一个加工阶段</w:t>
      </w:r>
      <w:r w:rsidR="00411D14">
        <w:rPr>
          <w:rFonts w:hint="eastAsia"/>
          <w:sz w:val="24"/>
        </w:rPr>
        <w:t>内</w:t>
      </w:r>
      <w:r w:rsidR="0018334A" w:rsidRPr="00D8620B">
        <w:rPr>
          <w:sz w:val="24"/>
        </w:rPr>
        <w:t>同时</w:t>
      </w:r>
      <w:r w:rsidR="00651D9A">
        <w:rPr>
          <w:sz w:val="24"/>
        </w:rPr>
        <w:t>加工</w:t>
      </w:r>
      <w:r w:rsidR="0018334A" w:rsidRPr="00D8620B">
        <w:rPr>
          <w:sz w:val="24"/>
        </w:rPr>
        <w:t>多个工件，从而</w:t>
      </w:r>
      <w:r w:rsidR="00411D14">
        <w:rPr>
          <w:rFonts w:hint="eastAsia"/>
          <w:sz w:val="24"/>
        </w:rPr>
        <w:t>显著</w:t>
      </w:r>
      <w:r w:rsidR="0018334A" w:rsidRPr="00D8620B">
        <w:rPr>
          <w:sz w:val="24"/>
        </w:rPr>
        <w:t>提高生产效率。</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的调度过程涉及两个子问题：工件的排列顺序以及每个阶段上的机器分配，被证明是一类</w:t>
      </w:r>
      <w:r w:rsidR="0018334A" w:rsidRPr="00D8620B">
        <w:rPr>
          <w:sz w:val="24"/>
        </w:rPr>
        <w:t>NP-hard</w:t>
      </w:r>
      <w:r w:rsidR="0018334A" w:rsidRPr="00D8620B">
        <w:rPr>
          <w:sz w:val="24"/>
        </w:rPr>
        <w:t>问题</w:t>
      </w:r>
      <w:r w:rsidR="0018334A" w:rsidRPr="00D8620B">
        <w:rPr>
          <w:sz w:val="24"/>
        </w:rPr>
        <w:fldChar w:fldCharType="begin"/>
      </w:r>
      <w:r w:rsidR="009432A7" w:rsidRPr="00D8620B">
        <w:rPr>
          <w:sz w:val="24"/>
        </w:rPr>
        <w:instrText xml:space="preserve"> ADDIN ZOTERO_ITEM CSL_CITATION {"citationID":"Fl26Okai","properties":{"formattedCitation":"\\super [13]\\nosupersub{}","plainCitation":"[13]","noteIndex":0},"citationItems":[{"id":4255,"uris":["http://zotero.org/users/9145449/items/MHJZ76PZ"],"itemData":{"id":4255,"type":"article-journal","abstract":"This book's introduction features a humorous story of a man with a line of people behind him, who explains to his boss, \"I can't find an efficient algorithm, but neither can all these famous people.\" This man illustrates an important quality of a class of problems, namely, the NP-complete problems: if you can prove that a problem is in this class, then it has no known polynomial-time solution that is guaranteed to work in general. This quality implies that the problem is difficult to deal with in practice. The focus of this book is to teach the reader how to identify, deal with, and understand the essence of NP-complete problems; Computers and Intractability does all of those things effectively. In a readable yet mathematically rigorous manner, the book covers topics such as how to prove that a given problem is NP-complete and how to cope with NP-complete problems. (There is even a chapter on advanced topics, with numerous references.) Computers and Intractability also contains a list of more than 300 problems-most of which are known to be NP-complete-with comments and references.","source":"Baidu Scholar","title":"A guide to the theory of NP-completeness","URL":"http://www.mendeley.com/catalog/guide-theory-npcompleteness/","author":[{"literal":"Garey"},{"literal":"Johnson"}],"accessed":{"date-parts":[["2024",2,24]]},"issued":{"date-parts":[["1979"]]}}}],"schema":"https://github.com/citation-style-language/schema/raw/master/csl-citation.json"} </w:instrText>
      </w:r>
      <w:r w:rsidR="0018334A" w:rsidRPr="00D8620B">
        <w:rPr>
          <w:sz w:val="24"/>
        </w:rPr>
        <w:fldChar w:fldCharType="separate"/>
      </w:r>
      <w:r w:rsidR="001647F0" w:rsidRPr="001647F0">
        <w:rPr>
          <w:kern w:val="0"/>
          <w:sz w:val="24"/>
          <w:vertAlign w:val="superscript"/>
        </w:rPr>
        <w:t>[13]</w:t>
      </w:r>
      <w:r w:rsidR="0018334A" w:rsidRPr="00D8620B">
        <w:rPr>
          <w:sz w:val="24"/>
        </w:rPr>
        <w:fldChar w:fldCharType="end"/>
      </w:r>
      <w:r w:rsidR="0018334A" w:rsidRPr="00D8620B">
        <w:rPr>
          <w:sz w:val="24"/>
        </w:rPr>
        <w:t>。与</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相比，</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18334A" w:rsidRPr="00D8620B">
        <w:rPr>
          <w:sz w:val="24"/>
        </w:rPr>
        <w:t>有着</w:t>
      </w:r>
      <w:r w:rsidR="00411D14">
        <w:rPr>
          <w:rFonts w:hint="eastAsia"/>
          <w:sz w:val="24"/>
        </w:rPr>
        <w:t>更广泛</w:t>
      </w:r>
      <w:r w:rsidR="0018334A" w:rsidRPr="00D8620B">
        <w:rPr>
          <w:sz w:val="24"/>
        </w:rPr>
        <w:t>的应用前景，如炼钢、电子产品生产和化学工业等</w:t>
      </w:r>
      <w:r w:rsidR="00411D14">
        <w:rPr>
          <w:rFonts w:hint="eastAsia"/>
          <w:sz w:val="24"/>
        </w:rPr>
        <w:t>领域</w:t>
      </w:r>
      <w:r w:rsidR="0018334A" w:rsidRPr="00D8620B">
        <w:rPr>
          <w:sz w:val="24"/>
        </w:rPr>
        <w:fldChar w:fldCharType="begin"/>
      </w:r>
      <w:r w:rsidR="00F66940">
        <w:rPr>
          <w:sz w:val="24"/>
        </w:rPr>
        <w:instrText xml:space="preserve"> ADDIN ZOTERO_ITEM CSL_CITATION {"citationID":"80q4zEmX","properties":{"formattedCitation":"\\super [4\\uc0\\u8211{}6]\\nosupersub{}","plainCitation":"[4–6]","noteIndex":0},"citationItems":[{"id":3227,"uris":["http://zotero.org/users/9145449/items/FFFGMJY9"],"itemData":{"id":3227,"type":"article-journal","abstract":"Energy-aware scheduling (EAS) of manufacturing processes demands a mathematical model to optimally plan energy saving for a given schedule. The proposed approach starts from a reference schedule generated by an advanced planning and scheduling (APS) system which does not consider energy saving. The new approach relies on a mixed integer programming (MIP) model where the reference schedule is modified to account for energy consumption without changing the jobs' assignment and sequencing provided by the reference schedule. The applicability of the approach has been validated through a test case; the results obtained using one commercial MIP solver and an original MIP-heuristic are discussed.","container-title":"CIRP Annals - Manufacturing Technology","DOI":"10.1016/j.cirp.2012.03.084","issue":"1","page":"459-462","source":"Baidu Scholar","title":"Energy-aware scheduling for improving manufacturing process sustainability: A mathematical model for flexible flow shops","title-short":"Energy-aware scheduling for improving manufacturing process sustainability","volume":"61","author":[{"family":"Bruzzone","given":"Aag"},{"family":"Anghinolfi","given":"D."},{"family":"Paolucci","given":"M."},{"family":"Tonelli","given":"F."}],"issued":{"date-parts":[["2012"]]}}},{"id":3646,"uris":["http://zotero.org/users/9145449/items/AA2NBZ64"],"itemData":{"id":3646,"type":"article-journal","abstract":"Realistic production systems usually encounter various of unexpected disruptions, which may invalidate the original schedules, and thus rescheduling becomes essential. This paper studies a real-world hybrid flowshop rescheduling problem in Steelmaking-refining-Continuous Casting (SCC) process, where machine breakdown is considered as the disruption, and controllable processing times in the last stage of SCC process is considered. An Improved Artificial Bee Colony (IABC) algorithm is developed to solve the problem. In the IABC, novel encoding and decoding strategies are devised to represent the solutions effectively, where a charge left-shifting strategy is designed to decrease cast break. A population initialization heuristic is devised to generate solutions with a high level of quality and diversity. Meanwhile, a variable neighboring operator, which can balance the exploration and exploitation abilities, is proposed to generate new solutions with high quality for the employed bee and onlooker bee phases. Moreover, a worst solution replacement strategy is developed to further enhance the exploitation ability. To demonstrate the performance of the IABC, comprehensive computational comparisons against several state-of-the-art algorithms and statistical analysis are conducted, which discloses the strength and availability of the IABC. Moreover, key features of the IABC are analyzed, confirming their critical roles to the success of the IABC.","container-title":"Computers &amp; Industrial Engineering","DOI":"10.1016/j.cie.2018.05.056","ISSN":"0360-8352","journalAbbreviation":"Computers &amp; Industrial Engineering","language":"en","page":"235-250","source":"ScienceDirect","title":"An Improved Artificial Bee Colony algorithm for real-world hybrid flowshop rescheduling in Steelmaking-refining-Continuous Casting process","volume":"122","author":[{"family":"Peng","given":"Kunkun"},{"family":"Pan","given":"Quan-Ke"},{"family":"Gao","given":"Liang"},{"family":"Zhang","given":"Biao"},{"family":"Pang","given":"Xinfu"}],"issued":{"date-parts":[["2018",8,1]]}}},{"id":2193,"uris":["http://zotero.org/users/9145449/items/VGAUHQQB"],"itemData":{"id":2193,"type":"article-journal","abstract":"This paper presents a real-time scheduling methodology in a semiconductor wafer fab that produces multiple product types with different due dates. In the suggested real-time scheduling method, lot scheduling rules and batch scheduling rules are selected from sets of candidate rules based on information obtained from discrete event simulation. Since a rule combination that gives the best performance may vary according to the states of the fab, a selected rule combination is employed for a certain period of time and then a new combination is selected and employed. Since multiple simulation runs should be made in the simulation-based real-time scheduling (SBRTS) method, it may take excessively long computation time to react to unexpected events. To reduce response time, we suggest three techniques for accelerating rule comparison. We test these techniques as well as other operational policies that can be used in the SBRTS method through computational experiments on a number of test problems.","container-title":"IEEE Transactions on Semiconductor Manufacturing","issue":"2","language":"en","page":"290-298","source":"Zotero","title":"Simplification Methods for Accelerating Simulation-Based Real-Time Scheduling in a Semiconductor Wafer Fabrication Facility","volume":"16","author":[{"family":"Kim","given":"Yeong-Dae"},{"family":"Shim","given":"Sang-Oh"},{"family":"Choi","given":"Bum"},{"family":"Hwang","given":"Hark"}],"issued":{"date-parts":[["2003"]]}}}],"schema":"https://github.com/citation-style-language/schema/raw/master/csl-citation.json"} </w:instrText>
      </w:r>
      <w:r w:rsidR="0018334A" w:rsidRPr="00D8620B">
        <w:rPr>
          <w:sz w:val="24"/>
        </w:rPr>
        <w:fldChar w:fldCharType="separate"/>
      </w:r>
      <w:r w:rsidR="001647F0" w:rsidRPr="001647F0">
        <w:rPr>
          <w:kern w:val="0"/>
          <w:sz w:val="24"/>
          <w:vertAlign w:val="superscript"/>
        </w:rPr>
        <w:t>[4–6]</w:t>
      </w:r>
      <w:r w:rsidR="0018334A" w:rsidRPr="00D8620B">
        <w:rPr>
          <w:sz w:val="24"/>
        </w:rPr>
        <w:fldChar w:fldCharType="end"/>
      </w:r>
      <w:r w:rsidR="0018334A" w:rsidRPr="00D8620B">
        <w:rPr>
          <w:sz w:val="24"/>
        </w:rPr>
        <w:t>，</w:t>
      </w:r>
      <w:r w:rsidR="00411D14">
        <w:rPr>
          <w:rFonts w:hint="eastAsia"/>
          <w:sz w:val="24"/>
        </w:rPr>
        <w:t>因此</w:t>
      </w:r>
      <w:r w:rsidR="0018334A" w:rsidRPr="00D8620B">
        <w:rPr>
          <w:sz w:val="24"/>
        </w:rPr>
        <w:t>受到了众多研究者的关注。</w:t>
      </w:r>
    </w:p>
    <w:p w14:paraId="41AA0547" w14:textId="5BEF2A83" w:rsidR="00CC77BA" w:rsidRPr="00CC77BA" w:rsidRDefault="0018334A" w:rsidP="00CC77BA">
      <w:pPr>
        <w:spacing w:line="460" w:lineRule="exact"/>
        <w:ind w:firstLineChars="200" w:firstLine="480"/>
        <w:rPr>
          <w:sz w:val="24"/>
        </w:rPr>
      </w:pPr>
      <w:r w:rsidRPr="0018334A">
        <w:rPr>
          <w:sz w:val="24"/>
        </w:rPr>
        <w:t>目前为止，求解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18334A">
        <w:rPr>
          <w:sz w:val="24"/>
        </w:rPr>
        <w:t>的常用方法</w:t>
      </w:r>
      <w:r w:rsidR="00CC77BA">
        <w:rPr>
          <w:rFonts w:hint="eastAsia"/>
          <w:sz w:val="24"/>
        </w:rPr>
        <w:t>可分为</w:t>
      </w:r>
      <w:r w:rsidRPr="0018334A">
        <w:rPr>
          <w:sz w:val="24"/>
        </w:rPr>
        <w:t>三大类</w:t>
      </w:r>
      <w:r w:rsidRPr="0018334A">
        <w:rPr>
          <w:sz w:val="24"/>
        </w:rPr>
        <w:t>:</w:t>
      </w:r>
      <w:r w:rsidRPr="0018334A">
        <w:rPr>
          <w:sz w:val="24"/>
        </w:rPr>
        <w:t>精确方法</w:t>
      </w:r>
      <w:r w:rsidRPr="0018334A">
        <w:rPr>
          <w:sz w:val="24"/>
        </w:rPr>
        <w:fldChar w:fldCharType="begin"/>
      </w:r>
      <w:r w:rsidR="009432A7">
        <w:rPr>
          <w:sz w:val="24"/>
        </w:rPr>
        <w:instrText xml:space="preserve"> ADDIN ZOTERO_ITEM CSL_CITATION {"citationID":"cHiaibEV","properties":{"formattedCitation":"\\super [14]\\nosupersub{}","plainCitation":"[14]","noteIndex":0},"citationItems":[{"id":2440,"uris":["http://zotero.org/users/9145449/items/DBLBQERW"],"itemData":{"id":2440,"type":"article-journal","abstract":"This research investigates a two-stage no-wait hybrid flow-shop scheduling problem in which the first stage contains a single machine, and the second stage contains several identical parallel machines. The objective is to minimise the makespan. For this problem, existing literature emphasises on heuristics or optimal solutions for special cases, whereas this paper proposes a branch-and-bound algorithm. Several lower bounds for optimal and partial schedules are derived. Also, three dominance rules are deduced, and seven constructive heuristics are used to obtain initial upper bounds. Extensive computational tests on randomly generated problems are conducted. The results with comparisons indicate that the proposed bounds (especially partial lower bounds), dominance rules and the branch-and-bound algorithm are efficient.","container-title":"International Journal of Production Research","DOI":"10.1080/00207543.2014.949363","ISSN":"0020-7543","issue":"4","note":"publisher: Taylor &amp; Francis\n_eprint: https://doi.org/10.1080/00207543.2014.949363","page":"1143-1167","source":"Taylor and Francis+NEJM","title":"A branch-and-bound algorithm for two-stage no-wait hybrid flow-shop scheduling","volume":"53","author":[{"family":"Wang","given":"Shijin"},{"family":"Liu","given":"Ming"},{"family":"Chu","given":"Chengbin"}],"issued":{"date-parts":[["2015",2,16]]}}}],"schema":"https://github.com/citation-style-language/schema/raw/master/csl-citation.json"} </w:instrText>
      </w:r>
      <w:r w:rsidRPr="0018334A">
        <w:rPr>
          <w:sz w:val="24"/>
        </w:rPr>
        <w:fldChar w:fldCharType="separate"/>
      </w:r>
      <w:r w:rsidR="001647F0" w:rsidRPr="001647F0">
        <w:rPr>
          <w:kern w:val="0"/>
          <w:sz w:val="24"/>
          <w:vertAlign w:val="superscript"/>
        </w:rPr>
        <w:t>[14]</w:t>
      </w:r>
      <w:r w:rsidRPr="0018334A">
        <w:rPr>
          <w:sz w:val="24"/>
        </w:rPr>
        <w:fldChar w:fldCharType="end"/>
      </w:r>
      <w:r w:rsidRPr="0018334A">
        <w:rPr>
          <w:sz w:val="24"/>
        </w:rPr>
        <w:t>、启发式方法</w:t>
      </w:r>
      <w:r w:rsidRPr="0018334A">
        <w:rPr>
          <w:sz w:val="24"/>
        </w:rPr>
        <w:fldChar w:fldCharType="begin"/>
      </w:r>
      <w:r w:rsidR="009432A7">
        <w:rPr>
          <w:sz w:val="24"/>
        </w:rPr>
        <w:instrText xml:space="preserve"> ADDIN ZOTERO_ITEM CSL_CITATION {"citationID":"xlTR7SEL","properties":{"formattedCitation":"\\super [15]\\nosupersub{}","plainCitation":"[15]","noteIndex":0},"citationItems":[{"id":2438,"uris":["http://zotero.org/users/9145449/items/GYR6CHUP"],"itemData":{"id":2438,"type":"article-journal","abstract":"We treat the n -job, two-stage hybrid flowshop problem with one machine in the first stage and two different machines in parallel in the second stage. The objective is to minimize the makespan. We demonstrate that the problem is NP-complete. We formulate a dynamic program, which is beyond our grasp for problems of more than 15 jobs. Our search for heuristic approaches led to the adoption of the Johnson sequence, which motivated two of the three approaches: dynamic programming and sequence-and-merge. The third approach, the greedy heuristic, was included as example of an elementary heuristic.","container-title":"International Journal of Production Research","DOI":"10.1080/00207540210159536","ISSN":"0020-7543","issue":"17","note":"publisher: Taylor &amp; Francis\n_eprint: https://doi.org/10.1080/00207540210159536","page":"4353-4380","source":"Taylor and Francis+NEJM","title":"Sequencing a hybrid two-stage flowshop with dedicated machines","volume":"40","author":[{"family":"Riane","given":"Fouad"},{"family":"Artiba","given":"Abdelhakim"},{"family":"Elmaghraby","given":"Salah E."}],"issued":{"date-parts":[["2002",1,1]]}}}],"schema":"https://github.com/citation-style-language/schema/raw/master/csl-citation.json"} </w:instrText>
      </w:r>
      <w:r w:rsidRPr="0018334A">
        <w:rPr>
          <w:sz w:val="24"/>
        </w:rPr>
        <w:fldChar w:fldCharType="separate"/>
      </w:r>
      <w:r w:rsidR="001647F0" w:rsidRPr="001647F0">
        <w:rPr>
          <w:kern w:val="0"/>
          <w:sz w:val="24"/>
          <w:vertAlign w:val="superscript"/>
        </w:rPr>
        <w:t>[15]</w:t>
      </w:r>
      <w:r w:rsidRPr="0018334A">
        <w:rPr>
          <w:sz w:val="24"/>
        </w:rPr>
        <w:fldChar w:fldCharType="end"/>
      </w:r>
      <w:r w:rsidRPr="0018334A">
        <w:rPr>
          <w:sz w:val="24"/>
        </w:rPr>
        <w:t>和元启发式算法</w:t>
      </w:r>
      <w:r w:rsidRPr="0018334A">
        <w:rPr>
          <w:sz w:val="24"/>
        </w:rPr>
        <w:fldChar w:fldCharType="begin"/>
      </w:r>
      <w:r w:rsidR="009432A7">
        <w:rPr>
          <w:sz w:val="24"/>
        </w:rPr>
        <w:instrText xml:space="preserve"> ADDIN ZOTERO_ITEM CSL_CITATION {"citationID":"3kqxOuOC","properties":{"formattedCitation":"\\super [16]\\nosupersub{}","plainCitation":"[16]","noteIndex":0},"citationItems":[{"id":4254,"uris":["http://zotero.org/users/9145449/items/DZ89HMSH"],"itemData":{"id":4254,"type":"article-journal","abstract":"The scheduling of flow shops with multiple parallel machines per stage, usually referred to as the hybrid flow shop (HFS), is a complex combinatorial problem encountered in many real world applications. Given its importance and complexity, the HFS problem has been intensively studied. This paper presents a literature review on exact, heuristic and metaheuristic methods that have been proposed for its solution. The paper briefly discusses and reviews several variants of the HFS problem, each in turn considering different assumptions, constraints and objective functions. Research opportunities in HFS are also discussed.","container-title":"European Journal of Operational Research","DOI":"10.1016/j.ejor.2009.09.024","ISSN":"0377-2217","issue":"1","journalAbbreviation":"European Journal of Operational Research","page":"1-18","source":"ScienceDirect","title":"The hybrid flow shop scheduling problem","volume":"205","author":[{"family":"Ruiz","given":"Rubén"},{"family":"Vázquez-Rodríguez","given":"José Antonio"}],"issued":{"date-parts":[["2010",8,16]]}}}],"schema":"https://github.com/citation-style-language/schema/raw/master/csl-citation.json"} </w:instrText>
      </w:r>
      <w:r w:rsidRPr="0018334A">
        <w:rPr>
          <w:sz w:val="24"/>
        </w:rPr>
        <w:fldChar w:fldCharType="separate"/>
      </w:r>
      <w:r w:rsidR="001647F0" w:rsidRPr="001647F0">
        <w:rPr>
          <w:kern w:val="0"/>
          <w:sz w:val="24"/>
          <w:vertAlign w:val="superscript"/>
        </w:rPr>
        <w:t>[16]</w:t>
      </w:r>
      <w:r w:rsidRPr="0018334A">
        <w:rPr>
          <w:sz w:val="24"/>
        </w:rPr>
        <w:fldChar w:fldCharType="end"/>
      </w:r>
      <w:r w:rsidRPr="0018334A">
        <w:rPr>
          <w:sz w:val="24"/>
        </w:rPr>
        <w:t>。精确算法使用求解器获得最优解，最适合于小规模问题，</w:t>
      </w:r>
      <w:r w:rsidR="00CC77BA">
        <w:rPr>
          <w:rFonts w:hint="eastAsia"/>
          <w:sz w:val="24"/>
        </w:rPr>
        <w:t>但</w:t>
      </w:r>
      <w:r w:rsidRPr="0018334A">
        <w:rPr>
          <w:sz w:val="24"/>
        </w:rPr>
        <w:t>对于</w:t>
      </w:r>
      <w:proofErr w:type="gramStart"/>
      <w:r w:rsidRPr="0018334A">
        <w:rPr>
          <w:sz w:val="24"/>
        </w:rPr>
        <w:t>解空间</w:t>
      </w:r>
      <w:proofErr w:type="gramEnd"/>
      <w:r w:rsidRPr="0018334A">
        <w:rPr>
          <w:sz w:val="24"/>
        </w:rPr>
        <w:t>庞大的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18334A">
        <w:rPr>
          <w:sz w:val="24"/>
        </w:rPr>
        <w:t>，很难在有限的时间内获得最优解。启发式和元启发式方法已经</w:t>
      </w:r>
      <w:r w:rsidR="00CC77BA">
        <w:rPr>
          <w:rFonts w:hint="eastAsia"/>
          <w:sz w:val="24"/>
        </w:rPr>
        <w:t>广泛</w:t>
      </w:r>
      <w:r w:rsidRPr="0018334A">
        <w:rPr>
          <w:sz w:val="24"/>
        </w:rPr>
        <w:t>应用于大规模问题的优化。</w:t>
      </w:r>
      <w:r w:rsidRPr="0018334A">
        <w:rPr>
          <w:sz w:val="24"/>
        </w:rPr>
        <w:t>NEH</w:t>
      </w:r>
      <w:r w:rsidRPr="0018334A">
        <w:rPr>
          <w:sz w:val="24"/>
        </w:rPr>
        <w:t>（</w:t>
      </w:r>
      <w:r w:rsidRPr="0018334A">
        <w:rPr>
          <w:sz w:val="24"/>
        </w:rPr>
        <w:t>Nawaz</w:t>
      </w:r>
      <w:r w:rsidRPr="0018334A">
        <w:rPr>
          <w:sz w:val="24"/>
        </w:rPr>
        <w:t>，</w:t>
      </w:r>
      <w:r w:rsidRPr="0018334A">
        <w:rPr>
          <w:sz w:val="24"/>
        </w:rPr>
        <w:t>Enscore and Ham</w:t>
      </w:r>
      <w:r w:rsidRPr="0018334A">
        <w:rPr>
          <w:sz w:val="24"/>
        </w:rPr>
        <w:t>）启发式最初由</w:t>
      </w:r>
      <w:r w:rsidRPr="0018334A">
        <w:rPr>
          <w:sz w:val="24"/>
        </w:rPr>
        <w:t>Nawaz</w:t>
      </w:r>
      <w:r w:rsidRPr="0018334A">
        <w:rPr>
          <w:sz w:val="24"/>
        </w:rPr>
        <w:t>、</w:t>
      </w:r>
      <w:r w:rsidRPr="0018334A">
        <w:rPr>
          <w:sz w:val="24"/>
        </w:rPr>
        <w:t>Enscore</w:t>
      </w:r>
      <w:r w:rsidRPr="0018334A">
        <w:rPr>
          <w:sz w:val="24"/>
        </w:rPr>
        <w:t>和</w:t>
      </w:r>
      <w:r w:rsidRPr="0018334A">
        <w:rPr>
          <w:sz w:val="24"/>
        </w:rPr>
        <w:t>Ham</w:t>
      </w:r>
      <w:r w:rsidRPr="0018334A">
        <w:rPr>
          <w:sz w:val="24"/>
        </w:rPr>
        <w:t>提出，用于优化</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fldChar w:fldCharType="begin"/>
      </w:r>
      <w:r w:rsidR="009432A7">
        <w:rPr>
          <w:sz w:val="24"/>
        </w:rPr>
        <w:instrText xml:space="preserve"> ADDIN ZOTERO_ITEM CSL_CITATION {"citationID":"xAPnHoFJ","properties":{"formattedCitation":"\\super [17]\\nosupersub{}","plainCitation":"[17]","noteIndex":0},"citationItems":[{"id":3683,"uris":["http://zotero.org/users/9145449/items/DIMW3SAF"],"itemData":{"id":3683,"type":"article-journal","abstract":"In a general flow-shop situation, where all the jobs must pass through all the machines in the same order, certain heuristic algorithms propose that the jobs with higher total process time should be given higher priority than the jobs with less total process time. Based on this premise, a simple algorithm is presented in this paper, which produces very good sequences in comparison with existing heuristics. The results of the proposed algorithm have been compared with the results from 15 other algorithms in an independent study by Park [13], who shows that the proposed algorithm performs especially well on large flow-shop problems in both the static and dynamic sequencing environments.","container-title":"Omega","DOI":"10.1016/0305-0483(83)90088-9","ISSN":"0305-0483","issue":"1","journalAbbreviation":"Omega","language":"en","page":"91-95","source":"ScienceDirect","title":"A heuristic algorithm for the m-machine, n-job flow-shop sequencing problem","volume":"11","author":[{"family":"Nawaz","given":"Muhammad"},{"family":"Enscore","given":"E Emory"},{"family":"Ham","given":"Inyong"}],"issued":{"date-parts":[["1983",1,1]]}}}],"schema":"https://github.com/citation-style-language/schema/raw/master/csl-citation.json"} </w:instrText>
      </w:r>
      <w:r w:rsidRPr="0018334A">
        <w:rPr>
          <w:sz w:val="24"/>
        </w:rPr>
        <w:fldChar w:fldCharType="separate"/>
      </w:r>
      <w:r w:rsidR="001647F0" w:rsidRPr="001647F0">
        <w:rPr>
          <w:kern w:val="0"/>
          <w:sz w:val="24"/>
          <w:vertAlign w:val="superscript"/>
        </w:rPr>
        <w:t>[17]</w:t>
      </w:r>
      <w:r w:rsidRPr="0018334A">
        <w:rPr>
          <w:sz w:val="24"/>
        </w:rPr>
        <w:fldChar w:fldCharType="end"/>
      </w:r>
      <w:r w:rsidRPr="0018334A">
        <w:rPr>
          <w:sz w:val="24"/>
        </w:rPr>
        <w:t>，并在</w:t>
      </w:r>
      <w:r w:rsidR="00CC77BA">
        <w:rPr>
          <w:rFonts w:hint="eastAsia"/>
          <w:sz w:val="24"/>
        </w:rPr>
        <w:t>后续</w:t>
      </w:r>
      <w:r w:rsidRPr="0018334A">
        <w:rPr>
          <w:sz w:val="24"/>
        </w:rPr>
        <w:t>研究中得到进一步发展。</w:t>
      </w:r>
      <w:r w:rsidRPr="0018334A">
        <w:rPr>
          <w:sz w:val="24"/>
        </w:rPr>
        <w:t>Ronconi</w:t>
      </w:r>
      <w:r w:rsidRPr="0018334A">
        <w:rPr>
          <w:sz w:val="24"/>
        </w:rPr>
        <w:t>等开发了</w:t>
      </w:r>
      <w:r w:rsidRPr="0018334A">
        <w:rPr>
          <w:sz w:val="24"/>
        </w:rPr>
        <w:t>MinMax</w:t>
      </w:r>
      <w:r w:rsidRPr="0018334A">
        <w:rPr>
          <w:sz w:val="24"/>
        </w:rPr>
        <w:t>和</w:t>
      </w:r>
      <w:r w:rsidRPr="0018334A">
        <w:rPr>
          <w:sz w:val="24"/>
        </w:rPr>
        <w:t>NEH</w:t>
      </w:r>
      <w:r w:rsidRPr="0018334A">
        <w:rPr>
          <w:sz w:val="24"/>
        </w:rPr>
        <w:t>的组合启</w:t>
      </w:r>
      <w:r w:rsidRPr="0018334A">
        <w:rPr>
          <w:sz w:val="24"/>
        </w:rPr>
        <w:lastRenderedPageBreak/>
        <w:t>发式方法，称为</w:t>
      </w:r>
      <w:r w:rsidRPr="0018334A">
        <w:rPr>
          <w:sz w:val="24"/>
        </w:rPr>
        <w:t>MME</w:t>
      </w:r>
      <w:r w:rsidRPr="0018334A">
        <w:rPr>
          <w:sz w:val="24"/>
        </w:rPr>
        <w:t>，以优化</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fldChar w:fldCharType="begin"/>
      </w:r>
      <w:r w:rsidR="009432A7">
        <w:rPr>
          <w:sz w:val="24"/>
        </w:rPr>
        <w:instrText xml:space="preserve"> ADDIN ZOTERO_ITEM CSL_CITATION {"citationID":"Ne6UvKn0","properties":{"formattedCitation":"\\super [18]\\nosupersub{}","plainCitation":"[18]","noteIndex":0},"citationItems":[{"id":2158,"uris":["http://zotero.org/users/9145449/items/QYIGVH3T"],"itemData":{"id":2158,"type":"article-journal","abstract":"This paper analyzes the minimization of the makespan criterion for the ﬂowshop problem with blocking. In this environment, there are no buffers between successive machines, and therefore intermediate queues of jobs waiting in the system for their next operations are not allowed. As the problem is NP-hard, a constructive heuristic that explores speciﬁc characteristics of the problem is developed. The small computational effort of such strategy, which is valuable in practical applications, is one of the reasons that motivated this study. The performance of a combination of the proposed method with existing ones is examined through a comparative study. The new methods outperform the NEH algorithm, currently the best constructive heuristic for this problem, in problems with up to 500 jobs and 20 machines. r 2003 Elsevier Science B.V. All rights reserved.","container-title":"International Journal of Production Economics","DOI":"10.1016/S0925-5273(03)00065-3","ISSN":"09255273","issue":"1","journalAbbreviation":"International Journal of Production Economics","language":"en","page":"39-48","source":"DOI.org (Crossref)","title":"A note on constructive heuristics for the flowshop problem with blocking","volume":"87","author":[{"family":"Ronconi","given":"Débora P"}],"issued":{"date-parts":[["2004",1]]}}}],"schema":"https://github.com/citation-style-language/schema/raw/master/csl-citation.json"} </w:instrText>
      </w:r>
      <w:r w:rsidRPr="0018334A">
        <w:rPr>
          <w:sz w:val="24"/>
        </w:rPr>
        <w:fldChar w:fldCharType="separate"/>
      </w:r>
      <w:r w:rsidR="001647F0" w:rsidRPr="001647F0">
        <w:rPr>
          <w:kern w:val="0"/>
          <w:sz w:val="24"/>
          <w:vertAlign w:val="superscript"/>
        </w:rPr>
        <w:t>[18]</w:t>
      </w:r>
      <w:r w:rsidRPr="0018334A">
        <w:rPr>
          <w:sz w:val="24"/>
        </w:rPr>
        <w:fldChar w:fldCharType="end"/>
      </w:r>
      <w:r w:rsidRPr="0018334A">
        <w:rPr>
          <w:sz w:val="24"/>
        </w:rPr>
        <w:t>。另外该作者</w:t>
      </w:r>
      <w:r w:rsidR="00CC77BA">
        <w:rPr>
          <w:rFonts w:hint="eastAsia"/>
          <w:sz w:val="24"/>
        </w:rPr>
        <w:t>还</w:t>
      </w:r>
      <w:r w:rsidRPr="0018334A">
        <w:rPr>
          <w:sz w:val="24"/>
        </w:rPr>
        <w:t>将轮廓拟合</w:t>
      </w:r>
      <w:r w:rsidR="00007DC1">
        <w:rPr>
          <w:rFonts w:hint="eastAsia"/>
          <w:sz w:val="24"/>
        </w:rPr>
        <w:t>（</w:t>
      </w:r>
      <w:r w:rsidRPr="0018334A">
        <w:rPr>
          <w:sz w:val="24"/>
        </w:rPr>
        <w:t>Profile Fitting</w:t>
      </w:r>
      <w:r w:rsidRPr="0018334A">
        <w:rPr>
          <w:sz w:val="24"/>
        </w:rPr>
        <w:t>，</w:t>
      </w:r>
      <w:r w:rsidRPr="0018334A">
        <w:rPr>
          <w:sz w:val="24"/>
        </w:rPr>
        <w:t>PF</w:t>
      </w:r>
      <w:r w:rsidRPr="0018334A">
        <w:rPr>
          <w:rFonts w:hint="eastAsia"/>
          <w:sz w:val="24"/>
        </w:rPr>
        <w:t>）</w:t>
      </w:r>
      <w:r w:rsidRPr="0018334A">
        <w:rPr>
          <w:sz w:val="24"/>
        </w:rPr>
        <w:t>启发式与</w:t>
      </w:r>
      <w:r w:rsidRPr="0018334A">
        <w:rPr>
          <w:sz w:val="24"/>
        </w:rPr>
        <w:t>NEH</w:t>
      </w:r>
      <w:r w:rsidRPr="0018334A">
        <w:rPr>
          <w:sz w:val="24"/>
        </w:rPr>
        <w:t>相结合，得到了</w:t>
      </w:r>
      <w:r w:rsidRPr="0018334A">
        <w:rPr>
          <w:sz w:val="24"/>
        </w:rPr>
        <w:t>PFE</w:t>
      </w:r>
      <w:r w:rsidRPr="0018334A">
        <w:rPr>
          <w:sz w:val="24"/>
        </w:rPr>
        <w:t>方法。在此基础上，</w:t>
      </w:r>
      <w:r w:rsidRPr="0018334A">
        <w:rPr>
          <w:sz w:val="24"/>
        </w:rPr>
        <w:t>Pan</w:t>
      </w:r>
      <w:r w:rsidRPr="0018334A">
        <w:rPr>
          <w:sz w:val="24"/>
        </w:rPr>
        <w:t>和</w:t>
      </w:r>
      <w:r w:rsidRPr="0018334A">
        <w:rPr>
          <w:sz w:val="24"/>
        </w:rPr>
        <w:t>Wang</w:t>
      </w:r>
      <w:r w:rsidRPr="0018334A">
        <w:rPr>
          <w:sz w:val="24"/>
        </w:rPr>
        <w:t>提出了一种</w:t>
      </w:r>
      <w:r w:rsidRPr="0018334A">
        <w:rPr>
          <w:sz w:val="24"/>
        </w:rPr>
        <w:t>PE-NEH</w:t>
      </w:r>
      <w:r w:rsidRPr="0018334A">
        <w:rPr>
          <w:sz w:val="24"/>
        </w:rPr>
        <w:t>联合启发式算法来求解</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fldChar w:fldCharType="begin"/>
      </w:r>
      <w:r w:rsidR="009432A7">
        <w:rPr>
          <w:sz w:val="24"/>
        </w:rPr>
        <w:instrText xml:space="preserve"> ADDIN ZOTERO_ITEM CSL_CITATION {"citationID":"MCKvtBY5","properties":{"formattedCitation":"\\super [19]\\nosupersub{}","plainCitation":"[19]","noteIndex":0},"citationItems":[{"id":3715,"uris":["http://zotero.org/users/9145449/items/2KLILYL4"],"itemData":{"id":3715,"type":"article-journal","abstract":"The blocking flowshop scheduling problem with makespan criterion has important applications in a variety of industrial systems. Heuristics that explore specific characteristics of the problem are essential for many practical systems to find good solutions with limited computational effort. This paper first presents two simple constructive heuristics, namely weighted profile fitting (wPF) and PW, based on the profile fitting (PF) approach of McCormick et al. [Sequencing in an assembly line with blocking to minimize cycle time. Operations Research 1989;37:925–36] and the characteristics of the problem. Then, three improved constructive heuristics, called PF-NEH, wPF-NEH, and PW-NEH, are proposed by combining the PF, wPF, and PW with the enumeration procedure of the Nawaz–Enscore–Ham (NEH) heuristic [A heuristic algorithm for the m-machine, n-job flow shop sequencing problem. OMEGA-International Journal of Management Science 1983;11:91–5] in an effective way. Thirdly, three composite heuristics i.e., PF-NEHLS, wPF-NEHLS, and PW-NEHLS, are developed by using the insertion-based local search method to improve the solutions generated by the constructive heuristics. Computational simulations and comparisons are carried out based on the well-known flowshop benchmarks of Taillard [Benchmarks for basic scheduling problems. European Journal of Operation Research 1993;64:278–85] that are considered as blocking flowshop instances. The results show that the presented constructive heuristics perform significantly better than the existing ones, and the proposed composite heuristics further improve the presented constructive heuristics by a considerable margin. In addition, 17 new best-known solutions for Taillard benchmarks with large scale are found by the presented heuristics.","container-title":"Omega","DOI":"10.1016/j.omega.2011.06.002","ISSN":"0305-0483","issue":"2","journalAbbreviation":"Omega","language":"en","page":"218-229","source":"ScienceDirect","title":"Effective heuristics for the blocking flowshop scheduling problem with makespan minimization","volume":"40","author":[{"family":"Pan","given":"Quan-Ke"},{"family":"Wang","given":"Ling"}],"issued":{"date-parts":[["2012",4,1]]}}}],"schema":"https://github.com/citation-style-language/schema/raw/master/csl-citation.json"} </w:instrText>
      </w:r>
      <w:r w:rsidRPr="0018334A">
        <w:rPr>
          <w:sz w:val="24"/>
        </w:rPr>
        <w:fldChar w:fldCharType="separate"/>
      </w:r>
      <w:r w:rsidR="001647F0" w:rsidRPr="001647F0">
        <w:rPr>
          <w:kern w:val="0"/>
          <w:sz w:val="24"/>
          <w:vertAlign w:val="superscript"/>
        </w:rPr>
        <w:t>[19]</w:t>
      </w:r>
      <w:r w:rsidRPr="0018334A">
        <w:rPr>
          <w:sz w:val="24"/>
        </w:rPr>
        <w:fldChar w:fldCharType="end"/>
      </w:r>
      <w:r w:rsidRPr="0018334A">
        <w:rPr>
          <w:sz w:val="24"/>
        </w:rPr>
        <w:t>。</w:t>
      </w:r>
      <w:r w:rsidRPr="0018334A">
        <w:rPr>
          <w:sz w:val="24"/>
        </w:rPr>
        <w:t>Fernandez</w:t>
      </w:r>
      <w:r w:rsidRPr="0018334A">
        <w:rPr>
          <w:sz w:val="24"/>
        </w:rPr>
        <w:t>等使用了两种基于记忆的复合启发式方法来解决</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fldChar w:fldCharType="begin"/>
      </w:r>
      <w:r w:rsidR="009432A7">
        <w:rPr>
          <w:sz w:val="24"/>
        </w:rPr>
        <w:instrText xml:space="preserve"> ADDIN ZOTERO_ITEM CSL_CITATION {"citationID":"Hz14lcut","properties":{"formattedCitation":"\\super [20]\\nosupersub{}","plainCitation":"[20]","noteIndex":0},"citationItems":[{"id":4303,"uris":["http://zotero.org/users/9145449/items/MFMJSXY6"],"itemData":{"id":4303,"type":"article-journal","abstract":"This paper addresses the hybrid flow shop scheduling problem to minimise makespan, a well-known scheduling problem for which many constructive heuristics have been proposed in the literature. Nevertheless, the state of the art is not clear due to partial or non homogeneous comparisons. In this paper, we review these heuristics and perform a comprehensive computational evaluation to determine which are the most efficient ones. A total of 20 heuristics are implemented and compared in this study. In addition, we propose four new heuristics for the problem. Firstly, two memory-based constructive heuristics are proposed, where a sequence is constructed by inserting jobs one by one in a partial sequence. The most promising insertions tested are kept in a list. However, in contrast to the Tabu search, these insertions are repeated in future iterations instead of forbidding them. Secondly, we propose two constructive heuristics based on Johnson’s algorithm for the permutation flowshop scheduling problem. The computational results carried out on an extensive testbed show that the new proposals outperform the existing heuristics.","container-title":"Expert Systems with Applications","DOI":"10.1016/j.eswa.2018.07.055","ISSN":"0957-4174","journalAbbreviation":"Expert Systems with Applications","page":"345-356","source":"ScienceDirect","title":"New efficient constructive heuristics for the hybrid flowshop to minimise makespan: A computational evaluation of heuristics","title-short":"New efficient constructive heuristics for the hybrid flowshop to minimise makespan","volume":"114","author":[{"family":"Fernandez-Viagas","given":"Victor"},{"family":"Molina-Pariente","given":"Jose M."},{"family":"Framinan","given":"Jose M."}],"issued":{"date-parts":[["2018",12,30]]}}}],"schema":"https://github.com/citation-style-language/schema/raw/master/csl-citation.json"} </w:instrText>
      </w:r>
      <w:r w:rsidRPr="0018334A">
        <w:rPr>
          <w:sz w:val="24"/>
        </w:rPr>
        <w:fldChar w:fldCharType="separate"/>
      </w:r>
      <w:r w:rsidR="001647F0" w:rsidRPr="001647F0">
        <w:rPr>
          <w:kern w:val="0"/>
          <w:sz w:val="24"/>
          <w:vertAlign w:val="superscript"/>
        </w:rPr>
        <w:t>[20]</w:t>
      </w:r>
      <w:r w:rsidRPr="0018334A">
        <w:rPr>
          <w:sz w:val="24"/>
        </w:rPr>
        <w:fldChar w:fldCharType="end"/>
      </w:r>
      <w:r w:rsidRPr="0018334A">
        <w:rPr>
          <w:sz w:val="24"/>
        </w:rPr>
        <w:t>。这些启发式方法常</w:t>
      </w:r>
      <w:r w:rsidR="006B4B08">
        <w:rPr>
          <w:rFonts w:hint="eastAsia"/>
          <w:sz w:val="24"/>
        </w:rPr>
        <w:t>用作</w:t>
      </w:r>
      <w:r w:rsidRPr="0018334A">
        <w:rPr>
          <w:sz w:val="24"/>
        </w:rPr>
        <w:t>元启发式算法的初始化策略，以提高初始解的质量。</w:t>
      </w:r>
    </w:p>
    <w:p w14:paraId="15A529A8" w14:textId="15FECC1B" w:rsidR="00007DC1" w:rsidRPr="0018334A" w:rsidRDefault="0018334A" w:rsidP="00007DC1">
      <w:pPr>
        <w:spacing w:line="460" w:lineRule="exact"/>
        <w:ind w:firstLineChars="200" w:firstLine="480"/>
        <w:rPr>
          <w:sz w:val="24"/>
        </w:rPr>
      </w:pPr>
      <w:r w:rsidRPr="0018334A">
        <w:rPr>
          <w:sz w:val="24"/>
        </w:rPr>
        <w:t>为了求解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w:t>
      </w:r>
      <w:r w:rsidRPr="0018334A">
        <w:rPr>
          <w:sz w:val="24"/>
        </w:rPr>
        <w:t>Xiao</w:t>
      </w:r>
      <w:r w:rsidRPr="0018334A">
        <w:rPr>
          <w:sz w:val="24"/>
        </w:rPr>
        <w:t>等</w:t>
      </w:r>
      <w:r w:rsidRPr="0018334A">
        <w:rPr>
          <w:sz w:val="24"/>
        </w:rPr>
        <w:fldChar w:fldCharType="begin"/>
      </w:r>
      <w:r w:rsidR="009432A7">
        <w:rPr>
          <w:sz w:val="24"/>
        </w:rPr>
        <w:instrText xml:space="preserve"> ADDIN ZOTERO_ITEM CSL_CITATION {"citationID":"t1o3b7jL","properties":{"formattedCitation":"\\super [21]\\nosupersub{}","plainCitation":"[21]","noteIndex":0},"citationItems":[{"id":2171,"uris":["http://zotero.org/users/9145449/items/AP5GB7LS"],"itemData":{"id":2171,"type":"paper-conference","abstract":"In this paper, we investigate the genetic algorithm approach for scheduling of hybrid flow shops with minimum makespan as performance measure. Hybrid flow shop problem is characterized as the scheduling of jobs in a flow shop environment where, at any stage, there may exist multiple machines, The algorithm is based on the list scheduling principle by developing job sequences for the first stage and queuing the remaining stages in a FIFO manner. Experiments show that the proposed algorithm outperforms the existing heuristic procedures and random search method.","container-title":"Proceedings of the 3rd World Congress on Intelligent Control and Automation (Cat. No.00EX393)","DOI":"10.1109/WCICA.2000.860026","event-place":"Hefei, China","event-title":"WCICA 2000. Proceedings of the 3rd World Congress on Intelligent Control and Automation","ISBN":"978-0-7803-5995-6","language":"en","page":"537-541","publisher":"IEEE","publisher-place":"Hefei, China","source":"DOI.org (Crossref)","title":"Hybrid flow shop scheduling using genetic algorithms","URL":"http://ieeexplore.ieee.org/document/860026/","volume":"1","author":[{"literal":"Wendong Xiao"},{"literal":"Peifeng Hao"},{"literal":"Sen Zhang"},{"literal":"Xinhe Xu"}],"accessed":{"date-parts":[["2022",9,12]]},"issued":{"date-parts":[["2000"]]}}}],"schema":"https://github.com/citation-style-language/schema/raw/master/csl-citation.json"} </w:instrText>
      </w:r>
      <w:r w:rsidRPr="0018334A">
        <w:rPr>
          <w:sz w:val="24"/>
        </w:rPr>
        <w:fldChar w:fldCharType="separate"/>
      </w:r>
      <w:r w:rsidR="001647F0" w:rsidRPr="001647F0">
        <w:rPr>
          <w:kern w:val="0"/>
          <w:sz w:val="24"/>
          <w:vertAlign w:val="superscript"/>
        </w:rPr>
        <w:t>[21]</w:t>
      </w:r>
      <w:r w:rsidRPr="0018334A">
        <w:rPr>
          <w:sz w:val="24"/>
        </w:rPr>
        <w:fldChar w:fldCharType="end"/>
      </w:r>
      <w:r w:rsidRPr="0018334A">
        <w:rPr>
          <w:sz w:val="24"/>
        </w:rPr>
        <w:t>提出了一种基于列表调度原理的遗传算法</w:t>
      </w:r>
      <w:r w:rsidRPr="0018334A">
        <w:rPr>
          <w:sz w:val="24"/>
        </w:rPr>
        <w:t>(Genetic Algorithm</w:t>
      </w:r>
      <w:r w:rsidRPr="0018334A">
        <w:rPr>
          <w:sz w:val="24"/>
        </w:rPr>
        <w:t>，</w:t>
      </w:r>
      <w:r w:rsidRPr="0018334A">
        <w:rPr>
          <w:sz w:val="24"/>
        </w:rPr>
        <w:t>GA)</w:t>
      </w:r>
      <w:r w:rsidRPr="0018334A">
        <w:rPr>
          <w:sz w:val="24"/>
        </w:rPr>
        <w:t>，利用</w:t>
      </w:r>
      <w:r w:rsidR="00007DC1">
        <w:rPr>
          <w:rFonts w:hint="eastAsia"/>
          <w:sz w:val="24"/>
        </w:rPr>
        <w:t>GA</w:t>
      </w:r>
      <w:r w:rsidRPr="0018334A">
        <w:rPr>
          <w:sz w:val="24"/>
        </w:rPr>
        <w:t>优化具有工作班次约束的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w:t>
      </w:r>
      <w:r w:rsidRPr="0018334A">
        <w:rPr>
          <w:sz w:val="24"/>
        </w:rPr>
        <w:t>Jin</w:t>
      </w:r>
      <w:r w:rsidRPr="0018334A">
        <w:rPr>
          <w:sz w:val="24"/>
        </w:rPr>
        <w:t>等</w:t>
      </w:r>
      <w:r w:rsidRPr="0018334A">
        <w:rPr>
          <w:sz w:val="24"/>
        </w:rPr>
        <w:fldChar w:fldCharType="begin"/>
      </w:r>
      <w:r w:rsidR="009432A7">
        <w:rPr>
          <w:sz w:val="24"/>
        </w:rPr>
        <w:instrText xml:space="preserve"> ADDIN ZOTERO_ITEM CSL_CITATION {"citationID":"NTxOkHbU","properties":{"formattedCitation":"\\super [22]\\nosupersub{}","plainCitation":"[22]","noteIndex":0},"citationItems":[{"id":2425,"uris":["http://zotero.org/users/9145449/items/MXIPVMUJ"],"itemData":{"id":2425,"type":"article-journal","abstract":"We consider the multistage hybrid flowshop scheduling problem, in which each stage consists of parallel identical machines. The problem is to determine a schedule that minimizes the makespan for a given set of jobs over a finite planning horizon. Since this problem class is NP-hard in the strong sense, there seems to be no escape from appealing to heuristic procedures to achieve near-optimal solutions to real life problems. First, a series of new global lower bounds to be used to estimate the minimum makespan are derived. Then, two new metaheuristic algorithms first sequence and then allocate jobs to machines based on a particular partition of the shop. The optimization procedure is based on simulated annealing and the variable-depth search. Computational experiments show the efficiency of the proposed procedures.","container-title":"International Journal of Production Economics","DOI":"10.1016/j.ijpe.2004.12.025","ISSN":"0925-5273","issue":"2","journalAbbreviation":"International Journal of Production Economics","language":"en","page":"322-334","source":"ScienceDirect","title":"Metaheuristic algorithms for the multistage hybrid flowshop scheduling problem","volume":"100","author":[{"family":"Jin","given":"Zhihong"},{"family":"Yang","given":"Zan"},{"family":"Ito","given":"Takahiro"}],"issued":{"date-parts":[["2006",4,1]]}}}],"schema":"https://github.com/citation-style-language/schema/raw/master/csl-citation.json"} </w:instrText>
      </w:r>
      <w:r w:rsidRPr="0018334A">
        <w:rPr>
          <w:sz w:val="24"/>
        </w:rPr>
        <w:fldChar w:fldCharType="separate"/>
      </w:r>
      <w:r w:rsidR="001647F0" w:rsidRPr="001647F0">
        <w:rPr>
          <w:kern w:val="0"/>
          <w:sz w:val="24"/>
          <w:vertAlign w:val="superscript"/>
        </w:rPr>
        <w:t>[22]</w:t>
      </w:r>
      <w:r w:rsidRPr="0018334A">
        <w:rPr>
          <w:sz w:val="24"/>
        </w:rPr>
        <w:fldChar w:fldCharType="end"/>
      </w:r>
      <w:r w:rsidRPr="0018334A">
        <w:rPr>
          <w:sz w:val="24"/>
        </w:rPr>
        <w:t>通过不同的调度规则提出了一种基于模拟退火的算法，并使用一种可变深度搜索策略来对</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的</w:t>
      </w:r>
      <w:proofErr w:type="gramStart"/>
      <w:r w:rsidRPr="0018334A">
        <w:rPr>
          <w:sz w:val="24"/>
        </w:rPr>
        <w:t>解空间</w:t>
      </w:r>
      <w:proofErr w:type="gramEnd"/>
      <w:r w:rsidRPr="0018334A">
        <w:rPr>
          <w:sz w:val="24"/>
        </w:rPr>
        <w:t>进行探索。</w:t>
      </w:r>
      <w:r w:rsidRPr="0018334A">
        <w:rPr>
          <w:sz w:val="24"/>
        </w:rPr>
        <w:t>Wang</w:t>
      </w:r>
      <w:r w:rsidRPr="0018334A">
        <w:rPr>
          <w:sz w:val="24"/>
        </w:rPr>
        <w:t>等</w:t>
      </w:r>
      <w:r w:rsidRPr="0018334A">
        <w:rPr>
          <w:sz w:val="24"/>
        </w:rPr>
        <w:fldChar w:fldCharType="begin"/>
      </w:r>
      <w:r w:rsidR="009432A7">
        <w:rPr>
          <w:sz w:val="24"/>
        </w:rPr>
        <w:instrText xml:space="preserve"> ADDIN ZOTERO_ITEM CSL_CITATION {"citationID":"zTlAjj0W","properties":{"formattedCitation":"\\super [23]\\nosupersub{}","plainCitation":"[23]","noteIndex":0},"citationItems":[{"id":2066,"uris":["http://zotero.org/users/9145449/items/2KTTQVMV"],"itemData":{"id":2066,"type":"article-journal","abstract":"In this paper, an enhanced estimation of distribution algorithm (EEDA) is proposed to solve the hybrid flow-shop scheduling problem with identical parallel machines to minimize makespan. To evaluate the individuals, some decoding rules including the improved permutation scheduling rule, the improved list scheduling rule and the backward scheduling rule are designed for the permutation-based encoding scheme, and then a hybrid decoding method is proposed. To describe the distribution of the solution space for the EEDA, a probability model is built and used to generate new individuals by sampling. To well trace the region with promising solutions, a mechanism is provided to update the model with the superior sub-population. To enhance the exploitation capability, multiple local search operators are incorporated in the framework of the EEDA. The influence of the parameter setting is investigated based on the Taguchi method of design-of-experiment. Extensive numerical testing results based on sets of the well-known benchmarks and the comparisons with some existing algorithms demonstrate the effectiveness of the proposed algorithm.","container-title":"The International Journal of Advanced Manufacturing Technology","DOI":"10.1007/s00170-013-4819-y","ISSN":"1433-3015","issue":"9","journalAbbreviation":"Int J Adv Manuf Technol","language":"en","license":"2013 Springer-Verlag London","note":"Company: Springer\nDistributor: Springer\nInstitution: Springer\nLabel: Springer\nnumber: 9\npublisher: Springer London","page":"2043-2056","source":"linkspringer.53yu.com","title":"An enhanced estimation of distribution algorithm for solving hybrid flow-shop scheduling problem with identical parallel machines","volume":"68","author":[{"family":"Wang","given":"Sheng-yao"},{"family":"Wang","given":"Ling"},{"family":"Liu","given":"Min"},{"family":"Xu","given":"Ye"}],"issued":{"date-parts":[["2013",10,1]]}}}],"schema":"https://github.com/citation-style-language/schema/raw/master/csl-citation.json"} </w:instrText>
      </w:r>
      <w:r w:rsidRPr="0018334A">
        <w:rPr>
          <w:sz w:val="24"/>
        </w:rPr>
        <w:fldChar w:fldCharType="separate"/>
      </w:r>
      <w:r w:rsidR="001647F0" w:rsidRPr="001647F0">
        <w:rPr>
          <w:kern w:val="0"/>
          <w:sz w:val="24"/>
          <w:vertAlign w:val="superscript"/>
        </w:rPr>
        <w:t>[23]</w:t>
      </w:r>
      <w:r w:rsidRPr="0018334A">
        <w:rPr>
          <w:sz w:val="24"/>
        </w:rPr>
        <w:fldChar w:fldCharType="end"/>
      </w:r>
      <w:r w:rsidRPr="0018334A">
        <w:rPr>
          <w:sz w:val="24"/>
        </w:rPr>
        <w:t>提出了一种改进的分布</w:t>
      </w:r>
      <w:r w:rsidR="00007DC1">
        <w:rPr>
          <w:rFonts w:hint="eastAsia"/>
          <w:sz w:val="24"/>
        </w:rPr>
        <w:t>估计</w:t>
      </w:r>
      <w:r w:rsidRPr="0018334A">
        <w:rPr>
          <w:sz w:val="24"/>
        </w:rPr>
        <w:t>算法</w:t>
      </w:r>
      <w:r w:rsidR="00007DC1">
        <w:rPr>
          <w:rFonts w:hint="eastAsia"/>
          <w:sz w:val="24"/>
        </w:rPr>
        <w:t>（</w:t>
      </w:r>
      <w:r w:rsidRPr="0018334A">
        <w:rPr>
          <w:sz w:val="24"/>
        </w:rPr>
        <w:t>Estimation of Distribution Algorithm</w:t>
      </w:r>
      <w:r w:rsidRPr="0018334A">
        <w:rPr>
          <w:sz w:val="24"/>
        </w:rPr>
        <w:t>，</w:t>
      </w:r>
      <w:r w:rsidRPr="0018334A">
        <w:rPr>
          <w:sz w:val="24"/>
        </w:rPr>
        <w:t>EDA</w:t>
      </w:r>
      <w:r w:rsidR="00007DC1">
        <w:rPr>
          <w:rFonts w:hint="eastAsia"/>
          <w:sz w:val="24"/>
        </w:rPr>
        <w:t>）</w:t>
      </w:r>
      <w:r w:rsidRPr="0018334A">
        <w:rPr>
          <w:sz w:val="24"/>
        </w:rPr>
        <w:t>来解决相同并行机器的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，建立了概率模型</w:t>
      </w:r>
      <w:r w:rsidR="00007DC1">
        <w:rPr>
          <w:rFonts w:hint="eastAsia"/>
          <w:sz w:val="24"/>
        </w:rPr>
        <w:t>并</w:t>
      </w:r>
      <w:r w:rsidRPr="0018334A">
        <w:rPr>
          <w:sz w:val="24"/>
        </w:rPr>
        <w:t>利用模型更新机制来扩大</w:t>
      </w:r>
      <w:proofErr w:type="gramStart"/>
      <w:r w:rsidRPr="0018334A">
        <w:rPr>
          <w:sz w:val="24"/>
        </w:rPr>
        <w:t>解空间</w:t>
      </w:r>
      <w:proofErr w:type="gramEnd"/>
      <w:r w:rsidRPr="0018334A">
        <w:rPr>
          <w:sz w:val="24"/>
        </w:rPr>
        <w:t>搜索范围。</w:t>
      </w:r>
      <w:r w:rsidRPr="0018334A">
        <w:rPr>
          <w:sz w:val="24"/>
        </w:rPr>
        <w:t>Pan</w:t>
      </w:r>
      <w:r w:rsidRPr="0018334A">
        <w:rPr>
          <w:sz w:val="24"/>
        </w:rPr>
        <w:t>等</w:t>
      </w:r>
      <w:r w:rsidRPr="0018334A">
        <w:rPr>
          <w:sz w:val="24"/>
        </w:rPr>
        <w:fldChar w:fldCharType="begin"/>
      </w:r>
      <w:r w:rsidR="009432A7">
        <w:rPr>
          <w:sz w:val="24"/>
        </w:rPr>
        <w:instrText xml:space="preserve"> ADDIN ZOTERO_ITEM CSL_CITATION {"citationID":"a1kXFXO3","properties":{"formattedCitation":"\\super [24]\\nosupersub{}","plainCitation":"[24]","noteIndex":0},"citationItems":[{"id":4274,"uris":["http://zotero.org/users/9145449/items/D8N3G8E3"],"itemData":{"id":4274,"type":"article-journal","abstract":"The hybrid ﬂowshop scheduling (HFS) problem with the objective of minimising the makespan has important applications in a variety of industrial systems. This paper presents an effective discrete artiﬁcial bee colony (DABC) algorithm that has a hybrid representation and a combination of forward decoding and backward decoding methods for solving the problem. Based on the dispatching rules, the well-known NEH heuristic, and the two decoding methods, we ﬁrst provide a total of 24 heuristics. Next, an initial population is generated with a high level of quality and diversity based on the presented heuristics. A new control parameter is introduced to conduct the search of employed bees and onlooker bees with the intention of balancing the global exploration and local exploitation, and an enhanced strategy is proposed for the scout bee phase to prevent the algorithm from searching in poor regions of the solution space. A problem-speciﬁc local reﬁnement procedure is developed to search for solution space that is unexplored by the honey bees. Afterward, the parameters and operators of the proposed DABC are calibrated by means of a design of experiments approach. Finally, a comparative evaluation is conducted, with the best performing algorithms presented for the HFS problem under consideration, and with adaptations of some state-of-the-art metaheuristics that were originally designed for other HFS problems. The results show that the proposed DABC performs much better than the other algorithms in solving the HFS problem with the makespan criterion.","container-title":"Omega","DOI":"10.1016/j.omega.2013.12.004","ISSN":"03050483","journalAbbreviation":"Omega","language":"en","page":"42-56","source":"DOI.org (Crossref)","title":"A novel discrete artificial bee colony algorithm for the hybrid flowshop scheduling problem with makespan minimisation","volume":"45","author":[{"family":"Pan","given":"Quan-Ke"},{"family":"Wang","given":"Ling"},{"family":"Li","given":"Jun-Qing"},{"family":"Duan","given":"Jun-Hua"}],"issued":{"date-parts":[["2014",6]]}}}],"schema":"https://github.com/citation-style-language/schema/raw/master/csl-citation.json"} </w:instrText>
      </w:r>
      <w:r w:rsidRPr="0018334A">
        <w:rPr>
          <w:sz w:val="24"/>
        </w:rPr>
        <w:fldChar w:fldCharType="separate"/>
      </w:r>
      <w:r w:rsidR="001647F0" w:rsidRPr="001647F0">
        <w:rPr>
          <w:kern w:val="0"/>
          <w:sz w:val="24"/>
          <w:vertAlign w:val="superscript"/>
        </w:rPr>
        <w:t>[24]</w:t>
      </w:r>
      <w:r w:rsidRPr="0018334A">
        <w:rPr>
          <w:sz w:val="24"/>
        </w:rPr>
        <w:fldChar w:fldCharType="end"/>
      </w:r>
      <w:r w:rsidRPr="0018334A">
        <w:rPr>
          <w:sz w:val="24"/>
        </w:rPr>
        <w:t>设计了多种启发式算法来提高初始解的质量，并将它们嵌入到离散人工蜂群</w:t>
      </w:r>
      <w:r w:rsidR="00007DC1">
        <w:rPr>
          <w:rFonts w:hint="eastAsia"/>
          <w:sz w:val="24"/>
        </w:rPr>
        <w:t>（</w:t>
      </w:r>
      <w:r w:rsidRPr="0018334A">
        <w:rPr>
          <w:sz w:val="24"/>
        </w:rPr>
        <w:t>Discrete Artificial Bee Colony</w:t>
      </w:r>
      <w:r w:rsidRPr="0018334A">
        <w:rPr>
          <w:sz w:val="24"/>
        </w:rPr>
        <w:t>，</w:t>
      </w:r>
      <w:r w:rsidRPr="0018334A">
        <w:rPr>
          <w:sz w:val="24"/>
        </w:rPr>
        <w:t>DABC</w:t>
      </w:r>
      <w:r w:rsidR="00007DC1">
        <w:rPr>
          <w:rFonts w:hint="eastAsia"/>
          <w:sz w:val="24"/>
        </w:rPr>
        <w:t>）</w:t>
      </w:r>
      <w:r w:rsidRPr="0018334A">
        <w:rPr>
          <w:sz w:val="24"/>
        </w:rPr>
        <w:t>算法中来优化</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。由于</w:t>
      </w:r>
      <w:r w:rsidR="00007DC1">
        <w:rPr>
          <w:rFonts w:hint="eastAsia"/>
          <w:sz w:val="24"/>
        </w:rPr>
        <w:t>DABC</w:t>
      </w:r>
      <w:r w:rsidRPr="0018334A">
        <w:rPr>
          <w:sz w:val="24"/>
        </w:rPr>
        <w:t>缺乏局部搜索能力，</w:t>
      </w:r>
      <w:r w:rsidRPr="0018334A">
        <w:rPr>
          <w:sz w:val="24"/>
        </w:rPr>
        <w:t>Li</w:t>
      </w:r>
      <w:r w:rsidRPr="0018334A">
        <w:rPr>
          <w:sz w:val="24"/>
        </w:rPr>
        <w:t>等</w:t>
      </w:r>
      <w:r w:rsidRPr="0018334A">
        <w:rPr>
          <w:sz w:val="24"/>
        </w:rPr>
        <w:fldChar w:fldCharType="begin"/>
      </w:r>
      <w:r w:rsidR="009432A7">
        <w:rPr>
          <w:sz w:val="24"/>
        </w:rPr>
        <w:instrText xml:space="preserve"> ADDIN ZOTERO_ITEM CSL_CITATION {"citationID":"0AF4SnAY","properties":{"formattedCitation":"\\super [25]\\nosupersub{}","plainCitation":"[25]","noteIndex":0},"citationItems":[{"id":2407,"uris":["http://zotero.org/users/9145449/items/T2CDGSSF"],"itemData":{"id":2407,"type":"article-journal","abstract":"This paper proposes a hybrid variable neighborhood search (HVNS) algorithm that combines the chemical-reaction optimization (CRO) and the estimation of distribution (EDA), for solving the hybrid flow shop (HFS) scheduling problems. The objective is to minimize the maximum completion time. In the proposed algorithm, a well-designed decoding mechanism is presented to schedule jobs with more flexibility. Meanwhile, considering the problem structure, eight neighborhood structures are developed. A kinetic energy sensitive neighborhood change approach is proposed to extract global information and avoid being stuck at the local optima. In addition, contrary to the fixed neighborhood set in traditional VNS, a dynamic neighborhood set update mechanism is utilized to exploit the potential search space. Finally, for the population of local optima solutions, an effective EDA-based global search approach is investigated to direct the search process to promising regions. The proposed algorithm is tested on sets of well-known benchmark instances. Through the analysis of experimental results, the high performance of the proposed HVNS algorithm is shown in comparison with four efficient algorithms from the literature.","container-title":"Applied Soft Computing","DOI":"10.1016/j.asoc.2014.07.005","ISSN":"1568-4946","journalAbbreviation":"Applied Soft Computing","language":"en","page":"63-77","source":"ScienceDirect","title":"A hybrid variable neighborhood search for solving the hybrid flow shop scheduling problem","volume":"24","author":[{"family":"Li","given":"Jun-qing"},{"family":"Pan","given":"Quan-ke"},{"family":"Wang","given":"Fa-tao"}],"issued":{"date-parts":[["2014",11,1]]}}}],"schema":"https://github.com/citation-style-language/schema/raw/master/csl-citation.json"} </w:instrText>
      </w:r>
      <w:r w:rsidRPr="0018334A">
        <w:rPr>
          <w:sz w:val="24"/>
        </w:rPr>
        <w:fldChar w:fldCharType="separate"/>
      </w:r>
      <w:r w:rsidR="001647F0" w:rsidRPr="001647F0">
        <w:rPr>
          <w:kern w:val="0"/>
          <w:sz w:val="24"/>
          <w:vertAlign w:val="superscript"/>
        </w:rPr>
        <w:t>[25]</w:t>
      </w:r>
      <w:r w:rsidRPr="0018334A">
        <w:rPr>
          <w:sz w:val="24"/>
        </w:rPr>
        <w:fldChar w:fldCharType="end"/>
      </w:r>
      <w:r w:rsidRPr="0018334A">
        <w:rPr>
          <w:sz w:val="24"/>
        </w:rPr>
        <w:t>设计了多种邻域结构来克服这一缺陷，并利用</w:t>
      </w:r>
      <w:r w:rsidRPr="0018334A">
        <w:rPr>
          <w:sz w:val="24"/>
        </w:rPr>
        <w:t>EDA</w:t>
      </w:r>
      <w:r w:rsidRPr="0018334A">
        <w:rPr>
          <w:sz w:val="24"/>
        </w:rPr>
        <w:t>和化学反应优化</w:t>
      </w:r>
      <w:r w:rsidRPr="0018334A">
        <w:rPr>
          <w:sz w:val="24"/>
        </w:rPr>
        <w:t>(Chemical-Reaction Optimization</w:t>
      </w:r>
      <w:r w:rsidRPr="0018334A">
        <w:rPr>
          <w:sz w:val="24"/>
        </w:rPr>
        <w:t>，</w:t>
      </w:r>
      <w:r w:rsidRPr="0018334A">
        <w:rPr>
          <w:sz w:val="24"/>
        </w:rPr>
        <w:t>CRO)</w:t>
      </w:r>
      <w:r w:rsidRPr="0018334A">
        <w:rPr>
          <w:sz w:val="24"/>
        </w:rPr>
        <w:t>算法的优势，设计了一种混合可变邻域搜索</w:t>
      </w:r>
      <w:r w:rsidRPr="0018334A">
        <w:rPr>
          <w:sz w:val="24"/>
        </w:rPr>
        <w:t>(Hybrid Variable Neighborhood Search</w:t>
      </w:r>
      <w:r w:rsidRPr="0018334A">
        <w:rPr>
          <w:sz w:val="24"/>
        </w:rPr>
        <w:t>，</w:t>
      </w:r>
      <w:r w:rsidRPr="0018334A">
        <w:rPr>
          <w:sz w:val="24"/>
        </w:rPr>
        <w:t>HVNS)</w:t>
      </w:r>
      <w:r w:rsidRPr="0018334A">
        <w:rPr>
          <w:sz w:val="24"/>
        </w:rPr>
        <w:t>算法来求解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w:t>
      </w:r>
      <w:r w:rsidRPr="0018334A">
        <w:rPr>
          <w:sz w:val="24"/>
        </w:rPr>
        <w:t>Zhang</w:t>
      </w:r>
      <w:r w:rsidRPr="0018334A">
        <w:rPr>
          <w:sz w:val="24"/>
        </w:rPr>
        <w:t>等</w:t>
      </w:r>
      <w:r w:rsidRPr="0018334A">
        <w:rPr>
          <w:sz w:val="24"/>
        </w:rPr>
        <w:fldChar w:fldCharType="begin"/>
      </w:r>
      <w:r w:rsidR="009432A7">
        <w:rPr>
          <w:sz w:val="24"/>
        </w:rPr>
        <w:instrText xml:space="preserve"> ADDIN ZOTERO_ITEM CSL_CITATION {"citationID":"98DQDOKr","properties":{"formattedCitation":"\\super [26]\\nosupersub{}","plainCitation":"[26]","noteIndex":0},"citationItems":[{"id":2735,"uris":["http://zotero.org/users/9145449/items/3UQN2TKV"],"itemData":{"id":2735,"type":"article-journal","abstract":"In this paper, the problem of hybrid flowshop hybridizing with lot streaming (HLFS) with the objective of minimizing the total flow time is addressed. We propose a mathematical model and an effective modified migrating birds optimization (EMBO) to solve this problem within an acceptable computational time. A so-called shortest waiting time rule (SWT) is introduced to schedule the jobs concurrently arriving at stages more reasonably. A combined neighborhood search strategy is developed that unites two different neighborhood operators during evolution, not only taking full advantage of their specializations but also promoting their joint efforts. Two competitive mechanisms are respectively used to increase the probability of locating better solutions at the front of the flock and enhance the interaction between two lines. The scout phase on the basis of the Glover operator and a well-designed local search is applied to the individuals trapped into local optimums and helps the algorithm explore potential promising domains. The dynamic solution acceptance criteria is developed to strike a compromise between intensification and diversification mechanisms. The performance of our proposed algorithm is evaluated by comparisons with seven other efficient algorithms in the literature. And the extensive numerical illustrations demonstrate that the proposed algorithm performs much more effectively for the addressed problem.","container-title":"Applied Soft Computing","DOI":"10.1016/j.asoc.2016.12.021","ISSN":"1568-4946","journalAbbreviation":"Applied Soft Computing","language":"en","page":"14-27","source":"ScienceDirect","title":"An effective modified migrating birds optimization for hybrid flowshop scheduling problem with lot streaming","volume":"52","author":[{"family":"Zhang","given":"Biao"},{"family":"Pan","given":"Quan-ke"},{"family":"Gao","given":"Liang"},{"family":"Zhang","given":"Xin-li"},{"family":"Sang","given":"Hong-yan"},{"family":"Li","given":"Jun-qing"}],"issued":{"date-parts":[["2017",3,1]]}}}],"schema":"https://github.com/citation-style-language/schema/raw/master/csl-citation.json"} </w:instrText>
      </w:r>
      <w:r w:rsidRPr="0018334A">
        <w:rPr>
          <w:sz w:val="24"/>
        </w:rPr>
        <w:fldChar w:fldCharType="separate"/>
      </w:r>
      <w:r w:rsidR="001647F0" w:rsidRPr="001647F0">
        <w:rPr>
          <w:kern w:val="0"/>
          <w:sz w:val="24"/>
          <w:vertAlign w:val="superscript"/>
        </w:rPr>
        <w:t>[26]</w:t>
      </w:r>
      <w:r w:rsidRPr="0018334A">
        <w:rPr>
          <w:sz w:val="24"/>
        </w:rPr>
        <w:fldChar w:fldCharType="end"/>
      </w:r>
      <w:r w:rsidRPr="0018334A">
        <w:rPr>
          <w:sz w:val="24"/>
        </w:rPr>
        <w:t>研究了带有批量流（</w:t>
      </w:r>
      <m:oMath>
        <m:r>
          <w:rPr>
            <w:rFonts w:ascii="Cambria Math" w:hAnsi="Cambria Math"/>
            <w:sz w:val="24"/>
          </w:rPr>
          <m:t>lot-str</m:t>
        </m:r>
      </m:oMath>
      <w:r w:rsidRPr="0018334A">
        <w:rPr>
          <w:sz w:val="24"/>
        </w:rPr>
        <w:t>）约束和总流经时间准则（</w:t>
      </w:r>
      <m:oMath>
        <m:r>
          <w:rPr>
            <w:rFonts w:ascii="Cambria Math" w:hAnsi="Cambria Math"/>
            <w:sz w:val="24"/>
          </w:rPr>
          <m:t>TFT</m:t>
        </m:r>
      </m:oMath>
      <w:r w:rsidRPr="0018334A">
        <w:rPr>
          <w:sz w:val="24"/>
        </w:rPr>
        <w:t>）的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lot-str</m:t>
        </m:r>
        <m:r>
          <m:rPr>
            <m:sty m:val="p"/>
          </m:rPr>
          <w:rPr>
            <w:rFonts w:ascii="Cambria Math" w:hAnsi="Cambria Math"/>
            <w:sz w:val="24"/>
          </w:rPr>
          <m:t>|</m:t>
        </m:r>
        <m:r>
          <w:rPr>
            <w:rFonts w:ascii="Cambria Math" w:hAnsi="Cambria Math"/>
            <w:sz w:val="24"/>
          </w:rPr>
          <m:t>TFT</m:t>
        </m:r>
      </m:oMath>
      <w:r w:rsidRPr="0018334A">
        <w:rPr>
          <w:sz w:val="24"/>
        </w:rPr>
        <w:t>，并提出了一种有效的改进候鸟优化</w:t>
      </w:r>
      <w:r w:rsidRPr="0018334A">
        <w:rPr>
          <w:sz w:val="24"/>
        </w:rPr>
        <w:t>(Effective Modified Migrating Birds Optimization</w:t>
      </w:r>
      <w:r w:rsidRPr="0018334A">
        <w:rPr>
          <w:sz w:val="24"/>
        </w:rPr>
        <w:t>，</w:t>
      </w:r>
      <w:r w:rsidRPr="0018334A">
        <w:rPr>
          <w:sz w:val="24"/>
        </w:rPr>
        <w:t>EMBO)</w:t>
      </w:r>
      <w:r w:rsidRPr="0018334A">
        <w:rPr>
          <w:sz w:val="24"/>
        </w:rPr>
        <w:t>算法来求解该问题。</w:t>
      </w:r>
      <w:r w:rsidRPr="0018334A">
        <w:rPr>
          <w:sz w:val="24"/>
        </w:rPr>
        <w:t>Marichelvam</w:t>
      </w:r>
      <w:r w:rsidRPr="0018334A">
        <w:rPr>
          <w:sz w:val="24"/>
        </w:rPr>
        <w:t>等</w:t>
      </w:r>
      <w:r w:rsidRPr="0018334A">
        <w:rPr>
          <w:sz w:val="24"/>
        </w:rPr>
        <w:fldChar w:fldCharType="begin"/>
      </w:r>
      <w:r w:rsidR="009432A7">
        <w:rPr>
          <w:sz w:val="24"/>
        </w:rPr>
        <w:instrText xml:space="preserve"> ADDIN ZOTERO_ITEM CSL_CITATION {"citationID":"64VweAri","properties":{"formattedCitation":"\\super [27]\\nosupersub{}","plainCitation":"[27]","noteIndex":0},"citationItems":[{"id":2167,"uris":["http://zotero.org/users/9145449/items/8SVQMCJN"],"itemData":{"id":2167,"type":"article-journal","container-title":"Computers &amp; Operations Research","DOI":"10.1016/j.cor.2019.104812","ISSN":"03050548","journalAbbreviation":"Computers &amp; Operations Research","language":"en","page":"104812","source":"DOI.org (Crossref)","title":"An improved particle swarm optimization algorithm to solve hybrid flowshop scheduling problems with the effect of human factors – A case study","volume":"114","author":[{"family":"Marichelvam","given":"M.K."},{"family":"Geetha","given":"M."},{"family":"Tosun","given":"Ömür"}],"issued":{"date-parts":[["2020",2]]}}}],"schema":"https://github.com/citation-style-language/schema/raw/master/csl-citation.json"} </w:instrText>
      </w:r>
      <w:r w:rsidRPr="0018334A">
        <w:rPr>
          <w:sz w:val="24"/>
        </w:rPr>
        <w:fldChar w:fldCharType="separate"/>
      </w:r>
      <w:r w:rsidR="001647F0" w:rsidRPr="001647F0">
        <w:rPr>
          <w:kern w:val="0"/>
          <w:sz w:val="24"/>
          <w:vertAlign w:val="superscript"/>
        </w:rPr>
        <w:t>[27]</w:t>
      </w:r>
      <w:r w:rsidRPr="0018334A">
        <w:rPr>
          <w:sz w:val="24"/>
        </w:rPr>
        <w:fldChar w:fldCharType="end"/>
      </w:r>
      <w:r w:rsidRPr="0018334A">
        <w:rPr>
          <w:sz w:val="24"/>
        </w:rPr>
        <w:t>研究了最大完成时间和总流经时间两个优化目标，并考虑了人为因素的影响，使用了一种离散粒子群优化（</w:t>
      </w:r>
      <w:r w:rsidRPr="0018334A">
        <w:rPr>
          <w:sz w:val="24"/>
        </w:rPr>
        <w:t>Discrete Particle Swarm O</w:t>
      </w:r>
      <w:r w:rsidRPr="0018334A">
        <w:rPr>
          <w:sz w:val="24"/>
          <w:lang w:val="en"/>
        </w:rPr>
        <w:t>ptimization</w:t>
      </w:r>
      <w:r w:rsidRPr="0018334A">
        <w:rPr>
          <w:sz w:val="24"/>
          <w:lang w:val="en"/>
        </w:rPr>
        <w:t>，</w:t>
      </w:r>
      <w:r w:rsidRPr="0018334A">
        <w:rPr>
          <w:sz w:val="24"/>
          <w:lang w:val="en"/>
        </w:rPr>
        <w:t>DPSO</w:t>
      </w:r>
      <w:r w:rsidRPr="0018334A">
        <w:rPr>
          <w:sz w:val="24"/>
        </w:rPr>
        <w:t>）算法来求解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prmu</m:t>
        </m:r>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TFT</m:t>
            </m:r>
          </m:e>
        </m:d>
      </m:oMath>
      <w:r w:rsidRPr="0018334A">
        <w:rPr>
          <w:sz w:val="24"/>
        </w:rPr>
        <w:t>。</w:t>
      </w:r>
      <w:r w:rsidRPr="0018334A">
        <w:rPr>
          <w:sz w:val="24"/>
        </w:rPr>
        <w:t>Lin</w:t>
      </w:r>
      <w:r w:rsidRPr="0018334A">
        <w:rPr>
          <w:sz w:val="24"/>
        </w:rPr>
        <w:t>等</w:t>
      </w:r>
      <w:r w:rsidRPr="0018334A">
        <w:rPr>
          <w:sz w:val="24"/>
        </w:rPr>
        <w:fldChar w:fldCharType="begin"/>
      </w:r>
      <w:r w:rsidR="009432A7">
        <w:rPr>
          <w:sz w:val="24"/>
        </w:rPr>
        <w:instrText xml:space="preserve"> ADDIN ZOTERO_ITEM CSL_CITATION {"citationID":"vOk4WdAN","properties":{"formattedCitation":"\\super [28]\\nosupersub{}","plainCitation":"[28]","noteIndex":0},"citationItems":[{"id":4196,"uris":["http://zotero.org/users/9145449/items/4UR3HVWQ"],"itemData":{"id":4196,"type":"article-journal","abstract":"With many industrial applications in the production sector, the hybrid flowshop scheduling problem (HFSP) has received wide recognition in the scheduling literature. Given the NP-hard nature of the HFSP, which is characterized by highly intractable solution spaces, effective solution approaches are of particular interest to facilitate its real-world use cases. This study proposes a new benchmark metaheuristic, the Chaos-enhanced Simulated Annealing (CSA) algorithm to minimize makespan in the HFSP with identical machines. A recently published testbed is used to evaluate the performance of CSA against that of the upper bounds/best-known solutions in the literature. In addition to improving the upper bounds, the computational results revealed that CSA performed very well in terms of computational efficiency and stability. The proposed CSA can serve as a strong benchmark algorithm for developing more algorithms to effectively and efficiently solve HFSPs and its extensions.","container-title":"Expert Systems with Applications","DOI":"10.1016/j.eswa.2021.115422","ISSN":"0957-4174","journalAbbreviation":"Expert Systems with Applications","page":"115422","source":"ScienceDirect","title":"New benchmark algorithm for hybrid flowshop scheduling with identical machines","volume":"183","author":[{"family":"Lin","given":"Shih-Wei"},{"family":"Cheng","given":"Chen-Yang"},{"family":"Pourhejazy","given":"Pourya"},{"family":"Ying","given":"Kuo-Ching"},{"family":"Lee","given":"Chia-Hui"}],"issued":{"date-parts":[["2021",11,30]]}}}],"schema":"https://github.com/citation-style-language/schema/raw/master/csl-citation.json"} </w:instrText>
      </w:r>
      <w:r w:rsidRPr="0018334A">
        <w:rPr>
          <w:sz w:val="24"/>
        </w:rPr>
        <w:fldChar w:fldCharType="separate"/>
      </w:r>
      <w:r w:rsidR="001647F0" w:rsidRPr="001647F0">
        <w:rPr>
          <w:kern w:val="0"/>
          <w:sz w:val="24"/>
          <w:vertAlign w:val="superscript"/>
        </w:rPr>
        <w:t>[28]</w:t>
      </w:r>
      <w:r w:rsidRPr="0018334A">
        <w:rPr>
          <w:sz w:val="24"/>
        </w:rPr>
        <w:fldChar w:fldCharType="end"/>
      </w:r>
      <w:r w:rsidRPr="0018334A">
        <w:rPr>
          <w:sz w:val="24"/>
        </w:rPr>
        <w:t>为了求解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8334A">
        <w:rPr>
          <w:sz w:val="24"/>
        </w:rPr>
        <w:t>，针对问题的特性，设计了一种新的</w:t>
      </w:r>
      <w:proofErr w:type="gramStart"/>
      <w:r w:rsidRPr="0018334A">
        <w:rPr>
          <w:sz w:val="24"/>
        </w:rPr>
        <w:t>基准元</w:t>
      </w:r>
      <w:proofErr w:type="gramEnd"/>
      <w:r w:rsidRPr="0018334A">
        <w:rPr>
          <w:sz w:val="24"/>
        </w:rPr>
        <w:t>启发式算法，名为</w:t>
      </w:r>
      <w:proofErr w:type="gramStart"/>
      <w:r w:rsidRPr="0018334A">
        <w:rPr>
          <w:sz w:val="24"/>
        </w:rPr>
        <w:t>混沌增强</w:t>
      </w:r>
      <w:proofErr w:type="gramEnd"/>
      <w:r w:rsidRPr="0018334A">
        <w:rPr>
          <w:sz w:val="24"/>
        </w:rPr>
        <w:t>模拟退火</w:t>
      </w:r>
      <w:r w:rsidRPr="0018334A">
        <w:rPr>
          <w:rFonts w:hint="eastAsia"/>
          <w:sz w:val="24"/>
        </w:rPr>
        <w:t>（</w:t>
      </w:r>
      <w:r w:rsidRPr="0018334A">
        <w:rPr>
          <w:sz w:val="24"/>
        </w:rPr>
        <w:t>Chaos-enhanced Simulated Annealing</w:t>
      </w:r>
      <w:r w:rsidRPr="0018334A">
        <w:rPr>
          <w:sz w:val="24"/>
        </w:rPr>
        <w:t>，</w:t>
      </w:r>
      <w:r w:rsidRPr="0018334A">
        <w:rPr>
          <w:sz w:val="24"/>
        </w:rPr>
        <w:t>CSA</w:t>
      </w:r>
      <w:r w:rsidRPr="0018334A">
        <w:rPr>
          <w:rFonts w:hint="eastAsia"/>
          <w:sz w:val="24"/>
        </w:rPr>
        <w:t>）</w:t>
      </w:r>
      <w:r w:rsidRPr="0018334A">
        <w:rPr>
          <w:sz w:val="24"/>
        </w:rPr>
        <w:t>算法来最小</w:t>
      </w:r>
      <w:proofErr w:type="gramStart"/>
      <w:r w:rsidRPr="0018334A">
        <w:rPr>
          <w:sz w:val="24"/>
        </w:rPr>
        <w:t>化最大</w:t>
      </w:r>
      <w:proofErr w:type="gramEnd"/>
      <w:r w:rsidRPr="0018334A">
        <w:rPr>
          <w:sz w:val="24"/>
        </w:rPr>
        <w:t>完成时间。</w:t>
      </w:r>
      <w:r w:rsidRPr="0018334A">
        <w:rPr>
          <w:sz w:val="24"/>
        </w:rPr>
        <w:t>Missaoui</w:t>
      </w:r>
      <w:r w:rsidRPr="0018334A">
        <w:rPr>
          <w:sz w:val="24"/>
        </w:rPr>
        <w:t>和</w:t>
      </w:r>
      <w:r w:rsidRPr="0018334A">
        <w:rPr>
          <w:sz w:val="24"/>
        </w:rPr>
        <w:t>Ruiz</w:t>
      </w:r>
      <w:r w:rsidRPr="0018334A">
        <w:rPr>
          <w:sz w:val="24"/>
        </w:rPr>
        <w:fldChar w:fldCharType="begin"/>
      </w:r>
      <w:r w:rsidR="009432A7">
        <w:rPr>
          <w:sz w:val="24"/>
        </w:rPr>
        <w:instrText xml:space="preserve"> ADDIN ZOTERO_ITEM CSL_CITATION {"citationID":"8n0xaSvD","properties":{"formattedCitation":"\\super [29]\\nosupersub{}","plainCitation":"[29]","noteIndex":0},"citationItems":[{"id":4085,"uris":["http://zotero.org/users/9145449/items/HFNHNQDU"],"itemData":{"id":4085,"type":"article-journal","abstract":"Hybrid Flowshop Scheduling Problems (HFS) are among the most realistic machine sequencing models there are. These problems deal with the scheduling of a set of jobs through a set of stages where at each stage, multiple parallel machines exist. We consider a number of extensions to this problem. First of all, we take into account the existence of sequence dependent setup times which are prevalent in practice. Second, we optimize the total weighted earliness and tardiness, but not from a due date, rather a due date window. As of late, simple local search methods have been successfully employed in scheduling problems. Their simplicity and ease of extension is remarkable. Despite being simple, state-of-the-art results are often achieved. Among these methods, Iterated Greedy (IG) has shown great promise. We elaborate on these ideas and develop new local search procedures that are much faster than existing ones, allowing many more iterations per unit of time. A parameter-less IG, which does not require calibration, is presented. In order to test it, we carry out a comprehensive computational campaign. We test both the HFS without setup times and due date windows (HFSDDW), as well as the same problem with the additional consideration of setup times (HFSDDW-SDST). A total of 14 competing methods have been carefully reimplemented, adapted for these problems, calibrated and tested against the proposed IG. The complete experiments, with more than 12,000 instances, together with the statistical analyses, indicate that the proposed IG method produces state-of-the-art results for the problems considered.","container-title":"European Journal of Operational Research","DOI":"10.1016/j.ejor.2022.02.019","ISSN":"0377-2217","issue":"1","journalAbbreviation":"European Journal of Operational Research","page":"99-113","source":"ScienceDirect","title":"A parameter-Less iterated greedy method for the hybrid flowshop scheduling problem with setup times and due date windows","volume":"303","author":[{"family":"Missaoui","given":"Ahmed"},{"family":"Ruiz","given":"Rubén"}],"issued":{"date-parts":[["2022",11,16]]}}}],"schema":"https://github.com/citation-style-language/schema/raw/master/csl-citation.json"} </w:instrText>
      </w:r>
      <w:r w:rsidRPr="0018334A">
        <w:rPr>
          <w:sz w:val="24"/>
        </w:rPr>
        <w:fldChar w:fldCharType="separate"/>
      </w:r>
      <w:r w:rsidR="001647F0" w:rsidRPr="001647F0">
        <w:rPr>
          <w:kern w:val="0"/>
          <w:sz w:val="24"/>
          <w:vertAlign w:val="superscript"/>
        </w:rPr>
        <w:t>[29]</w:t>
      </w:r>
      <w:r w:rsidRPr="0018334A">
        <w:rPr>
          <w:sz w:val="24"/>
        </w:rPr>
        <w:fldChar w:fldCharType="end"/>
      </w:r>
      <w:r w:rsidRPr="0018334A">
        <w:rPr>
          <w:sz w:val="24"/>
        </w:rPr>
        <w:t>考虑了</w:t>
      </w:r>
      <w:r w:rsidR="00087A4F">
        <w:rPr>
          <w:rFonts w:hint="eastAsia"/>
          <w:sz w:val="24"/>
        </w:rPr>
        <w:t>序列相关</w:t>
      </w:r>
      <w:r w:rsidRPr="0018334A">
        <w:rPr>
          <w:sz w:val="24"/>
        </w:rPr>
        <w:t>设置时间（</w:t>
      </w:r>
      <m:oMath>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oMath>
      <w:r w:rsidRPr="0018334A">
        <w:rPr>
          <w:sz w:val="24"/>
        </w:rPr>
        <w:t>）和到期日窗口约束（</w:t>
      </w:r>
      <w:r w:rsidRPr="0018334A">
        <w:rPr>
          <w:sz w:val="24"/>
        </w:rPr>
        <w:t>Due Date Window</w:t>
      </w:r>
      <w:r w:rsidRPr="0018334A">
        <w:rPr>
          <w:sz w:val="24"/>
        </w:rPr>
        <w:t>，</w:t>
      </w:r>
      <w:r w:rsidRPr="0018334A">
        <w:rPr>
          <w:sz w:val="24"/>
        </w:rPr>
        <w:t>DDW</w:t>
      </w:r>
      <w:r w:rsidRPr="0018334A">
        <w:rPr>
          <w:sz w:val="24"/>
        </w:rPr>
        <w:t>），并将优化目标定为提前和延迟的总加权（</w:t>
      </w:r>
      <w:r w:rsidRPr="0018334A">
        <w:rPr>
          <w:sz w:val="24"/>
        </w:rPr>
        <w:t>Total Weighted Earliness and Tardiness</w:t>
      </w:r>
      <w:r w:rsidRPr="0018334A">
        <w:rPr>
          <w:sz w:val="24"/>
        </w:rPr>
        <w:t>，</w:t>
      </w:r>
      <w:r w:rsidRPr="0018334A">
        <w:rPr>
          <w:sz w:val="24"/>
        </w:rPr>
        <w:t>TWET</w:t>
      </w:r>
      <w:r w:rsidRPr="0018334A">
        <w:rPr>
          <w:sz w:val="24"/>
        </w:rPr>
        <w:t>），提出了一种无参数校准的</w:t>
      </w:r>
      <w:r w:rsidRPr="0018334A">
        <w:rPr>
          <w:sz w:val="24"/>
        </w:rPr>
        <w:t>IG</w:t>
      </w:r>
      <w:r w:rsidRPr="0018334A">
        <w:rPr>
          <w:sz w:val="24"/>
        </w:rPr>
        <w:t>算法来优化</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r>
          <m:rPr>
            <m:sty m:val="p"/>
          </m:rPr>
          <w:rPr>
            <w:rFonts w:ascii="Cambria Math" w:hAnsi="Cambria Math"/>
            <w:sz w:val="24"/>
          </w:rPr>
          <m:t>,</m:t>
        </m:r>
        <m:r>
          <w:rPr>
            <w:rFonts w:ascii="Cambria Math" w:hAnsi="Cambria Math"/>
            <w:sz w:val="24"/>
          </w:rPr>
          <m:t>ddw</m:t>
        </m:r>
        <m:r>
          <m:rPr>
            <m:sty m:val="p"/>
          </m:rPr>
          <w:rPr>
            <w:rFonts w:ascii="Cambria Math" w:hAnsi="Cambria Math"/>
            <w:sz w:val="24"/>
          </w:rPr>
          <m:t>|</m:t>
        </m:r>
        <m:r>
          <w:rPr>
            <w:rFonts w:ascii="Cambria Math" w:hAnsi="Cambria Math"/>
            <w:sz w:val="24"/>
          </w:rPr>
          <m:t>TWET</m:t>
        </m:r>
      </m:oMath>
      <w:r w:rsidRPr="0018334A">
        <w:rPr>
          <w:sz w:val="24"/>
        </w:rPr>
        <w:t>。对于模糊能耗和模糊最大完成时间指标，</w:t>
      </w:r>
      <w:r w:rsidRPr="0018334A">
        <w:rPr>
          <w:sz w:val="24"/>
        </w:rPr>
        <w:t>Wang</w:t>
      </w:r>
      <w:r w:rsidRPr="0018334A">
        <w:rPr>
          <w:sz w:val="24"/>
        </w:rPr>
        <w:t>等提出了逆向学习生成初始总体的方法，并对非支配排序遗传算法（</w:t>
      </w:r>
      <w:r w:rsidRPr="0018334A">
        <w:rPr>
          <w:sz w:val="24"/>
        </w:rPr>
        <w:t>Non-Dominated Sorting GA-II</w:t>
      </w:r>
      <w:r w:rsidRPr="0018334A">
        <w:rPr>
          <w:sz w:val="24"/>
        </w:rPr>
        <w:t>）算法进行了扩展</w:t>
      </w:r>
      <w:r w:rsidRPr="0018334A">
        <w:rPr>
          <w:sz w:val="24"/>
        </w:rPr>
        <w:lastRenderedPageBreak/>
        <w:t>以解决</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prmu</m:t>
        </m:r>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TEC</m:t>
            </m:r>
          </m:e>
        </m:d>
      </m:oMath>
      <w:r w:rsidRPr="0018334A">
        <w:rPr>
          <w:sz w:val="24"/>
        </w:rPr>
        <w:fldChar w:fldCharType="begin"/>
      </w:r>
      <w:r w:rsidR="009432A7">
        <w:rPr>
          <w:sz w:val="24"/>
        </w:rPr>
        <w:instrText xml:space="preserve"> ADDIN ZOTERO_ITEM CSL_CITATION {"citationID":"v1xiUTOQ","properties":{"formattedCitation":"\\super [30]\\nosupersub{}","plainCitation":"[30]","noteIndex":0},"citationItems":[{"id":3427,"uris":["http://zotero.org/users/9145449/items/VUJV9VNA"],"itemData":{"id":3427,"type":"article-journal","abstract":"As environmental problems are increasingly challenging and sustainable development win support among the people, the energy-efficient hybrid flow-shop scheduling problem (HFSP), as a scheduling problem with great application value, has been widely concerned. However, most existing research has focused on deterministic cases and uncertainty is rarely considered in energy-efficient HFSP (EHFSP), especially with various machine speed constraints. Uncertainty is often caused by some uncontrollable factors, such as human factors and ignoring uncertainty will greatly reduce the application value of the problem solutions. In this study, an energy-efficient fuzzy HFSP (EFHFSP) at a variable machine speed is considered and the existing non-dominated sorting genetic algorithm-II (NSGA-II) is extended to minimize fuzzy make-span and total fuzzy energy consumption simultaneously. The computation of total fuzzy energy consumption is given and reverse learning is proposed to produce the initial population. ENSGA-II adopts an effective genetic operator and its parameters (Pc and Pm) are adjustive. A novel strategy based on history information is also used to produce high-quality solutions. Extensive experiments are conducted to test the performance of ENSGA-II. ENSGA-II can provide promising results for EFHFSP.","container-title":"Engineering Applications of Artificial Intelligence","DOI":"10.1016/j.engappai.2023.105977","ISSN":"0952-1976","journalAbbreviation":"Engineering Applications of Artificial Intelligence","language":"en","page":"105977","source":"ScienceDirect","title":"Solving energy-efficient fuzzy hybrid flow-shop scheduling problem at a variable machine speed using an extended NSGA-II","volume":"121","author":[{"family":"Wang","given":"Yi-Jian"},{"family":"Wang","given":"Gai-Ge"},{"family":"Tian","given":"Fang-Ming"},{"family":"Gong","given":"Dun-Wei"},{"family":"Pedrycz","given":"Witold"}],"issued":{"date-parts":[["2023",5,1]]}}}],"schema":"https://github.com/citation-style-language/schema/raw/master/csl-citation.json"} </w:instrText>
      </w:r>
      <w:r w:rsidRPr="0018334A">
        <w:rPr>
          <w:sz w:val="24"/>
        </w:rPr>
        <w:fldChar w:fldCharType="separate"/>
      </w:r>
      <w:r w:rsidR="001647F0" w:rsidRPr="001647F0">
        <w:rPr>
          <w:kern w:val="0"/>
          <w:sz w:val="24"/>
          <w:vertAlign w:val="superscript"/>
        </w:rPr>
        <w:t>[30]</w:t>
      </w:r>
      <w:r w:rsidRPr="0018334A">
        <w:rPr>
          <w:sz w:val="24"/>
        </w:rPr>
        <w:fldChar w:fldCharType="end"/>
      </w:r>
      <w:r w:rsidRPr="0018334A">
        <w:rPr>
          <w:sz w:val="24"/>
        </w:rPr>
        <w:t>。</w:t>
      </w:r>
    </w:p>
    <w:p w14:paraId="02C0C930" w14:textId="22809AD2" w:rsidR="0018334A" w:rsidRPr="0082645A" w:rsidRDefault="0018334A" w:rsidP="0018334A">
      <w:pPr>
        <w:spacing w:line="460" w:lineRule="exact"/>
        <w:ind w:firstLineChars="200" w:firstLine="480"/>
        <w:rPr>
          <w:sz w:val="24"/>
        </w:rPr>
      </w:pPr>
      <w:r w:rsidRPr="0018334A">
        <w:rPr>
          <w:sz w:val="24"/>
        </w:rPr>
        <w:t>上述研究有效地解决了并行机调度和多个工厂加工的问题</w:t>
      </w:r>
      <w:r w:rsidR="00B95E78">
        <w:rPr>
          <w:rFonts w:hint="eastAsia"/>
          <w:sz w:val="24"/>
        </w:rPr>
        <w:t>，但</w:t>
      </w:r>
      <w:r w:rsidRPr="0018334A">
        <w:rPr>
          <w:sz w:val="24"/>
        </w:rPr>
        <w:t>学者们在设计算法时并没有考虑加工阶段之间</w:t>
      </w:r>
      <w:r w:rsidR="00B95E78">
        <w:rPr>
          <w:rFonts w:hint="eastAsia"/>
          <w:sz w:val="24"/>
        </w:rPr>
        <w:t>缺乏</w:t>
      </w:r>
      <w:r w:rsidRPr="0018334A">
        <w:rPr>
          <w:sz w:val="24"/>
        </w:rPr>
        <w:t>缓冲区的情况。</w:t>
      </w:r>
      <w:r w:rsidR="00536BBF">
        <w:rPr>
          <w:rFonts w:hint="eastAsia"/>
          <w:sz w:val="24"/>
        </w:rPr>
        <w:t>然而</w:t>
      </w:r>
      <w:r w:rsidRPr="0018334A">
        <w:rPr>
          <w:sz w:val="24"/>
        </w:rPr>
        <w:t>阻塞约束存在于诸多实际调度问题中，如列车轨道调度</w:t>
      </w:r>
      <w:r w:rsidRPr="0018334A">
        <w:rPr>
          <w:sz w:val="24"/>
        </w:rPr>
        <w:fldChar w:fldCharType="begin"/>
      </w:r>
      <w:r w:rsidR="009432A7">
        <w:rPr>
          <w:sz w:val="24"/>
        </w:rPr>
        <w:instrText xml:space="preserve"> ADDIN ZOTERO_ITEM CSL_CITATION {"citationID":"gCmUNhnX","properties":{"formattedCitation":"\\super [31]\\nosupersub{}","plainCitation":"[31]","noteIndex":0},"citationItems":[{"id":3239,"uris":["http://zotero.org/users/9145449/items/ULYNPJPU"],"itemData":{"id":3239,"type":"article-journal","abstract":"Aiming at the blocking flow shop scheduling problem with minimized makespan, an effective population-based multi-layer iterated greedy algorithm was proposed. The permutation based encoding schemes was designed in the algorithm, and Nawaz-Enscore- Ham &amp; Profile Fitting (NEH_PF) algorithm was proposed to construct the initial population for improving the quality of initial results. To enhance the local search abilities of individuals, a multi-layer iterated greedy algorithm was designed, together with the interchange and insert strategies to mutate individuals and path relinking strategies to cross the individuals. The partly crossing policy was put forward to update the populations. The effectiveness of proposed algorithm was validated through a group of benchmark instances","container-title":"Computer Integrated Manufacturing Systems","DOI":"10.13196/j.cims.2016.10.005","issue":"10","page":"2315-2322","title":"Population-based multi-layer iterated greedy algorithm for solving blocking flow shop scheduling problem","volume":"22","author":[{"family":"Zhang","given":"Qiliang"},{"family":"Yu","given":"Zuoming"}],"issued":{"date-parts":[["2016"]]}}}],"schema":"https://github.com/citation-style-language/schema/raw/master/csl-citation.json"} </w:instrText>
      </w:r>
      <w:r w:rsidRPr="0018334A">
        <w:rPr>
          <w:sz w:val="24"/>
        </w:rPr>
        <w:fldChar w:fldCharType="separate"/>
      </w:r>
      <w:r w:rsidR="001647F0" w:rsidRPr="001647F0">
        <w:rPr>
          <w:kern w:val="0"/>
          <w:sz w:val="24"/>
          <w:vertAlign w:val="superscript"/>
        </w:rPr>
        <w:t>[31]</w:t>
      </w:r>
      <w:r w:rsidRPr="0018334A">
        <w:rPr>
          <w:sz w:val="24"/>
        </w:rPr>
        <w:fldChar w:fldCharType="end"/>
      </w:r>
      <w:r w:rsidRPr="0018334A">
        <w:rPr>
          <w:sz w:val="24"/>
        </w:rPr>
        <w:t>、船舶制造</w:t>
      </w:r>
      <w:r w:rsidRPr="0018334A">
        <w:rPr>
          <w:sz w:val="24"/>
        </w:rPr>
        <w:fldChar w:fldCharType="begin"/>
      </w:r>
      <w:r w:rsidR="009432A7">
        <w:rPr>
          <w:sz w:val="24"/>
        </w:rPr>
        <w:instrText xml:space="preserve"> ADDIN ZOTERO_ITEM CSL_CITATION {"citationID":"aPDWLywB","properties":{"formattedCitation":"\\super [32]\\nosupersub{}","plainCitation":"[32]","noteIndex":0},"citationItems":[{"id":3240,"uris":["http://zotero.org/users/9145449/items/9ZMZKEFR"],"itemData":{"id":3240,"type":"article-journal","abstract":"For the features of large space and weight occupied by panel block in panel block production line, a blocking flow line scheduling model was constructed with blocking restriction. Aiming at the scheduling of panel block in shipbuilding problems with minimum makespan as objective, an improved Cuckoo Search (CS) algorithm was proposed. An encoding scheme based on smallest position value was applied to deal with discrete scheduling problems with successive CS algorithm. A basic CS algorithm was improved by an initialization method based on improved random NEH heuristic rule, which could help initial population with certain diversity and improve the search performance. Through an example test, the effectiveness of new algorithm was verified for solving the blocking flow-shop scheduling problem. With the data from a real shipyard, the application indicated the proposed model and method resulted in better solutions than those currently practiced in the company.","container-title":"Computer Integrated Manufacturing Systems","DOI":"10.13196/j.cims.2016.10.004","issue":"10","page":"2305-2314","title":"Blocking flow line scheduling of panel block in shipbuilding","volume":"22","author":[{"family":"Zheng","given":"Yongqian"},{"family":"Mo","given":"Guofeng"},{"family":"Zhang","given":"Jun"}],"issued":{"date-parts":[["2016"]]}}}],"schema":"https://github.com/citation-style-language/schema/raw/master/csl-citation.json"} </w:instrText>
      </w:r>
      <w:r w:rsidRPr="0018334A">
        <w:rPr>
          <w:sz w:val="24"/>
        </w:rPr>
        <w:fldChar w:fldCharType="separate"/>
      </w:r>
      <w:r w:rsidR="001647F0" w:rsidRPr="001647F0">
        <w:rPr>
          <w:kern w:val="0"/>
          <w:sz w:val="24"/>
          <w:vertAlign w:val="superscript"/>
        </w:rPr>
        <w:t>[32]</w:t>
      </w:r>
      <w:r w:rsidRPr="0018334A">
        <w:rPr>
          <w:sz w:val="24"/>
        </w:rPr>
        <w:fldChar w:fldCharType="end"/>
      </w:r>
      <w:r w:rsidRPr="0018334A">
        <w:rPr>
          <w:sz w:val="24"/>
        </w:rPr>
        <w:t>、混凝土砌块</w:t>
      </w:r>
      <w:r w:rsidRPr="0018334A">
        <w:rPr>
          <w:sz w:val="24"/>
        </w:rPr>
        <w:fldChar w:fldCharType="begin"/>
      </w:r>
      <w:r w:rsidR="009432A7">
        <w:rPr>
          <w:sz w:val="24"/>
        </w:rPr>
        <w:instrText xml:space="preserve"> ADDIN ZOTERO_ITEM CSL_CITATION {"citationID":"ay6YCgzb","properties":{"formattedCitation":"\\super [33]\\nosupersub{}","plainCitation":"[33]","noteIndex":0},"citationItems":[{"id":3836,"uris":["http://zotero.org/users/9145449/items/XZLFWHP8"],"itemData":{"id":3836,"type":"article-journal","abstract":"Mixed Blocking Permutation Flowshop Scheduling Problem (MBPFSP) with the objective of makespan minimisation is NP-Hard. It has important industrial applications that include the cider production industry. MBPFSP has made some progress in recent years. However, within practical time limits, existing incomplete algorithms still either find low quality solutions or struggle with large problems. One key reason behind this is the typical way of using generic heuristics or metaheuristics that usually lack problem specific structural knowledge. In MBPFSP, a machine could be blocked with the currently finished job until the subsequent machine is available to process the same job. These blocking constraints affect the makespan. So MBPFSP search should naturally take explicit steps to take the blocking constraints into account. Unfortunately, existing research on MBPFSP just uses only the makespan to compare generated solutions, but the search otherwise is not aware of the blocking constraints. Moreover, existing such methods use either an exhaustive or a random neighbourhood generation strategy. In this work, we aim to advance MBPFSP search by better exploiting the problem specific structural knowledge. We use the constraint and the objective functions to obtain such problem specific knowledge and we exploit such knowledge both in a constructive search method and in a local search method. In this paper, we also present an acceleration method to efficiently evaluate insertion-based neighbourhoods of MBPFSP. Our experimental results on three standard testbeds demonstrate that our proposed algorithms significantly improve over existing best-performing algorithms.","container-title":"Computers &amp; Operations Research","DOI":"10.1016/j.cor.2018.10.003","ISSN":"0305-0548","journalAbbreviation":"Computers &amp; Operations Research","language":"en","page":"102-120","source":"ScienceDirect","title":"Constraint guided accelerated search for mixed blocking permutation flowshop scheduling","volume":"102","author":[{"family":"Riahi","given":"Vahid"},{"family":"Newton","given":"M. A. Hakim"},{"family":"Su","given":"Kaile"},{"family":"Sattar","given":"Abdul"}],"issued":{"date-parts":[["2019",2,1]]}}}],"schema":"https://github.com/citation-style-language/schema/raw/master/csl-citation.json"} </w:instrText>
      </w:r>
      <w:r w:rsidRPr="0018334A">
        <w:rPr>
          <w:sz w:val="24"/>
        </w:rPr>
        <w:fldChar w:fldCharType="separate"/>
      </w:r>
      <w:r w:rsidR="001647F0" w:rsidRPr="001647F0">
        <w:rPr>
          <w:kern w:val="0"/>
          <w:sz w:val="24"/>
          <w:vertAlign w:val="superscript"/>
        </w:rPr>
        <w:t>[33]</w:t>
      </w:r>
      <w:r w:rsidRPr="0018334A">
        <w:rPr>
          <w:sz w:val="24"/>
        </w:rPr>
        <w:fldChar w:fldCharType="end"/>
      </w:r>
      <w:r w:rsidRPr="0018334A">
        <w:rPr>
          <w:sz w:val="24"/>
        </w:rPr>
        <w:t>等。</w:t>
      </w:r>
      <w:r w:rsidR="00B95E78">
        <w:rPr>
          <w:rFonts w:hint="eastAsia"/>
          <w:sz w:val="24"/>
        </w:rPr>
        <w:t>因此，</w:t>
      </w:r>
      <w:r w:rsidRPr="0018334A">
        <w:rPr>
          <w:sz w:val="24"/>
        </w:rPr>
        <w:t>开发新的算法和策略</w:t>
      </w:r>
      <w:r w:rsidR="00B95E78">
        <w:rPr>
          <w:rFonts w:hint="eastAsia"/>
          <w:sz w:val="24"/>
        </w:rPr>
        <w:t>以</w:t>
      </w:r>
      <w:r w:rsidRPr="0018334A">
        <w:rPr>
          <w:sz w:val="24"/>
        </w:rPr>
        <w:t>降低</w:t>
      </w:r>
      <w:r w:rsidR="00B95E78" w:rsidRPr="0018334A">
        <w:rPr>
          <w:sz w:val="24"/>
        </w:rPr>
        <w:t>阻塞</w:t>
      </w:r>
      <w:r w:rsidR="00B95E78">
        <w:rPr>
          <w:rFonts w:hint="eastAsia"/>
          <w:sz w:val="24"/>
        </w:rPr>
        <w:t>对</w:t>
      </w:r>
      <w:r w:rsidRPr="0018334A">
        <w:rPr>
          <w:sz w:val="24"/>
        </w:rPr>
        <w:t>实际生产造成的影响，</w:t>
      </w:r>
      <w:r w:rsidR="00B95E78">
        <w:rPr>
          <w:rFonts w:hint="eastAsia"/>
          <w:sz w:val="24"/>
        </w:rPr>
        <w:t>进而</w:t>
      </w:r>
      <w:r w:rsidRPr="0018334A">
        <w:rPr>
          <w:sz w:val="24"/>
        </w:rPr>
        <w:t>提高各个行业生产系统的效率</w:t>
      </w:r>
      <w:r w:rsidR="00B95E78">
        <w:rPr>
          <w:rFonts w:hint="eastAsia"/>
          <w:sz w:val="24"/>
        </w:rPr>
        <w:t>，</w:t>
      </w:r>
      <w:r w:rsidRPr="0018334A">
        <w:rPr>
          <w:sz w:val="24"/>
        </w:rPr>
        <w:t>具有重要意义。</w:t>
      </w:r>
    </w:p>
    <w:p w14:paraId="5AE77DD1" w14:textId="4619F117" w:rsidR="008A6E0E" w:rsidRDefault="003C5176" w:rsidP="003C5176">
      <w:pPr>
        <w:pStyle w:val="af3"/>
      </w:pPr>
      <w:r>
        <w:rPr>
          <w:rFonts w:hint="eastAsia"/>
        </w:rPr>
        <w:t>1</w:t>
      </w:r>
      <w:r>
        <w:t xml:space="preserve">.2.2 </w:t>
      </w:r>
      <w:r w:rsidR="0018334A">
        <w:rPr>
          <w:rFonts w:hint="eastAsia"/>
        </w:rPr>
        <w:t>分布式</w:t>
      </w:r>
      <w:r w:rsidR="00F02A76">
        <w:rPr>
          <w:rFonts w:hint="eastAsia"/>
        </w:rPr>
        <w:t>置换</w:t>
      </w:r>
      <w:r w:rsidR="008A6E0E">
        <w:rPr>
          <w:rFonts w:hint="eastAsia"/>
        </w:rPr>
        <w:t>流水车间调度</w:t>
      </w:r>
      <w:r w:rsidR="00F02A76">
        <w:rPr>
          <w:rFonts w:hint="eastAsia"/>
        </w:rPr>
        <w:t>问题</w:t>
      </w:r>
    </w:p>
    <w:p w14:paraId="75682D41" w14:textId="3A6992B2" w:rsidR="0018334A" w:rsidRPr="0018680D" w:rsidRDefault="00A960A0" w:rsidP="00BD34C3">
      <w:pPr>
        <w:spacing w:line="460" w:lineRule="exact"/>
        <w:ind w:firstLineChars="200" w:firstLine="480"/>
        <w:rPr>
          <w:sz w:val="24"/>
        </w:rPr>
      </w:pPr>
      <w:r w:rsidRPr="0018680D">
        <w:rPr>
          <w:sz w:val="24"/>
        </w:rPr>
        <w:t>为了扩大生产规模</w:t>
      </w:r>
      <w:r w:rsidR="0018680D">
        <w:rPr>
          <w:rFonts w:hint="eastAsia"/>
          <w:sz w:val="24"/>
        </w:rPr>
        <w:t>并</w:t>
      </w:r>
      <w:r w:rsidRPr="0018680D">
        <w:rPr>
          <w:sz w:val="24"/>
        </w:rPr>
        <w:t>提高在国际经济领域的竞争优势，一些企业开始引入分布式制造</w:t>
      </w:r>
      <w:r w:rsidRPr="0018680D">
        <w:rPr>
          <w:sz w:val="24"/>
        </w:rPr>
        <w:fldChar w:fldCharType="begin"/>
      </w:r>
      <w:r w:rsidRPr="0018680D">
        <w:rPr>
          <w:sz w:val="24"/>
        </w:rPr>
        <w:instrText xml:space="preserve"> ADDIN ZOTERO_ITEM CSL_CITATION {"citationID":"IFUajSHk","properties":{"formattedCitation":"\\super [34]\\nosupersub{}","plainCitation":"[34]","noteIndex":0},"citationItems":[{"id":2464,"uris":["http://zotero.org/users/9145449/items/QSCLLW9M"],"itemData":{"id":2464,"type":"article-journal","abstract":"In this paper, a competitive memetic algorithm (CMA) is proposed to solve the multi-objective distributed permutation flow-shop scheduling problem (MODPFSP) with the makespan and total tardiness criteria. Two populations corresponding to two different objectives are employed in the CMA. Some objective-specific operators are designed for each population, and a special interaction mechanism between two populations is designed. Moreover, a competition mechanism is proposed to adaptively adjust the selection rates of the operators, and some knowledge-based local search operators are developed to enhance the exploitation ability of the CMA. In addition, the influence of the parameters on the performance of the CMA is investigated by using the Taguchi method of design-of-experiment. Finally, extensive computational tests and comparisons are carried out to demonstrate the effectiveness of the CMA in solving the MODPFSP.","container-title":"Swarm and Evolutionary Computation","DOI":"10.1016/j.swevo.2016.06.002","ISSN":"2210-6502","journalAbbreviation":"Swarm and Evolutionary Computation","language":"en","page":"121-131","source":"ScienceDirect","title":"A competitive memetic algorithm for multi-objective distributed permutation flow shop scheduling problem","volume":"32","author":[{"family":"Deng","given":"Jin"},{"family":"Wang","given":"Ling"}],"issued":{"date-parts":[["2017",2,1]]}}}],"schema":"https://github.com/citation-style-language/schema/raw/master/csl-citation.json"} </w:instrText>
      </w:r>
      <w:r w:rsidRPr="0018680D">
        <w:rPr>
          <w:sz w:val="24"/>
        </w:rPr>
        <w:fldChar w:fldCharType="separate"/>
      </w:r>
      <w:r w:rsidR="001647F0" w:rsidRPr="001647F0">
        <w:rPr>
          <w:kern w:val="0"/>
          <w:sz w:val="24"/>
          <w:vertAlign w:val="superscript"/>
        </w:rPr>
        <w:t>[34]</w:t>
      </w:r>
      <w:r w:rsidRPr="0018680D">
        <w:rPr>
          <w:sz w:val="24"/>
        </w:rPr>
        <w:fldChar w:fldCharType="end"/>
      </w:r>
      <w:r w:rsidRPr="0018680D">
        <w:rPr>
          <w:sz w:val="24"/>
        </w:rPr>
        <w:t>。</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18680D">
        <w:rPr>
          <w:sz w:val="24"/>
        </w:rPr>
        <w:t>超越了单一工厂的生产范围，由于生产中心不再受地理区域的限制，在适应市场需求方面有着更大的灵活性，也逐渐引起了学者们的关注</w:t>
      </w:r>
      <w:r w:rsidR="00567044" w:rsidRPr="0018680D">
        <w:rPr>
          <w:sz w:val="24"/>
        </w:rPr>
        <w:fldChar w:fldCharType="begin"/>
      </w:r>
      <w:r w:rsidR="00567044" w:rsidRPr="0018680D">
        <w:rPr>
          <w:sz w:val="24"/>
        </w:rPr>
        <w:instrText xml:space="preserve"> ADDIN ZOTERO_ITEM CSL_CITATION {"citationID":"89Y8S3ma","properties":{"formattedCitation":"\\super [35]\\nosupersub{}","plainCitation":"[35]","noteIndex":0},"citationItems":[{"id":4752,"uris":["http://zotero.org/users/9145449/items/DHJANV7E"],"itemData":{"id":4752,"type":"article-journal","abstract":"Nowadays, improving the management of complex supply chains is a key to become competitive in the twenty-first century global market. Supply chains are composed of multi-plant facilities that must be coordinated and synchronised to cut waste and lead times. This paper proposes a Distributed Assembly Permutation Flowshop Scheduling Problem (DAPFSP) with two stages to model and study complex supply chains. This problem is a generalisation of the Distributed Permutation Flowshop Scheduling Problem (DPFSP). The first stage of the DAPFSP is composed of f identical production factories. Each one is a flowshop that produces jobs to be assembled into final products in a second assembly stage. The objective is to minimise the makespan. We present first a Mixed Integer Linear Programming model (MILP). Three constructive algorithms are proposed. Finally, a Variable Neighbourhood Descent (VND) algorithm has been designed and tested by a comprehensive ANOVA statistical analysis. The results show that the VND algorithm offers good performance to solve this scheduling problem.","container-title":"International Journal of Production Research","DOI":"10.1080/00207543.2013.807955","ISSN":"0020-7543","issue":"17","note":"publisher: Taylor &amp; Francis\n_eprint: https://doi.org/10.1080/00207543.2013.807955","page":"5292-5308","source":"Taylor and Francis+NEJM","title":"The Distributed Assembly Permutation Flowshop Scheduling Problem","volume":"51","author":[{"family":"Hatami","given":"Sara"},{"family":"Ruiz","given":"Rubén"},{"family":"Andrés-Romano","given":"Carlos"}],"issued":{"date-parts":[["2013",9,1]]}}}],"schema":"https://github.com/citation-style-language/schema/raw/master/csl-citation.json"} </w:instrText>
      </w:r>
      <w:r w:rsidR="00567044" w:rsidRPr="0018680D">
        <w:rPr>
          <w:sz w:val="24"/>
        </w:rPr>
        <w:fldChar w:fldCharType="separate"/>
      </w:r>
      <w:r w:rsidR="001647F0" w:rsidRPr="001647F0">
        <w:rPr>
          <w:kern w:val="0"/>
          <w:sz w:val="24"/>
          <w:vertAlign w:val="superscript"/>
        </w:rPr>
        <w:t>[35]</w:t>
      </w:r>
      <w:r w:rsidR="00567044" w:rsidRPr="0018680D">
        <w:rPr>
          <w:sz w:val="24"/>
        </w:rPr>
        <w:fldChar w:fldCharType="end"/>
      </w:r>
      <w:r w:rsidRPr="0018680D">
        <w:rPr>
          <w:sz w:val="24"/>
        </w:rPr>
        <w:t>。</w:t>
      </w:r>
    </w:p>
    <w:p w14:paraId="67C60079" w14:textId="1D00122F" w:rsidR="0018680D" w:rsidRPr="0018680D" w:rsidRDefault="00793F7B" w:rsidP="0018680D">
      <w:pPr>
        <w:spacing w:line="460" w:lineRule="exact"/>
        <w:ind w:firstLineChars="200" w:firstLine="480"/>
        <w:rPr>
          <w:sz w:val="24"/>
        </w:rPr>
      </w:pPr>
      <w:r w:rsidRPr="0018680D">
        <w:rPr>
          <w:sz w:val="24"/>
        </w:rPr>
        <w:t>Naderi</w:t>
      </w:r>
      <w:r w:rsidRPr="0018680D">
        <w:rPr>
          <w:sz w:val="24"/>
        </w:rPr>
        <w:t>等</w:t>
      </w:r>
      <w:r w:rsidR="00BA71C3" w:rsidRPr="0018680D">
        <w:rPr>
          <w:sz w:val="24"/>
        </w:rPr>
        <w:fldChar w:fldCharType="begin"/>
      </w:r>
      <w:r w:rsidR="00BA71C3" w:rsidRPr="0018680D">
        <w:rPr>
          <w:sz w:val="24"/>
        </w:rPr>
        <w:instrText xml:space="preserve"> ADDIN ZOTERO_ITEM CSL_CITATION {"citationID":"hdrLLFuj","properties":{"formattedCitation":"\\super [36]\\nosupersub{}","plainCitation":"[36]","noteIndex":0},"citationItems":[{"id":3123,"uris":["http://zotero.org/users/9145449/items/AAMIJSZK"],"itemData":{"id":3123,"type":"article-journal","abstract":"This paper studies a new generalization of the regular permutation flowshop scheduling problem (PFSP) referred to as the distributed permutation flowshop scheduling problem or DPFSP. Under this generalization, we assume that there are a total of F identical factories or shops, each one with m machines disposed in series. A set of n available jobs have to be distributed among the F factories and then a processing sequence has to be derived for the jobs assigned to each factory. The optimization criterion is the minimization of the maximum completion time or makespan among the factories. This production setting is necessary in today's decentralized and globalized economy where several production centers might be available for a firm. We characterize the DPFSP and propose six different alternative mixed integer linear programming (MILP) models that are carefully and statistically analyzed for performance. We also propose two simple factory assignment rules together with 14 heuristics based on dispatching rules, effective constructive heuristics and variable neighborhood descent methods. A comprehensive computational and statistical analysis is conducted in order to analyze the performance of the proposed methods.","container-title":"Computers &amp; Operations Research","DOI":"10.1016/j.cor.2009.06.019","issue":"4","page":"754-768","source":"Baidu Scholar","title":"The distributed permutation flowshop scheduling problem","volume":"37","author":[{"family":"Naderi","given":"B."},{"family":"Ruiz","given":"Ruben"}],"issued":{"date-parts":[["2010"]]}}}],"schema":"https://github.com/citation-style-language/schema/raw/master/csl-citation.json"} </w:instrText>
      </w:r>
      <w:r w:rsidR="00BA71C3" w:rsidRPr="0018680D">
        <w:rPr>
          <w:sz w:val="24"/>
        </w:rPr>
        <w:fldChar w:fldCharType="separate"/>
      </w:r>
      <w:r w:rsidR="001647F0" w:rsidRPr="001647F0">
        <w:rPr>
          <w:kern w:val="0"/>
          <w:sz w:val="24"/>
          <w:vertAlign w:val="superscript"/>
        </w:rPr>
        <w:t>[36]</w:t>
      </w:r>
      <w:r w:rsidR="00BA71C3" w:rsidRPr="0018680D">
        <w:rPr>
          <w:sz w:val="24"/>
        </w:rPr>
        <w:fldChar w:fldCharType="end"/>
      </w:r>
      <w:r w:rsidRPr="0018680D">
        <w:rPr>
          <w:sz w:val="24"/>
        </w:rPr>
        <w:t>首次提出了</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18680D">
        <w:rPr>
          <w:sz w:val="24"/>
        </w:rPr>
        <w:t>的概念，并针对问题的特征提出了六种不同的</w:t>
      </w:r>
      <w:r w:rsidR="0049077D" w:rsidRPr="0018680D">
        <w:rPr>
          <w:sz w:val="24"/>
        </w:rPr>
        <w:t>混合整数线性规划（</w:t>
      </w:r>
      <w:r w:rsidR="0049077D" w:rsidRPr="0018680D">
        <w:rPr>
          <w:sz w:val="24"/>
        </w:rPr>
        <w:t>Mixed-Integer Linear Programming</w:t>
      </w:r>
      <w:r w:rsidR="0049077D" w:rsidRPr="0018680D">
        <w:rPr>
          <w:sz w:val="24"/>
        </w:rPr>
        <w:t>，</w:t>
      </w:r>
      <w:r w:rsidR="0049077D" w:rsidRPr="0018680D">
        <w:rPr>
          <w:sz w:val="24"/>
        </w:rPr>
        <w:t>MILP</w:t>
      </w:r>
      <w:r w:rsidR="0049077D" w:rsidRPr="0018680D">
        <w:rPr>
          <w:sz w:val="24"/>
        </w:rPr>
        <w:t>）</w:t>
      </w:r>
      <w:r w:rsidRPr="0018680D">
        <w:rPr>
          <w:sz w:val="24"/>
        </w:rPr>
        <w:t>模型，为</w:t>
      </w:r>
      <w:r w:rsidR="000F7F44">
        <w:rPr>
          <w:rFonts w:hint="eastAsia"/>
          <w:sz w:val="24"/>
        </w:rPr>
        <w:t>后续</w:t>
      </w:r>
      <w:r w:rsidRPr="0018680D">
        <w:rPr>
          <w:sz w:val="24"/>
        </w:rPr>
        <w:t>的研究工作奠定了基础。</w:t>
      </w:r>
      <w:r w:rsidR="00BB3B0E" w:rsidRPr="0018680D">
        <w:rPr>
          <w:sz w:val="24"/>
        </w:rPr>
        <w:t>Lin</w:t>
      </w:r>
      <w:r w:rsidR="00BB3B0E" w:rsidRPr="0018680D">
        <w:rPr>
          <w:sz w:val="24"/>
        </w:rPr>
        <w:t>等</w:t>
      </w:r>
      <w:r w:rsidR="00BA71C3" w:rsidRPr="0018680D">
        <w:rPr>
          <w:sz w:val="24"/>
        </w:rPr>
        <w:fldChar w:fldCharType="begin"/>
      </w:r>
      <w:r w:rsidR="00BA71C3" w:rsidRPr="0018680D">
        <w:rPr>
          <w:sz w:val="24"/>
        </w:rPr>
        <w:instrText xml:space="preserve"> ADDIN ZOTERO_ITEM CSL_CITATION {"citationID":"j770s2Ag","properties":{"formattedCitation":"\\super [37]\\nosupersub{}","plainCitation":"[37]","noteIndex":0},"citationItems":[{"id":2656,"uris":["http://zotero.org/users/9145449/items/CRBIDBYL"],"itemData":{"id":2656,"type":"article-journal","abstract":"The distributed permutation flowshop scheduling problem (DPFSP) is a newly proposed topic in the shop scheduling field, which has important application in globalised and multi-plant environments. This study presents a modified iterated greedy (MIG) algorithm for this problem to minimise the maximum completion time among all the factories. Compared with previous approaches, the proposed algorithm is simpler yet more effective, more efficient, and more robust in solving the DPFSP. To validate the performance of the proposed MIG algorithm, computational experiments and comparisons are conducted on an extended benchmark problem set of Taillard. Despite its simplicity, the computational results show that the proposed MIG algorithm outperforms all existing algorithms, and the best-known solutions for almost half of instances are updated. This study can be offered as a contribution to the growing body of work on both theoretically and practically useful approaches to the DPFSP.","container-title":"International Journal of Production Research","DOI":"10.1080/00207543.2013.790571","ISSN":"0020-7543","issue":"16","note":"publisher: Taylor &amp; Francis\n_eprint: https://doi.org/10.1080/00207543.2013.790571","page":"5029-5038","source":"Taylor and Francis+NEJM","title":"Minimising makespan in distributed permutation flowshops using a modified iterated greedy algorithm","volume":"51","author":[{"family":"Lin","given":"Shih-Wei"},{"family":"Ying","given":"Kuo-Ching"},{"family":"Huang","given":"Chien-Yi"}],"issued":{"date-parts":[["2013",8,1]]}}}],"schema":"https://github.com/citation-style-language/schema/raw/master/csl-citation.json"} </w:instrText>
      </w:r>
      <w:r w:rsidR="00BA71C3" w:rsidRPr="0018680D">
        <w:rPr>
          <w:sz w:val="24"/>
        </w:rPr>
        <w:fldChar w:fldCharType="separate"/>
      </w:r>
      <w:r w:rsidR="001647F0" w:rsidRPr="001647F0">
        <w:rPr>
          <w:kern w:val="0"/>
          <w:sz w:val="24"/>
          <w:vertAlign w:val="superscript"/>
        </w:rPr>
        <w:t>[37]</w:t>
      </w:r>
      <w:r w:rsidR="00BA71C3" w:rsidRPr="0018680D">
        <w:rPr>
          <w:sz w:val="24"/>
        </w:rPr>
        <w:fldChar w:fldCharType="end"/>
      </w:r>
      <w:r w:rsidR="00BB3B0E" w:rsidRPr="0018680D">
        <w:rPr>
          <w:sz w:val="24"/>
        </w:rPr>
        <w:t>提出了一种改进的</w:t>
      </w:r>
      <w:r w:rsidR="00BB3B0E" w:rsidRPr="0018680D">
        <w:rPr>
          <w:sz w:val="24"/>
        </w:rPr>
        <w:t>IG</w:t>
      </w:r>
      <w:r w:rsidR="00BB3B0E" w:rsidRPr="0018680D">
        <w:rPr>
          <w:sz w:val="24"/>
        </w:rPr>
        <w:t>（</w:t>
      </w:r>
      <w:r w:rsidR="00BB3B0E" w:rsidRPr="0018680D">
        <w:rPr>
          <w:sz w:val="24"/>
        </w:rPr>
        <w:t>Modified IG</w:t>
      </w:r>
      <w:r w:rsidR="00BB3B0E" w:rsidRPr="0018680D">
        <w:rPr>
          <w:sz w:val="24"/>
        </w:rPr>
        <w:t>，</w:t>
      </w:r>
      <w:r w:rsidR="00BB3B0E" w:rsidRPr="0018680D">
        <w:rPr>
          <w:sz w:val="24"/>
        </w:rPr>
        <w:t>MIG</w:t>
      </w:r>
      <w:r w:rsidR="00BB3B0E" w:rsidRPr="0018680D">
        <w:rPr>
          <w:sz w:val="24"/>
        </w:rPr>
        <w:t>）算法，用以求解</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BB3B0E" w:rsidRPr="0018680D">
        <w:rPr>
          <w:sz w:val="24"/>
        </w:rPr>
        <w:t>，并</w:t>
      </w:r>
      <w:r w:rsidR="000F7F44" w:rsidRPr="0018680D">
        <w:rPr>
          <w:sz w:val="24"/>
        </w:rPr>
        <w:t>验证了</w:t>
      </w:r>
      <w:r w:rsidR="000F7F44">
        <w:rPr>
          <w:rFonts w:hint="eastAsia"/>
          <w:sz w:val="24"/>
        </w:rPr>
        <w:t>其在</w:t>
      </w:r>
      <w:r w:rsidR="00BB3B0E" w:rsidRPr="0018680D">
        <w:rPr>
          <w:sz w:val="24"/>
        </w:rPr>
        <w:t>Taillard</w:t>
      </w:r>
      <w:r w:rsidR="00BB3B0E" w:rsidRPr="0018680D">
        <w:rPr>
          <w:sz w:val="24"/>
        </w:rPr>
        <w:t>基准集上的高效性和鲁棒性。</w:t>
      </w:r>
      <w:r w:rsidR="00151F61" w:rsidRPr="0018680D">
        <w:rPr>
          <w:sz w:val="24"/>
        </w:rPr>
        <w:t>Sang</w:t>
      </w:r>
      <w:r w:rsidR="00151F61" w:rsidRPr="0018680D">
        <w:rPr>
          <w:sz w:val="24"/>
        </w:rPr>
        <w:t>等</w:t>
      </w:r>
      <w:r w:rsidR="00BA71C3" w:rsidRPr="0018680D">
        <w:rPr>
          <w:sz w:val="24"/>
        </w:rPr>
        <w:fldChar w:fldCharType="begin"/>
      </w:r>
      <w:r w:rsidR="00BA71C3" w:rsidRPr="0018680D">
        <w:rPr>
          <w:sz w:val="24"/>
        </w:rPr>
        <w:instrText xml:space="preserve"> ADDIN ZOTERO_ITEM CSL_CITATION {"citationID":"1EWS0imu","properties":{"formattedCitation":"\\super [38]\\nosupersub{}","plainCitation":"[38]","noteIndex":0},"citationItems":[{"id":570,"uris":["http://zotero.org/users/9145449/items/5R7XXSBR"],"itemData":{"id":570,"type":"article-journal","abstract":"Distributed assembly permutation flowshop scheduling problem (DAPFSP) has important applications in modern assembly systems. In this paper, we present three variants of the discrete invasive weed optimization (DIWO) for the DAPFSP with total flowtime criterion. For solving such a problem, we present a two-level representation that consists of a product permutation and a number of job sequences. We introduce neighbourhood operators for both the product permutation and job sequences. We design effective local search procedures respectively for product-permutation-based neighbourhood and job-sequence-based neighbourhood. By combining the problem-specific knowledge and the idea of invasive weed optimization, we present three DIWO-based algorithms: a two-level discrete invasive weed optimization (TDIWO), a discrete invasive weed optimization with hybrid search operators (HDIWO), and a HDIWO with selection probability. The algorithms explore the two neighbourhoods in quite a different way. We calibrate the presented DIWO algorithms by means of the design of experimental method, and carry out a comprehensive computational campaign based on the 810 benchmark instances in the literature. The numerical experiments show that the presented DIWO algorithms perform significantly better than the other competing algorithms in the literature. Among the proposed algorithms, HDIWO is the best one.","container-title":"Swarm and Evolutionary Computation","DOI":"10.1016/j.swevo.2018.12.001","ISSN":"22106502","title":"Effective invasive weed optimization algorithms for distributed assembly permutation flowshop problem with total flowtime criterion","volume":"44","author":[{"family":"Sang","given":"H.-Y."},{"family":"Pan","given":"Q.-K."},{"family":"Li","given":"J.-Q."},{"family":"Wang","given":"P."},{"family":"Han","given":"Y.-Y."},{"family":"Gao","given":"K.-Z."},{"family":"Duan","given":"P."}],"issued":{"date-parts":[["2019"]]}}}],"schema":"https://github.com/citation-style-language/schema/raw/master/csl-citation.json"} </w:instrText>
      </w:r>
      <w:r w:rsidR="00BA71C3" w:rsidRPr="0018680D">
        <w:rPr>
          <w:sz w:val="24"/>
        </w:rPr>
        <w:fldChar w:fldCharType="separate"/>
      </w:r>
      <w:r w:rsidR="001647F0" w:rsidRPr="001647F0">
        <w:rPr>
          <w:kern w:val="0"/>
          <w:sz w:val="24"/>
          <w:vertAlign w:val="superscript"/>
        </w:rPr>
        <w:t>[38]</w:t>
      </w:r>
      <w:r w:rsidR="00BA71C3" w:rsidRPr="0018680D">
        <w:rPr>
          <w:sz w:val="24"/>
        </w:rPr>
        <w:fldChar w:fldCharType="end"/>
      </w:r>
      <w:r w:rsidR="00151F61" w:rsidRPr="0018680D">
        <w:rPr>
          <w:sz w:val="24"/>
        </w:rPr>
        <w:t>研究了带有装配系统的</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TFT</m:t>
        </m:r>
      </m:oMath>
      <w:r w:rsidR="00151F61" w:rsidRPr="0018680D">
        <w:rPr>
          <w:sz w:val="24"/>
        </w:rPr>
        <w:t>，结合问题特定知识和入侵杂草优化思想，提出了三种离散入侵杂草优化（</w:t>
      </w:r>
      <w:r w:rsidR="00151F61" w:rsidRPr="0018680D">
        <w:rPr>
          <w:sz w:val="24"/>
        </w:rPr>
        <w:t>Discrete Invasive Weed Optimization</w:t>
      </w:r>
      <w:r w:rsidR="00151F61" w:rsidRPr="0018680D">
        <w:rPr>
          <w:sz w:val="24"/>
        </w:rPr>
        <w:t>，</w:t>
      </w:r>
      <w:r w:rsidR="00151F61" w:rsidRPr="0018680D">
        <w:rPr>
          <w:sz w:val="24"/>
        </w:rPr>
        <w:t>DIWO</w:t>
      </w:r>
      <w:r w:rsidR="00151F61" w:rsidRPr="0018680D">
        <w:rPr>
          <w:sz w:val="24"/>
        </w:rPr>
        <w:t>）算法。同样对于</w:t>
      </w:r>
      <w:r w:rsidR="00CA0FFD" w:rsidRPr="0018680D">
        <w:rPr>
          <w:sz w:val="24"/>
        </w:rPr>
        <w:t>装配</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TFT</m:t>
        </m:r>
      </m:oMath>
      <w:r w:rsidR="00CA0FFD" w:rsidRPr="0018680D">
        <w:rPr>
          <w:sz w:val="24"/>
        </w:rPr>
        <w:t>，</w:t>
      </w:r>
      <w:r w:rsidR="00CA0FFD" w:rsidRPr="0018680D">
        <w:rPr>
          <w:sz w:val="24"/>
        </w:rPr>
        <w:t>Huang</w:t>
      </w:r>
      <w:r w:rsidR="00CA0FFD" w:rsidRPr="0018680D">
        <w:rPr>
          <w:sz w:val="24"/>
        </w:rPr>
        <w:t>等</w:t>
      </w:r>
      <w:r w:rsidR="00BA71C3" w:rsidRPr="0018680D">
        <w:rPr>
          <w:sz w:val="24"/>
        </w:rPr>
        <w:fldChar w:fldCharType="begin"/>
      </w:r>
      <w:r w:rsidR="00BA71C3" w:rsidRPr="0018680D">
        <w:rPr>
          <w:sz w:val="24"/>
        </w:rPr>
        <w:instrText xml:space="preserve"> ADDIN ZOTERO_ITEM CSL_CITATION {"citationID":"JzWDhLu2","properties":{"formattedCitation":"\\super [39]\\nosupersub{}","plainCitation":"[39]","noteIndex":0},"citationItems":[{"id":2664,"uris":["http://zotero.org/users/9145449/items/3DB4GENR"],"itemData":{"id":2664,"type":"article-journal","abstract":"This paper considers a distributed assembly permutation flowshop scheduling problem (DAPFSP) with total flowtime (TF) criterion, which is of great significance to both industry and research community. We propose an improved iterative greedy algorithm based on the groupthink (gIGA) for solving the problem. Firstly, based on the solution representation, we present an effective initialization procedure by combining the well-known NEH heuristic and Palmer method. Secondly, in order to improve the efficiency of the algorithm, both the destruction reconstruction process and the local search process are elaborately designed for the products and jobs separately. Next, our algorithm adaptively extracts jobs in the destruction stage with regard to the size of instances. In addition, we employ a novel selection method that is based on the objective values and the ages of the individuals in the population. Through a total of 810 benchmark instances, the proposed algorithm is compared with seven state-of-the-art algorithms in the literature. The experimental results show that the proposed algorithm performs significantly better than the other algorithms in comparison by three analytical methods for solving the DAPFSP with TF criterion.","container-title":"Computers &amp; Industrial Engineering","DOI":"10.1016/j.cie.2020.107021","ISSN":"0360-8352","journalAbbreviation":"Computers &amp; Industrial Engineering","language":"en","page":"107021","source":"ScienceDirect","title":"An improved iterated greedy algorithm for the distributed assembly permutation flowshop scheduling problem","volume":"152","author":[{"family":"Huang","given":"Ying-Ying"},{"family":"Pan","given":"Quan-Ke"},{"family":"Huang","given":"Jiang-Ping"},{"family":"Suganthan","given":"PN"},{"family":"Gao","given":"Liang"}],"issued":{"date-parts":[["2021",2,1]]}}}],"schema":"https://github.com/citation-style-language/schema/raw/master/csl-citation.json"} </w:instrText>
      </w:r>
      <w:r w:rsidR="00BA71C3" w:rsidRPr="0018680D">
        <w:rPr>
          <w:sz w:val="24"/>
        </w:rPr>
        <w:fldChar w:fldCharType="separate"/>
      </w:r>
      <w:r w:rsidR="001647F0" w:rsidRPr="001647F0">
        <w:rPr>
          <w:kern w:val="0"/>
          <w:sz w:val="24"/>
          <w:vertAlign w:val="superscript"/>
        </w:rPr>
        <w:t>[39]</w:t>
      </w:r>
      <w:r w:rsidR="00BA71C3" w:rsidRPr="0018680D">
        <w:rPr>
          <w:sz w:val="24"/>
        </w:rPr>
        <w:fldChar w:fldCharType="end"/>
      </w:r>
      <w:r w:rsidR="00CA0FFD" w:rsidRPr="0018680D">
        <w:rPr>
          <w:sz w:val="24"/>
        </w:rPr>
        <w:t>提出一种基于群体思想的</w:t>
      </w:r>
      <w:r w:rsidR="00CA0FFD" w:rsidRPr="0018680D">
        <w:rPr>
          <w:sz w:val="24"/>
        </w:rPr>
        <w:t>IG</w:t>
      </w:r>
      <w:r w:rsidR="00CA0FFD" w:rsidRPr="0018680D">
        <w:rPr>
          <w:sz w:val="24"/>
        </w:rPr>
        <w:t>（</w:t>
      </w:r>
      <w:r w:rsidR="00CA0FFD" w:rsidRPr="0018680D">
        <w:rPr>
          <w:sz w:val="24"/>
        </w:rPr>
        <w:t>Groupthink IG</w:t>
      </w:r>
      <w:r w:rsidR="00CA0FFD" w:rsidRPr="0018680D">
        <w:rPr>
          <w:sz w:val="24"/>
        </w:rPr>
        <w:t>，</w:t>
      </w:r>
      <w:r w:rsidR="00CA0FFD" w:rsidRPr="0018680D">
        <w:rPr>
          <w:sz w:val="24"/>
        </w:rPr>
        <w:t>gIG</w:t>
      </w:r>
      <w:r w:rsidR="00CA0FFD" w:rsidRPr="0018680D">
        <w:rPr>
          <w:sz w:val="24"/>
        </w:rPr>
        <w:t>）算法，并在其中嵌入了一种基于客观值和种群个体年龄的选择方法。</w:t>
      </w:r>
      <w:r w:rsidR="00CA0FFD" w:rsidRPr="0018680D">
        <w:rPr>
          <w:sz w:val="24"/>
        </w:rPr>
        <w:t>Jing</w:t>
      </w:r>
      <w:r w:rsidR="00CA0FFD" w:rsidRPr="0018680D">
        <w:rPr>
          <w:sz w:val="24"/>
        </w:rPr>
        <w:t>等</w:t>
      </w:r>
      <w:r w:rsidR="00BA71C3" w:rsidRPr="0018680D">
        <w:rPr>
          <w:sz w:val="24"/>
        </w:rPr>
        <w:fldChar w:fldCharType="begin"/>
      </w:r>
      <w:r w:rsidR="00BA71C3" w:rsidRPr="0018680D">
        <w:rPr>
          <w:sz w:val="24"/>
        </w:rPr>
        <w:instrText xml:space="preserve"> ADDIN ZOTERO_ITEM CSL_CITATION {"citationID":"cQMMiXeC","properties":{"formattedCitation":"\\super [40]\\nosupersub{}","plainCitation":"[40]","noteIndex":0},"citationItems":[{"id":4068,"uris":["http://zotero.org/users/9145449/items/5F2Y7UMZ"],"itemData":{"id":4068,"type":"article-journal","abstract":"Distributed Permutation Flowshop Scheduling Problem (DPFSP) has become a hot issue in recent years. However, DPFSP with uncertain processing times (DPFSP_UPT) has not been addressed so far although real manufacturing systems often encounter various uncertain factors which make processing times uncertain. In this paper, two local-search based metaheuristics, i.e., an Iterated Greedy algorithm (sIG) and an Iterated Local Search algorithm (sILS), are presented to solve the DPFSP_UPT with makespan criterion. A robust model of expect-risk rule is used to describe the DPFSP_UPT. A valid heuristic based on the well-known NEH heuristic is proposed to initialize sIG and sILS. An acceleration algorithm is adapted to save computational efforts. A destruction procedure with dynamic sizes is presented to enhance the exploration capability for sIG. A feature with the characteristic that small changes in the solution can preserve the properties of good solutions in the iterative process is applied by sILS. Both sIG and sILS use multiple local search methods to produce promising solutions by exploiting diverse search areas. Extensive experiments show that the proposed sIG and sILS perform significantly better than the five competing algorithms adapted in the literature, but there is no significant difference between sIG and sILS and each has its own advantages for different instances.","container-title":"Applied Soft Computing","DOI":"10.1016/j.asoc.2021.107247","ISSN":"1568-4946","journalAbbreviation":"Applied Soft Computing","page":"107247","source":"ScienceDirect","title":"Local search-based metaheuristics for the robust distributed permutation flowshop problem","volume":"105","author":[{"family":"Jing","given":"Xue-Lei"},{"family":"Pan","given":"Quan-Ke"},{"family":"Gao","given":"Liang"}],"issued":{"date-parts":[["2021",7,1]]}}}],"schema":"https://github.com/citation-style-language/schema/raw/master/csl-citation.json"} </w:instrText>
      </w:r>
      <w:r w:rsidR="00BA71C3" w:rsidRPr="0018680D">
        <w:rPr>
          <w:sz w:val="24"/>
        </w:rPr>
        <w:fldChar w:fldCharType="separate"/>
      </w:r>
      <w:r w:rsidR="001647F0" w:rsidRPr="001647F0">
        <w:rPr>
          <w:kern w:val="0"/>
          <w:sz w:val="24"/>
          <w:vertAlign w:val="superscript"/>
        </w:rPr>
        <w:t>[40]</w:t>
      </w:r>
      <w:r w:rsidR="00BA71C3" w:rsidRPr="0018680D">
        <w:rPr>
          <w:sz w:val="24"/>
        </w:rPr>
        <w:fldChar w:fldCharType="end"/>
      </w:r>
      <w:r w:rsidR="00CA0FFD" w:rsidRPr="0018680D">
        <w:rPr>
          <w:sz w:val="24"/>
        </w:rPr>
        <w:t>使用期望</w:t>
      </w:r>
      <w:r w:rsidR="00CA0FFD" w:rsidRPr="0018680D">
        <w:rPr>
          <w:sz w:val="24"/>
        </w:rPr>
        <w:t>-</w:t>
      </w:r>
      <w:r w:rsidR="00CA0FFD" w:rsidRPr="0018680D">
        <w:rPr>
          <w:sz w:val="24"/>
        </w:rPr>
        <w:t>风险规则的鲁棒模型来描述鲁棒</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CA0FFD" w:rsidRPr="0018680D">
        <w:rPr>
          <w:sz w:val="24"/>
        </w:rPr>
        <w:t>，为了解决不确定因素，提出</w:t>
      </w:r>
      <w:r w:rsidR="0043772E" w:rsidRPr="0018680D">
        <w:rPr>
          <w:sz w:val="24"/>
        </w:rPr>
        <w:t>两种基于局部搜索的元启发式算法。为了提高客户的满意度，</w:t>
      </w:r>
      <w:r w:rsidR="0043772E" w:rsidRPr="0018680D">
        <w:rPr>
          <w:sz w:val="24"/>
        </w:rPr>
        <w:t>Khare</w:t>
      </w:r>
      <w:r w:rsidR="0043772E" w:rsidRPr="0018680D">
        <w:rPr>
          <w:sz w:val="24"/>
        </w:rPr>
        <w:t>等</w:t>
      </w:r>
      <w:r w:rsidR="00BA71C3" w:rsidRPr="0018680D">
        <w:rPr>
          <w:sz w:val="24"/>
        </w:rPr>
        <w:fldChar w:fldCharType="begin"/>
      </w:r>
      <w:r w:rsidR="00BA71C3" w:rsidRPr="0018680D">
        <w:rPr>
          <w:sz w:val="24"/>
        </w:rPr>
        <w:instrText xml:space="preserve"> ADDIN ZOTERO_ITEM CSL_CITATION {"citationID":"zT598mUV","properties":{"formattedCitation":"\\super [41]\\nosupersub{}","plainCitation":"[41]","noteIndex":0},"citationItems":[{"id":1077,"uris":["http://zotero.org/users/9145449/items/7ZBUMCLR"],"itemData":{"id":1077,"type":"article-journal","abstract":"During recent years, the distributed permutation flowshop scheduling problem (DPFSP) has become a very active area of research. However, minimising total tardiness in DPFSP, a very essential and relevant objective for today’s customer-orientated market, has not been studied much. In this paper, we address the DPFSP with the total tardiness criterion. We present a mixed-integer linear programming model, two heuristics, hybrid discrete Harris hawks optimisation and an enhanced variant of iterated greedy algorithm to solve the considered problem. Problem-specific knowledge is explored and effective technologies, such as path relinking and random sub-sequence/single-point local search, are employed to improve the presented algorithms. The operators and parameters of the algorithms are analysed and calibrated using the design of experiments. To evaluate the performance, the wellknown benchmark problem set of Naderi and Ruiz for DPFSP is extended with due dates. We compare the presented algorithms against seven other well-known meta-heuristics from the literature. Statistically sound results demonstrate the effectiveness of the presented algorithms for the considered problem.","container-title":"International Journal of Production Research","DOI":"10.1080/00207543.2020.1837982","ISSN":"0020-7543, 1366-588X","issue":"23","journalAbbreviation":"International Journal of Production Research","language":"en","page":"7266-7282","source":"DOI.org (Crossref)","title":"Effective heuristics and metaheuristics to minimise total tardiness for the distributed permutation flowshop scheduling problem","volume":"59","author":[{"family":"Khare","given":"Ankit"},{"family":"Agrawal","given":"Sunil"}],"issued":{"date-parts":[["2021",12,2]]}}}],"schema":"https://github.com/citation-style-language/schema/raw/master/csl-citation.json"} </w:instrText>
      </w:r>
      <w:r w:rsidR="00BA71C3" w:rsidRPr="0018680D">
        <w:rPr>
          <w:sz w:val="24"/>
        </w:rPr>
        <w:fldChar w:fldCharType="separate"/>
      </w:r>
      <w:r w:rsidR="001647F0" w:rsidRPr="001647F0">
        <w:rPr>
          <w:kern w:val="0"/>
          <w:sz w:val="24"/>
          <w:vertAlign w:val="superscript"/>
        </w:rPr>
        <w:t>[41]</w:t>
      </w:r>
      <w:r w:rsidR="00BA71C3" w:rsidRPr="0018680D">
        <w:rPr>
          <w:sz w:val="24"/>
        </w:rPr>
        <w:fldChar w:fldCharType="end"/>
      </w:r>
      <w:r w:rsidR="0043772E" w:rsidRPr="0018680D">
        <w:rPr>
          <w:sz w:val="24"/>
        </w:rPr>
        <w:t>研究了以</w:t>
      </w:r>
      <w:proofErr w:type="gramStart"/>
      <w:r w:rsidR="0043772E" w:rsidRPr="0018680D">
        <w:rPr>
          <w:sz w:val="24"/>
        </w:rPr>
        <w:t>最小化总延迟</w:t>
      </w:r>
      <w:proofErr w:type="gramEnd"/>
      <w:r w:rsidR="0043772E" w:rsidRPr="0018680D">
        <w:rPr>
          <w:sz w:val="24"/>
        </w:rPr>
        <w:t>（</w:t>
      </w:r>
      <w:r w:rsidR="0043772E" w:rsidRPr="0018680D">
        <w:rPr>
          <w:sz w:val="24"/>
        </w:rPr>
        <w:t>Total Tardiness</w:t>
      </w:r>
      <w:r w:rsidR="0043772E" w:rsidRPr="0018680D">
        <w:rPr>
          <w:sz w:val="24"/>
        </w:rPr>
        <w:t>，</w:t>
      </w:r>
      <w:r w:rsidR="0043772E" w:rsidRPr="0018680D">
        <w:rPr>
          <w:sz w:val="24"/>
        </w:rPr>
        <w:t>TTD</w:t>
      </w:r>
      <w:r w:rsidR="0043772E" w:rsidRPr="0018680D">
        <w:rPr>
          <w:sz w:val="24"/>
        </w:rPr>
        <w:t>）为目标的</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TTD</m:t>
        </m:r>
      </m:oMath>
      <w:r w:rsidR="0043772E" w:rsidRPr="0018680D">
        <w:rPr>
          <w:sz w:val="24"/>
        </w:rPr>
        <w:t>，使用路径链接和单点局部搜索等策略对混合离散哈</w:t>
      </w:r>
      <w:proofErr w:type="gramStart"/>
      <w:r w:rsidR="0043772E" w:rsidRPr="0018680D">
        <w:rPr>
          <w:sz w:val="24"/>
        </w:rPr>
        <w:t>里斯鹰优化</w:t>
      </w:r>
      <w:proofErr w:type="gramEnd"/>
      <w:r w:rsidR="0043772E" w:rsidRPr="0018680D">
        <w:rPr>
          <w:sz w:val="24"/>
        </w:rPr>
        <w:t>算法和</w:t>
      </w:r>
      <w:r w:rsidR="0043772E" w:rsidRPr="0018680D">
        <w:rPr>
          <w:sz w:val="24"/>
        </w:rPr>
        <w:t>IG</w:t>
      </w:r>
      <w:r w:rsidR="0043772E" w:rsidRPr="0018680D">
        <w:rPr>
          <w:sz w:val="24"/>
        </w:rPr>
        <w:t>算法进行了改进。</w:t>
      </w:r>
      <w:r w:rsidR="00087A4F" w:rsidRPr="0018680D">
        <w:rPr>
          <w:sz w:val="24"/>
        </w:rPr>
        <w:t>Guo</w:t>
      </w:r>
      <w:r w:rsidR="00087A4F" w:rsidRPr="0018680D">
        <w:rPr>
          <w:sz w:val="24"/>
        </w:rPr>
        <w:t>等</w:t>
      </w:r>
      <w:r w:rsidR="00BA71C3" w:rsidRPr="0018680D">
        <w:rPr>
          <w:sz w:val="24"/>
        </w:rPr>
        <w:fldChar w:fldCharType="begin"/>
      </w:r>
      <w:r w:rsidR="00BA71C3" w:rsidRPr="0018680D">
        <w:rPr>
          <w:sz w:val="24"/>
        </w:rPr>
        <w:instrText xml:space="preserve"> ADDIN ZOTERO_ITEM CSL_CITATION {"citationID":"OelUSdBY","properties":{"formattedCitation":"\\super [42]\\nosupersub{}","plainCitation":"[42]","noteIndex":0},"citationItems":[{"id":3085,"uris":["http://zotero.org/users/9145449/items/LCFYQ8PA"],"itemData":{"id":3085,"type":"article-journal","abstract":"A discrete fruit fly optimisation algorithm based on a differential flight strategy (DFFO_DF) is proposed for solving the distributed permutation flowshop scheduling problem with sequence-dependent setup times. In the olfactory exploration stage, four types of neighbourhood perturbation operators are designed. An olfactory exploration mechanism is proposed to guide fruit flies during the exploration. In the visual flight stage, to avoid the algorithm from falling into a local optimum, we abandon the mode of all fruit flies flying towards the best individual and propose a differential flight strategy for the fruit flies to make better use of the information of different individuals. A local search method based on critical factories and job blocks helps fruit flies to improve their search capabilities. In addition, the lower bound property is applied to some operators contained in the DFFO_DF to reduce the search space. The proposed algorithm is evaluated using a detailed experimental design to determine the appropriate values of the key parameters. Finally, the proposed DFFO_DF is compared with several state-of-the-art algorithms based on different test instances. The experimental results prove that the DFFO_DF is an effective metaheuristic algorithm.","container-title":"Knowledge-Based Systems","DOI":"10.1016/j.knosys.2022.108328","ISSN":"0950-7051","journalAbbreviation":"Knowledge-Based Systems","language":"en","page":"108328","source":"ScienceDirect","title":"An effective metaheuristic with a differential flight strategy for the distributed permutation flowshop scheduling problem with sequence-dependent setup times","volume":"242","author":[{"family":"Guo","given":"Heng-wei"},{"family":"Sang","given":"Hong-yan"},{"family":"Zhang","given":"Biao"},{"family":"Meng","given":"Lei-lei"},{"family":"Liu","given":"Li-li"}],"issued":{"date-parts":[["2022",4,22]]}}}],"schema":"https://github.com/citation-style-language/schema/raw/master/csl-citation.json"} </w:instrText>
      </w:r>
      <w:r w:rsidR="00BA71C3" w:rsidRPr="0018680D">
        <w:rPr>
          <w:sz w:val="24"/>
        </w:rPr>
        <w:fldChar w:fldCharType="separate"/>
      </w:r>
      <w:r w:rsidR="001647F0" w:rsidRPr="001647F0">
        <w:rPr>
          <w:kern w:val="0"/>
          <w:sz w:val="24"/>
          <w:vertAlign w:val="superscript"/>
        </w:rPr>
        <w:t>[42]</w:t>
      </w:r>
      <w:r w:rsidR="00BA71C3" w:rsidRPr="0018680D">
        <w:rPr>
          <w:sz w:val="24"/>
        </w:rPr>
        <w:fldChar w:fldCharType="end"/>
      </w:r>
      <w:r w:rsidR="00087A4F" w:rsidRPr="0018680D">
        <w:rPr>
          <w:sz w:val="24"/>
        </w:rPr>
        <w:t>提出了一种基于差分飞行策略的离散果蝇优化（</w:t>
      </w:r>
      <w:r w:rsidR="00087A4F" w:rsidRPr="0018680D">
        <w:rPr>
          <w:sz w:val="24"/>
        </w:rPr>
        <w:t>Discrete Fruit Fly Optimisation</w:t>
      </w:r>
      <w:r w:rsidR="00087A4F" w:rsidRPr="0018680D">
        <w:rPr>
          <w:sz w:val="24"/>
        </w:rPr>
        <w:t>，</w:t>
      </w:r>
      <w:r w:rsidR="00087A4F" w:rsidRPr="0018680D">
        <w:rPr>
          <w:sz w:val="24"/>
        </w:rPr>
        <w:t>DFFO</w:t>
      </w:r>
      <w:r w:rsidR="00087A4F" w:rsidRPr="0018680D">
        <w:rPr>
          <w:sz w:val="24"/>
        </w:rPr>
        <w:t>）算法，有效地解决了</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r>
              <m:rPr>
                <m:sty m:val="p"/>
              </m:rPr>
              <w:rPr>
                <w:rFonts w:ascii="Cambria Math" w:hAnsi="Cambria Math"/>
                <w:sz w:val="24"/>
              </w:rPr>
              <m:t>,</m:t>
            </m:r>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087A4F" w:rsidRPr="0018680D">
        <w:rPr>
          <w:sz w:val="24"/>
        </w:rPr>
        <w:t>。对于相同的</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r>
              <m:rPr>
                <m:sty m:val="p"/>
              </m:rPr>
              <w:rPr>
                <w:rFonts w:ascii="Cambria Math" w:hAnsi="Cambria Math"/>
                <w:sz w:val="24"/>
              </w:rPr>
              <m:t>,</m:t>
            </m:r>
            <m:r>
              <w:rPr>
                <w:rFonts w:ascii="Cambria Math" w:hAnsi="Cambria Math"/>
                <w:sz w:val="24"/>
              </w:rPr>
              <m:t>prmu</m:t>
            </m:r>
          </m:e>
        </m:d>
        <m:r>
          <w:rPr>
            <w:rFonts w:ascii="Cambria Math" w:hAnsi="Cambria Math"/>
            <w:sz w:val="24"/>
          </w:rPr>
          <m:t>γ</m:t>
        </m:r>
      </m:oMath>
      <w:r w:rsidR="00087A4F" w:rsidRPr="0018680D">
        <w:rPr>
          <w:sz w:val="24"/>
        </w:rPr>
        <w:t>，</w:t>
      </w:r>
      <w:r w:rsidR="00087A4F" w:rsidRPr="0018680D">
        <w:rPr>
          <w:sz w:val="24"/>
        </w:rPr>
        <w:t>Yu</w:t>
      </w:r>
      <w:r w:rsidR="00BA71C3" w:rsidRPr="0018680D">
        <w:rPr>
          <w:rFonts w:hint="eastAsia"/>
          <w:sz w:val="24"/>
        </w:rPr>
        <w:t>等</w:t>
      </w:r>
      <w:r w:rsidR="00BA71C3" w:rsidRPr="0018680D">
        <w:rPr>
          <w:sz w:val="24"/>
        </w:rPr>
        <w:fldChar w:fldCharType="begin"/>
      </w:r>
      <w:r w:rsidR="00BA71C3" w:rsidRPr="0018680D">
        <w:rPr>
          <w:sz w:val="24"/>
        </w:rPr>
        <w:instrText xml:space="preserve"> ADDIN ZOTERO_ITEM CSL_CITATION {"citationID":"cq62F4SA","properties":{"formattedCitation":"\\super [43]\\nosupersub{}","plainCitation":"[43]","noteIndex":0},"citationItems":[{"id":3756,"uris":["http://zotero.org/users/9145449/items/2E4244DA"],"itemData":{"id":3756,"type":"article-journal","abstract":"In today's global economy, distributed manufacturing has become increasingly appropriate. Job setup time is invariably a factor in manufacturing, and needs to be considered when making scheduling decisions. This study aims to minimize the total flow time by solving a distributed permutation flowshop scheduling problem (DPFSP) with a sequence-dependent setup time (SDST) to minimize total flowtime. First, to manage the DPFSP/SDST effectively, we propose a constructive heuristic framework based on the LR heuristic, which contains three constructive heuristics to obtain good initial solutions. Second, a discrete artificial bee colony (DABC) method based on variable neighborhood structures (DABCvns) is proposed. By analyzing the problem-specific characteristics in the DABCvns, four different neighborhood structures are proposed, which are selectively applied in three stages of DABCvns to obtain more feasible neighborhood solutions. In addition, two variable neighborhood descent algorithms are proposed, which are each based on local search methods. The algorithms are developed to improve the best solution obtained in initial population and the best solution generated in the three stages. Finally, we conduct an experiment to calibrate the parameter of the DABCvns method. To evaluate the performance of the proposed method compared to six other algorithms, comprehensive computational experiments are conducted. The simulation results indicate that the proposed method delivers the best quality solutions for the DPFSP/SDST in the minimization of total flowtime.","container-title":"Swarm and Evolutionary Computation","DOI":"10.1016/j.swevo.2022.101179","ISSN":"2210-6502","journalAbbreviation":"Swarm and Evolutionary Computation","language":"en","page":"101179","source":"ScienceDirect","title":"A discrete artificial bee colony method based on variable neighborhood structures for the distributed permutation flowshop problem with sequence-dependent setup times","volume":"75","author":[{"family":"Yu","given":"Yang"},{"family":"Zhang","given":"Feng-Qi"},{"family":"Yang","given":"Guo-Dong"},{"family":"Wang","given":"Yu"},{"family":"Huang","given":"Jiang-Ping"},{"family":"Han","given":"Yu-Yan"}],"issued":{"date-parts":[["2022",12,1]]}}}],"schema":"https://github.com/citation-style-language/schema/raw/master/csl-citation.json"} </w:instrText>
      </w:r>
      <w:r w:rsidR="00BA71C3" w:rsidRPr="0018680D">
        <w:rPr>
          <w:sz w:val="24"/>
        </w:rPr>
        <w:fldChar w:fldCharType="separate"/>
      </w:r>
      <w:r w:rsidR="001647F0" w:rsidRPr="001647F0">
        <w:rPr>
          <w:kern w:val="0"/>
          <w:sz w:val="24"/>
          <w:vertAlign w:val="superscript"/>
        </w:rPr>
        <w:t>[43]</w:t>
      </w:r>
      <w:r w:rsidR="00BA71C3" w:rsidRPr="0018680D">
        <w:rPr>
          <w:sz w:val="24"/>
        </w:rPr>
        <w:fldChar w:fldCharType="end"/>
      </w:r>
      <w:r w:rsidR="00087A4F" w:rsidRPr="0018680D">
        <w:rPr>
          <w:sz w:val="24"/>
        </w:rPr>
        <w:t>考虑了不同的优化指标，提出了一种</w:t>
      </w:r>
      <w:r w:rsidR="00B27955" w:rsidRPr="0018680D">
        <w:rPr>
          <w:sz w:val="24"/>
        </w:rPr>
        <w:t>基于变邻域结构的</w:t>
      </w:r>
      <w:r w:rsidR="00B27955" w:rsidRPr="0018680D">
        <w:rPr>
          <w:sz w:val="24"/>
        </w:rPr>
        <w:t>DABC</w:t>
      </w:r>
      <w:r w:rsidR="00B27955" w:rsidRPr="0018680D">
        <w:rPr>
          <w:sz w:val="24"/>
        </w:rPr>
        <w:t>算法来</w:t>
      </w:r>
      <w:proofErr w:type="gramStart"/>
      <w:r w:rsidR="00B27955" w:rsidRPr="0018680D">
        <w:rPr>
          <w:sz w:val="24"/>
        </w:rPr>
        <w:t>优化总</w:t>
      </w:r>
      <w:proofErr w:type="gramEnd"/>
      <w:r w:rsidR="00B27955" w:rsidRPr="0018680D">
        <w:rPr>
          <w:sz w:val="24"/>
        </w:rPr>
        <w:t>流经时间。为了能够有效求解带有组（</w:t>
      </w:r>
      <w:r w:rsidR="00B27955" w:rsidRPr="0018680D">
        <w:rPr>
          <w:sz w:val="24"/>
        </w:rPr>
        <w:t>Group</w:t>
      </w:r>
      <w:r w:rsidR="00B27955" w:rsidRPr="0018680D">
        <w:rPr>
          <w:sz w:val="24"/>
        </w:rPr>
        <w:t>）约束的</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group</m:t>
            </m:r>
          </m:e>
        </m:d>
        <m:r>
          <w:rPr>
            <w:rFonts w:ascii="Cambria Math" w:hAnsi="Cambria Math"/>
            <w:sz w:val="24"/>
          </w:rPr>
          <m:t>TFT</m:t>
        </m:r>
      </m:oMath>
      <w:r w:rsidR="00B27955" w:rsidRPr="0018680D">
        <w:rPr>
          <w:sz w:val="24"/>
        </w:rPr>
        <w:t>，</w:t>
      </w:r>
      <w:r w:rsidR="00B27955" w:rsidRPr="0018680D">
        <w:rPr>
          <w:sz w:val="24"/>
        </w:rPr>
        <w:t>Zhao</w:t>
      </w:r>
      <w:r w:rsidR="00B27955" w:rsidRPr="0018680D">
        <w:rPr>
          <w:sz w:val="24"/>
        </w:rPr>
        <w:t>等</w:t>
      </w:r>
      <w:r w:rsidR="00BA71C3" w:rsidRPr="0018680D">
        <w:rPr>
          <w:sz w:val="24"/>
        </w:rPr>
        <w:fldChar w:fldCharType="begin"/>
      </w:r>
      <w:r w:rsidR="00BA71C3" w:rsidRPr="0018680D">
        <w:rPr>
          <w:sz w:val="24"/>
        </w:rPr>
        <w:instrText xml:space="preserve"> ADDIN ZOTERO_ITEM CSL_CITATION {"citationID":"0Y7MTaUv","properties":{"formattedCitation":"\\super [44]\\nosupersub{}","plainCitation":"[44]","noteIndex":0},"citationItems":[{"id":4149,"uris":["http://zotero.org/users/9145449/items/ZTBWPEVA"],"itemData":{"id":4149,"type":"article-journal","abstract":"This paper studies the distributed permutation flowshop group scheduling problem (DPFGSP) with the consideration of minimizing total flowtime (TF), which has important applications in the modern manufacturing process. Based on the characteristics of the problem, a cooperative population-based iterated greedy (CPIG) algorithm is proposed by combining the advantages of the divide-and-rule policy, population-based evolution and iterated greedy algorithm. The CPIG divides the DPFGSP into two coupled sub-problems of group scheduling sub-problem and job scheduling sub-problem, and starts with a single population for simplicity. Unlike in the traditional cooperative co-evolutionary algorithms, the two-coupled sub-problems are addressed with a certain probability that can be determined in favor of solving the whole scheduling problem. Some advanced technologies are used, including the constructive heuristics based initialization, the critical factories based destruction and construction, the new best solution based population updating mechanism. The comprehensive experimental evaluation of 810 instances shows that the CPIG algorithm performs much better than the five state-of-the-art metaheuristics in the literature which are closely related to the considered scheduling problem.","container-title":"Engineering Applications of Artificial Intelligence","DOI":"10.1016/j.engappai.2023.106750","ISSN":"0952-1976","journalAbbreviation":"Engineering Applications of Artificial Intelligence","page":"106750","source":"ScienceDirect","title":"A cooperative population-based iterated greedy algorithm for distributed permutation flowshop group scheduling problem","volume":"125","author":[{"family":"Zhao","given":"Hui"},{"family":"Pan","given":"Quan-Ke"},{"family":"Gao","given":"Kai-Zhou"}],"issued":{"date-parts":[["2023",10,1]]}}}],"schema":"https://github.com/citation-style-language/schema/raw/master/csl-citation.json"} </w:instrText>
      </w:r>
      <w:r w:rsidR="00BA71C3" w:rsidRPr="0018680D">
        <w:rPr>
          <w:sz w:val="24"/>
        </w:rPr>
        <w:fldChar w:fldCharType="separate"/>
      </w:r>
      <w:r w:rsidR="001647F0" w:rsidRPr="001647F0">
        <w:rPr>
          <w:kern w:val="0"/>
          <w:sz w:val="24"/>
          <w:vertAlign w:val="superscript"/>
        </w:rPr>
        <w:t>[44]</w:t>
      </w:r>
      <w:r w:rsidR="00BA71C3" w:rsidRPr="0018680D">
        <w:rPr>
          <w:sz w:val="24"/>
        </w:rPr>
        <w:fldChar w:fldCharType="end"/>
      </w:r>
      <w:r w:rsidR="00B27955" w:rsidRPr="0018680D">
        <w:rPr>
          <w:sz w:val="24"/>
        </w:rPr>
        <w:t>结合分而治之、种群进化和</w:t>
      </w:r>
      <w:r w:rsidR="00B27955" w:rsidRPr="0018680D">
        <w:rPr>
          <w:sz w:val="24"/>
        </w:rPr>
        <w:t>IG</w:t>
      </w:r>
      <w:r w:rsidR="00B27955" w:rsidRPr="0018680D">
        <w:rPr>
          <w:sz w:val="24"/>
        </w:rPr>
        <w:t>算法，提出了一种基于协作种群的</w:t>
      </w:r>
      <w:r w:rsidR="00B27955" w:rsidRPr="0018680D">
        <w:rPr>
          <w:sz w:val="24"/>
        </w:rPr>
        <w:t>IG</w:t>
      </w:r>
      <w:r w:rsidR="00B27955" w:rsidRPr="0018680D">
        <w:rPr>
          <w:sz w:val="24"/>
        </w:rPr>
        <w:t>（</w:t>
      </w:r>
      <w:r w:rsidR="00B27955" w:rsidRPr="0018680D">
        <w:rPr>
          <w:sz w:val="24"/>
        </w:rPr>
        <w:t>Cooperative Population-based IG</w:t>
      </w:r>
      <w:r w:rsidR="00B27955" w:rsidRPr="0018680D">
        <w:rPr>
          <w:sz w:val="24"/>
        </w:rPr>
        <w:t>，</w:t>
      </w:r>
      <w:r w:rsidR="00B27955" w:rsidRPr="0018680D">
        <w:rPr>
          <w:sz w:val="24"/>
        </w:rPr>
        <w:t>CPIG</w:t>
      </w:r>
      <w:r w:rsidR="00B27955" w:rsidRPr="0018680D">
        <w:rPr>
          <w:sz w:val="24"/>
        </w:rPr>
        <w:t>）算法。文献</w:t>
      </w:r>
      <w:r w:rsidR="00BA71C3" w:rsidRPr="0018680D">
        <w:rPr>
          <w:sz w:val="24"/>
        </w:rPr>
        <w:fldChar w:fldCharType="begin"/>
      </w:r>
      <w:r w:rsidR="00BA71C3" w:rsidRPr="0018680D">
        <w:rPr>
          <w:sz w:val="24"/>
        </w:rPr>
        <w:instrText xml:space="preserve"> ADDIN ZOTERO_ITEM CSL_CITATION {"citationID":"MOFyIKv5","properties":{"formattedCitation":"\\super [45]\\nosupersub{}","plainCitation":"[45]","noteIndex":0},"citationItems":[{"id":3277,"uris":["http://zotero.org/users/9145449/items/5RNHMNIU"],"itemData":{"id":3277,"type":"article-journal","abstract":"The distributed permutation flowshop scheduling problem (DPFSP) has attracted a lot of attentions in recent years. Furthermore, sequence-dependent setup time (SDST) often occurs in the job’s production, and total flowtime becomes a more important and meaningful objective for the modern dynamic productive environment. Therefore, the DPFSP with SDST under minimization of total flowtime is investigated in this paper, and the mathematical model is established. To solve the problem, this paper presents three constructive heuristics and an effective discrete artificial bee colony (EDABC) method based on the acceleration. In the EDABC, the constructive heuristics are used to initialize population. Moreover, based on the problem-specific of sequence-dependent, the employed bees stage, onlooker bees stage and scout bees stage are improved by exploring the acceleration methods to evaluate the neighboring solutions. Further, to strengthen the performance of the proposed algorithm, three effective problem-oriented local search methods are developed, including referenced local search (RLS), improved local search 1 (ILS1) and improved local search 2 (ILS2). RLS is used to the best solution after the initialization, and ILS1 and ILS2 are designed in the framework of improved variable neighborhood descent. The extensive computational experiences are carried out, and the results show that the proposed methods, including three heuristics and EDABC, have outstanding performance for the SDST/DPFSP to minimize the total flowtime.","container-title":"Applied Soft Computing","DOI":"10.1016/j.asoc.2023.110029","ISSN":"1568-4946","journalAbbreviation":"Applied Soft Computing","language":"en","page":"110029","source":"ScienceDirect","title":"Acceleration-based artificial bee colony optimizer for a distributed permutation flowshop scheduling problem with sequence-dependent setup times","volume":"135","author":[{"family":"Yu","given":"Yang"},{"family":"Zhang","given":"Feng-Qi"},{"family":"Huang","given":"Jiang-Ping"}],"issued":{"date-parts":[["2023",3,1]]}}}],"schema":"https://github.com/citation-style-language/schema/raw/master/csl-citation.json"} </w:instrText>
      </w:r>
      <w:r w:rsidR="00BA71C3" w:rsidRPr="0018680D">
        <w:rPr>
          <w:sz w:val="24"/>
        </w:rPr>
        <w:fldChar w:fldCharType="separate"/>
      </w:r>
      <w:r w:rsidR="001647F0" w:rsidRPr="001647F0">
        <w:rPr>
          <w:kern w:val="0"/>
          <w:sz w:val="24"/>
          <w:vertAlign w:val="superscript"/>
        </w:rPr>
        <w:t>[45]</w:t>
      </w:r>
      <w:r w:rsidR="00BA71C3" w:rsidRPr="0018680D">
        <w:rPr>
          <w:sz w:val="24"/>
        </w:rPr>
        <w:fldChar w:fldCharType="end"/>
      </w:r>
      <w:r w:rsidR="00B27955" w:rsidRPr="0018680D">
        <w:rPr>
          <w:sz w:val="24"/>
        </w:rPr>
        <w:t>提出了一种基于快速计算的</w:t>
      </w:r>
      <w:r w:rsidR="00B27955" w:rsidRPr="0018680D">
        <w:rPr>
          <w:sz w:val="24"/>
        </w:rPr>
        <w:t>DABC</w:t>
      </w:r>
      <w:r w:rsidR="00B27955" w:rsidRPr="0018680D">
        <w:rPr>
          <w:sz w:val="24"/>
        </w:rPr>
        <w:t>算</w:t>
      </w:r>
      <w:r w:rsidR="00B27955" w:rsidRPr="0018680D">
        <w:rPr>
          <w:sz w:val="24"/>
        </w:rPr>
        <w:lastRenderedPageBreak/>
        <w:t>法</w:t>
      </w:r>
      <w:r w:rsidR="00E267C7" w:rsidRPr="0018680D">
        <w:rPr>
          <w:sz w:val="24"/>
        </w:rPr>
        <w:t>，用于求解</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r>
              <m:rPr>
                <m:sty m:val="p"/>
              </m:rPr>
              <w:rPr>
                <w:rFonts w:ascii="Cambria Math" w:hAnsi="Cambria Math"/>
                <w:sz w:val="24"/>
              </w:rPr>
              <m:t>,</m:t>
            </m:r>
            <m:r>
              <w:rPr>
                <w:rFonts w:ascii="Cambria Math" w:hAnsi="Cambria Math"/>
                <w:sz w:val="24"/>
              </w:rPr>
              <m:t>prmu</m:t>
            </m:r>
          </m:e>
        </m:d>
        <m:r>
          <w:rPr>
            <w:rFonts w:ascii="Cambria Math" w:hAnsi="Cambria Math"/>
            <w:sz w:val="24"/>
          </w:rPr>
          <m:t>TFT</m:t>
        </m:r>
      </m:oMath>
      <w:r w:rsidR="00E267C7" w:rsidRPr="0018680D">
        <w:rPr>
          <w:sz w:val="24"/>
        </w:rPr>
        <w:t>。</w:t>
      </w:r>
    </w:p>
    <w:p w14:paraId="3CBDF683" w14:textId="64B235A2" w:rsidR="00BD34C3" w:rsidRDefault="003C5176" w:rsidP="00F97D6D">
      <w:pPr>
        <w:pStyle w:val="af3"/>
      </w:pPr>
      <w:r>
        <w:rPr>
          <w:rFonts w:hint="eastAsia"/>
        </w:rPr>
        <w:t>1</w:t>
      </w:r>
      <w:r>
        <w:t>.2.3</w:t>
      </w:r>
      <w:r w:rsidR="00F02A76">
        <w:rPr>
          <w:rFonts w:hint="eastAsia"/>
        </w:rPr>
        <w:t xml:space="preserve"> </w:t>
      </w:r>
      <w:r w:rsidR="00F02A76" w:rsidRPr="00F02A76">
        <w:rPr>
          <w:rFonts w:hint="eastAsia"/>
        </w:rPr>
        <w:t>分布式混合流水车间调度问题</w:t>
      </w:r>
    </w:p>
    <w:p w14:paraId="0254573C" w14:textId="45D37739" w:rsidR="00F02A76" w:rsidRPr="00C07919" w:rsidRDefault="00F02A76" w:rsidP="00F02A76">
      <w:pPr>
        <w:spacing w:line="460" w:lineRule="exact"/>
        <w:ind w:firstLineChars="200" w:firstLine="480"/>
        <w:rPr>
          <w:sz w:val="24"/>
        </w:rPr>
      </w:pPr>
      <w:r w:rsidRPr="00C07919">
        <w:rPr>
          <w:sz w:val="24"/>
        </w:rPr>
        <w:t>为了进一步提升产能，结合分布式制造和多条生产线并行加工的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C07919">
        <w:rPr>
          <w:sz w:val="24"/>
        </w:rPr>
        <w:t>应运而生。显然，这种带有并行机调度的分布式制造模式更具实际应用价值。</w:t>
      </w:r>
    </w:p>
    <w:p w14:paraId="6E4B035E" w14:textId="58B74F4B" w:rsidR="00F32C6B" w:rsidRPr="00C07919" w:rsidRDefault="00F02A76" w:rsidP="00F32C6B">
      <w:pPr>
        <w:spacing w:line="460" w:lineRule="exact"/>
        <w:ind w:firstLineChars="200" w:firstLine="480"/>
        <w:rPr>
          <w:sz w:val="24"/>
        </w:rPr>
      </w:pPr>
      <w:r w:rsidRPr="00C07919">
        <w:rPr>
          <w:sz w:val="24"/>
        </w:rPr>
        <w:t>与</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C07919">
        <w:rPr>
          <w:sz w:val="24"/>
        </w:rPr>
        <w:t>相比，关于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C07919">
        <w:rPr>
          <w:sz w:val="24"/>
        </w:rPr>
        <w:t>的研究稍显有限，本文注意到以下文献：</w:t>
      </w:r>
      <w:r w:rsidRPr="00C07919">
        <w:rPr>
          <w:sz w:val="24"/>
        </w:rPr>
        <w:t>Ying</w:t>
      </w:r>
      <w:r w:rsidRPr="00C07919">
        <w:rPr>
          <w:sz w:val="24"/>
        </w:rPr>
        <w:t>等</w:t>
      </w:r>
      <w:r w:rsidRPr="00C07919">
        <w:rPr>
          <w:sz w:val="24"/>
        </w:rPr>
        <w:fldChar w:fldCharType="begin"/>
      </w:r>
      <w:r w:rsidR="00BA71C3">
        <w:rPr>
          <w:sz w:val="24"/>
        </w:rPr>
        <w:instrText xml:space="preserve"> ADDIN ZOTERO_ITEM CSL_CITATION {"citationID":"VbIsjICq","properties":{"formattedCitation":"\\super [46]\\nosupersub{}","plainCitation":"[46]","noteIndex":0},"citationItems":[{"id":788,"uris":["http://zotero.org/users/9145449/items/HUKHL9KL"],"itemData":{"id":788,"type":"article-journal","container-title":"Expert Systems with Applications","DOI":"10.1016/j.eswa.2017.09.032","ISSN":"09574174","journalAbbreviation":"Expert Systems with Applications","language":"en","page":"132-141","source":"DOI.org (Crossref)","title":"Minimizing makespan for the distributed hybrid flowshop scheduling problem with multiprocessor tasks","volume":"92","author":[{"family":"Ying","given":"Kuo-Ching"},{"family":"Lin","given":"Shih-Wei"}],"issued":{"date-parts":[["2018",2]]}}}],"schema":"https://github.com/citation-style-language/schema/raw/master/csl-citation.json"} </w:instrText>
      </w:r>
      <w:r w:rsidRPr="00C07919">
        <w:rPr>
          <w:sz w:val="24"/>
        </w:rPr>
        <w:fldChar w:fldCharType="separate"/>
      </w:r>
      <w:r w:rsidR="001647F0" w:rsidRPr="001647F0">
        <w:rPr>
          <w:kern w:val="0"/>
          <w:sz w:val="24"/>
          <w:vertAlign w:val="superscript"/>
        </w:rPr>
        <w:t>[46]</w:t>
      </w:r>
      <w:r w:rsidRPr="00C07919">
        <w:rPr>
          <w:sz w:val="24"/>
        </w:rPr>
        <w:fldChar w:fldCharType="end"/>
      </w:r>
      <w:r w:rsidRPr="00C07919">
        <w:rPr>
          <w:sz w:val="24"/>
        </w:rPr>
        <w:t>考虑了多处理器任务的实际约束条件，建立了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07919">
        <w:rPr>
          <w:sz w:val="24"/>
        </w:rPr>
        <w:t>的数学模型，并提出了一种嵌入自适应鸡尾酒解码机制的</w:t>
      </w:r>
      <w:r w:rsidRPr="00C07919">
        <w:rPr>
          <w:sz w:val="24"/>
        </w:rPr>
        <w:t>IG</w:t>
      </w:r>
      <w:r w:rsidRPr="00C07919">
        <w:rPr>
          <w:sz w:val="24"/>
        </w:rPr>
        <w:t>算法。</w:t>
      </w:r>
      <w:r w:rsidR="00804B45" w:rsidRPr="00C07919">
        <w:rPr>
          <w:sz w:val="24"/>
        </w:rPr>
        <w:t>Hao</w:t>
      </w:r>
      <w:r w:rsidR="00804B45" w:rsidRPr="00C07919">
        <w:rPr>
          <w:sz w:val="24"/>
        </w:rPr>
        <w:t>等</w:t>
      </w:r>
      <w:r w:rsidR="00B40149">
        <w:rPr>
          <w:sz w:val="24"/>
        </w:rPr>
        <w:fldChar w:fldCharType="begin"/>
      </w:r>
      <w:r w:rsidR="00B40149">
        <w:rPr>
          <w:sz w:val="24"/>
        </w:rPr>
        <w:instrText xml:space="preserve"> ADDIN ZOTERO_ITEM CSL_CITATION {"citationID":"fTlgYW8X","properties":{"formattedCitation":"\\super [47]\\nosupersub{}","plainCitation":"[47]","noteIndex":0},"citationItems":[{"id":685,"uris":["http://zotero.org/users/9145449/items/KCPH9DNX"],"itemData":{"id":685,"type":"article-journal","abstract":"With the trend of manufacturing globalization, distributed production has attracted wide attention from the industry and academia. Nevertheless, there has been little research on the distributed hybrid flowshop scheduling (DHFS) problem. To make up for the gap, this study aims to solve the DHFS problem, in which multiple factories with hybrid flowshop scheduling (HFS) problems are considered. This problem consists of two subproblems: 1) how to choose a factory for each job and 2) how to schedule all jobs within the assigned factories. To solve the DHFS problem, a mathematical model is formulated. Then, inspired by successful applications of brain storm optimization (BSO) algorithm in different fields, we try to solve the DHFS with a hybrid BSO (HBSO). In the proposed algorithm, firstly, a new approach to calculate the distance in the procedure of clustering is embedded. Then, a novel constructive heuristic based on the Nawaz-Enscore-Ham (NEH) method, called distributed NEH, is proposed. Moreover, an improved crossover operator based on the partial-mapped crossover (PMX) is designed for the distributed scheduling problem. Finally, the 20 large-scale instances based on the realistic production data are randomly generated to test the performance of the proposed algorithm. The experimental results verify that the proposed algorithm is efficient and effective for solving the considered DHFS problems in comparison with the other recently published efficient algorithms.","container-title":"IEEE Access","DOI":"10.1109/ACCESS.2019.2917273","ISSN":"2169-3536","note":"event-title: IEEE Access","page":"66879-66894","source":"IEEE Xplore","title":"Solving Distributed Hybrid Flowshop Scheduling Problems by a Hybrid Brain Storm Optimization Algorithm","volume":"7","author":[{"family":"Hao","given":"Jian-Hua"},{"family":"Li","given":"Jun-Qing"},{"family":"Du","given":"Yu"},{"family":"Song","given":"Mei-Xian"},{"family":"Duan","given":"Peng"},{"family":"Zhang","given":"Ying-Yu"}],"issued":{"date-parts":[["2019"]]}}}],"schema":"https://github.com/citation-style-language/schema/raw/master/csl-citation.json"} </w:instrText>
      </w:r>
      <w:r w:rsidR="00B40149">
        <w:rPr>
          <w:sz w:val="24"/>
        </w:rPr>
        <w:fldChar w:fldCharType="separate"/>
      </w:r>
      <w:r w:rsidR="001647F0" w:rsidRPr="001647F0">
        <w:rPr>
          <w:kern w:val="0"/>
          <w:sz w:val="24"/>
          <w:vertAlign w:val="superscript"/>
        </w:rPr>
        <w:t>[47]</w:t>
      </w:r>
      <w:r w:rsidR="00B40149">
        <w:rPr>
          <w:sz w:val="24"/>
        </w:rPr>
        <w:fldChar w:fldCharType="end"/>
      </w:r>
      <w:r w:rsidR="00E82DB5" w:rsidRPr="00C07919">
        <w:rPr>
          <w:sz w:val="24"/>
        </w:rPr>
        <w:t>提出了一种混合头脑风暴优化（</w:t>
      </w:r>
      <w:r w:rsidR="00E82DB5" w:rsidRPr="00C07919">
        <w:rPr>
          <w:sz w:val="24"/>
        </w:rPr>
        <w:t>Hybrid Brain Storm Optimization</w:t>
      </w:r>
      <w:r w:rsidR="00E82DB5" w:rsidRPr="00C07919">
        <w:rPr>
          <w:sz w:val="24"/>
        </w:rPr>
        <w:t>，</w:t>
      </w:r>
      <w:r w:rsidR="00E82DB5" w:rsidRPr="00C07919">
        <w:rPr>
          <w:sz w:val="24"/>
        </w:rPr>
        <w:t>HBSO</w:t>
      </w:r>
      <w:r w:rsidR="00E82DB5" w:rsidRPr="00C07919">
        <w:rPr>
          <w:sz w:val="24"/>
        </w:rPr>
        <w:t>）算法，并在其中嵌入一种新的聚类过程中计算距离的方法，可以有效提高算法性能。针对异构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E82DB5" w:rsidRPr="00C07919">
        <w:rPr>
          <w:sz w:val="24"/>
        </w:rPr>
        <w:t>的强耦合子问题，</w:t>
      </w:r>
      <w:r w:rsidR="00E82DB5" w:rsidRPr="00C07919">
        <w:rPr>
          <w:sz w:val="24"/>
        </w:rPr>
        <w:t>Wang</w:t>
      </w:r>
      <w:r w:rsidR="00E82DB5" w:rsidRPr="00C07919">
        <w:rPr>
          <w:sz w:val="24"/>
        </w:rPr>
        <w:t>等</w:t>
      </w:r>
      <w:r w:rsidR="00B40149">
        <w:rPr>
          <w:sz w:val="24"/>
        </w:rPr>
        <w:fldChar w:fldCharType="begin"/>
      </w:r>
      <w:r w:rsidR="00B40149">
        <w:rPr>
          <w:sz w:val="24"/>
        </w:rPr>
        <w:instrText xml:space="preserve"> ADDIN ZOTERO_ITEM CSL_CITATION {"citationID":"gbjtVVij","properties":{"formattedCitation":"\\super [48]\\nosupersub{}","plainCitation":"[48]","noteIndex":0},"citationItems":[{"id":693,"uris":["http://zotero.org/users/9145449/items/724AY34I"],"itemData":{"id":693,"type":"article-journal","abstract":"In the context of globalization and decentralized economies, the distributed manufacturing and scheduling systems have become emerging in large enterprises. This article addresses the distributed hybrid flow-shop scheduling problem (DHFSP) with heterogeneous factories to minimize makespan. Different from single-factory scheduling problem, DHFSP contains several strongly coupled sub-problems, i.e., factory assignment of jobs and the job sequencing in each hybrid flow-shop. In this article, we present a mixed integer linear programming model for the DHFSP and make a first attempt to propose a bi-population cooperative memetic algorithm (BCMA) for solving such a strongly NP-hard problem. The proposed optimization framework comprises collaborative initialization, bi-population cooperation and local intensification. To generate diverse solutions with small makespan, two knowledge-based heuristics are designed for collaborative initialization by utilizing the lower bound of the problem and the historic information of elite solutions during search process. To balance exploration and exploitation, two populations are evolved in a cooperative way. To further enhance the optimization capability, intensification search with multiple problem-specific operators is incorporated. The effect of parameter setting is investigated and extensive computational tests are carried out. The comparative results show that the BCMA is more effective than both the Math solver Gurobi and the existing iterated greedy algorithm, and the effectiveness of each specific design is also verified in solving DHFSP.","container-title":"IEEE Transactions on Emerging Topics in Computational Intelligence","DOI":"10.1109/TETCI.2020.3022372","journalAbbreviation":"IEEE Transactions on Emerging Topics in Computational Intelligence","page":"1-15","source":"ResearchGate","title":"A Bi-Population Cooperative Memetic Algorithm for Distributed Hybrid Flow-Shop Scheduling","volume":"PP","author":[{"family":"Wang","given":"Jing-jing"},{"family":"Wang","given":"Ling"}],"issued":{"date-parts":[["2020",9,22]]}}}],"schema":"https://github.com/citation-style-language/schema/raw/master/csl-citation.json"} </w:instrText>
      </w:r>
      <w:r w:rsidR="00B40149">
        <w:rPr>
          <w:sz w:val="24"/>
        </w:rPr>
        <w:fldChar w:fldCharType="separate"/>
      </w:r>
      <w:r w:rsidR="001647F0" w:rsidRPr="001647F0">
        <w:rPr>
          <w:kern w:val="0"/>
          <w:sz w:val="24"/>
          <w:vertAlign w:val="superscript"/>
        </w:rPr>
        <w:t>[48]</w:t>
      </w:r>
      <w:r w:rsidR="00B40149">
        <w:rPr>
          <w:sz w:val="24"/>
        </w:rPr>
        <w:fldChar w:fldCharType="end"/>
      </w:r>
      <w:r w:rsidR="00E82DB5" w:rsidRPr="00C07919">
        <w:rPr>
          <w:sz w:val="24"/>
        </w:rPr>
        <w:t>提出了一种包含协同优化、双种群协作和局部强化的双种群</w:t>
      </w:r>
      <w:proofErr w:type="gramStart"/>
      <w:r w:rsidR="00E82DB5" w:rsidRPr="00C07919">
        <w:rPr>
          <w:sz w:val="24"/>
        </w:rPr>
        <w:t>协作模因算法</w:t>
      </w:r>
      <w:proofErr w:type="gramEnd"/>
      <w:r w:rsidR="00E82DB5" w:rsidRPr="00C07919">
        <w:rPr>
          <w:sz w:val="24"/>
        </w:rPr>
        <w:t>（</w:t>
      </w:r>
      <w:r w:rsidR="00E82DB5" w:rsidRPr="00C07919">
        <w:rPr>
          <w:sz w:val="24"/>
        </w:rPr>
        <w:t>Bi-Population Cooperative Memetic Algorithm</w:t>
      </w:r>
      <w:r w:rsidR="00E01F86">
        <w:rPr>
          <w:rFonts w:hint="eastAsia"/>
          <w:sz w:val="24"/>
        </w:rPr>
        <w:t>，</w:t>
      </w:r>
      <w:r w:rsidR="00E01F86">
        <w:rPr>
          <w:sz w:val="24"/>
        </w:rPr>
        <w:t>BPCMA</w:t>
      </w:r>
      <w:r w:rsidR="00E82DB5" w:rsidRPr="00C07919">
        <w:rPr>
          <w:sz w:val="24"/>
        </w:rPr>
        <w:t>）。</w:t>
      </w:r>
      <w:r w:rsidRPr="00C07919">
        <w:rPr>
          <w:sz w:val="24"/>
        </w:rPr>
        <w:t>Zheng</w:t>
      </w:r>
      <w:r w:rsidRPr="00C07919">
        <w:rPr>
          <w:sz w:val="24"/>
        </w:rPr>
        <w:t>等</w:t>
      </w:r>
      <w:r w:rsidRPr="00C07919">
        <w:rPr>
          <w:sz w:val="24"/>
        </w:rPr>
        <w:fldChar w:fldCharType="begin"/>
      </w:r>
      <w:r w:rsidR="00B40149">
        <w:rPr>
          <w:sz w:val="24"/>
        </w:rPr>
        <w:instrText xml:space="preserve"> ADDIN ZOTERO_ITEM CSL_CITATION {"citationID":"XEpMFoRV","properties":{"formattedCitation":"\\super [49]\\nosupersub{}","plainCitation":"[49]","noteIndex":0},"citationItems":[{"id":4216,"uris":["http://zotero.org/users/9145449/items/MFLPQQ6Q"],"itemData":{"id":4216,"type":"article-journal","abstract":"With consideration of uncertainty in the distributed manufacturing systems, this paper addresses a multi-objective fuzzy distributed hybrid flow shop scheduling problem with fuzzy processing times and fuzzy due dates. To optimize the fuzzy total tardiness and robustness simultaneously, a cooperative coevolution algorithm with problem-specific strategies is proposed by reasonably combining the estimation of distribution algorithm (EDA) and the iterated greedy (IG) search. In the EDA-mode search, a problem-specific probability model is established to reduce the solution space and a sample mechanism is proposed to generate new individuals. To enhance exploitation, a specific local search is designed to improve performance of non-dominated solutions. Moreover, destruction and reconstruction methods in the IG-mode search are employed for further exploiting better solutions. To balance exploration and exploitation capabilities, a cooperation scheme for mode switching is designed based on the information entropy and the diversity of elite solutions. The effect of the key parameters on the performances of the proposed algorithm is investigated by Taguchi design of experiment method. Comparative results and statistical analysis demonstrate the effectiveness of the proposed algorithm in solving the problem.","container-title":"Knowledge-Based Systems","DOI":"10.1016/j.knosys.2020.105536","ISSN":"0950-7051","journalAbbreviation":"Knowledge-Based Systems","page":"105536","source":"ScienceDirect","title":"A cooperative coevolution algorithm for multi-objective fuzzy distributed hybrid flow shop","volume":"194","author":[{"family":"Zheng","given":"Jie"},{"family":"Wang","given":"Ling"},{"family":"Wang","given":"Jing-jing"}],"issued":{"date-parts":[["2020",4,22]]}}}],"schema":"https://github.com/citation-style-language/schema/raw/master/csl-citation.json"} </w:instrText>
      </w:r>
      <w:r w:rsidRPr="00C07919">
        <w:rPr>
          <w:sz w:val="24"/>
        </w:rPr>
        <w:fldChar w:fldCharType="separate"/>
      </w:r>
      <w:r w:rsidR="001647F0" w:rsidRPr="001647F0">
        <w:rPr>
          <w:kern w:val="0"/>
          <w:sz w:val="24"/>
          <w:vertAlign w:val="superscript"/>
        </w:rPr>
        <w:t>[49]</w:t>
      </w:r>
      <w:r w:rsidRPr="00C07919">
        <w:rPr>
          <w:sz w:val="24"/>
        </w:rPr>
        <w:fldChar w:fldCharType="end"/>
      </w:r>
      <w:r w:rsidRPr="00C07919">
        <w:rPr>
          <w:sz w:val="24"/>
        </w:rPr>
        <w:t>针对分布式制造中的不确定性，研究了模糊加工时间和到期日的多目标优化的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C07919">
        <w:rPr>
          <w:sz w:val="24"/>
        </w:rPr>
        <w:t>，并设计了一种结合</w:t>
      </w:r>
      <w:r w:rsidRPr="00C07919">
        <w:rPr>
          <w:sz w:val="24"/>
        </w:rPr>
        <w:t>EDA</w:t>
      </w:r>
      <w:r w:rsidRPr="00C07919">
        <w:rPr>
          <w:sz w:val="24"/>
        </w:rPr>
        <w:t>和</w:t>
      </w:r>
      <w:r w:rsidRPr="00C07919">
        <w:rPr>
          <w:sz w:val="24"/>
        </w:rPr>
        <w:t>IG</w:t>
      </w:r>
      <w:r w:rsidRPr="00C07919">
        <w:rPr>
          <w:sz w:val="24"/>
        </w:rPr>
        <w:t>算法的合作协同进化算法。</w:t>
      </w:r>
      <w:r w:rsidR="0049077D" w:rsidRPr="00C07919">
        <w:rPr>
          <w:sz w:val="24"/>
        </w:rPr>
        <w:t>Jiang</w:t>
      </w:r>
      <w:r w:rsidR="0049077D" w:rsidRPr="00C07919">
        <w:rPr>
          <w:sz w:val="24"/>
        </w:rPr>
        <w:t>等</w:t>
      </w:r>
      <w:r w:rsidR="00B40149">
        <w:rPr>
          <w:sz w:val="24"/>
        </w:rPr>
        <w:fldChar w:fldCharType="begin"/>
      </w:r>
      <w:r w:rsidR="00B40149">
        <w:rPr>
          <w:sz w:val="24"/>
        </w:rPr>
        <w:instrText xml:space="preserve"> ADDIN ZOTERO_ITEM CSL_CITATION {"citationID":"v6BZBpCP","properties":{"formattedCitation":"\\super [50]\\nosupersub{}","plainCitation":"[50]","noteIndex":0},"citationItems":[{"id":689,"uris":["http://zotero.org/users/9145449/items/KUTQS22P"],"itemData":{"id":689,"type":"article-journal","abstract":"This paper addresses the Energy-Aware Distributed Hybrid Flow Shop Scheduling Problem with Multiprocessor Tasks (EADHFSPMT) by considering two objectives simultaneously, i.e., makespan and total energy consumption. It consists of three sub-problems, i.e., job assignment between factories, job sequence in each factory, and machine allocation for each job. We present a mixed inter linear programming model and propose a Novel Multi-Objective Evolutionary Algorithm based on Decomposition (NMOEA/D). We specially design a decoding scheme according to the characteristics of the EADHFSPMT. To initialize a population with certain diversity, four different rules are utilized. Moreover, a cooperative search is designed to produce new solutions based on different types of relationship between any solution and its neighbors. To enhance the quality of solutions, two local intensification operators are implemented according to the problem characteristics. In addition, a dynamic adjustment strategy for weight vectors is designed to balance the diversity and convergence, which can adaptively modify weight vectors according to the distribution of the non-dominated front. Extensive computational experiments are carried out by using a number of benchmark instances, which demonstrate the effectiveness of the above special designs. The statistical comparisons to the existing algorithms also verify the superior performances of the NMOEA/D.","container-title":"Tsinghua Science and Technology","DOI":"10.26599/TST.2021.9010007","journalAbbreviation":"Tsinghua Science and Technology","page":"646-663","source":"ResearchGate","title":"Decomposition-based multi-objective optimization for energy-aware distributed hybrid flow shop scheduling with multiprocessor tasks","volume":"26","author":[{"family":"Jiang","given":"Enda"},{"family":"Wang","given":"Ling"},{"family":"Wang","given":"Jingjing"}],"issued":{"date-parts":[["2021",10,1]]}}}],"schema":"https://github.com/citation-style-language/schema/raw/master/csl-citation.json"} </w:instrText>
      </w:r>
      <w:r w:rsidR="00B40149">
        <w:rPr>
          <w:sz w:val="24"/>
        </w:rPr>
        <w:fldChar w:fldCharType="separate"/>
      </w:r>
      <w:r w:rsidR="001647F0" w:rsidRPr="001647F0">
        <w:rPr>
          <w:kern w:val="0"/>
          <w:sz w:val="24"/>
          <w:vertAlign w:val="superscript"/>
        </w:rPr>
        <w:t>[50]</w:t>
      </w:r>
      <w:r w:rsidR="00B40149">
        <w:rPr>
          <w:sz w:val="24"/>
        </w:rPr>
        <w:fldChar w:fldCharType="end"/>
      </w:r>
      <w:r w:rsidR="0049077D" w:rsidRPr="00C07919">
        <w:rPr>
          <w:sz w:val="24"/>
        </w:rPr>
        <w:t>提出了一种分解的多目标进化算法（</w:t>
      </w:r>
      <w:r w:rsidR="0049077D" w:rsidRPr="00C07919">
        <w:rPr>
          <w:sz w:val="24"/>
        </w:rPr>
        <w:t xml:space="preserve">Novel Multi-Objective Evolutionary Algorithm based on Decomposition </w:t>
      </w:r>
      <w:r w:rsidR="0049077D" w:rsidRPr="00C07919">
        <w:rPr>
          <w:sz w:val="24"/>
        </w:rPr>
        <w:t>，</w:t>
      </w:r>
      <w:r w:rsidR="0049077D" w:rsidRPr="00C07919">
        <w:rPr>
          <w:sz w:val="24"/>
        </w:rPr>
        <w:t>NMOEA/D</w:t>
      </w:r>
      <w:r w:rsidR="0049077D" w:rsidRPr="00C07919">
        <w:rPr>
          <w:sz w:val="24"/>
        </w:rPr>
        <w:t>），有效的求解了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TEC</m:t>
            </m:r>
          </m:e>
        </m:d>
      </m:oMath>
      <w:r w:rsidR="005D182F" w:rsidRPr="00C07919">
        <w:rPr>
          <w:sz w:val="24"/>
        </w:rPr>
        <w:t>。</w:t>
      </w:r>
      <w:r w:rsidRPr="00C07919">
        <w:rPr>
          <w:sz w:val="24"/>
        </w:rPr>
        <w:t>为了解决资源约束问题，</w:t>
      </w:r>
      <w:r w:rsidRPr="00C07919">
        <w:rPr>
          <w:sz w:val="24"/>
        </w:rPr>
        <w:t>Tao</w:t>
      </w:r>
      <w:r w:rsidRPr="00C07919">
        <w:rPr>
          <w:sz w:val="24"/>
        </w:rPr>
        <w:t>等</w:t>
      </w:r>
      <w:r w:rsidRPr="00C07919">
        <w:rPr>
          <w:sz w:val="24"/>
        </w:rPr>
        <w:fldChar w:fldCharType="begin"/>
      </w:r>
      <w:r w:rsidR="00B40149">
        <w:rPr>
          <w:sz w:val="24"/>
        </w:rPr>
        <w:instrText xml:space="preserve"> ADDIN ZOTERO_ITEM CSL_CITATION {"citationID":"1MQhusg1","properties":{"formattedCitation":"\\super [51]\\nosupersub{}","plainCitation":"[51]","noteIndex":0},"citationItems":[{"id":3211,"uris":["http://zotero.org/users/9145449/items/AF5UJ2XT"],"itemData":{"id":3211,"type":"article-journal","abstract":"Distributed factory processing has attracted the attention and application of many companies because of the low cost and high flexibility. In the present study, the self-adaptive artificial bee colony algorithm (SABC) is pre­ sented to solve the distributed resource-constrained hybrid flowshop scheduling (DRCHFS) problems aiming to minimize the makespan. In the proposed algorithm, the two-dimensional vector solution representation is employed. Then, resource constraint in the decoding process is considered. In addition, a self-adaptive pertur­ bation structure and local search strategy based on the critical factory are investigated to enhance searching abilities. The proposed algorithm is tested based on a randomly generated set of the real shop scheduling system, and then numerically analyze and compare the proposed algorithm with the existing heuristic algorithms to verify its effectiveness.","container-title":"Computers &amp; Industrial Engineering","DOI":"10.1016/j.cie.2022.108200","ISSN":"03608352","journalAbbreviation":"Computers &amp; Industrial Engineering","language":"en","page":"108200","source":"DOI.org (Crossref)","title":"An efficient self-adaptive artificial bee colony algorithm for the distributed resource-constrained hybrid flowshop problem","volume":"169","author":[{"family":"Tao","given":"Xin-Rui"},{"family":"Pan","given":"Quan-Ke"},{"family":"Gao","given":"Liang"}],"issued":{"date-parts":[["2022",7]]}}}],"schema":"https://github.com/citation-style-language/schema/raw/master/csl-citation.json"} </w:instrText>
      </w:r>
      <w:r w:rsidRPr="00C07919">
        <w:rPr>
          <w:sz w:val="24"/>
        </w:rPr>
        <w:fldChar w:fldCharType="separate"/>
      </w:r>
      <w:r w:rsidR="001647F0" w:rsidRPr="001647F0">
        <w:rPr>
          <w:kern w:val="0"/>
          <w:sz w:val="24"/>
          <w:vertAlign w:val="superscript"/>
        </w:rPr>
        <w:t>[51]</w:t>
      </w:r>
      <w:r w:rsidRPr="00C07919">
        <w:rPr>
          <w:sz w:val="24"/>
        </w:rPr>
        <w:fldChar w:fldCharType="end"/>
      </w:r>
      <w:r w:rsidRPr="00C07919">
        <w:rPr>
          <w:sz w:val="24"/>
        </w:rPr>
        <w:t>考虑了资源约束的解码过程，并引入了基于关键工厂的自适应扰动结构，提出一种自适应的</w:t>
      </w:r>
      <w:r w:rsidRPr="00C07919">
        <w:rPr>
          <w:sz w:val="24"/>
        </w:rPr>
        <w:t>ABC</w:t>
      </w:r>
      <w:r w:rsidRPr="00C07919">
        <w:rPr>
          <w:sz w:val="24"/>
        </w:rPr>
        <w:t>算法来求优化最大完成时间。</w:t>
      </w:r>
      <w:r w:rsidRPr="00C07919">
        <w:rPr>
          <w:sz w:val="24"/>
        </w:rPr>
        <w:t>Li</w:t>
      </w:r>
      <w:r w:rsidRPr="00C07919">
        <w:rPr>
          <w:sz w:val="24"/>
        </w:rPr>
        <w:t>等</w:t>
      </w:r>
      <w:r w:rsidRPr="00C07919">
        <w:rPr>
          <w:sz w:val="24"/>
        </w:rPr>
        <w:fldChar w:fldCharType="begin"/>
      </w:r>
      <w:r w:rsidR="00B40149">
        <w:rPr>
          <w:sz w:val="24"/>
        </w:rPr>
        <w:instrText xml:space="preserve"> ADDIN ZOTERO_ITEM CSL_CITATION {"citationID":"3dr3uXsB","properties":{"formattedCitation":"\\super [52]\\nosupersub{}","plainCitation":"[52]","noteIndex":0},"citationItems":[{"id":680,"uris":["http://zotero.org/users/9145449/items/JMNBQ59Z"],"itemData":{"id":680,"type":"article-journal","abstract":"The distributed manufacturing mode which is widely used in the modern manufacturing system often contains the different status of different workshops, called as the heterogeneous workshops. However, the existing work of distributed shop scheduling assume that there are identical workshops, which lacks the consideration of practical constraints about heterogeneous workshops. Therefore, this paper firstly focuses on the distributed heterogeneous hybrid flowshop scheduling problem (DHHFSP) with unrelated parallel machines (UPM) and the sequence-dependent setup time (SDST). This is a typical NP-hard problem which is quite hard to be solved. This paper designs a machine position-based mathematical model and proposes an improved artificial bee colony (IABC) algorithm for this problem. The proposed IABC employs a two-level encoding and a decoding method of the machine selection to ensure feasible schedules. The IABC adopts the factory assignment rule and greedy iterative strategy to generate high quality initial solutions. And the IABC adopts solutions update techniques: the local exploitation around critical factories, a hybrid search strategy combines the advantages of simulated annealing (SA) and a retention mechanism. These techniques can keep the diversity of solution space and enhance the computational efficiency. There are 320 instances randomly generated and used to verify the performance of the IABC. Through the comparison with the reported state-of-the-art algorithms, the effectiveness of proposed IABC is shown clearly.","container-title":"Computers &amp; Industrial Engineering","DOI":"10.1016/j.cie.2020.106638","ISSN":"0360-8352","journalAbbreviation":"Computers &amp; Industrial Engineering","language":"en","page":"106638","source":"ScienceDirect","title":"An improved artificial bee colony algorithm for distributed heterogeneous hybrid flowshop scheduling problem with sequence-dependent setup times","volume":"147","author":[{"family":"Li","given":"Yingli"},{"family":"Li","given":"Xinyu"},{"family":"Gao","given":"Liang"},{"family":"Meng","given":"Leilei"}],"issued":{"date-parts":[["2020",9,1]]}}}],"schema":"https://github.com/citation-style-language/schema/raw/master/csl-citation.json"} </w:instrText>
      </w:r>
      <w:r w:rsidRPr="00C07919">
        <w:rPr>
          <w:sz w:val="24"/>
        </w:rPr>
        <w:fldChar w:fldCharType="separate"/>
      </w:r>
      <w:r w:rsidR="001647F0" w:rsidRPr="001647F0">
        <w:rPr>
          <w:kern w:val="0"/>
          <w:sz w:val="24"/>
          <w:vertAlign w:val="superscript"/>
        </w:rPr>
        <w:t>[52]</w:t>
      </w:r>
      <w:r w:rsidRPr="00C07919">
        <w:rPr>
          <w:sz w:val="24"/>
        </w:rPr>
        <w:fldChar w:fldCharType="end"/>
      </w:r>
      <w:r w:rsidRPr="00C07919">
        <w:rPr>
          <w:sz w:val="24"/>
        </w:rPr>
        <w:t>对</w:t>
      </w:r>
      <w:r w:rsidRPr="00C07919">
        <w:rPr>
          <w:sz w:val="24"/>
        </w:rPr>
        <w:t>ABC</w:t>
      </w:r>
      <w:r w:rsidRPr="00C07919">
        <w:rPr>
          <w:sz w:val="24"/>
        </w:rPr>
        <w:t>算法进行了另外的改进，设计了一种结合模拟退火以及关键工厂局部搜索的混合搜索策略，以此来求解具有不相关并行机和序列相关设置时间的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07919">
        <w:rPr>
          <w:sz w:val="24"/>
        </w:rPr>
        <w:t>。针对同样的问题，</w:t>
      </w:r>
      <w:r w:rsidRPr="00C07919">
        <w:rPr>
          <w:sz w:val="24"/>
        </w:rPr>
        <w:t>Meng</w:t>
      </w:r>
      <w:r w:rsidRPr="00C07919">
        <w:rPr>
          <w:sz w:val="24"/>
        </w:rPr>
        <w:t>等</w:t>
      </w:r>
      <w:r w:rsidRPr="00C07919">
        <w:rPr>
          <w:sz w:val="24"/>
        </w:rPr>
        <w:fldChar w:fldCharType="begin"/>
      </w:r>
      <w:r w:rsidR="00B40149">
        <w:rPr>
          <w:sz w:val="24"/>
        </w:rPr>
        <w:instrText xml:space="preserve"> ADDIN ZOTERO_ITEM CSL_CITATION {"citationID":"N31nOjxP","properties":{"formattedCitation":"\\super [53]\\nosupersub{}","plainCitation":"[53]","noteIndex":0},"citationItems":[{"id":4241,"uris":["http://zotero.org/users/9145449/items/A2PAYFLN"],"itemData":{"id":4241,"type":"article-journal","abstract":"As regards distributed hybrid flow shop scheduling with sequence-dependent setup times (DHFSP-SDST), three novel mixed-integer linear programming (MILP) models and a constraint programming (CP) model are formulated for the same-factory and different-factory environments. The three novel MILP models are based on two different modeling ideas. The existing MILP model and the three proposed MILP models are compared in detail from several aspects, such as binary decision variables, continuous decision variables, constraints, solution performance and solution time. By solving the benchmarks in existing studies, the effectiveness and superiority of the proposed MILP and CP models are proved. Experimental results show that the MILP model of sequence-based modeling idea performs best, the MILP model of adjacent sequence-based modeling idea takes the second place and the existing MILP model of position-based modeling idea performs worst. The CP model is more efficient and effective than MILP models. In addition, compared with the existing meta-heuristic algorithms (e.g., DABC and IABC), the proposed MILP models prove the optimal solutions of 37 instances and improve 17 current best solutions. The CP model solves all the 45 instances to optimality and improves 19 current best solutions for benchmarks in the existing studies","container-title":"Swarm and Evolutionary Computation","DOI":"10.1016/j.swevo.2022.101058","ISSN":"2210-6502","journalAbbreviation":"Swarm and Evolutionary Computation","language":"en","page":"101058","source":"ScienceDirect","title":"Novel MILP and CP models for distributed hybrid flowshop scheduling problem with sequence-dependent setup times","volume":"71","author":[{"family":"Meng","given":"Leilei"},{"family":"Gao","given":"Kaizhou"},{"family":"Ren","given":"Yaping"},{"family":"Zhang","given":"Biao"},{"family":"Sang","given":"Hongyan"},{"family":"Chaoyong","given":"Zhang"}],"issued":{"date-parts":[["2022",6,1]]}}}],"schema":"https://github.com/citation-style-language/schema/raw/master/csl-citation.json"} </w:instrText>
      </w:r>
      <w:r w:rsidRPr="00C07919">
        <w:rPr>
          <w:sz w:val="24"/>
        </w:rPr>
        <w:fldChar w:fldCharType="separate"/>
      </w:r>
      <w:r w:rsidR="001647F0" w:rsidRPr="001647F0">
        <w:rPr>
          <w:kern w:val="0"/>
          <w:sz w:val="24"/>
          <w:vertAlign w:val="superscript"/>
        </w:rPr>
        <w:t>[53]</w:t>
      </w:r>
      <w:r w:rsidRPr="00C07919">
        <w:rPr>
          <w:sz w:val="24"/>
        </w:rPr>
        <w:fldChar w:fldCharType="end"/>
      </w:r>
      <w:r w:rsidRPr="00C07919">
        <w:rPr>
          <w:sz w:val="24"/>
        </w:rPr>
        <w:t>]</w:t>
      </w:r>
      <w:r w:rsidRPr="00C07919">
        <w:rPr>
          <w:sz w:val="24"/>
        </w:rPr>
        <w:t>建立三种新型</w:t>
      </w:r>
      <w:r w:rsidRPr="00C07919">
        <w:rPr>
          <w:sz w:val="24"/>
        </w:rPr>
        <w:t>MILP</w:t>
      </w:r>
      <w:r w:rsidRPr="00C07919">
        <w:rPr>
          <w:sz w:val="24"/>
        </w:rPr>
        <w:t>模型和一种约束规划（</w:t>
      </w:r>
      <w:r w:rsidRPr="00C07919">
        <w:rPr>
          <w:sz w:val="24"/>
        </w:rPr>
        <w:t>Constraint Programming</w:t>
      </w:r>
      <w:r w:rsidRPr="00C07919">
        <w:rPr>
          <w:sz w:val="24"/>
        </w:rPr>
        <w:t>，</w:t>
      </w:r>
      <w:r w:rsidRPr="00C07919">
        <w:rPr>
          <w:sz w:val="24"/>
        </w:rPr>
        <w:t>CP</w:t>
      </w:r>
      <w:r w:rsidRPr="00C07919">
        <w:rPr>
          <w:sz w:val="24"/>
        </w:rPr>
        <w:t>）模型。</w:t>
      </w:r>
      <w:r w:rsidRPr="00C07919">
        <w:rPr>
          <w:sz w:val="24"/>
        </w:rPr>
        <w:t>Wang</w:t>
      </w:r>
      <w:r w:rsidRPr="00C07919">
        <w:rPr>
          <w:sz w:val="24"/>
        </w:rPr>
        <w:t>等</w:t>
      </w:r>
      <w:r w:rsidRPr="00C07919">
        <w:rPr>
          <w:sz w:val="24"/>
        </w:rPr>
        <w:fldChar w:fldCharType="begin"/>
      </w:r>
      <w:r w:rsidR="00B40149">
        <w:rPr>
          <w:sz w:val="24"/>
        </w:rPr>
        <w:instrText xml:space="preserve"> ADDIN ZOTERO_ITEM CSL_CITATION {"citationID":"trHqwx3w","properties":{"formattedCitation":"\\super [54]\\nosupersub{}","plainCitation":"[54]","noteIndex":0},"citationItems":[{"id":3125,"uris":["http://zotero.org/users/9145449/items/YN5U3XR2"],"itemData":{"id":3125,"type":"article-journal","abstract":"With increasing environmental awareness and energy requirement, sustainable manufacturing has attracted growing attention. Meanwhile, distributed manufacturing systems have become emerging due to the development of globalization. This article addresses the energy-aware distributed hybrid flow-shop scheduling (EADHFSP) with minimization of makespan and energy consumption simultaneously. We present a mixed-integer linear programming model and propose a cooperative memetic algorithm (CMA) with a reinforcement learning (RL)-based policy agent. First, an encoding scheme and a reasonable decoding method are designed, considering the tradeoff between two conflicting objectives. Second, two problem-specific heuristics are presented for hybrid initialization to generate diverse solutions. Third, solutions are refined with appropriate improvement operator selected by the RL-based policy agent. Meanwhile, an effective solution selection method based on the decomposition strategy is utilized to balance the convergence and diversity. Fourth, an intensification search with multiple problem-specific operators is incorporated to further enhance the exploitation capability. Moreover, two energy-saving strategies are designed for improving the nondominated solutions. The effect of parameter setting is investigated and extensive numerical tests are carried out. The comparative results demonstrate that the special designs are effective and the CMA is superior to the existing algorithms in solving the EADHFSP.","container-title":"IEEE Transactions on Evolutionary Computation","DOI":"10.1109/TEVC.2021.3106168","ISSN":"1941-0026","issue":"3","note":"event-title: IEEE Transactions on Evolutionary Computation","page":"461-475","source":"IEEE Xplore","title":"A Cooperative Memetic Algorithm With Learning-Based Agent for Energy-Aware Distributed Hybrid Flow-Shop Scheduling","volume":"26","author":[{"family":"Wang","given":"Jing-Jing"},{"family":"Wang","given":"Ling"}],"issued":{"date-parts":[["2022",6]]}}}],"schema":"https://github.com/citation-style-language/schema/raw/master/csl-citation.json"} </w:instrText>
      </w:r>
      <w:r w:rsidRPr="00C07919">
        <w:rPr>
          <w:sz w:val="24"/>
        </w:rPr>
        <w:fldChar w:fldCharType="separate"/>
      </w:r>
      <w:r w:rsidR="001647F0" w:rsidRPr="001647F0">
        <w:rPr>
          <w:kern w:val="0"/>
          <w:sz w:val="24"/>
          <w:vertAlign w:val="superscript"/>
        </w:rPr>
        <w:t>[54]</w:t>
      </w:r>
      <w:r w:rsidRPr="00C07919">
        <w:rPr>
          <w:sz w:val="24"/>
        </w:rPr>
        <w:fldChar w:fldCharType="end"/>
      </w:r>
      <w:r w:rsidRPr="00C07919">
        <w:rPr>
          <w:sz w:val="24"/>
        </w:rPr>
        <w:t>探讨了最小</w:t>
      </w:r>
      <w:proofErr w:type="gramStart"/>
      <w:r w:rsidRPr="00C07919">
        <w:rPr>
          <w:sz w:val="24"/>
        </w:rPr>
        <w:t>化最大</w:t>
      </w:r>
      <w:proofErr w:type="gramEnd"/>
      <w:r w:rsidRPr="00C07919">
        <w:rPr>
          <w:sz w:val="24"/>
        </w:rPr>
        <w:t>完成时间和能耗的多目标优化问题，设计了一种</w:t>
      </w:r>
      <w:r w:rsidR="005D182F" w:rsidRPr="00C07919">
        <w:rPr>
          <w:sz w:val="24"/>
        </w:rPr>
        <w:t>新</w:t>
      </w:r>
      <w:r w:rsidRPr="00C07919">
        <w:rPr>
          <w:sz w:val="24"/>
        </w:rPr>
        <w:t>的编码与解码策略来平衡两个目标的冲突，并提出一种基于强化学习策略的</w:t>
      </w:r>
      <w:proofErr w:type="gramStart"/>
      <w:r w:rsidR="00E01F86">
        <w:rPr>
          <w:rFonts w:hint="eastAsia"/>
          <w:sz w:val="24"/>
        </w:rPr>
        <w:t>协</w:t>
      </w:r>
      <w:r w:rsidRPr="00C07919">
        <w:rPr>
          <w:sz w:val="24"/>
        </w:rPr>
        <w:t>作模因算法</w:t>
      </w:r>
      <w:proofErr w:type="gramEnd"/>
      <w:r w:rsidRPr="00C07919">
        <w:rPr>
          <w:sz w:val="24"/>
        </w:rPr>
        <w:t>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TEC</m:t>
            </m:r>
          </m:e>
        </m:d>
      </m:oMath>
      <w:r w:rsidRPr="00C07919">
        <w:rPr>
          <w:sz w:val="24"/>
        </w:rPr>
        <w:t>。</w:t>
      </w:r>
      <w:r w:rsidR="00D65AEC" w:rsidRPr="00C07919">
        <w:rPr>
          <w:sz w:val="24"/>
        </w:rPr>
        <w:t>Lei</w:t>
      </w:r>
      <w:r w:rsidR="00D65AEC" w:rsidRPr="00C07919">
        <w:rPr>
          <w:sz w:val="24"/>
        </w:rPr>
        <w:t>等</w:t>
      </w:r>
      <w:r w:rsidR="00B40149">
        <w:rPr>
          <w:sz w:val="24"/>
        </w:rPr>
        <w:fldChar w:fldCharType="begin"/>
      </w:r>
      <w:r w:rsidR="00B40149">
        <w:rPr>
          <w:sz w:val="24"/>
        </w:rPr>
        <w:instrText xml:space="preserve"> ADDIN ZOTERO_ITEM CSL_CITATION {"citationID":"USyIja52","properties":{"formattedCitation":"\\super [55]\\nosupersub{}","plainCitation":"[55]","noteIndex":0},"citationItems":[{"id":1144,"uris":["http://zotero.org/users/9145449/items/VJEN84WS"],"itemData":</w:instrText>
      </w:r>
      <w:r w:rsidR="00B40149">
        <w:rPr>
          <w:rFonts w:hint="eastAsia"/>
          <w:sz w:val="24"/>
        </w:rPr>
        <w:instrText>{"id":1144,"type":"article-journal","abstract":"</w:instrText>
      </w:r>
      <w:r w:rsidR="00B40149">
        <w:rPr>
          <w:rFonts w:hint="eastAsia"/>
          <w:sz w:val="24"/>
        </w:rPr>
        <w:instrText>单工厂环境下的混合流水车间调度问题已受到广泛关注</w:instrText>
      </w:r>
      <w:r w:rsidR="00B40149">
        <w:rPr>
          <w:rFonts w:hint="eastAsia"/>
          <w:sz w:val="24"/>
        </w:rPr>
        <w:instrText>,</w:instrText>
      </w:r>
      <w:r w:rsidR="00B40149">
        <w:rPr>
          <w:rFonts w:hint="eastAsia"/>
          <w:sz w:val="24"/>
        </w:rPr>
        <w:instrText>而多工厂环境下的分布式混合流水车间调度问题</w:instrText>
      </w:r>
      <w:r w:rsidR="00B40149">
        <w:rPr>
          <w:rFonts w:hint="eastAsia"/>
          <w:sz w:val="24"/>
        </w:rPr>
        <w:instrText>(distributed hybrid flow shop scheduling problem, DHFSP)</w:instrText>
      </w:r>
      <w:r w:rsidR="00B40149">
        <w:rPr>
          <w:rFonts w:hint="eastAsia"/>
          <w:sz w:val="24"/>
        </w:rPr>
        <w:instrText>研究进展则较小</w:instrText>
      </w:r>
      <w:r w:rsidR="00B40149">
        <w:rPr>
          <w:rFonts w:hint="eastAsia"/>
          <w:sz w:val="24"/>
        </w:rPr>
        <w:instrText>.</w:instrText>
      </w:r>
      <w:r w:rsidR="00B40149">
        <w:rPr>
          <w:rFonts w:hint="eastAsia"/>
          <w:sz w:val="24"/>
        </w:rPr>
        <w:instrText>针对考虑顺序相关准备时间的</w:instrText>
      </w:r>
      <w:r w:rsidR="00B40149">
        <w:rPr>
          <w:rFonts w:hint="eastAsia"/>
          <w:sz w:val="24"/>
        </w:rPr>
        <w:instrText>DHFSP,</w:instrText>
      </w:r>
      <w:r w:rsidR="00B40149">
        <w:rPr>
          <w:rFonts w:hint="eastAsia"/>
          <w:sz w:val="24"/>
        </w:rPr>
        <w:instrText>提出一种多班教学优化</w:instrText>
      </w:r>
      <w:r w:rsidR="00B40149">
        <w:rPr>
          <w:rFonts w:hint="eastAsia"/>
          <w:sz w:val="24"/>
        </w:rPr>
        <w:instrText>(multi-class teaching-learning-based optimization, MTLBO)</w:instrText>
      </w:r>
      <w:r w:rsidR="00B40149">
        <w:rPr>
          <w:rFonts w:hint="eastAsia"/>
          <w:sz w:val="24"/>
        </w:rPr>
        <w:instrText>算法以同时最小化最大完成时间和最大延迟时间</w:instrText>
      </w:r>
      <w:r w:rsidR="00B40149">
        <w:rPr>
          <w:rFonts w:hint="eastAsia"/>
          <w:sz w:val="24"/>
        </w:rPr>
        <w:instrText>.</w:instrText>
      </w:r>
      <w:r w:rsidR="00B40149">
        <w:rPr>
          <w:rFonts w:hint="eastAsia"/>
          <w:sz w:val="24"/>
        </w:rPr>
        <w:instrText>该算法采用双串编码方式</w:instrText>
      </w:r>
      <w:r w:rsidR="00B40149">
        <w:rPr>
          <w:rFonts w:hint="eastAsia"/>
          <w:sz w:val="24"/>
        </w:rPr>
        <w:instrText>,</w:instrText>
      </w:r>
      <w:r w:rsidR="00B40149">
        <w:rPr>
          <w:rFonts w:hint="eastAsia"/>
          <w:sz w:val="24"/>
        </w:rPr>
        <w:instrText>将种群划分成</w:instrText>
      </w:r>
      <w:r w:rsidR="00B40149">
        <w:rPr>
          <w:rFonts w:hint="eastAsia"/>
          <w:sz w:val="24"/>
        </w:rPr>
        <w:instrText>s</w:instrText>
      </w:r>
      <w:r w:rsidR="00B40149">
        <w:rPr>
          <w:rFonts w:hint="eastAsia"/>
          <w:sz w:val="24"/>
        </w:rPr>
        <w:instrText>个班级</w:instrText>
      </w:r>
      <w:r w:rsidR="00B40149">
        <w:rPr>
          <w:rFonts w:hint="eastAsia"/>
          <w:sz w:val="24"/>
        </w:rPr>
        <w:instrText>,</w:instrText>
      </w:r>
      <w:r w:rsidR="00B40149">
        <w:rPr>
          <w:rFonts w:hint="eastAsia"/>
          <w:sz w:val="24"/>
        </w:rPr>
        <w:instrText>每个班级的进化都由两个教师阶段和一个学生阶段组成</w:instrText>
      </w:r>
      <w:r w:rsidR="00B40149">
        <w:rPr>
          <w:rFonts w:hint="eastAsia"/>
          <w:sz w:val="24"/>
        </w:rPr>
        <w:instrText>;</w:instrText>
      </w:r>
      <w:r w:rsidR="00B40149">
        <w:rPr>
          <w:rFonts w:hint="eastAsia"/>
          <w:sz w:val="24"/>
        </w:rPr>
        <w:instrText>引入一种班级质量评价方式</w:instrText>
      </w:r>
      <w:r w:rsidR="00B40149">
        <w:rPr>
          <w:rFonts w:hint="eastAsia"/>
          <w:sz w:val="24"/>
        </w:rPr>
        <w:instrText>,</w:instrText>
      </w:r>
      <w:r w:rsidR="00B40149">
        <w:rPr>
          <w:rFonts w:hint="eastAsia"/>
          <w:sz w:val="24"/>
        </w:rPr>
        <w:instrText>实现奖惩机制和淘汰过程</w:instrText>
      </w:r>
      <w:r w:rsidR="00B40149">
        <w:rPr>
          <w:rFonts w:hint="eastAsia"/>
          <w:sz w:val="24"/>
        </w:rPr>
        <w:instrText>.</w:instrText>
      </w:r>
      <w:r w:rsidR="00B40149">
        <w:rPr>
          <w:rFonts w:hint="eastAsia"/>
          <w:sz w:val="24"/>
        </w:rPr>
        <w:instrText>通过大量实验测试</w:instrText>
      </w:r>
      <w:r w:rsidR="00B40149">
        <w:rPr>
          <w:rFonts w:hint="eastAsia"/>
          <w:sz w:val="24"/>
        </w:rPr>
        <w:instrText>M...","container-title":"</w:instrText>
      </w:r>
      <w:r w:rsidR="00B40149">
        <w:rPr>
          <w:rFonts w:hint="eastAsia"/>
          <w:sz w:val="24"/>
        </w:rPr>
        <w:instrText>控制与决策</w:instrText>
      </w:r>
      <w:r w:rsidR="00B40149">
        <w:rPr>
          <w:rFonts w:hint="eastAsia"/>
          <w:sz w:val="24"/>
        </w:rPr>
        <w:instrText>","DOI":"10.13195/j.kzyjc.2020.0549","ISSN":"1001-0920","issue":"02","language":"</w:instrText>
      </w:r>
      <w:r w:rsidR="00B40149">
        <w:rPr>
          <w:rFonts w:hint="eastAsia"/>
          <w:sz w:val="24"/>
        </w:rPr>
        <w:instrText>中文</w:instrText>
      </w:r>
      <w:r w:rsidR="00B40149">
        <w:rPr>
          <w:rFonts w:hint="eastAsia"/>
          <w:sz w:val="24"/>
        </w:rPr>
        <w:instrText>;","page":"303-313","source":"CNKI","title":"</w:instrText>
      </w:r>
      <w:r w:rsidR="00B40149">
        <w:rPr>
          <w:rFonts w:hint="eastAsia"/>
          <w:sz w:val="24"/>
        </w:rPr>
        <w:instrText>基于多班教学优化的多目标分布式混合流水车间调度</w:instrText>
      </w:r>
      <w:r w:rsidR="00B40149">
        <w:rPr>
          <w:rFonts w:hint="eastAsia"/>
          <w:sz w:val="24"/>
        </w:rPr>
        <w:instrText>","volume":"36","author":[{"family":"</w:instrText>
      </w:r>
      <w:r w:rsidR="00B40149">
        <w:rPr>
          <w:rFonts w:hint="eastAsia"/>
          <w:sz w:val="24"/>
        </w:rPr>
        <w:instrText>雷</w:instrText>
      </w:r>
      <w:r w:rsidR="00B40149">
        <w:rPr>
          <w:rFonts w:hint="eastAsia"/>
          <w:sz w:val="24"/>
        </w:rPr>
        <w:instrText>","given":"</w:instrText>
      </w:r>
      <w:r w:rsidR="00B40149">
        <w:rPr>
          <w:rFonts w:hint="eastAsia"/>
          <w:sz w:val="24"/>
        </w:rPr>
        <w:instrText>德明</w:instrText>
      </w:r>
      <w:r w:rsidR="00B40149">
        <w:rPr>
          <w:rFonts w:hint="eastAsia"/>
          <w:sz w:val="24"/>
        </w:rPr>
        <w:instrText>"},{"family":"</w:instrText>
      </w:r>
      <w:r w:rsidR="00B40149">
        <w:rPr>
          <w:rFonts w:hint="eastAsia"/>
          <w:sz w:val="24"/>
        </w:rPr>
        <w:instrText>苏</w:instrText>
      </w:r>
      <w:r w:rsidR="00B40149">
        <w:rPr>
          <w:rFonts w:hint="eastAsia"/>
          <w:sz w:val="24"/>
        </w:rPr>
        <w:instrText>","given":"</w:instrText>
      </w:r>
      <w:r w:rsidR="00B40149">
        <w:rPr>
          <w:rFonts w:hint="eastAsia"/>
          <w:sz w:val="24"/>
        </w:rPr>
        <w:instrText>斌</w:instrText>
      </w:r>
      <w:r w:rsidR="00B40149">
        <w:rPr>
          <w:rFonts w:hint="eastAsia"/>
          <w:sz w:val="24"/>
        </w:rPr>
        <w:instrText xml:space="preserve">"}],"issued":{"date-parts":[["2021"]]}}}],"schema":"https://github.com/citation-style-language/schema/raw/master/csl-citation.json"} </w:instrText>
      </w:r>
      <w:r w:rsidR="00B40149">
        <w:rPr>
          <w:sz w:val="24"/>
        </w:rPr>
        <w:fldChar w:fldCharType="separate"/>
      </w:r>
      <w:r w:rsidR="001647F0" w:rsidRPr="001647F0">
        <w:rPr>
          <w:kern w:val="0"/>
          <w:sz w:val="24"/>
          <w:vertAlign w:val="superscript"/>
        </w:rPr>
        <w:t>[55]</w:t>
      </w:r>
      <w:r w:rsidR="00B40149">
        <w:rPr>
          <w:sz w:val="24"/>
        </w:rPr>
        <w:fldChar w:fldCharType="end"/>
      </w:r>
      <w:r w:rsidR="00D65AEC" w:rsidRPr="00C07919">
        <w:rPr>
          <w:sz w:val="24"/>
        </w:rPr>
        <w:t>考虑了多目标</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D65AEC" w:rsidRPr="00C07919">
        <w:rPr>
          <w:sz w:val="24"/>
        </w:rPr>
        <w:t>，提出一种多班教学优化（</w:t>
      </w:r>
      <w:r w:rsidR="00D65AEC" w:rsidRPr="00C07919">
        <w:rPr>
          <w:sz w:val="24"/>
        </w:rPr>
        <w:t>Multi-Class Teaching-Learning-Based Optimization, MTLBO</w:t>
      </w:r>
      <w:r w:rsidR="00D65AEC" w:rsidRPr="00C07919">
        <w:rPr>
          <w:sz w:val="24"/>
        </w:rPr>
        <w:t>）算法来优化最大完成时间和延迟时间。</w:t>
      </w:r>
      <w:r w:rsidRPr="00C07919">
        <w:rPr>
          <w:sz w:val="24"/>
        </w:rPr>
        <w:t>Pan</w:t>
      </w:r>
      <w:r w:rsidRPr="00C07919">
        <w:rPr>
          <w:sz w:val="24"/>
        </w:rPr>
        <w:t>等</w:t>
      </w:r>
      <w:r w:rsidRPr="00C07919">
        <w:rPr>
          <w:sz w:val="24"/>
        </w:rPr>
        <w:fldChar w:fldCharType="begin"/>
      </w:r>
      <w:r w:rsidR="00B40149">
        <w:rPr>
          <w:sz w:val="24"/>
        </w:rPr>
        <w:instrText xml:space="preserve"> ADDIN ZOTERO_ITEM CSL_CITATION {"citationID":"BraDKn8C","properties":{"formattedCitation":"\\super [56]\\nosupersub{}","plainCitation":"[56]","noteIndex":0},"citationItems":[{"id":3711,"uris":["http://zotero.org/users/9145449/items/QFAP9ZKT"],"itemData":{"id":3711,"type":"article-journal","abstract":"In recent years, both distributed scheduling problem and energy-efficient scheduling have attracted much attention. As the integration of these two problems, the distributed energy-efficient scheduling problem is of great realistic significance. To the best of our knowledge, the distributed energy-efficient parallel machines scheduling problem (DEPMSP) has not been studied yet. This article aims to solve DEPMSP by integrating factory assignment and machine assignment into an extended machine assignment to handle the coupled relations of subproblems. A knowledge-based two-population optimization (KTPO) algorithm is proposed to minimize total energy consumption and total tardiness simultaneously. Five properties are derived by analyzing the characteristics of DEPMSP. The population is initialized by using two heuristics based on problem-specific knowledge and a random heuristic. The nondominated sorting genetic algorithm-II and differential evolution perform cooperatively on the population in parallel. Moreover, two knowledge-based local search operators are proposed to enhance the exploitation. Extensive simulation experiments are conducted by comparing KTPO with four algorithms from the literature. The comparative results and statistical analysis demonstrate the effectiveness and advantages of KTPO in solving DEPMSP.","container-title":"IEEE Transactions on Cybernetics","DOI":"10.1109/TCYB.2020.3026571","ISSN":"2168-2275","issue":"6","note":"event-title: IEEE Transactions on Cybernetics","page":"5051-5063","source":"IEEE Xplore","title":"A Knowledge-Based Two-Population Optimization Algorithm for Distributed Energy-Efficient Parallel Machines Scheduling","volume":"52","author":[{"family":"Pan","given":"Zixiao"},{"family":"Lei","given":"Deming"},{"family":"Wang","given":"Ling"}],"issued":{"date-parts":[["2022",6]]}}}],"schema":"https://github.com/citation-style-language/schema/raw/master/csl-citation.json"} </w:instrText>
      </w:r>
      <w:r w:rsidRPr="00C07919">
        <w:rPr>
          <w:sz w:val="24"/>
        </w:rPr>
        <w:fldChar w:fldCharType="separate"/>
      </w:r>
      <w:r w:rsidR="001647F0" w:rsidRPr="001647F0">
        <w:rPr>
          <w:kern w:val="0"/>
          <w:sz w:val="24"/>
          <w:vertAlign w:val="superscript"/>
        </w:rPr>
        <w:t>[56]</w:t>
      </w:r>
      <w:r w:rsidRPr="00C07919">
        <w:rPr>
          <w:sz w:val="24"/>
        </w:rPr>
        <w:fldChar w:fldCharType="end"/>
      </w:r>
      <w:r w:rsidRPr="00C07919">
        <w:rPr>
          <w:sz w:val="24"/>
        </w:rPr>
        <w:t>将工厂分配和机器分配整合为扩展机器分配来处理子问题的耦合关系，从而解决分布式节能并行机调度问题，并提出一种基于知识的双种群优化算法来</w:t>
      </w:r>
      <w:proofErr w:type="gramStart"/>
      <w:r w:rsidRPr="00C07919">
        <w:rPr>
          <w:sz w:val="24"/>
        </w:rPr>
        <w:t>最小化总能耗</w:t>
      </w:r>
      <w:proofErr w:type="gramEnd"/>
      <w:r w:rsidRPr="00C07919">
        <w:rPr>
          <w:sz w:val="24"/>
        </w:rPr>
        <w:t>和总延迟。</w:t>
      </w:r>
      <w:r w:rsidRPr="00C07919">
        <w:rPr>
          <w:sz w:val="24"/>
        </w:rPr>
        <w:t>Cui</w:t>
      </w:r>
      <w:r w:rsidRPr="00C07919">
        <w:rPr>
          <w:sz w:val="24"/>
        </w:rPr>
        <w:t>等</w:t>
      </w:r>
      <w:r w:rsidRPr="00C07919">
        <w:rPr>
          <w:sz w:val="24"/>
        </w:rPr>
        <w:fldChar w:fldCharType="begin"/>
      </w:r>
      <w:r w:rsidR="00B40149">
        <w:rPr>
          <w:sz w:val="24"/>
        </w:rPr>
        <w:instrText xml:space="preserve"> ADDIN ZOTERO_ITEM CSL_CITATION {"citationID":"uxCH81ME","properties":{"formattedCitation":"\\super [57]\\nosupersub{}","plainCitation":"[57]","noteIndex":0},"citationItems":[{"id":3442,"uris":["http://zotero.org/users/9145449/items/Z7RANPUE"],"itemData":{"id":3442,"type":"article-journal","abstract":"Distributed heterogeneous hybrid flow shop scheduling problem (DHHFSP) is an extension of the classical hybrid flow shop scheduling problem (HFSP), which is an NP-hard problem. In the context of economic globalization, DHHFSP considers the collaboration and heterogeneity among multiple factories. The neighborhood structure plays an important role in continuously improving the current individuals for DHHFSP. The existing work has fully studied the inner-factory neighborhood structure, but the research on the inter-factory neighborhood structure is still immature. A greedy job insertion inter-factory neighborhood structure and a new move evaluation method are designed to ensure the efficiency of neighborhood movement. And an improved multi-population genetic algorithm (IMPGA) is proposed to solve the DHHFSP with makespan. To enhance the convergence speed and robustness of the IMPGA, a guided sub-populations information interaction and a re-initialization procedure with an individual resurrection strategy are designed respectively. In computational experiments, there are 480 instances (including the same proportion of small, medium, and large-scale problems) randomly generated. The proposed IMPGA obtains the best solutions for 457 instances. The analysis of experimental results shows that IMPGA significantly outperforms the reported state-of-the-art algorithms for DHHFSP. Finally, the proposed method is used to solve a polyester film manufacturing company case effectively.","container-title":"Expert Systems with Applications","DOI":"10.1016/j.eswa.2023.119805","ISSN":"0957-4174","journalAbbreviation":"Expert Systems with Applications","language":"en","page":"119805","source":"ScienceDirect","title":"An improved multi-population genetic algorithm with a greedy job insertion inter-factory neighborhood structure for distributed heterogeneous hybrid flow shop scheduling problem","volume":"222","author":[{"family":"Cui","given":"Hanghao"},{"family":"Li","given":"Xinyu"},{"family":"Gao","given":"Liang"}],"issued":{"date-parts":[["2023",7,15]]}}}],"schema":"https://github.com/citation-style-language/schema/raw/master/csl-citation.json"} </w:instrText>
      </w:r>
      <w:r w:rsidRPr="00C07919">
        <w:rPr>
          <w:sz w:val="24"/>
        </w:rPr>
        <w:fldChar w:fldCharType="separate"/>
      </w:r>
      <w:r w:rsidR="001647F0" w:rsidRPr="001647F0">
        <w:rPr>
          <w:kern w:val="0"/>
          <w:sz w:val="24"/>
          <w:vertAlign w:val="superscript"/>
        </w:rPr>
        <w:t>[57]</w:t>
      </w:r>
      <w:r w:rsidRPr="00C07919">
        <w:rPr>
          <w:sz w:val="24"/>
        </w:rPr>
        <w:fldChar w:fldCharType="end"/>
      </w:r>
      <w:r w:rsidRPr="00C07919">
        <w:rPr>
          <w:sz w:val="24"/>
        </w:rPr>
        <w:t>探索了异</w:t>
      </w:r>
      <w:r w:rsidRPr="00C07919">
        <w:rPr>
          <w:sz w:val="24"/>
        </w:rPr>
        <w:lastRenderedPageBreak/>
        <w:t>构工厂的性质，设计了一种贪婪插入的工厂间邻域结构和一种移动评估方法，并将其嵌入到多种群</w:t>
      </w:r>
      <w:r w:rsidRPr="00C07919">
        <w:rPr>
          <w:sz w:val="24"/>
        </w:rPr>
        <w:t>IG</w:t>
      </w:r>
      <w:r w:rsidRPr="00C07919">
        <w:rPr>
          <w:sz w:val="24"/>
        </w:rPr>
        <w:t>算法中，</w:t>
      </w:r>
      <w:r w:rsidR="00F32C6B">
        <w:rPr>
          <w:rFonts w:hint="eastAsia"/>
          <w:sz w:val="24"/>
        </w:rPr>
        <w:t>以此</w:t>
      </w:r>
      <w:r w:rsidRPr="00C07919">
        <w:rPr>
          <w:sz w:val="24"/>
        </w:rPr>
        <w:t>优化</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07919">
        <w:rPr>
          <w:sz w:val="24"/>
        </w:rPr>
        <w:t>。</w:t>
      </w:r>
    </w:p>
    <w:p w14:paraId="2AEAD3CB" w14:textId="76EDF232" w:rsidR="00BD34C3" w:rsidRDefault="001F4343" w:rsidP="00F97D6D">
      <w:pPr>
        <w:pStyle w:val="af3"/>
      </w:pPr>
      <w:r>
        <w:t>1.2.4</w:t>
      </w:r>
      <w:r w:rsidR="00A37AF3">
        <w:t xml:space="preserve"> </w:t>
      </w:r>
      <w:r w:rsidR="00F02A76" w:rsidRPr="00F02A76">
        <w:rPr>
          <w:rFonts w:hint="eastAsia"/>
        </w:rPr>
        <w:t>阻塞流水车间调度问题</w:t>
      </w:r>
    </w:p>
    <w:p w14:paraId="67AEA669" w14:textId="77777777" w:rsidR="00F02A76" w:rsidRPr="008349D6" w:rsidRDefault="00F02A76" w:rsidP="00F02A76">
      <w:pPr>
        <w:spacing w:line="460" w:lineRule="exact"/>
        <w:ind w:firstLineChars="200" w:firstLine="480"/>
        <w:rPr>
          <w:sz w:val="24"/>
        </w:rPr>
      </w:pPr>
      <w:r w:rsidRPr="008349D6">
        <w:rPr>
          <w:sz w:val="24"/>
        </w:rPr>
        <w:t>根据上述分析可以得知，阻塞约束在实际生产中并不罕见，过去几年，也有学者对带有阻塞约束的流水车间调度问题进行了研究。</w:t>
      </w:r>
    </w:p>
    <w:p w14:paraId="3232FDD6" w14:textId="7BB22A57" w:rsidR="00F02A76" w:rsidRPr="008349D6" w:rsidRDefault="00FB66FA" w:rsidP="008349D6">
      <w:pPr>
        <w:spacing w:line="460" w:lineRule="exact"/>
        <w:ind w:firstLineChars="200" w:firstLine="480"/>
        <w:rPr>
          <w:sz w:val="24"/>
        </w:rPr>
      </w:pPr>
      <w:r w:rsidRPr="008349D6">
        <w:rPr>
          <w:sz w:val="24"/>
        </w:rPr>
        <w:t>为了有效的求解</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r>
          <w:rPr>
            <w:rFonts w:ascii="Cambria Math" w:hAnsi="Cambria Math"/>
            <w:sz w:val="24"/>
          </w:rPr>
          <m:t>TFT</m:t>
        </m:r>
      </m:oMath>
      <w:r w:rsidRPr="008349D6">
        <w:rPr>
          <w:sz w:val="24"/>
        </w:rPr>
        <w:t>，</w:t>
      </w:r>
      <w:r w:rsidRPr="008349D6">
        <w:rPr>
          <w:sz w:val="24"/>
        </w:rPr>
        <w:t>Ribas</w:t>
      </w:r>
      <w:r w:rsidRPr="008349D6">
        <w:rPr>
          <w:sz w:val="24"/>
        </w:rPr>
        <w:t>等</w:t>
      </w:r>
      <w:r w:rsidR="00D87B4D">
        <w:rPr>
          <w:sz w:val="24"/>
        </w:rPr>
        <w:fldChar w:fldCharType="begin"/>
      </w:r>
      <w:r w:rsidR="00C269D4">
        <w:rPr>
          <w:sz w:val="24"/>
        </w:rPr>
        <w:instrText xml:space="preserve"> ADDIN ZOTERO_ITEM CSL_CITATION {"citationID":"1WaPIqwt","properties":{"formattedCitation":"\\super [58]\\nosupersub{}","plainCitation":"[58]","noteIndex":0},"citationItems":[{"id":3731,"uris":["http://zotero.org/users/9145449/items/B4ISK5H4"],"itemData":{"id":3731,"type":"article-journal","abstract":"This paper proposes two constructive heuristics, i.e. HPF1 and HPF2, for the blocking flow shop problem in order to minimize the total flow time. They differ mainly in the criterion used to select the first job in the sequence since, as it is shown, its contribution to the total flow time is not negligible. Both procedures were combined with the insertion phase of NEH to improve the sequence. However, as the insertion procedure does not always improve the solution, in the resulting heuristics, named NHPF1 and NHPF2, the sequence was evaluated before and after the insertion to keep the best of both solutions. The structure of these heuristics was used in Greedy Randomized Adaptive Search Procedures (GRASP) with variable neighborhood search in the improvement phase to generate greedy randomized solutions. The performance of the constructive heuristics and of the proposed GRASPs was evaluated against other heuristics from the literature. Our computational analysis showed that the presented heuristics are very competitive and able to improve 68 out of 120 best known solutions of Taillard’s instances for the blocking flow shop scheduling problem with the total flow time criterion.","container-title":"Computers &amp; Industrial Engineering","DOI":"10.1016/j.cie.2015.04.013","ISSN":"0360-8352","journalAbbreviation":"Computers &amp; Industrial Engineering","language":"en","page":"30-39","source":"ScienceDirect","title":"Efficient heuristic algorithms for the blocking flow shop scheduling problem with total flow time minimization","volume":"87","author":[{"family":"Ribas","given":"Imma"},{"family":"Companys","given":"Ramon"}],"issued":{"date-parts":[["2015",9,1]]}}}],"schema":"https://github.com/citation-style-language/schema/raw/master/csl-citation.json"} </w:instrText>
      </w:r>
      <w:r w:rsidR="00D87B4D">
        <w:rPr>
          <w:sz w:val="24"/>
        </w:rPr>
        <w:fldChar w:fldCharType="separate"/>
      </w:r>
      <w:r w:rsidR="001647F0" w:rsidRPr="001647F0">
        <w:rPr>
          <w:kern w:val="0"/>
          <w:sz w:val="24"/>
          <w:vertAlign w:val="superscript"/>
        </w:rPr>
        <w:t>[58]</w:t>
      </w:r>
      <w:r w:rsidR="00D87B4D">
        <w:rPr>
          <w:sz w:val="24"/>
        </w:rPr>
        <w:fldChar w:fldCharType="end"/>
      </w:r>
      <w:r w:rsidRPr="008349D6">
        <w:rPr>
          <w:sz w:val="24"/>
        </w:rPr>
        <w:t>提出了一种改进的贪婪随机自适应搜索程序（</w:t>
      </w:r>
      <w:r w:rsidRPr="008349D6">
        <w:rPr>
          <w:sz w:val="24"/>
        </w:rPr>
        <w:t>Greedy Randomized Adaptive Search Procedures</w:t>
      </w:r>
      <w:r w:rsidR="00C269D4">
        <w:rPr>
          <w:rFonts w:hint="eastAsia"/>
          <w:sz w:val="24"/>
        </w:rPr>
        <w:t>，</w:t>
      </w:r>
      <w:r w:rsidR="00C269D4">
        <w:rPr>
          <w:rFonts w:hint="eastAsia"/>
          <w:sz w:val="24"/>
        </w:rPr>
        <w:t>GRASP</w:t>
      </w:r>
      <w:r w:rsidRPr="008349D6">
        <w:rPr>
          <w:sz w:val="24"/>
        </w:rPr>
        <w:t>），并与</w:t>
      </w:r>
      <w:r w:rsidRPr="008349D6">
        <w:rPr>
          <w:sz w:val="24"/>
        </w:rPr>
        <w:t>NEH</w:t>
      </w:r>
      <w:r w:rsidRPr="008349D6">
        <w:rPr>
          <w:sz w:val="24"/>
        </w:rPr>
        <w:t>的插入阶段结合，以改善工件序列。</w:t>
      </w:r>
      <w:r w:rsidR="00F02A76" w:rsidRPr="008349D6">
        <w:rPr>
          <w:sz w:val="24"/>
        </w:rPr>
        <w:t>Shao</w:t>
      </w:r>
      <w:r w:rsidR="00F02A76" w:rsidRPr="008349D6">
        <w:rPr>
          <w:sz w:val="24"/>
        </w:rPr>
        <w:t>等</w:t>
      </w:r>
      <w:r w:rsidR="00F02A76" w:rsidRPr="008349D6">
        <w:rPr>
          <w:sz w:val="24"/>
        </w:rPr>
        <w:fldChar w:fldCharType="begin"/>
      </w:r>
      <w:r w:rsidR="00C269D4">
        <w:rPr>
          <w:sz w:val="24"/>
        </w:rPr>
        <w:instrText xml:space="preserve"> ADDIN ZOTERO_ITEM CSL_CITATION {"citationID":"ar6peqDX","properties":{"formattedCitation":"\\super [59]\\nosupersub{}","plainCitation":"[59]","noteIndex":0},"citationItems":[{"id":3845,"uris":["http://zotero.org/users/9145449/items/GJ4A9RR9"],"itemData":{"id":3845,"type":"article-journal","abstract":"This paper proposes a discrete invasive weed optimization (DIWO) to solve the blocking flow-shop scheduling problem (BFSP) with makespan criterion, which has important practical applications in modern industry. In the proposed DIWO, an effective heuristic and the random method are combined to generate an initial plant population with high quality and diversity. To keep the searching ability and efficiency, a random-insertion-based spatial dispersal is presented by means of the normal distribution. Moreover, a shuffle-based referenced local search is embedded to further enhance local exploitation ability. An improved competitive exclusion is developed to determine an offspring plant population with good quality and diversity. The parameters setting is investigated based on a design-of-experiment approach. The effectiveness and applicability of the proposed spatial dispersal and local search are confirmed through numerical comparisons. Finally, a comprehensive computational evaluation including several state-of-the-art algorithms, together with statistical analyses, show that the proposed DIWO algorithm produces better results than all compared algorithms by significant margin.","container-title":"Engineering Applications of Artificial Intelligence","DOI":"10.1016/j.engappai.2018.11.005","ISSN":"0952-1976","journalAbbreviation":"Engineering Applications of Artificial Intelligence","language":"en","page":"124-141","source":"ScienceDirect","title":"An efficient discrete invasive weed optimization for blocking flow-shop scheduling problem","volume":"78","author":[{"family":"Shao","given":"Zhongshi"},{"family":"Pi","given":"Dechang"},{"family":"Shao","given":"Weishi"},{"family":"Yuan","given":"Peisen"}],"issued":{"date-parts":[["2019",2,1]]}}}],"schema":"https://github.com/citation-style-language/schema/raw/master/csl-citation.json"} </w:instrText>
      </w:r>
      <w:r w:rsidR="00F02A76" w:rsidRPr="008349D6">
        <w:rPr>
          <w:sz w:val="24"/>
        </w:rPr>
        <w:fldChar w:fldCharType="separate"/>
      </w:r>
      <w:r w:rsidR="001647F0" w:rsidRPr="001647F0">
        <w:rPr>
          <w:kern w:val="0"/>
          <w:sz w:val="24"/>
          <w:vertAlign w:val="superscript"/>
        </w:rPr>
        <w:t>[59]</w:t>
      </w:r>
      <w:r w:rsidR="00F02A76" w:rsidRPr="008349D6">
        <w:rPr>
          <w:sz w:val="24"/>
        </w:rPr>
        <w:fldChar w:fldCharType="end"/>
      </w:r>
      <w:r w:rsidR="00F02A76" w:rsidRPr="008349D6">
        <w:rPr>
          <w:sz w:val="24"/>
        </w:rPr>
        <w:t>提出了一种离散入侵杂草优化方法，利用一种基于正态分布的空间扩散方法，较好的解决了</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02A76" w:rsidRPr="008349D6">
        <w:rPr>
          <w:sz w:val="24"/>
        </w:rPr>
        <w:t>。</w:t>
      </w:r>
      <w:r w:rsidR="00F02A76" w:rsidRPr="008349D6">
        <w:rPr>
          <w:sz w:val="24"/>
        </w:rPr>
        <w:t>Han</w:t>
      </w:r>
      <w:r w:rsidR="00F02A76" w:rsidRPr="008349D6">
        <w:rPr>
          <w:sz w:val="24"/>
        </w:rPr>
        <w:t>等</w:t>
      </w:r>
      <w:r w:rsidR="00F02A76" w:rsidRPr="008349D6">
        <w:rPr>
          <w:sz w:val="24"/>
        </w:rPr>
        <w:fldChar w:fldCharType="begin"/>
      </w:r>
      <w:r w:rsidR="00C269D4">
        <w:rPr>
          <w:sz w:val="24"/>
        </w:rPr>
        <w:instrText xml:space="preserve"> ADDIN ZOTERO_ITEM CSL_CITATION {"citationID":"7JkFSqAl","properties":{"formattedCitation":"\\super [60]\\nosupersub{}","plainCitation":"[60]","noteIndex":0},"citationItems":[{"id":3835,"uris":["http://zotero.org/users/9145449/items/CS9WL9C2"],"itemData":{"id":3835,"type":"article-journal","abstract":"Sustainable scheduling problems have been attracted great attention from researchers. For the flow shop scheduling problems, researches mainly focus on reducing economic costs, and the energy consumption has not yet been well studied up to date especially in the blocking flow shop scheduling problem. Thus, we construct a multi-objective optimization model of the blocking flow shop scheduling problem with makespan and energy consumption criteria. Then a discrete evolutionary multi-objective optimization (DEMO) algorithm is proposed. The three contributions of DEMO are as follows. First, a variable single-objective heuristic is proposed to initialize the population. Second, the self-adaptive exploitation evolution and self-adaptive exploration evolution operators are proposed respectively to obtain high quality solutions. Third, a penalty-based boundary interstation based on the local search, called by PBI-based-local search, is designed to further improve the exploitation capability of the algorithm. Simulation results show that DEMO outperforms the three state-of-the-art algorithms with respect to hypervolume, coverage rate and distance metrics.","container-title":"Applied Soft Computing","DOI":"10.1016/j.asoc.2020.106343","ISSN":"1568-4946","journalAbbreviation":"Applied Soft Computing","language":"en","page":"106343","source":"ScienceDirect","title":"Discrete evolutionary multi-objective optimization for energy-efficient blocking flow shop scheduling with setup time","volume":"93","author":[{"family":"Han","given":"Yuyan"},{"family":"Li","given":"Junqing"},{"family":"Sang","given":"Hongyan"},{"family":"Liu","given":"Yiping"},{"family":"Gao","given":"Kaizhou"},{"family":"Pan","given":"Quanke"}],"issued":{"date-parts":[["2020",8,1]]}}}],"schema":"https://github.com/citation-style-language/schema/raw/master/csl-citation.json"} </w:instrText>
      </w:r>
      <w:r w:rsidR="00F02A76" w:rsidRPr="008349D6">
        <w:rPr>
          <w:sz w:val="24"/>
        </w:rPr>
        <w:fldChar w:fldCharType="separate"/>
      </w:r>
      <w:r w:rsidR="001647F0" w:rsidRPr="001647F0">
        <w:rPr>
          <w:kern w:val="0"/>
          <w:sz w:val="24"/>
          <w:vertAlign w:val="superscript"/>
        </w:rPr>
        <w:t>[60]</w:t>
      </w:r>
      <w:r w:rsidR="00F02A76" w:rsidRPr="008349D6">
        <w:rPr>
          <w:sz w:val="24"/>
        </w:rPr>
        <w:fldChar w:fldCharType="end"/>
      </w:r>
      <w:r w:rsidR="00F02A76" w:rsidRPr="008349D6">
        <w:rPr>
          <w:sz w:val="24"/>
        </w:rPr>
        <w:t>在</w:t>
      </w:r>
      <w:r w:rsidR="00F02A76" w:rsidRPr="008349D6">
        <w:rPr>
          <w:sz w:val="24"/>
        </w:rPr>
        <w:t>FSP</w:t>
      </w:r>
      <w:r w:rsidR="00F02A76" w:rsidRPr="008349D6">
        <w:rPr>
          <w:sz w:val="24"/>
        </w:rPr>
        <w:t>模型的基础上增加了阻塞和设置时间约束，并设计了一种离散多目标优化（</w:t>
      </w:r>
      <w:r w:rsidR="00F02A76" w:rsidRPr="008349D6">
        <w:rPr>
          <w:sz w:val="24"/>
        </w:rPr>
        <w:t>Discrete Evolutionary Multi-objective Optimization</w:t>
      </w:r>
      <w:r w:rsidR="00F02A76" w:rsidRPr="008349D6">
        <w:rPr>
          <w:sz w:val="24"/>
        </w:rPr>
        <w:t>，</w:t>
      </w:r>
      <w:r w:rsidR="00F02A76" w:rsidRPr="008349D6">
        <w:rPr>
          <w:sz w:val="24"/>
        </w:rPr>
        <w:t>DEMO</w:t>
      </w:r>
      <w:r w:rsidR="00F02A76" w:rsidRPr="008349D6">
        <w:rPr>
          <w:sz w:val="24"/>
        </w:rPr>
        <w:t>）算法来优化最大完成时间和总能耗。</w:t>
      </w:r>
      <w:r w:rsidR="00F02A76" w:rsidRPr="008349D6">
        <w:rPr>
          <w:sz w:val="24"/>
        </w:rPr>
        <w:t>Ribas</w:t>
      </w:r>
      <w:r w:rsidR="00F02A76" w:rsidRPr="008349D6">
        <w:rPr>
          <w:sz w:val="24"/>
        </w:rPr>
        <w:t>等</w:t>
      </w:r>
      <w:r w:rsidR="00F02A76" w:rsidRPr="008349D6">
        <w:rPr>
          <w:sz w:val="24"/>
        </w:rPr>
        <w:fldChar w:fldCharType="begin"/>
      </w:r>
      <w:r w:rsidR="00C269D4">
        <w:rPr>
          <w:sz w:val="24"/>
        </w:rPr>
        <w:instrText xml:space="preserve"> ADDIN ZOTERO_ITEM CSL_CITATION {"citationID":"lMw5Lhz8","properties":{"formattedCitation":"\\super [61]\\nosupersub{}","plainCitation":"[61]","noteIndex":0},"citationItems":[{"id":757,"uris":["http://zotero.org/users/9145449/items/PTCDK24U"],"itemData":{"id":757,"type":"article-journal","abstract":"This paper deals with the problem of scheduling jobs in a parallel flow shop configuration under the blocking constraint, in which the setup time of machines depends not only on the job to be processed but also on the previously processed one, i.e., there are sequence-dependent setup times. The performance analysis of several iterated greedy algorithms with different initial solution procedures and local searches lets us define an efficient algorithm to minimize the maximum job completion time. Moreover, the computational evaluation showed the efficiency of searching in different neighborhood structures and noted the significant influence of the initial solution. However, contrary to other scheduling problems, starting with a high quality solution does not guar­ antee better performance of the algorithm.","container-title":"Expert Systems with Applications","DOI":"10.1016/j.eswa.2021.115535","ISSN":"09574174","journalAbbreviation":"Expert Systems with Applications","language":"en","page":"115535","source":"DOI.org (Crossref)","title":"An iterated greedy algorithm for the parallel blocking flow shop scheduling problem and sequence-dependent setup times","volume":"184","author":[{"family":"Ribas","given":"Imma"},{"family":"Companys","given":"Ramon"},{"family":"Tort-Martorell","given":"Xavier"}],"issued":{"date-parts":[["2021",12]]}}}],"schema":"https://github.com/citation-style-language/schema/raw/master/csl-citation.json"} </w:instrText>
      </w:r>
      <w:r w:rsidR="00F02A76" w:rsidRPr="008349D6">
        <w:rPr>
          <w:sz w:val="24"/>
        </w:rPr>
        <w:fldChar w:fldCharType="separate"/>
      </w:r>
      <w:r w:rsidR="001647F0" w:rsidRPr="001647F0">
        <w:rPr>
          <w:kern w:val="0"/>
          <w:sz w:val="24"/>
          <w:vertAlign w:val="superscript"/>
        </w:rPr>
        <w:t>[61]</w:t>
      </w:r>
      <w:r w:rsidR="00F02A76" w:rsidRPr="008349D6">
        <w:rPr>
          <w:sz w:val="24"/>
        </w:rPr>
        <w:fldChar w:fldCharType="end"/>
      </w:r>
      <w:r w:rsidR="00F02A76" w:rsidRPr="008349D6">
        <w:rPr>
          <w:sz w:val="24"/>
        </w:rPr>
        <w:t>考虑了现实的序列相关设置时间，提出了一种改进的</w:t>
      </w:r>
      <w:r w:rsidR="00F02A76" w:rsidRPr="008349D6">
        <w:rPr>
          <w:sz w:val="24"/>
        </w:rPr>
        <w:t>IG</w:t>
      </w:r>
      <w:r w:rsidR="00F02A76" w:rsidRPr="008349D6">
        <w:rPr>
          <w:sz w:val="24"/>
        </w:rPr>
        <w:t>算法来求解</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02A76" w:rsidRPr="008349D6">
        <w:rPr>
          <w:sz w:val="24"/>
        </w:rPr>
        <w:t>。为了求解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e>
        </m:d>
        <m:r>
          <w:rPr>
            <w:rFonts w:ascii="Cambria Math" w:hAnsi="Cambria Math"/>
            <w:sz w:val="24"/>
          </w:rPr>
          <m:t>TTE</m:t>
        </m:r>
      </m:oMath>
      <w:r w:rsidR="00F02A76" w:rsidRPr="008349D6">
        <w:rPr>
          <w:sz w:val="24"/>
        </w:rPr>
        <w:t>，</w:t>
      </w:r>
      <w:r w:rsidR="00F02A76" w:rsidRPr="008349D6">
        <w:rPr>
          <w:sz w:val="24"/>
        </w:rPr>
        <w:t>Aqil</w:t>
      </w:r>
      <w:r w:rsidR="00F02A76" w:rsidRPr="008349D6">
        <w:rPr>
          <w:sz w:val="24"/>
        </w:rPr>
        <w:t>等</w:t>
      </w:r>
      <w:r w:rsidR="00F02A76" w:rsidRPr="008349D6">
        <w:rPr>
          <w:sz w:val="24"/>
        </w:rPr>
        <w:fldChar w:fldCharType="begin"/>
      </w:r>
      <w:r w:rsidR="00C269D4">
        <w:rPr>
          <w:sz w:val="24"/>
        </w:rPr>
        <w:instrText xml:space="preserve"> ADDIN ZOTERO_ITEM CSL_CITATION {"citationID":"enr7rweC","properties":{"formattedCitation":"\\super [62]\\nosupersub{}","plainCitation":"[62]","noteIndex":0},"citationItems":[{"id":2439,"uris":["http://zotero.org/users/9145449/items/3A73SMY4"],"itemData":{"id":2439,"type":"article-journal","abstract":"The hybrid flow shop scheduling problem is one of the most relevant optimization problem in manufacturing industry. In this paper, we investigate the blocking hybrid flow shop scheduling problem under the constraint of sequence dependent setup time. The objective is to minimize the total tardiness and earliness with uniform parallel machines under the constraint of sequence dependent setup time. To solve this kind of problems, significant developments of new meta-heuristic algorithms make it possible to implement new metaheuristics inspired by the behavior of living beings or natural phenomena. In this context, we suggest six algorithms based on the migratory bird optimization and the water wave optimization algorithms. We give three new versions for each meta-heuristic in order to solve this optimization problem. The main improvement of the suggested algorithms concerns the exploration phase of the neighborhood system. The enhancement approaches are based on the iterated greedy algorithm, the greedy randomized adaptive search procedure, the path relinking technique and the local search procedures. These modifications in the two nature inspired meta-heuristics make it possible to develop a new neighborhood generation structure constituting hybrid optimization algorithms. A comparative study between the different proposed methods is carried out on a variety of problems ranging from small to relatively large size instances. The simulations show good performances recorded by the water wave optimization algorithm in term of quality and convergence speed towards the best solution.","container-title":"Engineering Applications of Artificial Intelligence","DOI":"10.1016/j.engappai.2021.104196","ISSN":"0952-1976","journalAbbreviation":"Engineering Applications of Artificial Intelligence","language":"en","page":"104196","source":"ScienceDirect","title":"Two efficient nature inspired meta-heuristics solving blocking hybrid flow shop manufacturing problem","volume":"100","author":[{"family":"Aqil","given":"Said"},{"family":"Allali","given":"Karam"}],"issued":{"date-parts":[["2021",4,1]]}}}],"schema":"https://github.com/citation-style-language/schema/raw/master/csl-citation.json"} </w:instrText>
      </w:r>
      <w:r w:rsidR="00F02A76" w:rsidRPr="008349D6">
        <w:rPr>
          <w:sz w:val="24"/>
        </w:rPr>
        <w:fldChar w:fldCharType="separate"/>
      </w:r>
      <w:r w:rsidR="001647F0" w:rsidRPr="001647F0">
        <w:rPr>
          <w:kern w:val="0"/>
          <w:sz w:val="24"/>
          <w:vertAlign w:val="superscript"/>
        </w:rPr>
        <w:t>[62]</w:t>
      </w:r>
      <w:r w:rsidR="00F02A76" w:rsidRPr="008349D6">
        <w:rPr>
          <w:sz w:val="24"/>
        </w:rPr>
        <w:fldChar w:fldCharType="end"/>
      </w:r>
      <w:r w:rsidR="00F02A76" w:rsidRPr="008349D6">
        <w:rPr>
          <w:sz w:val="24"/>
        </w:rPr>
        <w:t>提出了</w:t>
      </w:r>
      <w:proofErr w:type="gramStart"/>
      <w:r w:rsidR="00F02A76" w:rsidRPr="008349D6">
        <w:rPr>
          <w:sz w:val="24"/>
        </w:rPr>
        <w:t>两种受</w:t>
      </w:r>
      <w:proofErr w:type="gramEnd"/>
      <w:r w:rsidR="00F02A76" w:rsidRPr="008349D6">
        <w:rPr>
          <w:sz w:val="24"/>
        </w:rPr>
        <w:t>自然启发的元启发式算法，包括候鸟优化和水波优化（</w:t>
      </w:r>
      <w:r w:rsidR="00F02A76" w:rsidRPr="008349D6">
        <w:rPr>
          <w:sz w:val="24"/>
        </w:rPr>
        <w:t>Water Wave Optimization</w:t>
      </w:r>
      <w:r w:rsidR="00F02A76" w:rsidRPr="008349D6">
        <w:rPr>
          <w:sz w:val="24"/>
        </w:rPr>
        <w:t>，</w:t>
      </w:r>
      <w:r w:rsidR="00F02A76" w:rsidRPr="008349D6">
        <w:rPr>
          <w:sz w:val="24"/>
        </w:rPr>
        <w:t>WWO</w:t>
      </w:r>
      <w:r w:rsidR="00F02A76" w:rsidRPr="008349D6">
        <w:rPr>
          <w:sz w:val="24"/>
        </w:rPr>
        <w:t>）算法，以此来</w:t>
      </w:r>
      <w:proofErr w:type="gramStart"/>
      <w:r w:rsidR="00F02A76" w:rsidRPr="008349D6">
        <w:rPr>
          <w:sz w:val="24"/>
        </w:rPr>
        <w:t>优化总</w:t>
      </w:r>
      <w:proofErr w:type="gramEnd"/>
      <w:r w:rsidR="00F02A76" w:rsidRPr="008349D6">
        <w:rPr>
          <w:sz w:val="24"/>
        </w:rPr>
        <w:t>延迟和早到时间。考虑到多个工厂的生产环境，</w:t>
      </w:r>
      <w:r w:rsidR="00F02A76" w:rsidRPr="008349D6">
        <w:rPr>
          <w:sz w:val="24"/>
        </w:rPr>
        <w:t>Han</w:t>
      </w:r>
      <w:r w:rsidR="00F02A76" w:rsidRPr="008349D6">
        <w:rPr>
          <w:sz w:val="24"/>
        </w:rPr>
        <w:t>等</w:t>
      </w:r>
      <w:r w:rsidR="00F02A76" w:rsidRPr="008349D6">
        <w:rPr>
          <w:sz w:val="24"/>
        </w:rPr>
        <w:fldChar w:fldCharType="begin"/>
      </w:r>
      <w:r w:rsidR="00C269D4">
        <w:rPr>
          <w:sz w:val="24"/>
        </w:rPr>
        <w:instrText xml:space="preserve"> ADDIN ZOTERO_ITEM CSL_CITATION {"citationID":"Rvyc8mXP","properties":{"formattedCitation":"\\super [63]\\nosupersub{}","plainCitation":"[63]","noteIndex":0},"citationItems":[{"id":4192,"uris":["http://zotero.org/users/9145449/items/REGIL58T"],"itemData":{"id":4192,"type":"article-journal","abstract":"With the increase in production levels, a pattern of industrial production has shifted from a single factory to multiple factories, resulting in a distributed production model. The distributed flowshop scheduling problem (DPFSP) is of great research significance as a frequent pattern in real production activities. In this paper, according to real-world scenarios, we have added blocking constraints and sequence-dependent setup times (SDST) to the DFSP and proposed a distributed blocking flowshop scheduling problem with sequence-dependent setup times (DBFSP_SDST). In a distributed environment, the allocation of resources and utilization have become an urgent problem to be solved. In addition, scheduling problems related to resource conservation have also attracted increasing attention. Therefore, we study DBFSP_SDST and consider minimizing the energy consumption cost of the critical factory (critical factory is the factory with maximum energy consumption cost) under resource balance. To tackle this problem, an effective iterated greedy algorithm based on a learning-based variable neighborhood search algorithm (VNIG) is proposed. In VNIG, an efficient construction heuristic is well designed. Two different local searches based on the characteristics of the proposed problem are developed to enhance the local exploitation by neighborhood searching. A learning-based selection variable neighborhood search strategy is designed to avoid the solution trapping in local optima. By conducting extensive simulation experiments, the proposed VNIG shows superior performance compared with artificial chemical reaction optimization (CRO, 2017), the discrete artificial bee colony algorithm (DABC, 2018), the iterative greedy algorithm with a variable neighborhood search scheme (IGR, 2021), and the evolution strategy approach (ES, 2022).","container-title":"Applied Soft Computing","DOI":"10.1016/j.asoc.2022.109502","ISSN":"1568-4946","journalAbbreviation":"Applied Soft Computing","language":"en","page":"109502","source":"ScienceDirect","title":"An effective iterative greedy algorithm for distributed blocking flowshop scheduling problem with balanced energy costs criterion","volume":"129","author":[{"family":"Han","given":"Xue"},{"family":"Han","given":"Yuyan"},{"family":"Zhang","given":"Biao"},{"family":"Qin","given":"Haoxiang"},{"family":"Li","given":"Junqing"},{"family":"Liu","given":"Yiping"},{"family":"Gong","given":"Dunwei"}],"issued":{"date-parts":[["2022",11,1]]}}}],"schema":"https://github.com/citation-style-language/schema/raw/master/csl-citation.json"} </w:instrText>
      </w:r>
      <w:r w:rsidR="00F02A76" w:rsidRPr="008349D6">
        <w:rPr>
          <w:sz w:val="24"/>
        </w:rPr>
        <w:fldChar w:fldCharType="separate"/>
      </w:r>
      <w:r w:rsidR="001647F0" w:rsidRPr="001647F0">
        <w:rPr>
          <w:kern w:val="0"/>
          <w:sz w:val="24"/>
          <w:vertAlign w:val="superscript"/>
        </w:rPr>
        <w:t>[63]</w:t>
      </w:r>
      <w:r w:rsidR="00F02A76" w:rsidRPr="008349D6">
        <w:rPr>
          <w:sz w:val="24"/>
        </w:rPr>
        <w:fldChar w:fldCharType="end"/>
      </w:r>
      <w:r w:rsidR="00F02A76" w:rsidRPr="008349D6">
        <w:rPr>
          <w:sz w:val="24"/>
        </w:rPr>
        <w:t>提出了一种改进的</w:t>
      </w:r>
      <w:r w:rsidR="00F02A76" w:rsidRPr="008349D6">
        <w:rPr>
          <w:sz w:val="24"/>
        </w:rPr>
        <w:t>IG</w:t>
      </w:r>
      <w:r w:rsidR="00F02A76" w:rsidRPr="008349D6">
        <w:rPr>
          <w:sz w:val="24"/>
        </w:rPr>
        <w:t>算法，通过学习机制，自适应的选择不同邻域结构来降低</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e>
        </m:d>
        <m:r>
          <w:rPr>
            <w:rFonts w:ascii="Cambria Math" w:hAnsi="Cambria Math"/>
            <w:sz w:val="24"/>
          </w:rPr>
          <m:t>EC</m:t>
        </m:r>
      </m:oMath>
      <w:r w:rsidR="00F02A76" w:rsidRPr="008349D6">
        <w:rPr>
          <w:sz w:val="24"/>
        </w:rPr>
        <w:t>的阻塞约束的影响。为了降低</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r>
          <w:rPr>
            <w:rFonts w:ascii="Cambria Math" w:hAnsi="Cambria Math"/>
            <w:sz w:val="24"/>
          </w:rPr>
          <m:t>EC</m:t>
        </m:r>
      </m:oMath>
      <w:r w:rsidR="00F02A76" w:rsidRPr="008349D6">
        <w:rPr>
          <w:sz w:val="24"/>
        </w:rPr>
        <w:t>中的能耗的指标，</w:t>
      </w:r>
      <w:r w:rsidR="00F02A76" w:rsidRPr="008349D6">
        <w:rPr>
          <w:sz w:val="24"/>
        </w:rPr>
        <w:t>Qin</w:t>
      </w:r>
      <w:r w:rsidR="00F02A76" w:rsidRPr="008349D6">
        <w:rPr>
          <w:sz w:val="24"/>
        </w:rPr>
        <w:t>等</w:t>
      </w:r>
      <w:r w:rsidR="00F02A76" w:rsidRPr="008349D6">
        <w:rPr>
          <w:sz w:val="24"/>
        </w:rPr>
        <w:fldChar w:fldCharType="begin"/>
      </w:r>
      <w:r w:rsidR="00C269D4">
        <w:rPr>
          <w:sz w:val="24"/>
        </w:rPr>
        <w:instrText xml:space="preserve"> ADDIN ZOTERO_ITEM CSL_CITATION {"citationID":"CIl9AV19","properties":{"formattedCitation":"\\super [64]\\nosupersub{}","plainCitation":"[64]","noteIndex":0},"citationItems":[{"id":4059,"uris":["http://zotero.org/users/9145449/items/J44ZYEUJ"],"itemData":{"id":4059,"type":"article-journal","abstract":"With the continuous development of national economies, problems of various energy consumption levels and pollution emissions in manufacturing have attracted attention from researchers. Most existing research has focused on reducing economic costs and energy consumption. However, the Hybrid Flow Shop Scheduling Problem with energy-efficient criteria has not yet been well studied, especially with blocking constraints. This paper is the first to present a mathematical model of the blocking hybrid flow shop problem with an energy-efficient criterion and a modified Iterative Greedy algorithm based on a swap strategy designed to optimize the constructed model. In the proposed algorithm, first, a heuristic is adopted to generate the initial solution. Second, a local perturbation strategy based on a swap operator is designed to ensure the convergence of the algorithm. Third, a simple global perturbation strategy based on a half-swap operator is proposed as a means to further search for the potentially best solution with the traditional simulated annealing criterion. The proposed algorithm is applied to 150 test instances at different scales and compared to state-of-the-art algorithms. The experimental results demonstrate that the proposed algorithm outperforms the compared algorithms and can obtain a better solution.","container-title":"Swarm and Evolutionary Computation","DOI":"10.1016/j.swevo.2021.100992","ISSN":"2210-6502","journalAbbreviation":"Swarm and Evolutionary Computation","page":"100992","source":"ScienceDirect","title":"An improved iterated greedy algorithm for the energy-efficient blocking hybrid flow shop scheduling problem","volume":"69","author":[{"family":"Qin","given":"Hao-Xiang"},{"family":"Han","given":"Yu-Yan"},{"family":"Zhang","given":"Biao"},{"family":"Meng","given":"Lei-Lei"},{"family":"Liu","given":"Yi-Ping"},{"family":"Pan","given":"Quan-Ke"},{"family":"Gong","given":"Dun-Wei"}],"issued":{"date-parts":[["2022",3,1]]}}}],"schema":"https://github.com/citation-style-language/schema/raw/master/csl-citation.json"} </w:instrText>
      </w:r>
      <w:r w:rsidR="00F02A76" w:rsidRPr="008349D6">
        <w:rPr>
          <w:sz w:val="24"/>
        </w:rPr>
        <w:fldChar w:fldCharType="separate"/>
      </w:r>
      <w:r w:rsidR="001647F0" w:rsidRPr="001647F0">
        <w:rPr>
          <w:kern w:val="0"/>
          <w:sz w:val="24"/>
          <w:vertAlign w:val="superscript"/>
        </w:rPr>
        <w:t>[64]</w:t>
      </w:r>
      <w:r w:rsidR="00F02A76" w:rsidRPr="008349D6">
        <w:rPr>
          <w:sz w:val="24"/>
        </w:rPr>
        <w:fldChar w:fldCharType="end"/>
      </w:r>
      <w:r w:rsidR="00F02A76" w:rsidRPr="008349D6">
        <w:rPr>
          <w:sz w:val="24"/>
        </w:rPr>
        <w:t>提出了一种基于半交换策略的</w:t>
      </w:r>
      <w:r w:rsidR="00F02A76" w:rsidRPr="008349D6">
        <w:rPr>
          <w:sz w:val="24"/>
        </w:rPr>
        <w:t>IG</w:t>
      </w:r>
      <w:r w:rsidR="00F02A76" w:rsidRPr="008349D6">
        <w:rPr>
          <w:sz w:val="24"/>
        </w:rPr>
        <w:t>。</w:t>
      </w:r>
      <w:r w:rsidR="00F02A76" w:rsidRPr="008349D6">
        <w:rPr>
          <w:sz w:val="24"/>
        </w:rPr>
        <w:t>Zhao</w:t>
      </w:r>
      <w:r w:rsidR="00F02A76" w:rsidRPr="008349D6">
        <w:rPr>
          <w:sz w:val="24"/>
        </w:rPr>
        <w:t>等</w:t>
      </w:r>
      <w:r w:rsidR="00F02A76" w:rsidRPr="008349D6">
        <w:rPr>
          <w:sz w:val="24"/>
        </w:rPr>
        <w:fldChar w:fldCharType="begin"/>
      </w:r>
      <w:r w:rsidR="00C269D4">
        <w:rPr>
          <w:sz w:val="24"/>
        </w:rPr>
        <w:instrText xml:space="preserve"> ADDIN ZOTERO_ITEM CSL_CITATION {"citationID":"Pwgk0Ibe","properties":{"formattedCitation":"\\super [65]\\nosupersub{}","plainCitation":"[65]","noteIndex":0},"citationItems":[{"id":4199,"uris":["http://zotero.org/users/9145449/items/HT8APSIZ"],"itemData":{"id":4199,"type":"article-journal","abstract":"Carbon peaking and carbon neutrality, which are the significant national strategy for sustainable development, have attracted considerable attention from production enterprises. In this study, the energy consumption is considered in the distributed blocking flow shop scheduling problem (DBFSP). A hyperheuristic with Q -learning (HHQL) is presented to address the energy-efficient DBFSP (EEDBFSP). Q -learning is employed to select an appropriate low-level heuristic (LLH) from a predesigned LLH set according to historical information fed back by LLH. An initialization method, which considers both total tardiness (TTD) and total energy consumption (TEC), is proposed to construct the initial population. The \\varepsilon -greedy strategy is introduced to utilize the learned knowledge while retaining a certain degree of exploration in the process of selecting LLH. The acceleration operation of the job on the critical path is designed to optimize TTD. The deceleration operation of the job on the noncritical path is designed to optimize TEC. The statistical and computational experimentation in an extensive benchmark testified that the HHQL outperforms the other comparison algorithm regarding efficiency and significance in solving EEDBFSP.","container-title":"IEEE Transactions on Cybernetics","DOI":"10.1109/TCYB.2022.3192112","ISSN":"2168-2275","issue":"5","note":"event-title: IEEE Transactions on Cybernetics","page":"3337-3350","source":"IEEE Xplore","title":"A Hyperheuristic With Q-Learning for the Multiobjective Energy-Efficient Distributed Blocking Flow Shop Scheduling Problem","volume":"53","author":[{"family":"Zhao","given":"Fuqing"},{"family":"Di","given":"Shilu"},{"family":"Wang","given":"Ling"}],"issued":{"date-parts":[["2023",5]]}}}],"schema":"https://github.com/citation-style-language/schema/raw/master/csl-citation.json"} </w:instrText>
      </w:r>
      <w:r w:rsidR="00F02A76" w:rsidRPr="008349D6">
        <w:rPr>
          <w:sz w:val="24"/>
        </w:rPr>
        <w:fldChar w:fldCharType="separate"/>
      </w:r>
      <w:r w:rsidR="001647F0" w:rsidRPr="001647F0">
        <w:rPr>
          <w:kern w:val="0"/>
          <w:sz w:val="24"/>
          <w:vertAlign w:val="superscript"/>
        </w:rPr>
        <w:t>[65]</w:t>
      </w:r>
      <w:r w:rsidR="00F02A76" w:rsidRPr="008349D6">
        <w:rPr>
          <w:sz w:val="24"/>
        </w:rPr>
        <w:fldChar w:fldCharType="end"/>
      </w:r>
      <w:r w:rsidR="00F02A76" w:rsidRPr="008349D6">
        <w:rPr>
          <w:sz w:val="24"/>
        </w:rPr>
        <w:t>研究了总延迟和总能耗的多目标优化问题，并基于</w:t>
      </w:r>
      <w:r w:rsidR="00F02A76" w:rsidRPr="008349D6">
        <w:rPr>
          <w:sz w:val="24"/>
        </w:rPr>
        <w:t>Q-learning</w:t>
      </w:r>
      <w:r w:rsidR="00F02A76" w:rsidRPr="008349D6">
        <w:rPr>
          <w:sz w:val="24"/>
        </w:rPr>
        <w:t>策略，提出一种元启发式算法来求解</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d>
          <m:dPr>
            <m:ctrlPr>
              <w:rPr>
                <w:rFonts w:ascii="Cambria Math" w:hAnsi="Cambria Math"/>
                <w:sz w:val="24"/>
              </w:rPr>
            </m:ctrlPr>
          </m:dPr>
          <m:e>
            <m:r>
              <w:rPr>
                <w:rFonts w:ascii="Cambria Math" w:hAnsi="Cambria Math"/>
                <w:sz w:val="24"/>
              </w:rPr>
              <m:t>TTD</m:t>
            </m:r>
            <m:r>
              <m:rPr>
                <m:sty m:val="p"/>
              </m:rPr>
              <w:rPr>
                <w:rFonts w:ascii="Cambria Math" w:hAnsi="Cambria Math"/>
                <w:sz w:val="24"/>
              </w:rPr>
              <m:t>,</m:t>
            </m:r>
            <m:r>
              <w:rPr>
                <w:rFonts w:ascii="Cambria Math" w:hAnsi="Cambria Math"/>
                <w:sz w:val="24"/>
              </w:rPr>
              <m:t>TEC</m:t>
            </m:r>
          </m:e>
        </m:d>
      </m:oMath>
      <w:r w:rsidR="00F02A76" w:rsidRPr="008349D6">
        <w:rPr>
          <w:sz w:val="24"/>
        </w:rPr>
        <w:t>。</w:t>
      </w:r>
      <w:r w:rsidRPr="008349D6">
        <w:rPr>
          <w:sz w:val="24"/>
        </w:rPr>
        <w:t>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8349D6">
        <w:rPr>
          <w:sz w:val="24"/>
        </w:rPr>
        <w:t>的问题特性，</w:t>
      </w:r>
      <w:r w:rsidRPr="008349D6">
        <w:rPr>
          <w:sz w:val="24"/>
        </w:rPr>
        <w:t>Wang</w:t>
      </w:r>
      <w:r w:rsidRPr="008349D6">
        <w:rPr>
          <w:sz w:val="24"/>
        </w:rPr>
        <w:t>等</w:t>
      </w:r>
      <w:r w:rsidR="00575415">
        <w:rPr>
          <w:sz w:val="24"/>
        </w:rPr>
        <w:fldChar w:fldCharType="begin"/>
      </w:r>
      <w:r w:rsidR="00575415">
        <w:rPr>
          <w:sz w:val="24"/>
        </w:rPr>
        <w:instrText xml:space="preserve"> ADDIN ZOTERO_ITEM CSL_CITATION {"citationID":"P5hq2H2e","properties":{"formattedCitation":"\\super [66]\\nosupersub{}","plainCitation":"[66]","noteIndex":0},"citationItems":[{"id":4299,"uris":["http://zotero.org/users/9145449/items/TX3RIAW3"],"itemData":{"id":4299,"type":"article-journal","abstract":"The distributed hybrid flow shop scheduling problem (DHFSP), which integrates distributed manufacturing models with parallel machines, has gained significant attention. However, in actual scheduling, some adjacent machines do not have buffers between them, resulting in blocking. This paper focuses on addressing the DHFSP with blocking constraints (DBHFSP) based on the actual production conditions. To solve DBHFSP, we construct a mixed integer linear programming (MILP) model for DBHFSP and validate its correctness using the Gurobi solver. Then, an advanced iterated greedy (AIG) algorithm is designed to minimize the makespan, in which we modify the Nawaz, Enscore, and Ham (NEH) heuristic to solve blocking constraints. To balance the global and local search capabilities of AIG, two effective inter-factory neighborhood search strategies and a swap-based local search strategy are designed. Additionally, each factory is mutually independent, and the movement within one factory does not affect the others. In view of this, we specifically designed a memory-based decoding method for insertion operations to reduce the computation time of the objective. Finally, two shaking strategies are incorporated into the algorithm to mitigate premature convergence. Five advanced algorithms are used to conduct comparative experiments with AIG on 80 test instances, and experimental results illustrate that the makespan and the relative percentage increase (RPI) obtained by AIG are 1.0% and 86.1% respectively, better than the comparative algorithms.","container-title":"Complex System Modeling and Simulation","DOI":"10.23919/CSMS.2023.0016","ISSN":"2096-9929","issue":"4","note":"event-title: Complex System Modeling and Simulation","page":"282-306","source":"IEEE Xplore","title":"Intelligent Optimization Under Multiple Factories: Hybrid Flow Shop Scheduling Problem with Blocking Constraints Using an Advanced Iterated Greedy Algorithm","title-short":"Intelligent Optimization Under Multiple Factories","volume":"3","author":[{"family":"Wang","given":"Yong"},{"family":"Wang","given":"Yuting"},{"family":"Han","given":"Yuyan"},{"family":"Li","given":"Junqing"},{"family":"Gao","given":"Kaizhou"},{"family":"Nojima","given":"Yusuke"}],"issued":{"date-parts":[["2023",12]]}}}],"schema":"https://github.com/citation-style-language/schema/raw/master/csl-citation.json"} </w:instrText>
      </w:r>
      <w:r w:rsidR="00575415">
        <w:rPr>
          <w:sz w:val="24"/>
        </w:rPr>
        <w:fldChar w:fldCharType="separate"/>
      </w:r>
      <w:r w:rsidR="001647F0" w:rsidRPr="001647F0">
        <w:rPr>
          <w:kern w:val="0"/>
          <w:sz w:val="24"/>
          <w:vertAlign w:val="superscript"/>
        </w:rPr>
        <w:t>[66]</w:t>
      </w:r>
      <w:r w:rsidR="00575415">
        <w:rPr>
          <w:sz w:val="24"/>
        </w:rPr>
        <w:fldChar w:fldCharType="end"/>
      </w:r>
      <w:r w:rsidRPr="008349D6">
        <w:rPr>
          <w:sz w:val="24"/>
        </w:rPr>
        <w:t>提出了一种先进的</w:t>
      </w:r>
      <w:r w:rsidRPr="008349D6">
        <w:rPr>
          <w:sz w:val="24"/>
        </w:rPr>
        <w:t>IG</w:t>
      </w:r>
      <w:r w:rsidRPr="008349D6">
        <w:rPr>
          <w:sz w:val="24"/>
        </w:rPr>
        <w:t>算法来降低阻塞</w:t>
      </w:r>
      <w:r w:rsidR="008349D6" w:rsidRPr="008349D6">
        <w:rPr>
          <w:sz w:val="24"/>
        </w:rPr>
        <w:t>约束</w:t>
      </w:r>
      <w:r w:rsidRPr="008349D6">
        <w:rPr>
          <w:sz w:val="24"/>
        </w:rPr>
        <w:t>所带来的影响。</w:t>
      </w:r>
      <w:r w:rsidR="00F02A76" w:rsidRPr="008349D6">
        <w:rPr>
          <w:sz w:val="24"/>
        </w:rPr>
        <w:t>Karabulut</w:t>
      </w:r>
      <w:r w:rsidR="00F02A76" w:rsidRPr="008349D6">
        <w:rPr>
          <w:sz w:val="24"/>
        </w:rPr>
        <w:fldChar w:fldCharType="begin"/>
      </w:r>
      <w:r w:rsidR="00575415">
        <w:rPr>
          <w:sz w:val="24"/>
        </w:rPr>
        <w:instrText xml:space="preserve"> ADDIN ZOTERO_ITEM CSL_CITATION {"citationID":"v7jtKuwH","properties":{"formattedCitation":"\\super [67]\\nosupersub{}","plainCitation":"[67]","noteIndex":0},"citationItems":[{"id":3841,"uris":["http://zotero.org/users/9145449/items/JXI2KPHR"],"itemData":{"id":3841,"type":"article-journal","abstract":"Scheduling in distributed production environments has become common in recent years since the advantages of multi factory manufacturing have been growing. This paper examines the distributed blocking flowshop scheduling problem (DBFSP) to minimize the makespan. Two different mathematical models, namely a mixed-integer programming model and a constraint programming model, were proposed to solve the considered problem to optimality. Due to the NP-Hard nature of the problem, large-size instances cannot be solved by the mathematical models, and an evolutionary algorithm was proposed. Three different NEH-based heuristics were used, and the first three solutions are included in the initial population, whereas the rest is constructed randomly. The offspring population is generated by the self-adaptive destruction and construction (DC) procedure of the iterated greedy algorithm. Self-adaptive DC procedure is achieved by the evolution strategy approach. In the local search part of the algorithm, a variable local search with three neighborhood structures was applied to the solution obtained by the DC procedure. The developed mathematical models initially verified the performance of the metaheuristic algorithm by using small instances. Then, the proposed algorithm was tested on the benchmark suite from the literature. The computational results indicate that the proposed algorithm outperforms the other metaheuristic algorithms from the literature. Finally, the solutions of the 156 best so far were obtained by the proposed algorithm, which is more effective than the existing state-of-the-art methods.","container-title":"Computers &amp; Industrial Engineering","DOI":"10.1016/j.cie.2021.107832","ISSN":"0360-8352","journalAbbreviation":"Computers &amp; Industrial Engineering","language":"en","page":"107832","source":"ScienceDirect","title":"An evolution strategy approach for the distributed blocking flowshop scheduling problem","volume":"163","author":[{"family":"Karabulut","given":"Korhan"},{"family":"Kizilay","given":"Damla"},{"family":"Tasgetiren","given":"M. Fatih"},{"family":"Gao","given":"Liang"},{"family":"Kandiller","given":"Levent"}],"issued":{"date-parts":[["2022",1,1]]}}}],"schema":"https://github.com/citation-style-language/schema/raw/master/csl-citation.json"} </w:instrText>
      </w:r>
      <w:r w:rsidR="00F02A76" w:rsidRPr="008349D6">
        <w:rPr>
          <w:sz w:val="24"/>
        </w:rPr>
        <w:fldChar w:fldCharType="separate"/>
      </w:r>
      <w:r w:rsidR="001647F0" w:rsidRPr="001647F0">
        <w:rPr>
          <w:kern w:val="0"/>
          <w:sz w:val="24"/>
          <w:vertAlign w:val="superscript"/>
        </w:rPr>
        <w:t>[67]</w:t>
      </w:r>
      <w:r w:rsidR="00F02A76" w:rsidRPr="008349D6">
        <w:rPr>
          <w:sz w:val="24"/>
        </w:rPr>
        <w:fldChar w:fldCharType="end"/>
      </w:r>
      <w:r w:rsidR="00F02A76" w:rsidRPr="008349D6">
        <w:rPr>
          <w:sz w:val="24"/>
        </w:rPr>
        <w:t>等研究了</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02A76" w:rsidRPr="008349D6">
        <w:rPr>
          <w:sz w:val="24"/>
        </w:rPr>
        <w:t>，根据问题特性建立了</w:t>
      </w:r>
      <w:r w:rsidR="00F02A76" w:rsidRPr="008349D6">
        <w:rPr>
          <w:sz w:val="24"/>
        </w:rPr>
        <w:t>MILP</w:t>
      </w:r>
      <w:r w:rsidR="00F02A76" w:rsidRPr="008349D6">
        <w:rPr>
          <w:sz w:val="24"/>
        </w:rPr>
        <w:t>和</w:t>
      </w:r>
      <w:r w:rsidR="00F02A76" w:rsidRPr="008349D6">
        <w:rPr>
          <w:sz w:val="24"/>
        </w:rPr>
        <w:t>CP</w:t>
      </w:r>
      <w:r w:rsidR="00F02A76" w:rsidRPr="008349D6">
        <w:rPr>
          <w:sz w:val="24"/>
        </w:rPr>
        <w:t>模型，并提出了一种进化策略（</w:t>
      </w:r>
      <w:r w:rsidR="00F02A76" w:rsidRPr="008349D6">
        <w:rPr>
          <w:sz w:val="24"/>
        </w:rPr>
        <w:t>Evolution Strategy</w:t>
      </w:r>
      <w:r w:rsidR="00F02A76" w:rsidRPr="008349D6">
        <w:rPr>
          <w:sz w:val="24"/>
        </w:rPr>
        <w:t>，</w:t>
      </w:r>
      <w:r w:rsidR="00F02A76" w:rsidRPr="008349D6">
        <w:rPr>
          <w:sz w:val="24"/>
        </w:rPr>
        <w:t>ES</w:t>
      </w:r>
      <w:r w:rsidR="00F02A76" w:rsidRPr="008349D6">
        <w:rPr>
          <w:sz w:val="24"/>
        </w:rPr>
        <w:t>）算法求解该问题。</w:t>
      </w:r>
    </w:p>
    <w:p w14:paraId="4AF86DB8" w14:textId="13D493B3" w:rsidR="00F02A76" w:rsidRPr="008349D6" w:rsidRDefault="00F02A76" w:rsidP="00F97D6D">
      <w:pPr>
        <w:spacing w:line="460" w:lineRule="exact"/>
        <w:ind w:firstLineChars="200" w:firstLine="480"/>
        <w:rPr>
          <w:sz w:val="24"/>
        </w:rPr>
      </w:pPr>
      <w:r w:rsidRPr="008349D6">
        <w:rPr>
          <w:sz w:val="24"/>
        </w:rPr>
        <w:t>以上研究表明了在调度问题中考虑阻塞约束的重要性，因此，本文所研究的集合分布式环境、并行机调度和阻塞约束的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r>
          <w:rPr>
            <w:rFonts w:ascii="Cambria Math" w:hAnsi="Cambria Math"/>
            <w:sz w:val="24"/>
          </w:rPr>
          <m:t>γ</m:t>
        </m:r>
      </m:oMath>
      <w:r w:rsidRPr="008349D6">
        <w:rPr>
          <w:sz w:val="24"/>
        </w:rPr>
        <w:t>具有重要的实际意义。</w:t>
      </w:r>
    </w:p>
    <w:p w14:paraId="7E28B56B" w14:textId="583F0E2F" w:rsidR="009432A7" w:rsidRDefault="009432A7" w:rsidP="009432A7">
      <w:pPr>
        <w:pStyle w:val="af3"/>
      </w:pPr>
      <w:r>
        <w:rPr>
          <w:rFonts w:hint="eastAsia"/>
        </w:rPr>
        <w:t>1</w:t>
      </w:r>
      <w:r>
        <w:t>.2.5</w:t>
      </w:r>
      <w:r w:rsidR="009F5B11">
        <w:t xml:space="preserve"> </w:t>
      </w:r>
      <w:r w:rsidR="003E09E2">
        <w:rPr>
          <w:rFonts w:hint="eastAsia"/>
        </w:rPr>
        <w:t>迭代</w:t>
      </w:r>
      <w:r w:rsidR="005565F3">
        <w:rPr>
          <w:rFonts w:hint="eastAsia"/>
        </w:rPr>
        <w:t>贪婪</w:t>
      </w:r>
      <w:r w:rsidR="003E09E2">
        <w:rPr>
          <w:rFonts w:hint="eastAsia"/>
        </w:rPr>
        <w:t>算法</w:t>
      </w:r>
    </w:p>
    <w:p w14:paraId="5B767D13" w14:textId="1574548C" w:rsidR="009432A7" w:rsidRDefault="009432A7" w:rsidP="009432A7">
      <w:pPr>
        <w:spacing w:line="460" w:lineRule="exact"/>
        <w:ind w:firstLineChars="200" w:firstLine="480"/>
        <w:rPr>
          <w:sz w:val="24"/>
        </w:rPr>
      </w:pPr>
      <w:r>
        <w:rPr>
          <w:rFonts w:hint="eastAsia"/>
          <w:sz w:val="24"/>
        </w:rPr>
        <w:t>I</w:t>
      </w:r>
      <w:r w:rsidRPr="009432A7">
        <w:rPr>
          <w:sz w:val="24"/>
        </w:rPr>
        <w:t>G</w:t>
      </w:r>
      <w:r w:rsidRPr="009432A7">
        <w:rPr>
          <w:sz w:val="24"/>
        </w:rPr>
        <w:t>算法因其结构简单、参数少、效率高而被广泛应用于求解流水车间调度问题</w:t>
      </w:r>
      <w:r w:rsidRPr="009432A7">
        <w:rPr>
          <w:sz w:val="24"/>
        </w:rPr>
        <w:fldChar w:fldCharType="begin"/>
      </w:r>
      <w:r w:rsidR="00575415">
        <w:rPr>
          <w:sz w:val="24"/>
        </w:rPr>
        <w:instrText xml:space="preserve"> ADDIN ZOTERO_ITEM CSL_CITATION {"citationID":"udQHsExz","properties":{"formattedCitation":"\\super [68]\\nosupersub{}","plainCitation":"[68]","noteIndex":0},"citationItems":[{"id":2654,"uris":["http://zotero.org/users/9145449/items/ZFQH8VDQ"],"itemData":{"id":2654,"type":"article-journal","abstract":"Over the last decade, many metaheuristics have been applied to the flowshop scheduling problem, ranging from Simulated Annealing or Tabu Search to complex hybrid techniques. Some of these methods provide excellent effectiveness and efficiency at the expense of being utterly complicated. In fact, several published methods require substantial implementation efforts, exploit problem specific speed-up techniques that cannot be applied to slight variations of the original problem, and often re-implementations of these methods by other researchers produce results that are quite different from the original ones. In this work we present a new iterated greedy algorithm that applies two phases iteratively, named destruction, were some jobs are eliminated from the incumbent solution, and construction, where the eliminated jobs are reinserted into the sequence using the well known NEH construction heuristic. Optionally, a local search can be applied after the construction phase. Our iterated greedy algorithm is both very simple to implement and, as shown by experimental results, highly effective when compared to state-of-the-art methods.","container-title":"European Journal of Operational Research","DOI":"10.1016/j.ejor.2005.12.009","ISSN":"0377-2217","issue":"3","journalAbbreviation":"European Journal of Operational Research","language":"en","page":"2033-2049","source":"ScienceDirect","title":"A simple and effective iterated greedy algorithm for the permutation flowshop scheduling problem","volume":"177","author":[{"family":"Ruiz","given":"Rubén"},{"family":"Stützle","given":"Thomas"}],"issued":{"date-parts":[["2007",3,16]]}}}],"schema":"https://github.com/citation-style-language/schema/raw/master/csl-citation.json"} </w:instrText>
      </w:r>
      <w:r w:rsidRPr="009432A7">
        <w:rPr>
          <w:sz w:val="24"/>
        </w:rPr>
        <w:fldChar w:fldCharType="separate"/>
      </w:r>
      <w:r w:rsidR="001647F0" w:rsidRPr="001647F0">
        <w:rPr>
          <w:kern w:val="0"/>
          <w:sz w:val="24"/>
          <w:vertAlign w:val="superscript"/>
        </w:rPr>
        <w:t>[68]</w:t>
      </w:r>
      <w:r w:rsidRPr="009432A7">
        <w:rPr>
          <w:sz w:val="24"/>
        </w:rPr>
        <w:fldChar w:fldCharType="end"/>
      </w:r>
      <w:r w:rsidRPr="009432A7">
        <w:rPr>
          <w:sz w:val="24"/>
        </w:rPr>
        <w:t>。近年来，随着企业生产规模的扩大，调度问题也</w:t>
      </w:r>
      <w:r w:rsidR="00493FCC">
        <w:rPr>
          <w:rFonts w:hint="eastAsia"/>
          <w:sz w:val="24"/>
        </w:rPr>
        <w:t>更</w:t>
      </w:r>
      <w:r w:rsidRPr="009432A7">
        <w:rPr>
          <w:sz w:val="24"/>
        </w:rPr>
        <w:t>加复杂多样，简单高效的</w:t>
      </w:r>
      <w:r w:rsidRPr="009432A7">
        <w:rPr>
          <w:sz w:val="24"/>
        </w:rPr>
        <w:t>IG</w:t>
      </w:r>
      <w:r w:rsidRPr="009432A7">
        <w:rPr>
          <w:sz w:val="24"/>
        </w:rPr>
        <w:t>算法受到学者们的青睐。</w:t>
      </w:r>
      <w:r w:rsidRPr="009432A7">
        <w:rPr>
          <w:sz w:val="24"/>
        </w:rPr>
        <w:t>Rodriguez</w:t>
      </w:r>
      <w:r w:rsidRPr="009432A7">
        <w:rPr>
          <w:sz w:val="24"/>
        </w:rPr>
        <w:t>等</w:t>
      </w:r>
      <w:r w:rsidRPr="009432A7">
        <w:rPr>
          <w:sz w:val="24"/>
        </w:rPr>
        <w:fldChar w:fldCharType="begin"/>
      </w:r>
      <w:r w:rsidR="00575415">
        <w:rPr>
          <w:sz w:val="24"/>
        </w:rPr>
        <w:instrText xml:space="preserve"> ADDIN ZOTERO_ITEM CSL_CITATION {"citationID":"LvurwcGM","properties":{"formattedCitation":"\\super [69]\\nosupersub{}","plainCitation":"[69]","noteIndex":0},"citationItems":[{"id":2191,"uris":["http://zotero.org/users/9145449/items/XTMWH5JH"],"itemData":{"id":2191,"type":"article-journal","abstract":"In this work, we tackle the problem of scheduling a set of jobs on a set of unrelated parallel machines with minimising the total weighted completion times as performance criteria. The iterated greedy metaheuristic generates a sequence of solutions by iterating over a constructive heuristic using destruction and construction phases. In the last few years, iterated greedy has been employed to solve a considerable number of problems. This is because it is based on a very simple principle, it is easy to implement, and it often exhibits an excellent performance. Moreover, scalability for high-dimensional problems becomes an essential requirement for modern optimisation algorithms. This paper proposes an iterated greedy model for the above-mentioned scheduling problem to tackle large-size instances. The beneﬁts of our proposal in comparison to existing metaheuristics proposed in the literature are experimentally shown.","container-title":"Computers &amp; Operations Research","DOI":"10.1016/j.cor.2013.01.018","ISSN":"03050548","issue":"7","journalAbbreviation":"Computers &amp; Operations Research","language":"en","page":"1829-1841","source":"DOI.org (Crossref)","title":"An iterated greedy algorithm for the large-scale unrelated parallel machines scheduling problem","volume":"40","author":[{"family":"Rodriguez","given":"Francisco J."},{"family":"Lozano","given":"Manuel"},{"family":"Blum","given":"Christian"},{"family":"García-Martínez","given":"Carlos"}],"issued":{"date-parts":[["2013",7]]}}}],"schema":"https://github.com/citation-style-language/schema/raw/master/csl-citation.json"} </w:instrText>
      </w:r>
      <w:r w:rsidRPr="009432A7">
        <w:rPr>
          <w:sz w:val="24"/>
        </w:rPr>
        <w:fldChar w:fldCharType="separate"/>
      </w:r>
      <w:r w:rsidR="001647F0" w:rsidRPr="001647F0">
        <w:rPr>
          <w:kern w:val="0"/>
          <w:sz w:val="24"/>
          <w:vertAlign w:val="superscript"/>
        </w:rPr>
        <w:t>[69]</w:t>
      </w:r>
      <w:r w:rsidRPr="009432A7">
        <w:rPr>
          <w:sz w:val="24"/>
        </w:rPr>
        <w:fldChar w:fldCharType="end"/>
      </w:r>
      <w:r w:rsidR="00493FCC" w:rsidRPr="009432A7">
        <w:rPr>
          <w:sz w:val="24"/>
        </w:rPr>
        <w:t>提出一种改进的</w:t>
      </w:r>
      <w:r w:rsidR="00493FCC" w:rsidRPr="009432A7">
        <w:rPr>
          <w:sz w:val="24"/>
        </w:rPr>
        <w:t>IG</w:t>
      </w:r>
      <w:r w:rsidR="00493FCC" w:rsidRPr="009432A7">
        <w:rPr>
          <w:sz w:val="24"/>
        </w:rPr>
        <w:t>算法</w:t>
      </w:r>
      <w:r w:rsidR="00493FCC">
        <w:rPr>
          <w:rFonts w:hint="eastAsia"/>
          <w:sz w:val="24"/>
        </w:rPr>
        <w:t>，</w:t>
      </w:r>
      <w:r w:rsidRPr="009432A7">
        <w:rPr>
          <w:sz w:val="24"/>
        </w:rPr>
        <w:t>以</w:t>
      </w:r>
      <w:proofErr w:type="gramStart"/>
      <w:r w:rsidRPr="009432A7">
        <w:rPr>
          <w:sz w:val="24"/>
        </w:rPr>
        <w:lastRenderedPageBreak/>
        <w:t>最小化总加权</w:t>
      </w:r>
      <w:proofErr w:type="gramEnd"/>
      <w:r w:rsidRPr="009432A7">
        <w:rPr>
          <w:sz w:val="24"/>
        </w:rPr>
        <w:t>完成时间（</w:t>
      </w:r>
      <w:r w:rsidRPr="009432A7">
        <w:rPr>
          <w:sz w:val="24"/>
        </w:rPr>
        <w:t>Total Weighted Completion</w:t>
      </w:r>
      <w:r w:rsidRPr="009432A7">
        <w:rPr>
          <w:sz w:val="24"/>
        </w:rPr>
        <w:t>，</w:t>
      </w:r>
      <w:r w:rsidRPr="009432A7">
        <w:rPr>
          <w:sz w:val="24"/>
        </w:rPr>
        <w:t>TWC</w:t>
      </w:r>
      <w:r w:rsidRPr="009432A7">
        <w:rPr>
          <w:sz w:val="24"/>
        </w:rPr>
        <w:t>）为优化目标，</w:t>
      </w:r>
      <w:r w:rsidR="00493FCC">
        <w:rPr>
          <w:rFonts w:hint="eastAsia"/>
          <w:sz w:val="24"/>
        </w:rPr>
        <w:t>用于</w:t>
      </w:r>
      <w:r w:rsidRPr="009432A7">
        <w:rPr>
          <w:sz w:val="24"/>
        </w:rPr>
        <w:t>求解具有不相关并行机约束的</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TWC</m:t>
        </m:r>
      </m:oMath>
      <w:r w:rsidRPr="009432A7">
        <w:rPr>
          <w:sz w:val="24"/>
        </w:rPr>
        <w:t>。</w:t>
      </w:r>
      <w:r w:rsidRPr="009432A7">
        <w:rPr>
          <w:sz w:val="24"/>
        </w:rPr>
        <w:t>Fernandez</w:t>
      </w:r>
      <w:r w:rsidRPr="009432A7">
        <w:rPr>
          <w:sz w:val="24"/>
        </w:rPr>
        <w:t>等</w:t>
      </w:r>
      <w:r w:rsidRPr="009432A7">
        <w:rPr>
          <w:sz w:val="24"/>
        </w:rPr>
        <w:fldChar w:fldCharType="begin"/>
      </w:r>
      <w:r w:rsidR="00575415">
        <w:rPr>
          <w:sz w:val="24"/>
        </w:rPr>
        <w:instrText xml:space="preserve"> ADDIN ZOTERO_ITEM CSL_CITATION {"citationID":"Aqei9jFj","properties":{"formattedCitation":"\\super [70]\\nosupersub{}","plainCitation":"[70]","noteIndex":0},"citationItems":[{"id":2421,"uris":["http://zotero.org/users/9145449/items/JA66XLC5"],"itemData":{"id":2421,"type":"article-journal","abstract":"The permutation flow shop scheduling problem is one of the most studied operations research related problems. Literally, hundreds of exact and approximate algorithms have been proposed to optimise several objective functions. In this paper we address the total tardiness criterion, which is aimed towards the satisfaction of customers in a make-to-order scenario. Although several approximate algorithms have been proposed for this problem in the literature, recent contributions for related problems suggest that there is room for improving the current available algorithms. Thus, our contribution is twofold: First, we propose a fast beam-search-based constructive heuristic that estimates the quality of partial sequences without a complete evaluation of their objective function. Second, using this constructive heuristic as initial solution, eight variations of an iterated-greedy-based algorithm are proposed. A comprehensive computational evaluation is performed to establish the efficiency of our proposals against the existing heuristics and metaheuristics for the problem.","container-title":"Expert Systems with Applications","DOI":"10.1016/j.eswa.2017.10.050","ISSN":"0957-4174","journalAbbreviation":"Expert Systems with Applications","language":"en","page":"58-69","source":"ScienceDirect","title":"Iterated-greedy-based algorithms with beam search initialization for the permutation flowshop to minimise total tardiness","volume":"94","author":[{"family":"Fernandez-Viagas","given":"Victor"},{"family":"Valente","given":"Jorge M. S."},{"family":"Framinan","given":"Jose M."}],"issued":{"date-parts":[["2018",3,15]]}}}],"schema":"https://github.com/citation-style-language/schema/raw/master/csl-citation.json"} </w:instrText>
      </w:r>
      <w:r w:rsidRPr="009432A7">
        <w:rPr>
          <w:sz w:val="24"/>
        </w:rPr>
        <w:fldChar w:fldCharType="separate"/>
      </w:r>
      <w:r w:rsidR="001647F0" w:rsidRPr="001647F0">
        <w:rPr>
          <w:kern w:val="0"/>
          <w:sz w:val="24"/>
          <w:vertAlign w:val="superscript"/>
        </w:rPr>
        <w:t>[70]</w:t>
      </w:r>
      <w:r w:rsidRPr="009432A7">
        <w:rPr>
          <w:sz w:val="24"/>
        </w:rPr>
        <w:fldChar w:fldCharType="end"/>
      </w:r>
      <w:r w:rsidRPr="009432A7">
        <w:rPr>
          <w:sz w:val="24"/>
        </w:rPr>
        <w:t>在对</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9432A7">
        <w:rPr>
          <w:sz w:val="24"/>
        </w:rPr>
        <w:t>的研究中，针对客户的满意度，提出了一种基于快速波束搜索的启发式方法，并将其嵌入到</w:t>
      </w:r>
      <w:r w:rsidRPr="009432A7">
        <w:rPr>
          <w:sz w:val="24"/>
        </w:rPr>
        <w:t>IG</w:t>
      </w:r>
      <w:r w:rsidRPr="009432A7">
        <w:rPr>
          <w:sz w:val="24"/>
        </w:rPr>
        <w:t>算法中来</w:t>
      </w:r>
      <w:proofErr w:type="gramStart"/>
      <w:r w:rsidRPr="009432A7">
        <w:rPr>
          <w:sz w:val="24"/>
        </w:rPr>
        <w:t>优化总</w:t>
      </w:r>
      <w:proofErr w:type="gramEnd"/>
      <w:r w:rsidRPr="009432A7">
        <w:rPr>
          <w:sz w:val="24"/>
        </w:rPr>
        <w:t>延迟时间。</w:t>
      </w:r>
      <w:r w:rsidRPr="009432A7">
        <w:rPr>
          <w:sz w:val="24"/>
        </w:rPr>
        <w:t>Rubén</w:t>
      </w:r>
      <w:r w:rsidRPr="009432A7">
        <w:rPr>
          <w:sz w:val="24"/>
        </w:rPr>
        <w:t>等</w:t>
      </w:r>
      <w:r w:rsidRPr="009432A7">
        <w:rPr>
          <w:sz w:val="24"/>
        </w:rPr>
        <w:fldChar w:fldCharType="begin"/>
      </w:r>
      <w:r w:rsidR="00575415">
        <w:rPr>
          <w:sz w:val="24"/>
        </w:rPr>
        <w:instrText xml:space="preserve"> ADDIN ZOTERO_ITEM CSL_CITATION {"citationID":"pFO17aku","properties":{"formattedCitation":"\\super [71]\\nosupersub{}","plainCitation":"[71]","noteIndex":0},"citationItems":[{"id":3654,"uris":["http://zotero.org/users/9145449/items/JXZAF24H"],"itemData":{"id":3654,"type":"article-journal","abstract":"Large manufacturing firms operate more than one production center. As a result, in relation to scheduling problems, which factory manufactures which product is an important consideration. In this paper we study an extension of the well known permutation flowshop scheduling problem in which there is a set of identical factories, each one with a flowshop structure. The objective is to minimize the maximum completion time or makespan among all factories. The resulting problem is known as the distributed permutation flowshop and has attracted considerable interest over the last few years. Contrary to the recent trend in the scheduling literature, where complex nature-inspired or metaphor-based methods are often proposed, we present simple Iterated Greedy algorithms that have performed well in related problems. Improved initialization, construction and destruction procedures, along with a local search with a strong intensification are proposed. The result is a very effective algorithm with little problem-specific knowledge that is shown to provide demonstrably better solutions in a comprehensive and thorough computational and statistical campaign.","container-title":"Omega","DOI":"10.1016/j.omega.2018.03.004","ISSN":"0305-0483","journalAbbreviation":"Omega","language":"en","page":"213-222","source":"ScienceDirect","title":"Iterated Greedy methods for the distributed permutation flowshop scheduling problem","volume":"83","author":[{"family":"Ruiz","given":"Rubén"},{"family":"Pan","given":"Quan-Ke"},{"family":"Naderi","given":"Bahman"}],"issued":{"date-parts":[["2019",3,1]]}}}],"schema":"https://github.com/citation-style-language/schema/raw/master/csl-citation.json"} </w:instrText>
      </w:r>
      <w:r w:rsidRPr="009432A7">
        <w:rPr>
          <w:sz w:val="24"/>
        </w:rPr>
        <w:fldChar w:fldCharType="separate"/>
      </w:r>
      <w:r w:rsidR="001647F0" w:rsidRPr="001647F0">
        <w:rPr>
          <w:kern w:val="0"/>
          <w:sz w:val="24"/>
          <w:vertAlign w:val="superscript"/>
        </w:rPr>
        <w:t>[71]</w:t>
      </w:r>
      <w:r w:rsidRPr="009432A7">
        <w:rPr>
          <w:sz w:val="24"/>
        </w:rPr>
        <w:fldChar w:fldCharType="end"/>
      </w:r>
      <w:r w:rsidRPr="009432A7">
        <w:rPr>
          <w:sz w:val="24"/>
        </w:rPr>
        <w:t>以最小</w:t>
      </w:r>
      <w:proofErr w:type="gramStart"/>
      <w:r w:rsidRPr="009432A7">
        <w:rPr>
          <w:sz w:val="24"/>
        </w:rPr>
        <w:t>化最大</w:t>
      </w:r>
      <w:proofErr w:type="gramEnd"/>
      <w:r w:rsidRPr="009432A7">
        <w:rPr>
          <w:sz w:val="24"/>
        </w:rPr>
        <w:t>完成时间为优化目标，提出了一种简单的、没有问题特征知识的</w:t>
      </w:r>
      <w:r w:rsidRPr="009432A7">
        <w:rPr>
          <w:sz w:val="24"/>
        </w:rPr>
        <w:t>IG</w:t>
      </w:r>
      <w:r w:rsidRPr="009432A7">
        <w:rPr>
          <w:sz w:val="24"/>
        </w:rPr>
        <w:t>算法，该算法能够为</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提供较好的解决方案。</w:t>
      </w:r>
      <w:r w:rsidRPr="009432A7">
        <w:rPr>
          <w:sz w:val="24"/>
        </w:rPr>
        <w:t>Chen</w:t>
      </w:r>
      <w:r w:rsidRPr="009432A7">
        <w:rPr>
          <w:sz w:val="24"/>
        </w:rPr>
        <w:t>等</w:t>
      </w:r>
      <w:r w:rsidRPr="009432A7">
        <w:rPr>
          <w:color w:val="FF0000"/>
          <w:kern w:val="0"/>
          <w:sz w:val="24"/>
        </w:rPr>
        <w:fldChar w:fldCharType="begin"/>
      </w:r>
      <w:r w:rsidR="00575415">
        <w:rPr>
          <w:color w:val="FF0000"/>
          <w:kern w:val="0"/>
          <w:sz w:val="24"/>
        </w:rPr>
        <w:instrText xml:space="preserve"> ADDIN ZOTERO_ITEM CSL_CITATION {"citationID":"e3qffKIy","properties":{"formattedCitation":"\\super [72]\\nosupersub{}","plainCitation":"[72]","noteIndex":0},"citationItems":[{"id":3843,"uris":["http://zotero.org/users/9145449/items/VYAYHNHY"],"itemData":{"id":3843,"type":"article-journal","abstract":"We consider the distributed blocking flowshop scheduling problem (DBFSP) which is a meaningful generalization of the blocking flowshop scheduling problem in the distributed production environment. The objective of minimizing the total flowtime is relevant and important in the current dynamic manufacturing environment, but, as far as we know, it has not been investigated in the DBFSP previously. In this paper, a population-based iterated greedy (PBIG) algorithm is proposed to solve the DBFSP with the total flowtime criterion, which takes the advantage of both the population-based search approach and the iterated greedy algorithm. First, an effective constructive heuristic is proposed by integrating two existing constructive approaches to initialize the population with a high level of quality and diversity. Second, three different procedures to generate the offspring solutions are tested for the effective exploration capability, each of which rationally combines the destruction, reconstruction and selection operator. Third, the insertion neighborhood and swap neighborhood are investigated to enhance the local exploitation ability and a hybrid local search procedure that utilizes simultaneously both the two neighborhoods are proposed. The comprehensive experimental evaluation based on a total of 720 well-known instances shows that the proposed algorithms outperform the existing effective algorithms at a significant margin.","container-title":"Engineering Applications of Artificial Intelligence","DOI":"10.1016/j.engappai.2021.104375","ISSN":"0952-1976","journalAbbreviation":"Engineering Applications of Artificial Intelligence","language":"en","page":"104375","source":"ScienceDirect","title":"A population-based iterated greedy algorithm to minimize total flowtime for the distributed blocking flowshop scheduling problem","volume":"104","author":[{"family":"Chen","given":"Shuai"},{"family":"Pan","given":"Quan-Ke"},{"family":"Gao","given":"Liang"},{"family":"Sang","given":"Hong-yan"}],"issued":{"date-parts":[["2021",9,1]]}}}],"schema":"https://github.com/citation-style-language/schema/raw/master/csl-citation.json"} </w:instrText>
      </w:r>
      <w:r w:rsidRPr="009432A7">
        <w:rPr>
          <w:color w:val="FF0000"/>
          <w:kern w:val="0"/>
          <w:sz w:val="24"/>
        </w:rPr>
        <w:fldChar w:fldCharType="separate"/>
      </w:r>
      <w:r w:rsidR="001647F0" w:rsidRPr="001647F0">
        <w:rPr>
          <w:kern w:val="0"/>
          <w:sz w:val="24"/>
          <w:vertAlign w:val="superscript"/>
        </w:rPr>
        <w:t>[72]</w:t>
      </w:r>
      <w:r w:rsidRPr="009432A7">
        <w:rPr>
          <w:color w:val="FF0000"/>
          <w:kern w:val="0"/>
          <w:sz w:val="24"/>
        </w:rPr>
        <w:fldChar w:fldCharType="end"/>
      </w:r>
      <w:r w:rsidRPr="009432A7">
        <w:rPr>
          <w:sz w:val="24"/>
        </w:rPr>
        <w:t>提出了一种基于种群的</w:t>
      </w:r>
      <w:r w:rsidRPr="009432A7">
        <w:rPr>
          <w:sz w:val="24"/>
        </w:rPr>
        <w:t>IG</w:t>
      </w:r>
      <w:r w:rsidRPr="009432A7">
        <w:rPr>
          <w:sz w:val="24"/>
        </w:rPr>
        <w:t>算法，结合种群的搜索方法和</w:t>
      </w:r>
      <w:r w:rsidRPr="009432A7">
        <w:rPr>
          <w:sz w:val="24"/>
        </w:rPr>
        <w:t>IG</w:t>
      </w:r>
      <w:r w:rsidRPr="009432A7">
        <w:rPr>
          <w:sz w:val="24"/>
        </w:rPr>
        <w:t>算法的优点，以总流经时间为优化目标，求解</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r>
          <w:rPr>
            <w:rFonts w:ascii="Cambria Math" w:hAnsi="Cambria Math"/>
            <w:sz w:val="24"/>
          </w:rPr>
          <m:t>TFT</m:t>
        </m:r>
      </m:oMath>
      <w:r w:rsidRPr="009432A7">
        <w:rPr>
          <w:sz w:val="24"/>
        </w:rPr>
        <w:t>。</w:t>
      </w:r>
      <w:r w:rsidRPr="009432A7">
        <w:rPr>
          <w:sz w:val="24"/>
        </w:rPr>
        <w:t>Pan</w:t>
      </w:r>
      <w:r w:rsidRPr="009432A7">
        <w:rPr>
          <w:sz w:val="24"/>
        </w:rPr>
        <w:t>和</w:t>
      </w:r>
      <w:r w:rsidRPr="009432A7">
        <w:rPr>
          <w:sz w:val="24"/>
        </w:rPr>
        <w:t>Ruiz</w:t>
      </w:r>
      <w:r w:rsidRPr="009432A7">
        <w:rPr>
          <w:color w:val="FF0000"/>
          <w:kern w:val="0"/>
          <w:sz w:val="24"/>
        </w:rPr>
        <w:fldChar w:fldCharType="begin"/>
      </w:r>
      <w:r w:rsidR="00575415">
        <w:rPr>
          <w:color w:val="FF0000"/>
          <w:kern w:val="0"/>
          <w:sz w:val="24"/>
        </w:rPr>
        <w:instrText xml:space="preserve"> ADDIN ZOTERO_ITEM CSL_CITATION {"citationID":"NnDSGkRh","properties":{"formattedCitation":"\\super [73]\\nosupersub{}","plainCitation":"[73]","noteIndex":0},"citationItems":[{"id":2657,"uris":["http://zotero.org/users/9145449/items/QIX8P8AH"],"itemData":{"id":2657,"type":"article-journal","abstract":"In the no-idle flowshop, machines cannot be idle after finishing one job and before starting the next one. Therefore, start times of jobs must be delayed to guarantee this constraint. In practice machines show this behavior as it might be technically unfeasible or uneconomical to stop a machine in between jobs. This has important ramifications in the modern industry including fiber glass processing, foundries, production of integrated circuits and the steel making industry, among others. However, to assume that all machines in the shop have this no-idle constraint is not realistic. To the best of our knowledge, this is the first paper to study the mixed no-idle extension where only some machines have the no-idle constraint. We present a mixed integer programming model for this new problem and the equations to calculate the makespan. We also propose a set of formulas to accelerate the calculation of insertions that is used both in heuristics as well as in the local search procedures. An effective iterated greedy (IG) algorithm is proposed. We use an NEH-based heuristic to construct a high quality initial solution. A local search using the proposed accelerations is employed to emphasize intensification and exploration in the IG. A new destruction and construction procedure is also shown. To evaluate the proposed algorithm, we present several adaptations of other well-known and recent metaheuristics for the problem and conduct a comprehensive set of computational and statistical experiments with a total of 1750 instances. The results show that the proposed IG algorithm outperforms existing methods in the no-idle and in the mixed no-idle scenarios by a significant margin.","container-title":"Omega","DOI":"10.1016/j.omega.2013.10.002","ISSN":"0305-0483","journalAbbreviation":"Omega","language":"en","page":"41-50","source":"ScienceDirect","title":"An effective iterated greedy algorithm for the mixed no-idle permutation flowshop scheduling problem","volume":"44","author":[{"family":"Pan","given":"Quan-Ke"},{"family":"Ruiz","given":"Rubén"}],"issued":{"date-parts":[["2014",4,1]]}}}],"schema":"https://github.com/citation-style-language/schema/raw/master/csl-citation.json"} </w:instrText>
      </w:r>
      <w:r w:rsidRPr="009432A7">
        <w:rPr>
          <w:color w:val="FF0000"/>
          <w:kern w:val="0"/>
          <w:sz w:val="24"/>
        </w:rPr>
        <w:fldChar w:fldCharType="separate"/>
      </w:r>
      <w:r w:rsidR="001647F0" w:rsidRPr="001647F0">
        <w:rPr>
          <w:kern w:val="0"/>
          <w:sz w:val="24"/>
          <w:vertAlign w:val="superscript"/>
        </w:rPr>
        <w:t>[73]</w:t>
      </w:r>
      <w:r w:rsidRPr="009432A7">
        <w:rPr>
          <w:color w:val="FF0000"/>
          <w:kern w:val="0"/>
          <w:sz w:val="24"/>
        </w:rPr>
        <w:fldChar w:fldCharType="end"/>
      </w:r>
      <w:r w:rsidRPr="009432A7">
        <w:rPr>
          <w:sz w:val="24"/>
        </w:rPr>
        <w:t>首先构建了混合无空闲</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的数学模型，并提出了一种基于加速邻域插入策略的高效</w:t>
      </w:r>
      <w:r w:rsidRPr="009432A7">
        <w:rPr>
          <w:sz w:val="24"/>
        </w:rPr>
        <w:t>IG</w:t>
      </w:r>
      <w:r w:rsidRPr="009432A7">
        <w:rPr>
          <w:sz w:val="24"/>
        </w:rPr>
        <w:t>算法来求解</w:t>
      </w:r>
      <w:r w:rsidR="00A216CF">
        <w:rPr>
          <w:rFonts w:hint="eastAsia"/>
          <w:sz w:val="24"/>
        </w:rPr>
        <w:t>该</w:t>
      </w:r>
      <w:r w:rsidRPr="009432A7">
        <w:rPr>
          <w:sz w:val="24"/>
        </w:rPr>
        <w:t>模型。同样对于混合无空闲</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w:t>
      </w:r>
      <w:r w:rsidRPr="009432A7">
        <w:rPr>
          <w:sz w:val="24"/>
        </w:rPr>
        <w:t>Wang</w:t>
      </w:r>
      <w:r w:rsidRPr="009432A7">
        <w:rPr>
          <w:sz w:val="24"/>
        </w:rPr>
        <w:t>等</w:t>
      </w:r>
      <w:r w:rsidRPr="009432A7">
        <w:rPr>
          <w:sz w:val="24"/>
        </w:rPr>
        <w:fldChar w:fldCharType="begin"/>
      </w:r>
      <w:r w:rsidR="00575415">
        <w:rPr>
          <w:sz w:val="24"/>
        </w:rPr>
        <w:instrText xml:space="preserve"> ADDIN ZOTERO_ITEM CSL_CITATION {"citationID":"k9mWNlJJ","properties":{"formattedCitation":"\\super [74]\\nosupersub{}","plainCitation":"[74]","noteIndex":0},"citationItems":[{"id":3082,"uris":["http://zotero.org/users/9145449/items/HVGNAMBD"],"itemData":{"id":3082,"type":"article-journal","abstract":"The mixed no-wait flowshop problem with both wait and no-wait constraints has many potential real-life applications. The problem can be regarded as a generalization of the traditional permutation flowshop and the no-wait flowshop. In this paper, we study, for the first time, this scheduling setting with makespan minimization. We first propose a mathematical model and then we design a speed-up makespan calculation procedure. By introducing a varying number of destructed jobs, a modified iterated greedy algorithm is proposed for the considered problem which consists of four components: 1) initialization solution construction; 2) destruction; 3) reconstruction; and 4) local search. To further improve the intensification and efficiency of the proposal, insertion is performed on some neighbor jobs of the best position in a sequence during the initialization, solution construction, and reconstruction phases. After calibrating parameters and components, the proposal is compared with five existing algorithms for similar problems on adapted Taillard benchmark instances. Experimental results show that the proposal always obtains the best performance among the compared methods.","container-title":"IEEE Transactions on Cybernetics","DOI":"10.1109/TCYB.2017.2707067","ISSN":"2168-2275","issue":"5","note":"event-title: IEEE Transactions on Cybernetics","page":"1553-1566","source":"IEEE Xplore","title":"An Iterated Greedy Heuristic for Mixed No-Wait Flowshop Problems","volume":"48","author":[{"family":"Wang","given":"Yamin"},{"family":"Li","given":"Xiaoping"},{"family":"Ruiz","given":"Rubén"},{"family":"Sui","given":"Shaochun"}],"issued":{"date-parts":[["2018",5]]}}}],"schema":"https://github.com/citation-style-language/schema/raw/master/csl-citation.json"} </w:instrText>
      </w:r>
      <w:r w:rsidRPr="009432A7">
        <w:rPr>
          <w:sz w:val="24"/>
        </w:rPr>
        <w:fldChar w:fldCharType="separate"/>
      </w:r>
      <w:r w:rsidR="001647F0" w:rsidRPr="001647F0">
        <w:rPr>
          <w:kern w:val="0"/>
          <w:sz w:val="24"/>
          <w:vertAlign w:val="superscript"/>
        </w:rPr>
        <w:t>[74]</w:t>
      </w:r>
      <w:r w:rsidRPr="009432A7">
        <w:rPr>
          <w:sz w:val="24"/>
        </w:rPr>
        <w:fldChar w:fldCharType="end"/>
      </w:r>
      <w:r w:rsidRPr="009432A7">
        <w:rPr>
          <w:sz w:val="24"/>
        </w:rPr>
        <w:t>针对问题特性，对</w:t>
      </w:r>
      <w:r w:rsidRPr="009432A7">
        <w:rPr>
          <w:sz w:val="24"/>
        </w:rPr>
        <w:t>IG</w:t>
      </w:r>
      <w:r w:rsidRPr="009432A7">
        <w:rPr>
          <w:sz w:val="24"/>
        </w:rPr>
        <w:t>算法进行了改进，设计了一种快速计算最大完成时间的机制。为了有效的降低生产过程中的阻塞影响，</w:t>
      </w:r>
      <w:r w:rsidR="00A108F3">
        <w:rPr>
          <w:rFonts w:hint="eastAsia"/>
          <w:sz w:val="24"/>
        </w:rPr>
        <w:t>Qin</w:t>
      </w:r>
      <w:r w:rsidRPr="009432A7">
        <w:rPr>
          <w:sz w:val="24"/>
        </w:rPr>
        <w:t>等</w:t>
      </w:r>
      <w:r w:rsidRPr="009432A7">
        <w:rPr>
          <w:sz w:val="24"/>
        </w:rPr>
        <w:fldChar w:fldCharType="begin"/>
      </w:r>
      <w:r w:rsidR="00575415">
        <w:rPr>
          <w:sz w:val="24"/>
        </w:rPr>
        <w:instrText xml:space="preserve"> ADDIN ZOTERO_ITEM CSL_CITATION {"citationID":"edd579oV","properties":{"formattedCitation":"\\super [75]\\nosupersub{}","plainCitation":"[75]","noteIndex":0},"citationItems":[{"id":2121,"uris":["http://zotero.org/users/9145449/items/MWYNM5IQ"],"itemData":</w:instrText>
      </w:r>
      <w:r w:rsidR="00575415">
        <w:rPr>
          <w:rFonts w:hint="eastAsia"/>
          <w:sz w:val="24"/>
        </w:rPr>
        <w:instrText>{"id":2121,"type":"article-journal","abstract":"</w:instrText>
      </w:r>
      <w:r w:rsidR="00575415">
        <w:rPr>
          <w:rFonts w:hint="eastAsia"/>
          <w:sz w:val="24"/>
        </w:rPr>
        <w:instrText>混合流水车间调度是制造业领域的前沿方向</w:instrText>
      </w:r>
      <w:r w:rsidR="00575415">
        <w:rPr>
          <w:rFonts w:hint="eastAsia"/>
          <w:sz w:val="24"/>
        </w:rPr>
        <w:instrText>,</w:instrText>
      </w:r>
      <w:r w:rsidR="00575415">
        <w:rPr>
          <w:rFonts w:hint="eastAsia"/>
          <w:sz w:val="24"/>
        </w:rPr>
        <w:instrText>而研究带有阻塞约束的问题更具有现实意义</w:instrText>
      </w:r>
      <w:r w:rsidR="00575415">
        <w:rPr>
          <w:rFonts w:hint="eastAsia"/>
          <w:sz w:val="24"/>
        </w:rPr>
        <w:instrText>.</w:instrText>
      </w:r>
      <w:r w:rsidR="00575415">
        <w:rPr>
          <w:rFonts w:hint="eastAsia"/>
          <w:sz w:val="24"/>
        </w:rPr>
        <w:instrText>针对阻塞混合流水车间调度问题</w:instrText>
      </w:r>
      <w:r w:rsidR="00575415">
        <w:rPr>
          <w:rFonts w:hint="eastAsia"/>
          <w:sz w:val="24"/>
        </w:rPr>
        <w:instrText>(BHFSP),</w:instrText>
      </w:r>
      <w:r w:rsidR="00575415">
        <w:rPr>
          <w:rFonts w:hint="eastAsia"/>
          <w:sz w:val="24"/>
        </w:rPr>
        <w:instrText>以最小化最大完工时间为优化目标建立</w:instrText>
      </w:r>
      <w:r w:rsidR="00575415">
        <w:rPr>
          <w:rFonts w:hint="eastAsia"/>
          <w:sz w:val="24"/>
        </w:rPr>
        <w:instrText>BHFSP</w:instrText>
      </w:r>
      <w:r w:rsidR="00575415">
        <w:rPr>
          <w:rFonts w:hint="eastAsia"/>
          <w:sz w:val="24"/>
        </w:rPr>
        <w:instrText>的数学模型并详细阐述其计算过程</w:instrText>
      </w:r>
      <w:r w:rsidR="00575415">
        <w:rPr>
          <w:rFonts w:hint="eastAsia"/>
          <w:sz w:val="24"/>
        </w:rPr>
        <w:instrText>,</w:instrText>
      </w:r>
      <w:r w:rsidR="00575415">
        <w:rPr>
          <w:rFonts w:hint="eastAsia"/>
          <w:sz w:val="24"/>
        </w:rPr>
        <w:instrText>在零缓冲区特性的基础上设计一种双层变异策略的迭代贪婪</w:instrText>
      </w:r>
      <w:r w:rsidR="00575415">
        <w:rPr>
          <w:rFonts w:hint="eastAsia"/>
          <w:sz w:val="24"/>
        </w:rPr>
        <w:instrText>(IGDLM)</w:instrText>
      </w:r>
      <w:r w:rsidR="00575415">
        <w:rPr>
          <w:rFonts w:hint="eastAsia"/>
          <w:sz w:val="24"/>
        </w:rPr>
        <w:instrText>算法求解</w:instrText>
      </w:r>
      <w:r w:rsidR="00575415">
        <w:rPr>
          <w:rFonts w:hint="eastAsia"/>
          <w:sz w:val="24"/>
        </w:rPr>
        <w:instrText>BHFSP.</w:instrText>
      </w:r>
      <w:r w:rsidR="00575415">
        <w:rPr>
          <w:rFonts w:hint="eastAsia"/>
          <w:sz w:val="24"/>
        </w:rPr>
        <w:instrText>分析传统迭代贪婪</w:instrText>
      </w:r>
      <w:r w:rsidR="00575415">
        <w:rPr>
          <w:rFonts w:hint="eastAsia"/>
          <w:sz w:val="24"/>
        </w:rPr>
        <w:instrText>(IG)</w:instrText>
      </w:r>
      <w:r w:rsidR="00575415">
        <w:rPr>
          <w:rFonts w:hint="eastAsia"/>
          <w:sz w:val="24"/>
        </w:rPr>
        <w:instrText>算法中的优势和不足</w:instrText>
      </w:r>
      <w:r w:rsidR="00575415">
        <w:rPr>
          <w:rFonts w:hint="eastAsia"/>
          <w:sz w:val="24"/>
        </w:rPr>
        <w:instrText>,</w:instrText>
      </w:r>
      <w:r w:rsidR="00575415">
        <w:rPr>
          <w:rFonts w:hint="eastAsia"/>
          <w:sz w:val="24"/>
        </w:rPr>
        <w:instrText>针对阻塞特性提出双层变异策略来提高解的多样性</w:instrText>
      </w:r>
      <w:r w:rsidR="00575415">
        <w:rPr>
          <w:rFonts w:hint="eastAsia"/>
          <w:sz w:val="24"/>
        </w:rPr>
        <w:instrText>,</w:instrText>
      </w:r>
      <w:r w:rsidR="00575415">
        <w:rPr>
          <w:rFonts w:hint="eastAsia"/>
          <w:sz w:val="24"/>
        </w:rPr>
        <w:instrText>进一步平衡所提算法的全局探索和局部搜索能力</w:instrText>
      </w:r>
      <w:r w:rsidR="00575415">
        <w:rPr>
          <w:rFonts w:hint="eastAsia"/>
          <w:sz w:val="24"/>
        </w:rPr>
        <w:instrText>.</w:instrText>
      </w:r>
      <w:r w:rsidR="00575415">
        <w:rPr>
          <w:rFonts w:hint="eastAsia"/>
          <w:sz w:val="24"/>
        </w:rPr>
        <w:instrText>通过</w:instrText>
      </w:r>
      <w:r w:rsidR="00575415">
        <w:rPr>
          <w:rFonts w:hint="eastAsia"/>
          <w:sz w:val="24"/>
        </w:rPr>
        <w:instrText>100</w:instrText>
      </w:r>
      <w:r w:rsidR="00575415">
        <w:rPr>
          <w:rFonts w:hint="eastAsia"/>
          <w:sz w:val="24"/>
        </w:rPr>
        <w:instrText>个测试算例的数值仿真以及与</w:instrText>
      </w:r>
      <w:r w:rsidR="00575415">
        <w:rPr>
          <w:rFonts w:hint="eastAsia"/>
          <w:sz w:val="24"/>
        </w:rPr>
        <w:instrText>5</w:instrText>
      </w:r>
      <w:r w:rsidR="00575415">
        <w:rPr>
          <w:rFonts w:hint="eastAsia"/>
          <w:sz w:val="24"/>
        </w:rPr>
        <w:instrText>种代表算法的统计比较</w:instrText>
      </w:r>
      <w:r w:rsidR="00575415">
        <w:rPr>
          <w:rFonts w:hint="eastAsia"/>
          <w:sz w:val="24"/>
        </w:rPr>
        <w:instrText>,</w:instrText>
      </w:r>
      <w:r w:rsidR="00575415">
        <w:rPr>
          <w:rFonts w:hint="eastAsia"/>
          <w:sz w:val="24"/>
        </w:rPr>
        <w:instrText>验证所提出的双层变异策略与</w:instrText>
      </w:r>
      <w:r w:rsidR="00575415">
        <w:rPr>
          <w:rFonts w:hint="eastAsia"/>
          <w:sz w:val="24"/>
        </w:rPr>
        <w:instrText>IG</w:instrText>
      </w:r>
      <w:r w:rsidR="00575415">
        <w:rPr>
          <w:rFonts w:hint="eastAsia"/>
          <w:sz w:val="24"/>
        </w:rPr>
        <w:instrText>融合的算法能够得到更好的目标值</w:instrText>
      </w:r>
      <w:r w:rsidR="00575415">
        <w:rPr>
          <w:rFonts w:hint="eastAsia"/>
          <w:sz w:val="24"/>
        </w:rPr>
        <w:instrText>,</w:instrText>
      </w:r>
      <w:r w:rsidR="00575415">
        <w:rPr>
          <w:rFonts w:hint="eastAsia"/>
          <w:sz w:val="24"/>
        </w:rPr>
        <w:instrText>并为中大规模的</w:instrText>
      </w:r>
      <w:r w:rsidR="00575415">
        <w:rPr>
          <w:rFonts w:hint="eastAsia"/>
          <w:sz w:val="24"/>
        </w:rPr>
        <w:instrText>BHFSP</w:instrText>
      </w:r>
      <w:r w:rsidR="00575415">
        <w:rPr>
          <w:rFonts w:hint="eastAsia"/>
          <w:sz w:val="24"/>
        </w:rPr>
        <w:instrText>提供更优的调度方案</w:instrText>
      </w:r>
      <w:r w:rsidR="00575415">
        <w:rPr>
          <w:rFonts w:hint="eastAsia"/>
          <w:sz w:val="24"/>
        </w:rPr>
        <w:instrText>.","container-title":"</w:instrText>
      </w:r>
      <w:r w:rsidR="00575415">
        <w:rPr>
          <w:rFonts w:hint="eastAsia"/>
          <w:sz w:val="24"/>
        </w:rPr>
        <w:instrText>控制与决策</w:instrText>
      </w:r>
      <w:r w:rsidR="00575415">
        <w:rPr>
          <w:rFonts w:hint="eastAsia"/>
          <w:sz w:val="24"/>
        </w:rPr>
        <w:instrText>","DOI":"10.13195/j.kzyjc.2021.0607","ISSN":"1001-0920","issue":"9","language":"</w:instrText>
      </w:r>
      <w:r w:rsidR="00575415">
        <w:rPr>
          <w:rFonts w:hint="eastAsia"/>
          <w:sz w:val="24"/>
        </w:rPr>
        <w:instrText>中文</w:instrText>
      </w:r>
      <w:r w:rsidR="00575415">
        <w:rPr>
          <w:rFonts w:hint="eastAsia"/>
          <w:sz w:val="24"/>
        </w:rPr>
        <w:instrText>;","note":"2 citations(CNKI)[2022-9-12]&lt;</w:instrText>
      </w:r>
      <w:r w:rsidR="00575415">
        <w:rPr>
          <w:rFonts w:hint="eastAsia"/>
          <w:sz w:val="24"/>
        </w:rPr>
        <w:instrText>北大核心</w:instrText>
      </w:r>
      <w:r w:rsidR="00575415">
        <w:rPr>
          <w:rFonts w:hint="eastAsia"/>
          <w:sz w:val="24"/>
        </w:rPr>
        <w:instrText>, EI, CSCD&gt;","page":"2323-2332","source":"CNKI","title":"</w:instrText>
      </w:r>
      <w:r w:rsidR="00575415">
        <w:rPr>
          <w:rFonts w:hint="eastAsia"/>
          <w:sz w:val="24"/>
        </w:rPr>
        <w:instrText>求解阻塞混合流水车间调度的双层变异迭代贪婪算法</w:instrText>
      </w:r>
      <w:r w:rsidR="00575415">
        <w:rPr>
          <w:rFonts w:hint="eastAsia"/>
          <w:sz w:val="24"/>
        </w:rPr>
        <w:instrText>","volume":"37","author":[{"family":"</w:instrText>
      </w:r>
      <w:r w:rsidR="00575415">
        <w:rPr>
          <w:rFonts w:hint="eastAsia"/>
          <w:sz w:val="24"/>
        </w:rPr>
        <w:instrText>秦</w:instrText>
      </w:r>
      <w:r w:rsidR="00575415">
        <w:rPr>
          <w:rFonts w:hint="eastAsia"/>
          <w:sz w:val="24"/>
        </w:rPr>
        <w:instrText>","given":"</w:instrText>
      </w:r>
      <w:r w:rsidR="00575415">
        <w:rPr>
          <w:rFonts w:hint="eastAsia"/>
          <w:sz w:val="24"/>
        </w:rPr>
        <w:instrText>浩翔</w:instrText>
      </w:r>
      <w:r w:rsidR="00575415">
        <w:rPr>
          <w:rFonts w:hint="eastAsia"/>
          <w:sz w:val="24"/>
        </w:rPr>
        <w:instrText>"},{"family":"</w:instrText>
      </w:r>
      <w:r w:rsidR="00575415">
        <w:rPr>
          <w:rFonts w:hint="eastAsia"/>
          <w:sz w:val="24"/>
        </w:rPr>
        <w:instrText>韩</w:instrText>
      </w:r>
      <w:r w:rsidR="00575415">
        <w:rPr>
          <w:rFonts w:hint="eastAsia"/>
          <w:sz w:val="24"/>
        </w:rPr>
        <w:instrText>","given":"</w:instrText>
      </w:r>
      <w:r w:rsidR="00575415">
        <w:rPr>
          <w:rFonts w:hint="eastAsia"/>
          <w:sz w:val="24"/>
        </w:rPr>
        <w:instrText>玉艳</w:instrText>
      </w:r>
      <w:r w:rsidR="00575415">
        <w:rPr>
          <w:rFonts w:hint="eastAsia"/>
          <w:sz w:val="24"/>
        </w:rPr>
        <w:instrText>"},{"family":"</w:instrText>
      </w:r>
      <w:r w:rsidR="00575415">
        <w:rPr>
          <w:rFonts w:hint="eastAsia"/>
          <w:sz w:val="24"/>
        </w:rPr>
        <w:instrText>陈</w:instrText>
      </w:r>
      <w:r w:rsidR="00575415">
        <w:rPr>
          <w:rFonts w:hint="eastAsia"/>
          <w:sz w:val="24"/>
        </w:rPr>
        <w:instrText>","given":"</w:instrText>
      </w:r>
      <w:r w:rsidR="00575415">
        <w:rPr>
          <w:rFonts w:hint="eastAsia"/>
          <w:sz w:val="24"/>
        </w:rPr>
        <w:instrText>庆达</w:instrText>
      </w:r>
      <w:r w:rsidR="00575415">
        <w:rPr>
          <w:rFonts w:hint="eastAsia"/>
          <w:sz w:val="24"/>
        </w:rPr>
        <w:instrText>"},{"family":"</w:instrText>
      </w:r>
      <w:r w:rsidR="00575415">
        <w:rPr>
          <w:rFonts w:hint="eastAsia"/>
          <w:sz w:val="24"/>
        </w:rPr>
        <w:instrText>李</w:instrText>
      </w:r>
      <w:r w:rsidR="00575415">
        <w:rPr>
          <w:rFonts w:hint="eastAsia"/>
          <w:sz w:val="24"/>
        </w:rPr>
        <w:instrText>","given":"</w:instrText>
      </w:r>
      <w:r w:rsidR="00575415">
        <w:rPr>
          <w:rFonts w:hint="eastAsia"/>
          <w:sz w:val="24"/>
        </w:rPr>
        <w:instrText>俊青</w:instrText>
      </w:r>
      <w:r w:rsidR="00575415">
        <w:rPr>
          <w:rFonts w:hint="eastAsia"/>
          <w:sz w:val="24"/>
        </w:rPr>
        <w:instrText>"},{"family":"</w:instrText>
      </w:r>
      <w:r w:rsidR="00575415">
        <w:rPr>
          <w:rFonts w:hint="eastAsia"/>
          <w:sz w:val="24"/>
        </w:rPr>
        <w:instrText>桑</w:instrText>
      </w:r>
      <w:r w:rsidR="00575415">
        <w:rPr>
          <w:rFonts w:hint="eastAsia"/>
          <w:sz w:val="24"/>
        </w:rPr>
        <w:instrText>","given":"</w:instrText>
      </w:r>
      <w:r w:rsidR="00575415">
        <w:rPr>
          <w:rFonts w:hint="eastAsia"/>
          <w:sz w:val="24"/>
        </w:rPr>
        <w:instrText>红燕</w:instrText>
      </w:r>
      <w:r w:rsidR="00575415">
        <w:rPr>
          <w:rFonts w:hint="eastAsia"/>
          <w:sz w:val="24"/>
        </w:rPr>
        <w:instrText>"}],"issued":{"date-parts":[[</w:instrText>
      </w:r>
      <w:r w:rsidR="00575415">
        <w:rPr>
          <w:sz w:val="24"/>
        </w:rPr>
        <w:instrText xml:space="preserve">"2022"]]}}}],"schema":"https://github.com/citation-style-language/schema/raw/master/csl-citation.json"} </w:instrText>
      </w:r>
      <w:r w:rsidRPr="009432A7">
        <w:rPr>
          <w:sz w:val="24"/>
        </w:rPr>
        <w:fldChar w:fldCharType="separate"/>
      </w:r>
      <w:r w:rsidR="001647F0" w:rsidRPr="001647F0">
        <w:rPr>
          <w:kern w:val="0"/>
          <w:sz w:val="24"/>
          <w:vertAlign w:val="superscript"/>
        </w:rPr>
        <w:t>[75]</w:t>
      </w:r>
      <w:r w:rsidRPr="009432A7">
        <w:rPr>
          <w:sz w:val="24"/>
        </w:rPr>
        <w:fldChar w:fldCharType="end"/>
      </w:r>
      <w:r w:rsidRPr="009432A7">
        <w:rPr>
          <w:sz w:val="24"/>
        </w:rPr>
        <w:t>分析了传统</w:t>
      </w:r>
      <w:r w:rsidRPr="009432A7">
        <w:rPr>
          <w:sz w:val="24"/>
        </w:rPr>
        <w:t>IG</w:t>
      </w:r>
      <w:r w:rsidRPr="009432A7">
        <w:rPr>
          <w:sz w:val="24"/>
        </w:rPr>
        <w:t>算法的不足，提出一种双层变异</w:t>
      </w:r>
      <w:r w:rsidRPr="009432A7">
        <w:rPr>
          <w:sz w:val="24"/>
        </w:rPr>
        <w:t>IG</w:t>
      </w:r>
      <w:r w:rsidRPr="009432A7">
        <w:rPr>
          <w:rFonts w:hint="eastAsia"/>
          <w:sz w:val="24"/>
        </w:rPr>
        <w:t>（</w:t>
      </w:r>
      <w:r w:rsidRPr="009432A7">
        <w:rPr>
          <w:kern w:val="0"/>
          <w:sz w:val="24"/>
        </w:rPr>
        <w:t>Double Level Mutation</w:t>
      </w:r>
      <w:r w:rsidRPr="009432A7">
        <w:rPr>
          <w:sz w:val="24"/>
        </w:rPr>
        <w:t xml:space="preserve"> IG</w:t>
      </w:r>
      <w:r w:rsidRPr="009432A7">
        <w:rPr>
          <w:sz w:val="24"/>
        </w:rPr>
        <w:t>，</w:t>
      </w:r>
      <w:r w:rsidRPr="009432A7">
        <w:rPr>
          <w:sz w:val="24"/>
        </w:rPr>
        <w:t>IGDLM</w:t>
      </w:r>
      <w:r w:rsidRPr="009432A7">
        <w:rPr>
          <w:rFonts w:hint="eastAsia"/>
          <w:sz w:val="24"/>
        </w:rPr>
        <w:t>）</w:t>
      </w:r>
      <w:r w:rsidRPr="009432A7">
        <w:rPr>
          <w:sz w:val="24"/>
        </w:rPr>
        <w:t>算法求解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。对于具有序列相关设置时间的</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r>
              <m:rPr>
                <m:sty m:val="p"/>
              </m:rPr>
              <w:rPr>
                <w:rFonts w:ascii="Cambria Math" w:hAnsi="Cambria Math"/>
                <w:sz w:val="24"/>
              </w:rPr>
              <m:t>,</m:t>
            </m:r>
            <m:r>
              <w:rPr>
                <w:rFonts w:ascii="Cambria Math" w:hAnsi="Cambria Math"/>
                <w:sz w:val="24"/>
              </w:rPr>
              <m:t>s</m:t>
            </m:r>
            <m:sSub>
              <m:sSubPr>
                <m:ctrlPr>
                  <w:rPr>
                    <w:rFonts w:ascii="Cambria Math" w:hAnsi="Cambria Math"/>
                    <w:sz w:val="24"/>
                  </w:rPr>
                </m:ctrlPr>
              </m:sSubPr>
              <m:e>
                <m:r>
                  <w:rPr>
                    <w:rFonts w:ascii="Cambria Math" w:hAnsi="Cambria Math"/>
                    <w:sz w:val="24"/>
                  </w:rPr>
                  <m:t>t</m:t>
                </m:r>
              </m:e>
              <m:sub>
                <m:r>
                  <w:rPr>
                    <w:rFonts w:ascii="Cambria Math" w:hAnsi="Cambria Math"/>
                    <w:sz w:val="24"/>
                  </w:rPr>
                  <m:t>sd</m:t>
                </m:r>
              </m:sub>
            </m:sSub>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w:t>
      </w:r>
      <w:r w:rsidRPr="009432A7">
        <w:rPr>
          <w:sz w:val="24"/>
        </w:rPr>
        <w:t>Han</w:t>
      </w:r>
      <w:r w:rsidRPr="009432A7">
        <w:rPr>
          <w:sz w:val="24"/>
        </w:rPr>
        <w:t>等</w:t>
      </w:r>
      <w:r w:rsidRPr="009432A7">
        <w:rPr>
          <w:color w:val="FF0000"/>
          <w:sz w:val="24"/>
        </w:rPr>
        <w:fldChar w:fldCharType="begin"/>
      </w:r>
      <w:r w:rsidR="00575415">
        <w:rPr>
          <w:color w:val="FF0000"/>
          <w:sz w:val="24"/>
        </w:rPr>
        <w:instrText xml:space="preserve"> ADDIN ZOTERO_ITEM CSL_CITATION {"citationID":"Ixr4jzic","properties":{"formattedCitation":"\\super [76]\\nosupersub{}","plainCitation":"[76]","noteIndex":0},"citationItems":[{"id":2635,"uris":["http://zotero.org/users/9145449/items/VTWI6YJC"],"itemData":{"id":2635,"type":"article-journal","abstract":"To meet the multi-cooperation production demand of enterprises, the distributed permutation flow shop scheduling problem (DPFSP) has become the frontier research in the field of manufacturing systems. In this paper, we investigate the DPFSP by minimizing a makespan criterion under the constraint of sequence-dependent setup times. To solve DPFSPs, significant developments of some metaheuristic algorithms are necessary. In this context, a simple and effective improved iterated greedy (NIG) algorithm is proposed to minimize makespan in DPFSPs. According to the features of DPFSPs, a two-stage local search based on single job swapping and job block swapping within the key factory is designed in the proposed algorithm. We compare the proposed algorithm with state-of-the-art algorithms, including the iterative greedy algorithm (2019), iterative greedy proposed by Ruiz and Pan (2019), discrete differential evolution algorithm (2018), discrete artificial bee colony (2018), and artificial chemical reaction optimization (2017). Simulation results show that NIG outperforms the compared algorithms.","container-title":"Complex System Modeling and Simulation","DOI":"10.23919/CSMS.2021.0018","ISSN":"2096-9929","issue":"3","note":"event-title: Complex System Modeling and Simulation","page":"198-217","source":"IEEE Xplore","title":"Distributed Flow Shop Scheduling with Sequence-Dependent Setup Times Using an Improved Iterated Greedy Algorithm","volume":"1","author":[{"family":"Han","given":"Xue"},{"family":"Han","given":"Yuyan"},{"family":"Chen","given":"Qingda"},{"family":"Li","given":"Junqing"},{"family":"Sang","given":"Hongyan"},{"family":"Liu","given":"Yiping"},{"family":"Pan","given":"Quanke"},{"family":"Nojima","given":"Yusuke"}],"issued":{"date-parts":[["2021",9]]}}}],"schema":"https://github.com/citation-style-language/schema/raw/master/csl-citation.json"} </w:instrText>
      </w:r>
      <w:r w:rsidRPr="009432A7">
        <w:rPr>
          <w:color w:val="FF0000"/>
          <w:sz w:val="24"/>
        </w:rPr>
        <w:fldChar w:fldCharType="separate"/>
      </w:r>
      <w:r w:rsidR="001647F0" w:rsidRPr="001647F0">
        <w:rPr>
          <w:kern w:val="0"/>
          <w:sz w:val="24"/>
          <w:vertAlign w:val="superscript"/>
        </w:rPr>
        <w:t>[76]</w:t>
      </w:r>
      <w:r w:rsidRPr="009432A7">
        <w:rPr>
          <w:color w:val="FF0000"/>
          <w:sz w:val="24"/>
        </w:rPr>
        <w:fldChar w:fldCharType="end"/>
      </w:r>
      <w:r w:rsidRPr="009432A7">
        <w:rPr>
          <w:sz w:val="24"/>
        </w:rPr>
        <w:t>设计了一种有效的基于单</w:t>
      </w:r>
      <w:r w:rsidR="00A108F3">
        <w:rPr>
          <w:rFonts w:hint="eastAsia"/>
          <w:sz w:val="24"/>
        </w:rPr>
        <w:t>工件</w:t>
      </w:r>
      <w:r w:rsidRPr="009432A7">
        <w:rPr>
          <w:sz w:val="24"/>
        </w:rPr>
        <w:t>和</w:t>
      </w:r>
      <w:r w:rsidR="00A108F3">
        <w:rPr>
          <w:rFonts w:hint="eastAsia"/>
          <w:sz w:val="24"/>
        </w:rPr>
        <w:t>工件</w:t>
      </w:r>
      <w:r w:rsidRPr="009432A7">
        <w:rPr>
          <w:sz w:val="24"/>
        </w:rPr>
        <w:t>块交换策略的</w:t>
      </w:r>
      <w:r w:rsidRPr="009432A7">
        <w:rPr>
          <w:sz w:val="24"/>
        </w:rPr>
        <w:t>IG</w:t>
      </w:r>
      <w:r w:rsidRPr="009432A7">
        <w:rPr>
          <w:sz w:val="24"/>
        </w:rPr>
        <w:t>算法。</w:t>
      </w:r>
      <w:r w:rsidRPr="009432A7">
        <w:rPr>
          <w:sz w:val="24"/>
        </w:rPr>
        <w:t>Qin</w:t>
      </w:r>
      <w:r w:rsidRPr="009432A7">
        <w:rPr>
          <w:sz w:val="24"/>
        </w:rPr>
        <w:t>等</w:t>
      </w:r>
      <w:r w:rsidRPr="009432A7">
        <w:rPr>
          <w:sz w:val="24"/>
        </w:rPr>
        <w:fldChar w:fldCharType="begin"/>
      </w:r>
      <w:r w:rsidR="00BB5040">
        <w:rPr>
          <w:sz w:val="24"/>
        </w:rPr>
        <w:instrText xml:space="preserve"> ADDIN ZOTERO_ITEM CSL_CITATION {"citationID":"Oz3YV68Q","properties":{"formattedCitation":"\\super [10]\\nosupersub{}","plainCitation":"[10]","noteIndex":0},"citationItems":[{"id":4058,"uris":["http://zotero.org/users/9145449/items/AQ9XSD2N"],"itemData":{"id":4058,"type":"article-journal","abstract":"The hybrid flow shop and distributed flow shop problems have been extensively studied due to their wide industrial applications. However, the distributed heterogeneous hybrid flow shop problems (DHHFSP) with blocking constraints have not yet been well studied up to date. This paper considers how to arrange a variety of jobs to different heterogeneous factories, and each factory has a minimal makespan. The innovations of this paper lie in presenting a mathematical model of the DHHFSP with blocking constraints and designing a collaborative iterative greedy (CIG) algorithm. The CIG contains the problem-specific initialization strategy, the neighborhood search strategy, the destruction-reconstruction strategy, and the local intensification strategy. The cross-factory and inner-factory neighborhood search strategies based on two swap operators are adopted to reduce the blocking time. The local intensification strategy is developed to optimize the scheduling sequence of each factory. The proposed algorithm is empirically compared with five state-of-the-art algorithms on 60 different instance sets. The experimental results show that the proposed algorithm significantly outperforms the compared ones in terms of objective values and relative percentage deviation values.","container-title":"Expert Systems with Applications","DOI":"10.1016/j.eswa.2022.117256","ISSN":"0957-4174","journalAbbreviation":"Expert Systems with Applications","page":"117256","source":"ScienceDirect","title":"A collaborative iterative greedy algorithm for the scheduling of distributed heterogeneous hybrid flow shop with blocking constraints","volume":"201","author":[{"family":"Qin","given":"Hao-Xiang"},{"family":"Han","given":"Yu-Yan"},{"family":"Liu","given":"Yi-Ping"},{"family":"Li","given":"Jun-Qing"},{"family":"Pan","given":"Quan-Ke"},{"literal":"Xue-Han"}],"issued":{"date-parts":[["2022",9,1]]}}}],"schema":"https://github.com/citation-style-language/schema/raw/master/csl-citation.json"} </w:instrText>
      </w:r>
      <w:r w:rsidRPr="009432A7">
        <w:rPr>
          <w:sz w:val="24"/>
        </w:rPr>
        <w:fldChar w:fldCharType="separate"/>
      </w:r>
      <w:r w:rsidR="001647F0" w:rsidRPr="001647F0">
        <w:rPr>
          <w:kern w:val="0"/>
          <w:sz w:val="24"/>
          <w:vertAlign w:val="superscript"/>
        </w:rPr>
        <w:t>[10]</w:t>
      </w:r>
      <w:r w:rsidRPr="009432A7">
        <w:rPr>
          <w:sz w:val="24"/>
        </w:rPr>
        <w:fldChar w:fldCharType="end"/>
      </w:r>
      <w:r w:rsidRPr="009432A7">
        <w:rPr>
          <w:sz w:val="24"/>
        </w:rPr>
        <w:t>分析了异构工厂和阻塞约束的影响，设计了一种协同</w:t>
      </w:r>
      <w:r w:rsidRPr="009432A7">
        <w:rPr>
          <w:sz w:val="24"/>
        </w:rPr>
        <w:t>IG</w:t>
      </w:r>
      <w:r w:rsidRPr="009432A7">
        <w:rPr>
          <w:sz w:val="24"/>
        </w:rPr>
        <w:t>（</w:t>
      </w:r>
      <w:r w:rsidRPr="009432A7">
        <w:rPr>
          <w:sz w:val="24"/>
        </w:rPr>
        <w:t>Collaborative IG</w:t>
      </w:r>
      <w:r w:rsidRPr="009432A7">
        <w:rPr>
          <w:sz w:val="24"/>
        </w:rPr>
        <w:t>，</w:t>
      </w:r>
      <w:r w:rsidRPr="009432A7">
        <w:rPr>
          <w:sz w:val="24"/>
        </w:rPr>
        <w:t>CIG</w:t>
      </w:r>
      <w:r w:rsidRPr="009432A7">
        <w:rPr>
          <w:sz w:val="24"/>
        </w:rPr>
        <w:t>）算法，该算法嵌入多种邻域搜索策略，是解决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的新方法。</w:t>
      </w:r>
      <w:r w:rsidRPr="009432A7">
        <w:rPr>
          <w:sz w:val="24"/>
        </w:rPr>
        <w:t>Miyata</w:t>
      </w:r>
      <w:r w:rsidRPr="009432A7">
        <w:rPr>
          <w:sz w:val="24"/>
        </w:rPr>
        <w:t>和</w:t>
      </w:r>
      <w:r w:rsidRPr="009432A7">
        <w:rPr>
          <w:sz w:val="24"/>
        </w:rPr>
        <w:t>Nagano</w:t>
      </w:r>
      <w:r w:rsidRPr="009432A7">
        <w:rPr>
          <w:sz w:val="24"/>
        </w:rPr>
        <w:fldChar w:fldCharType="begin"/>
      </w:r>
      <w:r w:rsidR="00575415">
        <w:rPr>
          <w:sz w:val="24"/>
        </w:rPr>
        <w:instrText xml:space="preserve"> ADDIN ZOTERO_ITEM CSL_CITATION {"citationID":"3eJmpwwd","properties":{"formattedCitation":"\\super [77]\\nosupersub{}","plainCitation":"[77]","noteIndex":0},"citationItems":[{"id":3837,"uris":["http://zotero.org/users/9145449/items/7X4CYFGD"],"itemData":{"id":3837,"type":"article-journal","abstract":"Nowadays, distributed scheduling problem is a reality in many companies. Over the last years, an increasingly attention has been given by distributed flow shop scheduling problems and the addition of constraints to the problem. This article introduces the distributed blocking flow shop scheduling problem with sequence-dependent setup times and maintenance operations to minimize makespan. A mixed-integer linear programming (MILP) is developed to mathematically describe the problem and heuristic procedures are proposed to incorporate maintenance operations to job scheduling. An Iterated Greedy with Variable Search Neighborhood (VNS), named IG_NM, is proposed to solve small and large instances with sizes of 4,800 and 13,200 problems, respectively. Computational experiments were carried out to evaluate the performance of IG_NM in comparison with MILP and the most recent methods of literature of distributed flow shop scheduling problems. Statistical results show that in the trade-off between effectiveness and efficiency the proposed IG_NM outperformed other metaheuristics of the literature.","container-title":"Computers &amp; Industrial Engineering","DOI":"10.1016/j.cie.2022.108366","ISSN":"0360-8352","journalAbbreviation":"Computers &amp; Industrial Engineering","language":"en","page":"108366","source":"ScienceDirect","title":"An iterated greedy algorithm for distributed blocking flow shop with setup times and maintenance operations to minimize makespan","volume":"171","author":[{"family":"Miyata","given":"Hugo Hissashi"},{"family":"Nagano","given":"Marcelo Seido"}],"issued":{"date-parts":[["2022",9,1]]}}}],"schema":"https://github.com/citation-style-language/schema/raw/master/csl-citation.json"} </w:instrText>
      </w:r>
      <w:r w:rsidRPr="009432A7">
        <w:rPr>
          <w:sz w:val="24"/>
        </w:rPr>
        <w:fldChar w:fldCharType="separate"/>
      </w:r>
      <w:r w:rsidR="001647F0" w:rsidRPr="001647F0">
        <w:rPr>
          <w:kern w:val="0"/>
          <w:sz w:val="24"/>
          <w:vertAlign w:val="superscript"/>
        </w:rPr>
        <w:t>[77]</w:t>
      </w:r>
      <w:r w:rsidRPr="009432A7">
        <w:rPr>
          <w:sz w:val="24"/>
        </w:rPr>
        <w:fldChar w:fldCharType="end"/>
      </w:r>
      <w:r w:rsidRPr="009432A7">
        <w:rPr>
          <w:sz w:val="24"/>
        </w:rPr>
        <w:t>研究并建立了</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prmu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的数学模型，提出了一种基于变邻域搜索的</w:t>
      </w:r>
      <w:r w:rsidRPr="009432A7">
        <w:rPr>
          <w:sz w:val="24"/>
        </w:rPr>
        <w:t>IG</w:t>
      </w:r>
      <w:r w:rsidRPr="009432A7">
        <w:rPr>
          <w:sz w:val="24"/>
        </w:rPr>
        <w:t>算法。此外，对于多目标优化问题</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TEC</m:t>
            </m:r>
          </m:e>
        </m:d>
      </m:oMath>
      <w:r w:rsidRPr="009432A7">
        <w:rPr>
          <w:sz w:val="24"/>
        </w:rPr>
        <w:t>，</w:t>
      </w:r>
      <w:r w:rsidRPr="009432A7">
        <w:rPr>
          <w:sz w:val="24"/>
        </w:rPr>
        <w:t>Lu</w:t>
      </w:r>
      <w:r w:rsidRPr="009432A7">
        <w:rPr>
          <w:sz w:val="24"/>
        </w:rPr>
        <w:t>等</w:t>
      </w:r>
      <w:r w:rsidRPr="009432A7">
        <w:rPr>
          <w:sz w:val="24"/>
        </w:rPr>
        <w:fldChar w:fldCharType="begin"/>
      </w:r>
      <w:r w:rsidR="00575415">
        <w:rPr>
          <w:sz w:val="24"/>
        </w:rPr>
        <w:instrText xml:space="preserve"> ADDIN ZOTERO_ITEM CSL_CITATION {"citationID":"1iZC6jTA","properties":{"formattedCitation":"\\super [78]\\nosupersub{}","plainCitation":"[78]","noteIndex":0},"citationItems":[{"id":1626,"uris":["http://zotero.org/users/9145449/items/JT2WVFZ4"],"itemData":{"id":1626,"type":"article-journal","abstract":"Due to its practicality, hybrid flowshop scheduling problem (HFSP) with productivity objective has been extensively explored. However, studies on HFSP considering green objective in distributed production environment are quite limited. Moreover, the current manufacturing mode is gradually evolving toward distributed co-production mode. Thus, this paper investigated a distributed hybrid flowshop scheduling problem (DHFSP) with objectives of minimization the makespan and total energy consumption (TEC). To address this problem, this paper designed a Pareto-based multi-objective hybrid iterated greedy algorithm (MOHIG) by integrating the merits of genetic operator and iterated greedy heuristic. In this MOHIG, firstly, one cooperative initialization strategy is proposed to boost initial solutions’ quality based on the previous experience and rules. Secondly, one knowledge-based multi-objective local search method is invented to enhance the exploitation capability according to characteristics of problem. Thirdly, an energy-saving technique is developed to decrease the idle energy consumption of machine tools. Furthermore, the effectiveness of each improvement component of MOHIG is assessed by three common indicators. Finally, the proposed MOHIG algorithm is compared with other multi-objective optimization algorithms, including SPEA2, MOEA/D, and NSGAII. Experimental results indicate that the proposed MOHIG outperforms its compared algorithms in solving this problem. In addition, this research can better guide practical production in some certain environments.","container-title":"Expert Systems with Applications","DOI":"10.1016/j.eswa.2022.117555","ISSN":"0957-4174","journalAbbreviation":"Expert Systems with Applications","language":"en","page":"117555","source":"ScienceDirect","title":"A Pareto-based hybrid iterated greedy algorithm for energy-efficient scheduling of distributed hybrid flowshop","volume":"204","author":[{"family":"Lu","given":"Chao"},{"family":"Liu","given":"Qiao"},{"family":"Zhang","given":"Biao"},{"family":"Yin","given":"Lvjiang"}],"issued":{"date-parts":[["2022",10,15]]}}}],"schema":"https://github.com/citation-style-language/schema/raw/master/csl-citation.json"} </w:instrText>
      </w:r>
      <w:r w:rsidRPr="009432A7">
        <w:rPr>
          <w:sz w:val="24"/>
        </w:rPr>
        <w:fldChar w:fldCharType="separate"/>
      </w:r>
      <w:r w:rsidR="001647F0" w:rsidRPr="001647F0">
        <w:rPr>
          <w:kern w:val="0"/>
          <w:sz w:val="24"/>
          <w:vertAlign w:val="superscript"/>
        </w:rPr>
        <w:t>[78]</w:t>
      </w:r>
      <w:r w:rsidRPr="009432A7">
        <w:rPr>
          <w:sz w:val="24"/>
        </w:rPr>
        <w:fldChar w:fldCharType="end"/>
      </w:r>
      <w:r w:rsidRPr="009432A7">
        <w:rPr>
          <w:sz w:val="24"/>
        </w:rPr>
        <w:t>对现有的</w:t>
      </w:r>
      <w:r w:rsidRPr="009432A7">
        <w:rPr>
          <w:sz w:val="24"/>
        </w:rPr>
        <w:t>IG</w:t>
      </w:r>
      <w:r w:rsidRPr="009432A7">
        <w:rPr>
          <w:sz w:val="24"/>
        </w:rPr>
        <w:t>算法进行改进，综合遗传策略和贪婪迭代的优点，提出一种基于</w:t>
      </w:r>
      <w:r w:rsidRPr="009432A7">
        <w:rPr>
          <w:sz w:val="24"/>
        </w:rPr>
        <w:t>pareto</w:t>
      </w:r>
      <w:r w:rsidRPr="009432A7">
        <w:rPr>
          <w:sz w:val="24"/>
        </w:rPr>
        <w:t>的多目标混合</w:t>
      </w:r>
      <w:r w:rsidRPr="009432A7">
        <w:rPr>
          <w:sz w:val="24"/>
        </w:rPr>
        <w:t>IG</w:t>
      </w:r>
      <w:r w:rsidRPr="009432A7">
        <w:rPr>
          <w:sz w:val="24"/>
        </w:rPr>
        <w:t>算法。</w:t>
      </w:r>
    </w:p>
    <w:p w14:paraId="1414D47F" w14:textId="4777C0D8" w:rsidR="009432A7" w:rsidRDefault="009432A7" w:rsidP="00A61856">
      <w:pPr>
        <w:spacing w:line="460" w:lineRule="exact"/>
        <w:ind w:firstLineChars="200" w:firstLine="480"/>
        <w:rPr>
          <w:sz w:val="24"/>
        </w:rPr>
      </w:pPr>
      <w:r w:rsidRPr="009432A7">
        <w:rPr>
          <w:sz w:val="24"/>
        </w:rPr>
        <w:t>综上所述，</w:t>
      </w:r>
      <w:r w:rsidRPr="009432A7">
        <w:rPr>
          <w:sz w:val="24"/>
        </w:rPr>
        <w:t>IG</w:t>
      </w:r>
      <w:r w:rsidRPr="009432A7">
        <w:rPr>
          <w:sz w:val="24"/>
        </w:rPr>
        <w:t>算法在解决流水车间相关调度问题上表现出良好的性能。例如，</w:t>
      </w:r>
      <w:r w:rsidRPr="009432A7">
        <w:rPr>
          <w:rFonts w:hint="eastAsia"/>
          <w:sz w:val="24"/>
        </w:rPr>
        <w:t>（</w:t>
      </w:r>
      <w:r w:rsidRPr="009432A7">
        <w:rPr>
          <w:sz w:val="24"/>
        </w:rPr>
        <w:t>1</w:t>
      </w:r>
      <w:r w:rsidRPr="009432A7">
        <w:rPr>
          <w:rFonts w:hint="eastAsia"/>
          <w:sz w:val="24"/>
        </w:rPr>
        <w:t>）</w:t>
      </w:r>
      <w:r w:rsidRPr="009432A7">
        <w:rPr>
          <w:sz w:val="24"/>
        </w:rPr>
        <w:t>如文献</w:t>
      </w:r>
      <w:r w:rsidRPr="009432A7">
        <w:rPr>
          <w:color w:val="FF0000"/>
          <w:sz w:val="24"/>
        </w:rPr>
        <w:fldChar w:fldCharType="begin"/>
      </w:r>
      <w:r w:rsidR="00575415">
        <w:rPr>
          <w:color w:val="FF0000"/>
          <w:sz w:val="24"/>
        </w:rPr>
        <w:instrText xml:space="preserve"> ADDIN ZOTERO_ITEM CSL_CITATION {"citationID":"a9IUNeVS","properties":{"formattedCitation":"\\super [76]\\nosupersub{}","plainCitation":"[76]","noteIndex":0},"citationItems":[{"id":2635,"uris":["http://zotero.org/users/9145449/items/VTWI6YJC"],"itemData":{"id":2635,"type":"article-journal","abstract":"To meet the multi-cooperation production demand of enterprises, the distributed permutation flow shop scheduling problem (DPFSP) has become the frontier research in the field of manufacturing systems. In this paper, we investigate the DPFSP by minimizing a makespan criterion under the constraint of sequence-dependent setup times. To solve DPFSPs, significant developments of some metaheuristic algorithms are necessary. In this context, a simple and effective improved iterated greedy (NIG) algorithm is proposed to minimize makespan in DPFSPs. According to the features of DPFSPs, a two-stage local search based on single job swapping and job block swapping within the key factory is designed in the proposed algorithm. We compare the proposed algorithm with state-of-the-art algorithms, including the iterative greedy algorithm (2019), iterative greedy proposed by Ruiz and Pan (2019), discrete differential evolution algorithm (2018), discrete artificial bee colony (2018), and artificial chemical reaction optimization (2017). Simulation results show that NIG outperforms the compared algorithms.","container-title":"Complex System Modeling and Simulation","DOI":"10.23919/CSMS.2021.0018","ISSN":"2096-9929","issue":"3","note":"event-title: Complex System Modeling and Simulation","page":"198-217","source":"IEEE Xplore","title":"Distributed Flow Shop Scheduling with Sequence-Dependent Setup Times Using an Improved Iterated Greedy Algorithm","volume":"1","author":[{"family":"Han","given":"Xue"},{"family":"Han","given":"Yuyan"},{"family":"Chen","given":"Qingda"},{"family":"Li","given":"Junqing"},{"family":"Sang","given":"Hongyan"},{"family":"Liu","given":"Yiping"},{"family":"Pan","given":"Quanke"},{"family":"Nojima","given":"Yusuke"}],"issued":{"date-parts":[["2021",9]]}}}],"schema":"https://github.com/citation-style-language/schema/raw/master/csl-citation.json"} </w:instrText>
      </w:r>
      <w:r w:rsidRPr="009432A7">
        <w:rPr>
          <w:color w:val="FF0000"/>
          <w:sz w:val="24"/>
        </w:rPr>
        <w:fldChar w:fldCharType="separate"/>
      </w:r>
      <w:r w:rsidR="001647F0" w:rsidRPr="001647F0">
        <w:rPr>
          <w:kern w:val="0"/>
          <w:sz w:val="24"/>
          <w:vertAlign w:val="superscript"/>
        </w:rPr>
        <w:t>[76]</w:t>
      </w:r>
      <w:r w:rsidRPr="009432A7">
        <w:rPr>
          <w:color w:val="FF0000"/>
          <w:sz w:val="24"/>
        </w:rPr>
        <w:fldChar w:fldCharType="end"/>
      </w:r>
      <w:r w:rsidRPr="009432A7">
        <w:rPr>
          <w:sz w:val="24"/>
        </w:rPr>
        <w:t>所述，与其他群体智能算法相比，</w:t>
      </w:r>
      <w:r w:rsidRPr="009432A7">
        <w:rPr>
          <w:sz w:val="24"/>
        </w:rPr>
        <w:t>IG</w:t>
      </w:r>
      <w:r w:rsidRPr="009432A7">
        <w:rPr>
          <w:sz w:val="24"/>
        </w:rPr>
        <w:t>算法是一种结构简单性能优越的算法，具有很强的局部搜索能力。</w:t>
      </w:r>
      <w:r w:rsidRPr="009432A7">
        <w:rPr>
          <w:rFonts w:hint="eastAsia"/>
          <w:sz w:val="24"/>
        </w:rPr>
        <w:t>（</w:t>
      </w:r>
      <w:r w:rsidRPr="009432A7">
        <w:rPr>
          <w:sz w:val="24"/>
        </w:rPr>
        <w:t>2</w:t>
      </w:r>
      <w:r w:rsidRPr="009432A7">
        <w:rPr>
          <w:rFonts w:hint="eastAsia"/>
          <w:sz w:val="24"/>
        </w:rPr>
        <w:t>）</w:t>
      </w:r>
      <w:r w:rsidRPr="009432A7">
        <w:rPr>
          <w:sz w:val="24"/>
        </w:rPr>
        <w:t>文献</w:t>
      </w:r>
      <w:r w:rsidRPr="009432A7">
        <w:rPr>
          <w:color w:val="FF0000"/>
          <w:kern w:val="0"/>
          <w:sz w:val="24"/>
        </w:rPr>
        <w:fldChar w:fldCharType="begin"/>
      </w:r>
      <w:r w:rsidR="00575415">
        <w:rPr>
          <w:color w:val="FF0000"/>
          <w:kern w:val="0"/>
          <w:sz w:val="24"/>
        </w:rPr>
        <w:instrText xml:space="preserve"> ADDIN ZOTERO_ITEM CSL_CITATION {"citationID":"XQ9dSOYj","properties":{"formattedCitation":"\\super [72]\\nosupersub{}","plainCitation":"[72]","noteIndex":0},"citationItems":[{"id":3843,"uris":["http://zotero.org/users/9145449/items/VYAYHNHY"],"itemData":{"id":3843,"type":"article-journal","abstract":"We consider the distributed blocking flowshop scheduling problem (DBFSP) which is a meaningful generalization of the blocking flowshop scheduling problem in the distributed production environment. The objective of minimizing the total flowtime is relevant and important in the current dynamic manufacturing environment, but, as far as we know, it has not been investigated in the DBFSP previously. In this paper, a population-based iterated greedy (PBIG) algorithm is proposed to solve the DBFSP with the total flowtime criterion, which takes the advantage of both the population-based search approach and the iterated greedy algorithm. First, an effective constructive heuristic is proposed by integrating two existing constructive approaches to initialize the population with a high level of quality and diversity. Second, three different procedures to generate the offspring solutions are tested for the effective exploration capability, each of which rationally combines the destruction, reconstruction and selection operator. Third, the insertion neighborhood and swap neighborhood are investigated to enhance the local exploitation ability and a hybrid local search procedure that utilizes simultaneously both the two neighborhoods are proposed. The comprehensive experimental evaluation based on a total of 720 well-known instances shows that the proposed algorithms outperform the existing effective algorithms at a significant margin.","container-title":"Engineering Applications of Artificial Intelligence","DOI":"10.1016/j.engappai.2021.104375","ISSN":"0952-1976","journalAbbreviation":"Engineering Applications of Artificial Intelligence","language":"en","page":"104375","source":"ScienceDirect","title":"A population-based iterated greedy algorithm to minimize total flowtime for the distributed blocking flowshop scheduling problem","volume":"104","author":[{"family":"Chen","given":"Shuai"},{"family":"Pan","given":"Quan-Ke"},{"family":"Gao","given":"Liang"},{"family":"Sang","given":"Hong-yan"}],"issued":{"date-parts":[["2021",9,1]]}}}],"schema":"https://github.com/citation-style-language/schema/raw/master/csl-citation.json"} </w:instrText>
      </w:r>
      <w:r w:rsidRPr="009432A7">
        <w:rPr>
          <w:color w:val="FF0000"/>
          <w:kern w:val="0"/>
          <w:sz w:val="24"/>
        </w:rPr>
        <w:fldChar w:fldCharType="separate"/>
      </w:r>
      <w:r w:rsidR="001647F0" w:rsidRPr="001647F0">
        <w:rPr>
          <w:kern w:val="0"/>
          <w:sz w:val="24"/>
          <w:vertAlign w:val="superscript"/>
        </w:rPr>
        <w:t>[72]</w:t>
      </w:r>
      <w:r w:rsidRPr="009432A7">
        <w:rPr>
          <w:color w:val="FF0000"/>
          <w:kern w:val="0"/>
          <w:sz w:val="24"/>
        </w:rPr>
        <w:fldChar w:fldCharType="end"/>
      </w:r>
      <w:r w:rsidRPr="009432A7">
        <w:rPr>
          <w:sz w:val="24"/>
        </w:rPr>
        <w:t>充分利用了</w:t>
      </w:r>
      <w:r w:rsidRPr="009432A7">
        <w:rPr>
          <w:sz w:val="24"/>
        </w:rPr>
        <w:t>IG</w:t>
      </w:r>
      <w:r w:rsidRPr="009432A7">
        <w:rPr>
          <w:sz w:val="24"/>
        </w:rPr>
        <w:t>算法的可扩展性，在其基础上增加了基于种群的搜索方法，提出了基于种群的</w:t>
      </w:r>
      <w:r w:rsidRPr="009432A7">
        <w:rPr>
          <w:sz w:val="24"/>
        </w:rPr>
        <w:t>IG</w:t>
      </w:r>
      <w:r w:rsidRPr="009432A7">
        <w:rPr>
          <w:sz w:val="24"/>
        </w:rPr>
        <w:t>来解决</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r>
          <w:rPr>
            <w:rFonts w:ascii="Cambria Math" w:hAnsi="Cambria Math"/>
            <w:sz w:val="24"/>
          </w:rPr>
          <m:t>TFT</m:t>
        </m:r>
      </m:oMath>
      <w:r w:rsidRPr="009432A7">
        <w:rPr>
          <w:sz w:val="24"/>
        </w:rPr>
        <w:t>。</w:t>
      </w:r>
      <w:r w:rsidRPr="009432A7">
        <w:rPr>
          <w:sz w:val="24"/>
        </w:rPr>
        <w:t>720</w:t>
      </w:r>
      <w:r w:rsidRPr="009432A7">
        <w:rPr>
          <w:sz w:val="24"/>
        </w:rPr>
        <w:t>个实例的测试表明，</w:t>
      </w:r>
      <w:r w:rsidRPr="009432A7">
        <w:rPr>
          <w:sz w:val="24"/>
        </w:rPr>
        <w:t>PBIG</w:t>
      </w:r>
      <w:r w:rsidRPr="009432A7">
        <w:rPr>
          <w:sz w:val="24"/>
        </w:rPr>
        <w:t>算法优于现有算法。</w:t>
      </w:r>
      <w:r w:rsidRPr="009432A7">
        <w:rPr>
          <w:rFonts w:hint="eastAsia"/>
          <w:sz w:val="24"/>
        </w:rPr>
        <w:t>（</w:t>
      </w:r>
      <w:r w:rsidRPr="009432A7">
        <w:rPr>
          <w:sz w:val="24"/>
        </w:rPr>
        <w:t>3</w:t>
      </w:r>
      <w:r w:rsidRPr="009432A7">
        <w:rPr>
          <w:rFonts w:hint="eastAsia"/>
          <w:sz w:val="24"/>
        </w:rPr>
        <w:t>）</w:t>
      </w:r>
      <w:r w:rsidRPr="009432A7">
        <w:rPr>
          <w:sz w:val="24"/>
        </w:rPr>
        <w:t>文献</w:t>
      </w:r>
      <w:r w:rsidRPr="009432A7">
        <w:rPr>
          <w:color w:val="FF0000"/>
          <w:sz w:val="24"/>
        </w:rPr>
        <w:fldChar w:fldCharType="begin"/>
      </w:r>
      <w:r w:rsidR="00BB5040">
        <w:rPr>
          <w:color w:val="FF0000"/>
          <w:sz w:val="24"/>
        </w:rPr>
        <w:instrText xml:space="preserve"> ADDIN ZOTERO_ITEM CSL_CITATION {"citationID":"ClZ4GRTs","properties":{"formattedCitation":"\\super [10]\\nosupersub{}","plainCitation":"[10]","noteIndex":0},"citationItems":[{"id":4058,"uris":["http://zotero.org/users/9145449/items/AQ9XSD2N"],"itemData":{"id":4058,"type":"article-journal","abstract":"The hybrid flow shop and distributed flow shop problems have been extensively studied due to their wide industrial applications. However, the distributed heterogeneous hybrid flow shop problems (DHHFSP) with blocking constraints have not yet been well studied up to date. This paper considers how to arrange a variety of jobs to different heterogeneous factories, and each factory has a minimal makespan. The innovations of this paper lie in presenting a mathematical model of the DHHFSP with blocking constraints and designing a collaborative iterative greedy (CIG) algorithm. The CIG contains the problem-specific initialization strategy, the neighborhood search strategy, the destruction-reconstruction strategy, and the local intensification strategy. The cross-factory and inner-factory neighborhood search strategies based on two swap operators are adopted to reduce the blocking time. The local intensification strategy is developed to optimize the scheduling sequence of each factory. The proposed algorithm is empirically compared with five state-of-the-art algorithms on 60 different instance sets. The experimental results show that the proposed algorithm significantly outperforms the compared ones in terms of objective values and relative percentage deviation values.","container-title":"Expert Systems with Applications","DOI":"10.1016/j.eswa.2022.117256","ISSN":"0957-4174","journalAbbreviation":"Expert Systems with Applications","page":"117256","source":"ScienceDirect","title":"A collaborative iterative greedy algorithm for the scheduling of distributed heterogeneous hybrid flow shop with blocking constraints","volume":"201","author":[{"family":"Qin","given":"Hao-Xiang"},{"family":"Han","given":"Yu-Yan"},{"family":"Liu","given":"Yi-Ping"},{"family":"Li","given":"Jun-Qing"},{"family":"Pan","given":"Quan-Ke"},{"literal":"Xue-Han"}],"issued":{"date-parts":[["2022",9,1]]}}}],"schema":"https://github.com/citation-style-language/schema/raw/master/csl-citation.json"} </w:instrText>
      </w:r>
      <w:r w:rsidRPr="009432A7">
        <w:rPr>
          <w:color w:val="FF0000"/>
          <w:sz w:val="24"/>
        </w:rPr>
        <w:fldChar w:fldCharType="separate"/>
      </w:r>
      <w:r w:rsidR="001647F0" w:rsidRPr="001647F0">
        <w:rPr>
          <w:kern w:val="0"/>
          <w:sz w:val="24"/>
          <w:vertAlign w:val="superscript"/>
        </w:rPr>
        <w:t>[10]</w:t>
      </w:r>
      <w:r w:rsidRPr="009432A7">
        <w:rPr>
          <w:color w:val="FF0000"/>
          <w:sz w:val="24"/>
        </w:rPr>
        <w:fldChar w:fldCharType="end"/>
      </w:r>
      <w:r w:rsidRPr="009432A7">
        <w:rPr>
          <w:sz w:val="24"/>
        </w:rPr>
        <w:t>基于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432A7">
        <w:rPr>
          <w:sz w:val="24"/>
        </w:rPr>
        <w:t>的特点设计了一种</w:t>
      </w:r>
      <w:r w:rsidRPr="009432A7">
        <w:rPr>
          <w:sz w:val="24"/>
        </w:rPr>
        <w:t>CIG</w:t>
      </w:r>
      <w:r w:rsidRPr="009432A7">
        <w:rPr>
          <w:sz w:val="24"/>
        </w:rPr>
        <w:t>，通过两个解的协同进化来提高算法的性能。可以看出，</w:t>
      </w:r>
      <w:r w:rsidRPr="009432A7">
        <w:rPr>
          <w:sz w:val="24"/>
        </w:rPr>
        <w:t>IG</w:t>
      </w:r>
      <w:r w:rsidRPr="009432A7">
        <w:rPr>
          <w:sz w:val="24"/>
        </w:rPr>
        <w:t>算法不管是解决传统流水车间调度问题还是更加复杂的扩展问题，不管是单目标优化问题还是多目标优化问题，都能</w:t>
      </w:r>
      <w:r w:rsidR="00BD4095">
        <w:rPr>
          <w:rFonts w:hint="eastAsia"/>
          <w:sz w:val="24"/>
        </w:rPr>
        <w:t>展现出良好</w:t>
      </w:r>
      <w:r w:rsidRPr="009432A7">
        <w:rPr>
          <w:sz w:val="24"/>
        </w:rPr>
        <w:t>的性能。因此，本文</w:t>
      </w:r>
      <w:r w:rsidR="00BD4095">
        <w:rPr>
          <w:rFonts w:hint="eastAsia"/>
          <w:sz w:val="24"/>
        </w:rPr>
        <w:t>选择</w:t>
      </w:r>
      <w:r w:rsidRPr="009432A7">
        <w:rPr>
          <w:sz w:val="24"/>
        </w:rPr>
        <w:t>IG</w:t>
      </w:r>
      <w:r w:rsidRPr="009432A7">
        <w:rPr>
          <w:sz w:val="24"/>
        </w:rPr>
        <w:t>算法来解决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9432A7">
        <w:rPr>
          <w:sz w:val="24"/>
        </w:rPr>
        <w:t>。</w:t>
      </w:r>
    </w:p>
    <w:p w14:paraId="73D4A4FD" w14:textId="688D6EAE" w:rsidR="00F74F33" w:rsidRDefault="00F74F33" w:rsidP="00F97D6D">
      <w:pPr>
        <w:pStyle w:val="af0"/>
        <w:spacing w:before="240" w:after="240" w:line="460" w:lineRule="exact"/>
        <w:rPr>
          <w:rFonts w:ascii="Times New Roman" w:hAnsi="Times New Roman"/>
        </w:rPr>
      </w:pPr>
      <w:bookmarkStart w:id="4" w:name="_Toc160177545"/>
      <w:r w:rsidRPr="00780595">
        <w:rPr>
          <w:rFonts w:ascii="Times New Roman" w:hAnsi="Times New Roman"/>
        </w:rPr>
        <w:lastRenderedPageBreak/>
        <w:t xml:space="preserve">1.3 </w:t>
      </w:r>
      <w:r w:rsidR="00F97D6D" w:rsidRPr="00F97D6D">
        <w:rPr>
          <w:rFonts w:ascii="Times New Roman" w:hAnsi="Times New Roman" w:hint="eastAsia"/>
        </w:rPr>
        <w:t>主要研究内容及论文框架</w:t>
      </w:r>
      <w:bookmarkEnd w:id="4"/>
    </w:p>
    <w:p w14:paraId="2A4DEF16" w14:textId="27D79A1B" w:rsidR="00BD34C3" w:rsidRPr="008349D6" w:rsidRDefault="008349D6" w:rsidP="008349D6">
      <w:pPr>
        <w:spacing w:line="460" w:lineRule="exact"/>
        <w:ind w:firstLineChars="200" w:firstLine="480"/>
        <w:rPr>
          <w:sz w:val="24"/>
        </w:rPr>
      </w:pPr>
      <w:r w:rsidRPr="008349D6">
        <w:rPr>
          <w:sz w:val="24"/>
        </w:rPr>
        <w:t>本文针对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8349D6">
        <w:rPr>
          <w:sz w:val="24"/>
        </w:rPr>
        <w:t>的相关调度问题，重点从问题特征以及算法设计两个方面展开研究，研究工作如下：</w:t>
      </w:r>
    </w:p>
    <w:p w14:paraId="1A183886" w14:textId="4BA76B54" w:rsidR="00F97D6D" w:rsidRPr="00F97D6D" w:rsidRDefault="00F97D6D" w:rsidP="00F97D6D">
      <w:pPr>
        <w:spacing w:line="460" w:lineRule="exact"/>
        <w:ind w:firstLineChars="200" w:firstLine="480"/>
        <w:rPr>
          <w:sz w:val="24"/>
        </w:rPr>
      </w:pPr>
      <w:r w:rsidRPr="00F97D6D">
        <w:rPr>
          <w:rFonts w:hint="eastAsia"/>
          <w:sz w:val="24"/>
        </w:rPr>
        <w:t>（</w:t>
      </w:r>
      <w:r w:rsidRPr="00F97D6D">
        <w:rPr>
          <w:rFonts w:hint="eastAsia"/>
          <w:sz w:val="24"/>
        </w:rPr>
        <w:t>1</w:t>
      </w:r>
      <w:r w:rsidRPr="00F97D6D">
        <w:rPr>
          <w:rFonts w:hint="eastAsia"/>
          <w:sz w:val="24"/>
        </w:rPr>
        <w:t>）</w:t>
      </w:r>
      <w:r w:rsidRPr="00F97D6D">
        <w:rPr>
          <w:sz w:val="24"/>
        </w:rPr>
        <w:t>建立了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的</w:t>
      </w:r>
      <w:r w:rsidRPr="00F97D6D">
        <w:rPr>
          <w:sz w:val="24"/>
        </w:rPr>
        <w:t>MILP</w:t>
      </w:r>
      <w:r w:rsidRPr="00F97D6D">
        <w:rPr>
          <w:sz w:val="24"/>
        </w:rPr>
        <w:t>模型，并针对问题特性改进</w:t>
      </w:r>
      <w:r w:rsidRPr="00F97D6D">
        <w:rPr>
          <w:sz w:val="24"/>
        </w:rPr>
        <w:t>IG</w:t>
      </w:r>
      <w:r w:rsidRPr="00F97D6D">
        <w:rPr>
          <w:sz w:val="24"/>
        </w:rPr>
        <w:t>算法求解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w:t>
      </w:r>
    </w:p>
    <w:p w14:paraId="2E3D245A" w14:textId="10390F6F" w:rsidR="00F97D6D" w:rsidRPr="00F97D6D" w:rsidRDefault="00F97D6D" w:rsidP="00F97D6D">
      <w:pPr>
        <w:spacing w:line="460" w:lineRule="exact"/>
        <w:ind w:firstLineChars="200" w:firstLine="480"/>
        <w:rPr>
          <w:sz w:val="24"/>
        </w:rPr>
      </w:pPr>
      <w:r w:rsidRPr="00F97D6D">
        <w:rPr>
          <w:sz w:val="24"/>
        </w:rPr>
        <w:t>（</w:t>
      </w:r>
      <w:r w:rsidRPr="00F97D6D">
        <w:rPr>
          <w:sz w:val="24"/>
        </w:rPr>
        <w:t>2</w:t>
      </w:r>
      <w:r w:rsidRPr="00F97D6D">
        <w:rPr>
          <w:sz w:val="24"/>
        </w:rPr>
        <w:t>）建立了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的</w:t>
      </w:r>
      <w:r w:rsidRPr="00F97D6D">
        <w:rPr>
          <w:sz w:val="24"/>
        </w:rPr>
        <w:t>MILP</w:t>
      </w:r>
      <w:r w:rsidRPr="00F97D6D">
        <w:rPr>
          <w:sz w:val="24"/>
        </w:rPr>
        <w:t>模型，并针对问题特性改进</w:t>
      </w:r>
      <w:r w:rsidRPr="00F97D6D">
        <w:rPr>
          <w:sz w:val="24"/>
        </w:rPr>
        <w:t>IG</w:t>
      </w:r>
      <w:r w:rsidRPr="00F97D6D">
        <w:rPr>
          <w:sz w:val="24"/>
        </w:rPr>
        <w:t>算法求解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w:t>
      </w:r>
    </w:p>
    <w:p w14:paraId="7AA868F5" w14:textId="061F9904" w:rsidR="00F97D6D" w:rsidRPr="00F97D6D" w:rsidRDefault="00F97D6D" w:rsidP="00F97D6D">
      <w:pPr>
        <w:spacing w:line="460" w:lineRule="exact"/>
        <w:ind w:firstLineChars="200" w:firstLine="480"/>
        <w:rPr>
          <w:sz w:val="24"/>
        </w:rPr>
      </w:pPr>
      <w:r w:rsidRPr="00F97D6D">
        <w:rPr>
          <w:sz w:val="24"/>
        </w:rPr>
        <w:t>（</w:t>
      </w:r>
      <w:r w:rsidRPr="00F97D6D">
        <w:rPr>
          <w:sz w:val="24"/>
        </w:rPr>
        <w:t>3</w:t>
      </w:r>
      <w:r w:rsidRPr="00F97D6D">
        <w:rPr>
          <w:sz w:val="24"/>
        </w:rPr>
        <w:t>）建立了以最大完成时间为上限，</w:t>
      </w:r>
      <w:proofErr w:type="gramStart"/>
      <w:r w:rsidRPr="00F97D6D">
        <w:rPr>
          <w:sz w:val="24"/>
        </w:rPr>
        <w:t>最小化总能耗</w:t>
      </w:r>
      <w:proofErr w:type="gramEnd"/>
      <w:r w:rsidRPr="00F97D6D">
        <w:rPr>
          <w:sz w:val="24"/>
        </w:rPr>
        <w:t>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97D6D">
        <w:rPr>
          <w:sz w:val="24"/>
        </w:rPr>
        <w:t>的</w:t>
      </w:r>
      <w:r w:rsidRPr="00F97D6D">
        <w:rPr>
          <w:sz w:val="24"/>
        </w:rPr>
        <w:t>MILP</w:t>
      </w:r>
      <w:r w:rsidRPr="00F97D6D">
        <w:rPr>
          <w:sz w:val="24"/>
        </w:rPr>
        <w:t>模型，并针对问题特性改进</w:t>
      </w:r>
      <w:r w:rsidRPr="00F97D6D">
        <w:rPr>
          <w:sz w:val="24"/>
        </w:rPr>
        <w:t>IG</w:t>
      </w:r>
      <w:r w:rsidRPr="00F97D6D">
        <w:rPr>
          <w:sz w:val="24"/>
        </w:rPr>
        <w:t>算法求解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97D6D">
        <w:rPr>
          <w:sz w:val="24"/>
        </w:rPr>
        <w:t>。</w:t>
      </w:r>
    </w:p>
    <w:p w14:paraId="29CF7E29" w14:textId="77777777" w:rsidR="00F97D6D" w:rsidRPr="00F97D6D" w:rsidRDefault="00F97D6D" w:rsidP="00F97D6D">
      <w:pPr>
        <w:spacing w:line="460" w:lineRule="exact"/>
        <w:ind w:firstLineChars="200" w:firstLine="480"/>
        <w:rPr>
          <w:sz w:val="24"/>
        </w:rPr>
      </w:pPr>
      <w:r w:rsidRPr="00536BBF">
        <w:rPr>
          <w:sz w:val="24"/>
          <w:highlight w:val="yellow"/>
        </w:rPr>
        <w:t>本文的行文框架如图</w:t>
      </w:r>
      <w:r w:rsidRPr="00536BBF">
        <w:rPr>
          <w:sz w:val="24"/>
          <w:highlight w:val="yellow"/>
        </w:rPr>
        <w:t>1-1</w:t>
      </w:r>
      <w:r w:rsidRPr="00536BBF">
        <w:rPr>
          <w:sz w:val="24"/>
          <w:highlight w:val="yellow"/>
        </w:rPr>
        <w:t>所示</w:t>
      </w:r>
      <w:r w:rsidRPr="00F97D6D">
        <w:rPr>
          <w:sz w:val="24"/>
        </w:rPr>
        <w:t>，各章节的具体内容如下：</w:t>
      </w:r>
    </w:p>
    <w:p w14:paraId="1827A7D0" w14:textId="5249A717" w:rsidR="00F97D6D" w:rsidRPr="00E97DD2" w:rsidRDefault="00F97D6D" w:rsidP="00F97D6D">
      <w:pPr>
        <w:spacing w:line="460" w:lineRule="exact"/>
        <w:ind w:firstLineChars="200" w:firstLine="480"/>
        <w:rPr>
          <w:sz w:val="24"/>
        </w:rPr>
      </w:pPr>
      <w:r w:rsidRPr="00E97DD2">
        <w:rPr>
          <w:sz w:val="24"/>
        </w:rPr>
        <w:t>第一章，绪论，主要对本文的研究背景及研究意义进行了阐述</w:t>
      </w:r>
      <w:r w:rsidR="007D66BE" w:rsidRPr="00E97DD2">
        <w:rPr>
          <w:rFonts w:hint="eastAsia"/>
          <w:sz w:val="24"/>
        </w:rPr>
        <w:t>，</w:t>
      </w:r>
      <w:r w:rsidR="007D66BE" w:rsidRPr="00E97DD2">
        <w:rPr>
          <w:sz w:val="24"/>
        </w:rPr>
        <w:t>总结和分析</w:t>
      </w:r>
      <w:r w:rsidR="007D66BE" w:rsidRPr="00E97DD2">
        <w:rPr>
          <w:rFonts w:hint="eastAsia"/>
          <w:sz w:val="24"/>
        </w:rPr>
        <w:t>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E97DD2">
        <w:rPr>
          <w:sz w:val="24"/>
        </w:rPr>
        <w:t>、</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7D66BE" w:rsidRPr="00E97DD2">
        <w:rPr>
          <w:rFonts w:hint="eastAsia"/>
          <w:sz w:val="24"/>
        </w:rPr>
        <w:t>、</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E97DD2">
        <w:rPr>
          <w:sz w:val="24"/>
        </w:rPr>
        <w:t>、考虑阻塞约束的流水车间调度问题以及</w:t>
      </w:r>
      <w:r w:rsidRPr="00E97DD2">
        <w:rPr>
          <w:sz w:val="24"/>
        </w:rPr>
        <w:t>IG</w:t>
      </w:r>
      <w:r w:rsidRPr="00E97DD2">
        <w:rPr>
          <w:sz w:val="24"/>
        </w:rPr>
        <w:t>算法的国内外研究现状</w:t>
      </w:r>
      <w:r w:rsidR="007D66BE" w:rsidRPr="00E97DD2">
        <w:rPr>
          <w:rFonts w:hint="eastAsia"/>
          <w:sz w:val="24"/>
        </w:rPr>
        <w:t>，</w:t>
      </w:r>
      <w:r w:rsidRPr="00E97DD2">
        <w:rPr>
          <w:sz w:val="24"/>
        </w:rPr>
        <w:t>介绍了本文的主要研究内容和组织框架。</w:t>
      </w:r>
    </w:p>
    <w:p w14:paraId="445DA3E3" w14:textId="4CB0FB97" w:rsidR="00F97D6D" w:rsidRPr="00F97D6D" w:rsidRDefault="00F97D6D" w:rsidP="00F97D6D">
      <w:pPr>
        <w:spacing w:line="460" w:lineRule="exact"/>
        <w:ind w:firstLineChars="200" w:firstLine="480"/>
        <w:rPr>
          <w:sz w:val="24"/>
        </w:rPr>
      </w:pPr>
      <w:r w:rsidRPr="00E97DD2">
        <w:rPr>
          <w:sz w:val="24"/>
        </w:rPr>
        <w:t>第二章，研究了以最大完成时间为优化目标的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97DD2">
        <w:rPr>
          <w:sz w:val="24"/>
        </w:rPr>
        <w:t>，对</w:t>
      </w:r>
      <w:r w:rsidRPr="00E97DD2">
        <w:rPr>
          <w:sz w:val="24"/>
        </w:rPr>
        <w:t>IG</w:t>
      </w:r>
      <w:r w:rsidRPr="00E97DD2">
        <w:rPr>
          <w:sz w:val="24"/>
        </w:rPr>
        <w:t>算法进行了针对性的改进，设计了双解并行优化的迭代机制，并且两条进化路线使用不同的解码策略，提高解的多样性；提出了一种简单有效的基于交换的局部搜索策略，提高算法的寻优能力；通过不同规模实例的仿真实验，验证所提</w:t>
      </w:r>
      <w:r w:rsidRPr="00F97D6D">
        <w:rPr>
          <w:sz w:val="24"/>
        </w:rPr>
        <w:t>算法的性能。</w:t>
      </w:r>
    </w:p>
    <w:p w14:paraId="576526B0" w14:textId="7B6899DD" w:rsidR="00F97D6D" w:rsidRPr="00F97D6D" w:rsidRDefault="00F97D6D" w:rsidP="00F97D6D">
      <w:pPr>
        <w:spacing w:line="460" w:lineRule="exact"/>
        <w:ind w:firstLineChars="200" w:firstLine="480"/>
        <w:rPr>
          <w:sz w:val="24"/>
        </w:rPr>
      </w:pPr>
      <w:r w:rsidRPr="00F97D6D">
        <w:rPr>
          <w:sz w:val="24"/>
        </w:rPr>
        <w:t>第三章，在第二章研究问题的基础上，引入了多个工厂的生产环境，研究了以最小</w:t>
      </w:r>
      <w:proofErr w:type="gramStart"/>
      <w:r w:rsidRPr="00F97D6D">
        <w:rPr>
          <w:sz w:val="24"/>
        </w:rPr>
        <w:t>化最大</w:t>
      </w:r>
      <w:proofErr w:type="gramEnd"/>
      <w:r w:rsidRPr="00F97D6D">
        <w:rPr>
          <w:sz w:val="24"/>
        </w:rPr>
        <w:t>完成时间为优化目标的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，建立了</w:t>
      </w:r>
      <w:r w:rsidRPr="00F97D6D">
        <w:rPr>
          <w:sz w:val="24"/>
        </w:rPr>
        <w:t>MILP</w:t>
      </w:r>
      <w:r w:rsidRPr="00F97D6D">
        <w:rPr>
          <w:sz w:val="24"/>
        </w:rPr>
        <w:t>模型。为了解决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，提出一种高效的</w:t>
      </w:r>
      <w:r w:rsidRPr="00F97D6D">
        <w:rPr>
          <w:sz w:val="24"/>
        </w:rPr>
        <w:t>IG</w:t>
      </w:r>
      <w:r w:rsidRPr="00F97D6D">
        <w:rPr>
          <w:sz w:val="24"/>
        </w:rPr>
        <w:t>算法，针对问题特性，设计</w:t>
      </w:r>
      <w:r w:rsidR="007D66BE">
        <w:rPr>
          <w:rFonts w:hint="eastAsia"/>
          <w:sz w:val="24"/>
        </w:rPr>
        <w:t>了</w:t>
      </w:r>
      <w:r w:rsidRPr="00F97D6D">
        <w:rPr>
          <w:sz w:val="24"/>
        </w:rPr>
        <w:t>特殊的插入</w:t>
      </w:r>
      <w:r w:rsidR="00F26CAC">
        <w:rPr>
          <w:rFonts w:hint="eastAsia"/>
          <w:sz w:val="24"/>
        </w:rPr>
        <w:t>操作</w:t>
      </w:r>
      <w:r w:rsidRPr="00F97D6D">
        <w:rPr>
          <w:sz w:val="24"/>
        </w:rPr>
        <w:t>的解码策略，提高搜索效率；提出了两种工厂间的邻域搜索策略和一种工厂内的局部搜索策略，保证算法探索</w:t>
      </w:r>
      <w:proofErr w:type="gramStart"/>
      <w:r w:rsidRPr="00F97D6D">
        <w:rPr>
          <w:sz w:val="24"/>
        </w:rPr>
        <w:t>解空间</w:t>
      </w:r>
      <w:proofErr w:type="gramEnd"/>
      <w:r w:rsidRPr="00F97D6D">
        <w:rPr>
          <w:sz w:val="24"/>
        </w:rPr>
        <w:t>的深度和广度；与不同的算法进行实验比较，验证算法的有效性。</w:t>
      </w:r>
    </w:p>
    <w:p w14:paraId="6DA36DB1" w14:textId="6566E1C0" w:rsidR="003A1930" w:rsidRPr="00F97D6D" w:rsidRDefault="00F97D6D" w:rsidP="003A1930">
      <w:pPr>
        <w:spacing w:line="460" w:lineRule="exact"/>
        <w:ind w:firstLineChars="200" w:firstLine="480"/>
        <w:rPr>
          <w:sz w:val="24"/>
        </w:rPr>
      </w:pPr>
      <w:r w:rsidRPr="00F97D6D">
        <w:rPr>
          <w:sz w:val="24"/>
        </w:rPr>
        <w:t>第四章，在第三章</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97D6D">
        <w:rPr>
          <w:sz w:val="24"/>
        </w:rPr>
        <w:t>的基础上，</w:t>
      </w:r>
      <w:r w:rsidR="00536BBF">
        <w:rPr>
          <w:rFonts w:hint="eastAsia"/>
          <w:sz w:val="24"/>
        </w:rPr>
        <w:t>考虑了</w:t>
      </w:r>
      <w:r w:rsidRPr="00F97D6D">
        <w:rPr>
          <w:sz w:val="24"/>
        </w:rPr>
        <w:t>以最大完成时间为上限约束，以总能耗为优化目标</w:t>
      </w:r>
      <w:r w:rsidR="00536BBF">
        <w:rPr>
          <w:rFonts w:hint="eastAsia"/>
          <w:sz w:val="24"/>
        </w:rPr>
        <w:t>，构建了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97D6D">
        <w:rPr>
          <w:sz w:val="24"/>
        </w:rPr>
        <w:t>的</w:t>
      </w:r>
      <w:r w:rsidRPr="00F97D6D">
        <w:rPr>
          <w:sz w:val="24"/>
        </w:rPr>
        <w:t>MILP</w:t>
      </w:r>
      <w:r w:rsidRPr="00F97D6D">
        <w:rPr>
          <w:sz w:val="24"/>
        </w:rPr>
        <w:t>模型。对</w:t>
      </w:r>
      <w:r w:rsidRPr="00F97D6D">
        <w:rPr>
          <w:sz w:val="24"/>
        </w:rPr>
        <w:t>IG</w:t>
      </w:r>
      <w:r w:rsidRPr="00F97D6D">
        <w:rPr>
          <w:sz w:val="24"/>
        </w:rPr>
        <w:t>算法进行改进，设计适应</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97D6D">
        <w:rPr>
          <w:sz w:val="24"/>
        </w:rPr>
        <w:t>特性的初始化策略；将简单的学习机制与邻域下降策略结合，设计了一种自调节的变邻域下降策略，</w:t>
      </w:r>
      <w:r w:rsidRPr="00F97D6D">
        <w:rPr>
          <w:sz w:val="24"/>
        </w:rPr>
        <w:lastRenderedPageBreak/>
        <w:t>进一步增强算法探索</w:t>
      </w:r>
      <w:proofErr w:type="gramStart"/>
      <w:r w:rsidRPr="00F97D6D">
        <w:rPr>
          <w:sz w:val="24"/>
        </w:rPr>
        <w:t>解空间</w:t>
      </w:r>
      <w:proofErr w:type="gramEnd"/>
      <w:r w:rsidRPr="00F97D6D">
        <w:rPr>
          <w:sz w:val="24"/>
        </w:rPr>
        <w:t>的能力；在不同的实例上进行仿真实验，验证所提算法和策略的优越性</w:t>
      </w:r>
      <w:r w:rsidR="003A1930">
        <w:rPr>
          <w:rFonts w:hint="eastAsia"/>
          <w:sz w:val="24"/>
        </w:rPr>
        <w:t>。</w:t>
      </w:r>
    </w:p>
    <w:p w14:paraId="01BC2B52" w14:textId="4C9F1E4F" w:rsidR="00134097" w:rsidRDefault="00F97D6D" w:rsidP="00134097">
      <w:pPr>
        <w:spacing w:line="460" w:lineRule="exact"/>
        <w:ind w:firstLineChars="200" w:firstLine="480"/>
        <w:rPr>
          <w:sz w:val="24"/>
        </w:rPr>
      </w:pPr>
      <w:r w:rsidRPr="00F97D6D">
        <w:rPr>
          <w:sz w:val="24"/>
        </w:rPr>
        <w:t>第五章，总结与展望，对本文的工作进行总结，并对未来可能的研究方向进行展望。</w:t>
      </w:r>
    </w:p>
    <w:p w14:paraId="37558E26" w14:textId="44D9697A" w:rsidR="007938E6" w:rsidRPr="007938E6" w:rsidRDefault="007938E6" w:rsidP="007938E6">
      <w:pPr>
        <w:jc w:val="center"/>
        <w:rPr>
          <w:sz w:val="24"/>
        </w:rPr>
      </w:pPr>
      <w:r>
        <w:rPr>
          <w:rFonts w:hint="eastAsia"/>
          <w:noProof/>
          <w:sz w:val="24"/>
        </w:rPr>
        <w:drawing>
          <wp:inline distT="0" distB="0" distL="0" distR="0" wp14:anchorId="63B04A74" wp14:editId="7D253BDF">
            <wp:extent cx="3524271" cy="1944806"/>
            <wp:effectExtent l="0" t="0" r="0" b="0"/>
            <wp:docPr id="936466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2202" cy="1965738"/>
                    </a:xfrm>
                    <a:prstGeom prst="rect">
                      <a:avLst/>
                    </a:prstGeom>
                    <a:noFill/>
                    <a:ln>
                      <a:noFill/>
                    </a:ln>
                  </pic:spPr>
                </pic:pic>
              </a:graphicData>
            </a:graphic>
          </wp:inline>
        </w:drawing>
      </w:r>
    </w:p>
    <w:p w14:paraId="0A12E274" w14:textId="27F9B577" w:rsidR="00276E9E" w:rsidRPr="00134097" w:rsidRDefault="003A1930" w:rsidP="00276E9E">
      <w:pPr>
        <w:spacing w:line="460" w:lineRule="exact"/>
        <w:jc w:val="center"/>
        <w:rPr>
          <w:rFonts w:eastAsia="楷体" w:hint="eastAsia"/>
          <w:szCs w:val="21"/>
        </w:rPr>
      </w:pPr>
      <w:r w:rsidRPr="00134097">
        <w:rPr>
          <w:rFonts w:eastAsia="楷体"/>
          <w:szCs w:val="21"/>
        </w:rPr>
        <w:t>图</w:t>
      </w:r>
      <w:r w:rsidRPr="00134097">
        <w:rPr>
          <w:rFonts w:eastAsia="楷体"/>
          <w:szCs w:val="21"/>
        </w:rPr>
        <w:t>1-1</w:t>
      </w:r>
      <w:r w:rsidRPr="00536BBF">
        <w:rPr>
          <w:rFonts w:eastAsia="楷体"/>
          <w:szCs w:val="21"/>
          <w:highlight w:val="yellow"/>
        </w:rPr>
        <w:t>论文行文框架</w:t>
      </w:r>
      <w:r w:rsidR="00536BBF">
        <w:rPr>
          <w:rFonts w:eastAsia="楷体" w:hint="eastAsia"/>
          <w:szCs w:val="21"/>
        </w:rPr>
        <w:t xml:space="preserve"> </w:t>
      </w:r>
    </w:p>
    <w:p w14:paraId="618A8CD7" w14:textId="2E469215" w:rsidR="00276E9E" w:rsidRDefault="00276E9E" w:rsidP="00276E9E">
      <w:pPr>
        <w:spacing w:line="460" w:lineRule="exact"/>
        <w:jc w:val="center"/>
        <w:rPr>
          <w:sz w:val="20"/>
          <w:szCs w:val="20"/>
        </w:rPr>
      </w:pPr>
      <w:r>
        <w:rPr>
          <w:sz w:val="20"/>
          <w:szCs w:val="20"/>
        </w:rPr>
        <w:br w:type="page"/>
      </w:r>
    </w:p>
    <w:p w14:paraId="308560A3" w14:textId="77777777" w:rsidR="00276E9E" w:rsidRDefault="00276E9E" w:rsidP="00276E9E">
      <w:pPr>
        <w:spacing w:line="20" w:lineRule="exact"/>
        <w:rPr>
          <w:sz w:val="20"/>
          <w:szCs w:val="20"/>
        </w:rPr>
      </w:pPr>
    </w:p>
    <w:p w14:paraId="65937612" w14:textId="25ABA5A0" w:rsidR="00992DF5" w:rsidRDefault="00992DF5" w:rsidP="00276E9E">
      <w:pPr>
        <w:pStyle w:val="ae"/>
        <w:adjustRightInd/>
        <w:snapToGrid/>
        <w:spacing w:before="240" w:after="240"/>
      </w:pPr>
      <w:bookmarkStart w:id="5" w:name="_Toc160177546"/>
      <w:r>
        <w:rPr>
          <w:rFonts w:hint="eastAsia"/>
        </w:rPr>
        <w:t>第二章</w:t>
      </w:r>
      <w:r>
        <w:rPr>
          <w:rFonts w:hint="eastAsia"/>
        </w:rPr>
        <w:t xml:space="preserve"> </w:t>
      </w:r>
      <w:r w:rsidRPr="00992DF5">
        <w:rPr>
          <w:rFonts w:hint="eastAsia"/>
        </w:rPr>
        <w:t>阻塞混合流水车间调度问题的求解方法</w:t>
      </w:r>
      <w:bookmarkEnd w:id="5"/>
    </w:p>
    <w:p w14:paraId="652570AC" w14:textId="76BE48E5" w:rsidR="00992DF5" w:rsidRDefault="00992DF5" w:rsidP="00992DF5">
      <w:pPr>
        <w:pStyle w:val="af0"/>
        <w:spacing w:before="240" w:after="240" w:line="460" w:lineRule="exact"/>
        <w:rPr>
          <w:rFonts w:ascii="Times New Roman" w:hAnsi="Times New Roman"/>
        </w:rPr>
      </w:pPr>
      <w:bookmarkStart w:id="6" w:name="_Toc160177547"/>
      <w:r>
        <w:rPr>
          <w:rFonts w:ascii="Times New Roman" w:hAnsi="Times New Roman"/>
        </w:rPr>
        <w:t xml:space="preserve">2.1 </w:t>
      </w:r>
      <w:del w:id="7" w:author="hanyuyan@lcu-cs.com" w:date="2024-03-13T15:02:00Z">
        <w:r w:rsidRPr="00992DF5" w:rsidDel="00536BBF">
          <w:rPr>
            <w:rFonts w:ascii="Times New Roman" w:hAnsi="Times New Roman" w:hint="eastAsia"/>
          </w:rPr>
          <w:delText>引言</w:delText>
        </w:r>
      </w:del>
      <w:bookmarkEnd w:id="6"/>
      <w:ins w:id="8" w:author="hanyuyan@lcu-cs.com" w:date="2024-03-13T15:02:00Z">
        <w:r w:rsidR="00536BBF">
          <w:rPr>
            <w:rFonts w:ascii="Times New Roman" w:hAnsi="Times New Roman" w:hint="eastAsia"/>
          </w:rPr>
          <w:t>研究背景</w:t>
        </w:r>
      </w:ins>
    </w:p>
    <w:p w14:paraId="40303026" w14:textId="4339842D" w:rsidR="00F74168" w:rsidRPr="00276E9E" w:rsidRDefault="00F74168" w:rsidP="00F74168">
      <w:pPr>
        <w:spacing w:line="460" w:lineRule="exact"/>
        <w:ind w:firstLineChars="200" w:firstLine="480"/>
        <w:rPr>
          <w:sz w:val="24"/>
        </w:rPr>
      </w:pPr>
      <w:r w:rsidRPr="00276E9E">
        <w:rPr>
          <w:sz w:val="24"/>
        </w:rPr>
        <w:t>本章研究了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276E9E">
        <w:rPr>
          <w:sz w:val="24"/>
        </w:rPr>
        <w:t>，并构建了其</w:t>
      </w:r>
      <w:r w:rsidRPr="00276E9E">
        <w:rPr>
          <w:sz w:val="24"/>
        </w:rPr>
        <w:t>MILP</w:t>
      </w:r>
      <w:r w:rsidRPr="00276E9E">
        <w:rPr>
          <w:sz w:val="24"/>
        </w:rPr>
        <w:t>模型。由于</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276E9E">
        <w:rPr>
          <w:sz w:val="24"/>
        </w:rPr>
        <w:t>在某些</w:t>
      </w:r>
      <w:r w:rsidR="00651D9A">
        <w:rPr>
          <w:sz w:val="24"/>
        </w:rPr>
        <w:t>加工</w:t>
      </w:r>
      <w:r w:rsidRPr="00276E9E">
        <w:rPr>
          <w:sz w:val="24"/>
        </w:rPr>
        <w:t>阶段存在并行机，对于给定的工件序列，不同的解码策略可以获得不同的</w:t>
      </w:r>
      <w:r w:rsidR="00651D9A">
        <w:rPr>
          <w:rFonts w:hint="eastAsia"/>
          <w:sz w:val="24"/>
        </w:rPr>
        <w:t>最大完成时间（</w:t>
      </w:r>
      <w:r w:rsidRPr="00276E9E">
        <w:rPr>
          <w:sz w:val="24"/>
        </w:rPr>
        <w:t>makespan</w:t>
      </w:r>
      <w:r w:rsidR="00651D9A">
        <w:rPr>
          <w:rFonts w:hint="eastAsia"/>
          <w:sz w:val="24"/>
        </w:rPr>
        <w:t>）</w:t>
      </w:r>
      <w:r w:rsidRPr="00276E9E">
        <w:rPr>
          <w:sz w:val="24"/>
        </w:rPr>
        <w:t>值，并且多种解码策略可以帮助算法找到最优值。因此本章提出了一种混合解码策略，</w:t>
      </w:r>
      <w:r w:rsidR="00D6266C">
        <w:rPr>
          <w:rFonts w:hint="eastAsia"/>
          <w:sz w:val="24"/>
        </w:rPr>
        <w:t>并将其嵌入双解并行优化的机制中，以此扩大解空间</w:t>
      </w:r>
      <w:r w:rsidRPr="00276E9E">
        <w:rPr>
          <w:sz w:val="24"/>
        </w:rPr>
        <w:t>。其次设计了一种基于混合解码策略的</w:t>
      </w:r>
      <w:r w:rsidR="005E3482">
        <w:rPr>
          <w:sz w:val="24"/>
        </w:rPr>
        <w:t>重构</w:t>
      </w:r>
      <w:r w:rsidRPr="00276E9E">
        <w:rPr>
          <w:sz w:val="24"/>
        </w:rPr>
        <w:t>机制以及一种基于交换的局部搜索策略，</w:t>
      </w:r>
      <w:r w:rsidR="004932E9">
        <w:rPr>
          <w:rFonts w:hint="eastAsia"/>
          <w:sz w:val="24"/>
        </w:rPr>
        <w:t>以</w:t>
      </w:r>
      <w:r w:rsidRPr="00276E9E">
        <w:rPr>
          <w:sz w:val="24"/>
        </w:rPr>
        <w:t>丰富解决方案的多样性并更深入地探索局部邻域。将改进的</w:t>
      </w:r>
      <w:r w:rsidR="004932E9">
        <w:rPr>
          <w:rFonts w:hint="eastAsia"/>
          <w:sz w:val="24"/>
        </w:rPr>
        <w:t>IG</w:t>
      </w:r>
      <w:r w:rsidRPr="00276E9E">
        <w:rPr>
          <w:sz w:val="24"/>
        </w:rPr>
        <w:t>算法与其他智能优化算法进行仿真实验对比，在</w:t>
      </w:r>
      <w:r w:rsidRPr="00276E9E">
        <w:rPr>
          <w:sz w:val="24"/>
        </w:rPr>
        <w:t>100</w:t>
      </w:r>
      <w:r w:rsidRPr="00276E9E">
        <w:rPr>
          <w:sz w:val="24"/>
        </w:rPr>
        <w:t>个实例上的统计结果证明了所提算法的有效性。</w:t>
      </w:r>
    </w:p>
    <w:p w14:paraId="456811DE" w14:textId="083ECDC2" w:rsidR="00F74168" w:rsidRDefault="00F74168" w:rsidP="00F74168">
      <w:pPr>
        <w:pStyle w:val="af0"/>
        <w:spacing w:before="240" w:after="240" w:line="460" w:lineRule="exact"/>
        <w:rPr>
          <w:rFonts w:ascii="Times New Roman" w:hAnsi="Times New Roman"/>
        </w:rPr>
      </w:pPr>
      <w:bookmarkStart w:id="9" w:name="_Toc160177548"/>
      <w:r>
        <w:rPr>
          <w:rFonts w:ascii="Times New Roman" w:hAnsi="Times New Roman"/>
        </w:rPr>
        <w:t xml:space="preserve">2.2 </w:t>
      </w:r>
      <w:r w:rsidRPr="00F74168">
        <w:rPr>
          <w:rFonts w:ascii="Times New Roman" w:hAnsi="Times New Roman" w:hint="eastAsia"/>
        </w:rPr>
        <w:t>问题描述及数学模型</w:t>
      </w:r>
      <w:bookmarkEnd w:id="9"/>
    </w:p>
    <w:p w14:paraId="6524564C" w14:textId="2CFF8C2E" w:rsidR="00F74168" w:rsidRDefault="00F74168" w:rsidP="00F74168">
      <w:pPr>
        <w:pStyle w:val="af3"/>
      </w:pPr>
      <w:r>
        <w:t xml:space="preserve">2.2.1 </w:t>
      </w:r>
      <w:r>
        <w:rPr>
          <w:rFonts w:hint="eastAsia"/>
        </w:rPr>
        <w:t>问题描述</w:t>
      </w:r>
    </w:p>
    <w:p w14:paraId="12105449" w14:textId="4FF9A55D" w:rsidR="00F74168" w:rsidRPr="00F74168" w:rsidRDefault="008C1545" w:rsidP="00F74168">
      <w:pPr>
        <w:spacing w:line="460" w:lineRule="exact"/>
        <w:ind w:firstLineChars="200" w:firstLine="480"/>
        <w:rPr>
          <w:sz w:val="24"/>
        </w:rPr>
      </w:pP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74168" w:rsidRPr="00F74168">
        <w:rPr>
          <w:rFonts w:hint="eastAsia"/>
          <w:sz w:val="24"/>
        </w:rPr>
        <w:t>可以描述为：</w:t>
      </w:r>
      <m:oMath>
        <m:r>
          <w:rPr>
            <w:rFonts w:ascii="Cambria Math" w:hAnsi="Cambria Math"/>
            <w:sz w:val="24"/>
          </w:rPr>
          <m:t>J</m:t>
        </m:r>
      </m:oMath>
      <w:proofErr w:type="gramStart"/>
      <w:r w:rsidR="00F74168" w:rsidRPr="00F74168">
        <w:rPr>
          <w:rFonts w:hint="eastAsia"/>
          <w:sz w:val="24"/>
        </w:rPr>
        <w:t>个</w:t>
      </w:r>
      <w:proofErr w:type="gramEnd"/>
      <w:r w:rsidR="00F74168" w:rsidRPr="00F74168">
        <w:rPr>
          <w:rFonts w:hint="eastAsia"/>
          <w:sz w:val="24"/>
        </w:rPr>
        <w:t>工件必须按照相同的加工顺序经过</w:t>
      </w:r>
      <m:oMath>
        <m:r>
          <w:rPr>
            <w:rFonts w:ascii="Cambria Math" w:hAnsi="Cambria Math"/>
            <w:sz w:val="24"/>
          </w:rPr>
          <m:t>S</m:t>
        </m:r>
      </m:oMath>
      <w:proofErr w:type="gramStart"/>
      <w:r w:rsidR="00F74168" w:rsidRPr="00F74168">
        <w:rPr>
          <w:rFonts w:hint="eastAsia"/>
          <w:sz w:val="24"/>
        </w:rPr>
        <w:t>个</w:t>
      </w:r>
      <w:proofErr w:type="gramEnd"/>
      <w:r w:rsidR="00F74168" w:rsidRPr="00F74168">
        <w:rPr>
          <w:rFonts w:hint="eastAsia"/>
          <w:sz w:val="24"/>
        </w:rPr>
        <w:t>加工阶段。每个阶段都有</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oMath>
      <w:r w:rsidR="00F74168" w:rsidRPr="00F74168">
        <w:rPr>
          <w:sz w:val="24"/>
        </w:rPr>
        <w:t>(</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r>
          <w:rPr>
            <w:rFonts w:ascii="Cambria Math" w:hAnsi="Cambria Math"/>
            <w:sz w:val="24"/>
          </w:rPr>
          <m:t>⩾1</m:t>
        </m:r>
      </m:oMath>
      <w:r w:rsidR="00F74168" w:rsidRPr="00F74168">
        <w:rPr>
          <w:sz w:val="24"/>
        </w:rPr>
        <w:t>)</w:t>
      </w:r>
      <w:r w:rsidR="00F74168" w:rsidRPr="00F74168">
        <w:rPr>
          <w:rFonts w:hint="eastAsia"/>
          <w:sz w:val="24"/>
        </w:rPr>
        <w:t>台机器，并且至少存在一个阶段机器数大于</w:t>
      </w:r>
      <w:r w:rsidR="00F74168" w:rsidRPr="00F74168">
        <w:rPr>
          <w:rFonts w:hint="eastAsia"/>
          <w:sz w:val="24"/>
        </w:rPr>
        <w:t>1</w:t>
      </w:r>
      <w:r w:rsidR="00F74168" w:rsidRPr="00F74168">
        <w:rPr>
          <w:rFonts w:hint="eastAsia"/>
          <w:sz w:val="24"/>
        </w:rPr>
        <w:t>。</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74168" w:rsidRPr="00F74168">
        <w:rPr>
          <w:rFonts w:hint="eastAsia"/>
          <w:sz w:val="24"/>
        </w:rPr>
        <w:t>基于以下约束：</w:t>
      </w:r>
    </w:p>
    <w:p w14:paraId="177E2394" w14:textId="0339DC8C" w:rsidR="00F74168" w:rsidRPr="00F74168" w:rsidRDefault="00F74168" w:rsidP="00F74168">
      <w:pPr>
        <w:spacing w:line="460" w:lineRule="exact"/>
        <w:ind w:firstLineChars="200" w:firstLine="480"/>
        <w:rPr>
          <w:sz w:val="24"/>
        </w:rPr>
      </w:pPr>
      <w:r w:rsidRPr="00F74168">
        <w:rPr>
          <w:rFonts w:hint="eastAsia"/>
          <w:sz w:val="24"/>
        </w:rPr>
        <w:t>（</w:t>
      </w:r>
      <w:r w:rsidRPr="00F74168">
        <w:rPr>
          <w:rFonts w:hint="eastAsia"/>
          <w:sz w:val="24"/>
        </w:rPr>
        <w:t>1</w:t>
      </w:r>
      <w:r w:rsidRPr="00F74168">
        <w:rPr>
          <w:rFonts w:hint="eastAsia"/>
          <w:sz w:val="24"/>
        </w:rPr>
        <w:t>）在</w:t>
      </w:r>
      <w:r w:rsidR="00120F54">
        <w:rPr>
          <w:rFonts w:hint="eastAsia"/>
          <w:sz w:val="24"/>
        </w:rPr>
        <w:t>起始时刻</w:t>
      </w:r>
      <w:r w:rsidRPr="00F74168">
        <w:rPr>
          <w:rFonts w:hint="eastAsia"/>
          <w:sz w:val="24"/>
        </w:rPr>
        <w:t>，所有的机器</w:t>
      </w:r>
      <w:r w:rsidR="00120F54">
        <w:rPr>
          <w:rFonts w:hint="eastAsia"/>
          <w:sz w:val="24"/>
        </w:rPr>
        <w:t>均</w:t>
      </w:r>
      <w:r w:rsidRPr="00F74168">
        <w:rPr>
          <w:rFonts w:hint="eastAsia"/>
          <w:sz w:val="24"/>
        </w:rPr>
        <w:t>可用，所有工件都可以进行加工；</w:t>
      </w:r>
    </w:p>
    <w:p w14:paraId="5D279AF0" w14:textId="56D969E2" w:rsidR="00F74168" w:rsidRPr="00F74168" w:rsidRDefault="00F74168" w:rsidP="00F74168">
      <w:pPr>
        <w:spacing w:line="460" w:lineRule="exact"/>
        <w:ind w:firstLineChars="200" w:firstLine="480"/>
        <w:rPr>
          <w:sz w:val="24"/>
        </w:rPr>
      </w:pPr>
      <w:r w:rsidRPr="00F74168">
        <w:rPr>
          <w:rFonts w:hint="eastAsia"/>
          <w:sz w:val="24"/>
        </w:rPr>
        <w:t>（</w:t>
      </w:r>
      <w:r w:rsidRPr="00F74168">
        <w:rPr>
          <w:rFonts w:hint="eastAsia"/>
          <w:sz w:val="24"/>
        </w:rPr>
        <w:t>2</w:t>
      </w:r>
      <w:r w:rsidRPr="00F74168">
        <w:rPr>
          <w:rFonts w:hint="eastAsia"/>
          <w:sz w:val="24"/>
        </w:rPr>
        <w:t>）</w:t>
      </w:r>
      <w:r w:rsidRPr="00F74168">
        <w:rPr>
          <w:sz w:val="24"/>
        </w:rPr>
        <w:t>在任何时候，一台机器一次只能</w:t>
      </w:r>
      <w:r w:rsidR="00651D9A">
        <w:rPr>
          <w:sz w:val="24"/>
        </w:rPr>
        <w:t>加工</w:t>
      </w:r>
      <w:r w:rsidRPr="00F74168">
        <w:rPr>
          <w:sz w:val="24"/>
        </w:rPr>
        <w:t>一个</w:t>
      </w:r>
      <w:r w:rsidRPr="00F74168">
        <w:rPr>
          <w:rFonts w:hint="eastAsia"/>
          <w:sz w:val="24"/>
        </w:rPr>
        <w:t>工件</w:t>
      </w:r>
      <w:r w:rsidRPr="00F74168">
        <w:rPr>
          <w:sz w:val="24"/>
        </w:rPr>
        <w:t>，</w:t>
      </w:r>
      <w:r w:rsidR="00120F54">
        <w:rPr>
          <w:rFonts w:hint="eastAsia"/>
          <w:sz w:val="24"/>
        </w:rPr>
        <w:t>且</w:t>
      </w:r>
      <w:r w:rsidRPr="00F74168">
        <w:rPr>
          <w:sz w:val="24"/>
        </w:rPr>
        <w:t>一个</w:t>
      </w:r>
      <w:r w:rsidRPr="00F74168">
        <w:rPr>
          <w:rFonts w:hint="eastAsia"/>
          <w:sz w:val="24"/>
        </w:rPr>
        <w:t>工件</w:t>
      </w:r>
      <w:r w:rsidRPr="00F74168">
        <w:rPr>
          <w:sz w:val="24"/>
        </w:rPr>
        <w:t>不能同时被多台机器</w:t>
      </w:r>
      <w:r w:rsidR="00651D9A">
        <w:rPr>
          <w:sz w:val="24"/>
        </w:rPr>
        <w:t>加工</w:t>
      </w:r>
      <w:r w:rsidRPr="00F74168">
        <w:rPr>
          <w:rFonts w:hint="eastAsia"/>
          <w:sz w:val="24"/>
        </w:rPr>
        <w:t>；</w:t>
      </w:r>
    </w:p>
    <w:p w14:paraId="536FCF8A" w14:textId="7C5505CC" w:rsidR="00F74168" w:rsidRPr="00F74168" w:rsidRDefault="00F74168" w:rsidP="00F74168">
      <w:pPr>
        <w:spacing w:line="460" w:lineRule="exact"/>
        <w:ind w:firstLineChars="200" w:firstLine="480"/>
        <w:rPr>
          <w:sz w:val="24"/>
        </w:rPr>
      </w:pPr>
      <w:r w:rsidRPr="00F74168">
        <w:rPr>
          <w:rFonts w:hint="eastAsia"/>
          <w:sz w:val="24"/>
        </w:rPr>
        <w:t>（</w:t>
      </w:r>
      <w:r w:rsidRPr="00F74168">
        <w:rPr>
          <w:rFonts w:hint="eastAsia"/>
          <w:sz w:val="24"/>
        </w:rPr>
        <w:t>3</w:t>
      </w:r>
      <w:r w:rsidRPr="00F74168">
        <w:rPr>
          <w:rFonts w:hint="eastAsia"/>
          <w:sz w:val="24"/>
        </w:rPr>
        <w:t>）</w:t>
      </w:r>
      <w:r w:rsidR="00120F54" w:rsidRPr="00120F54">
        <w:rPr>
          <w:rFonts w:hint="eastAsia"/>
          <w:sz w:val="24"/>
        </w:rPr>
        <w:t>所有工件必须连续进行加工，不得中断</w:t>
      </w:r>
      <w:r w:rsidRPr="00F74168">
        <w:rPr>
          <w:rFonts w:hint="eastAsia"/>
          <w:sz w:val="24"/>
        </w:rPr>
        <w:t>；</w:t>
      </w:r>
    </w:p>
    <w:p w14:paraId="0379BF9F" w14:textId="77F2D409" w:rsidR="00F74168" w:rsidRPr="00F74168" w:rsidRDefault="00F74168" w:rsidP="00F74168">
      <w:pPr>
        <w:spacing w:line="460" w:lineRule="exact"/>
        <w:ind w:firstLineChars="200" w:firstLine="480"/>
        <w:rPr>
          <w:sz w:val="24"/>
        </w:rPr>
      </w:pPr>
      <w:r w:rsidRPr="00F74168">
        <w:rPr>
          <w:rFonts w:hint="eastAsia"/>
          <w:sz w:val="24"/>
        </w:rPr>
        <w:t>（</w:t>
      </w:r>
      <w:r w:rsidRPr="00F74168">
        <w:rPr>
          <w:sz w:val="24"/>
        </w:rPr>
        <w:t>4</w:t>
      </w:r>
      <w:r w:rsidRPr="00F74168">
        <w:rPr>
          <w:rFonts w:hint="eastAsia"/>
          <w:sz w:val="24"/>
        </w:rPr>
        <w:t>）</w:t>
      </w:r>
      <w:r w:rsidRPr="00F74168">
        <w:rPr>
          <w:sz w:val="24"/>
        </w:rPr>
        <w:t>每个工件</w:t>
      </w:r>
      <w:r w:rsidR="00120F54">
        <w:rPr>
          <w:rFonts w:hint="eastAsia"/>
          <w:sz w:val="24"/>
        </w:rPr>
        <w:t>必须</w:t>
      </w:r>
      <w:r w:rsidRPr="00F74168">
        <w:rPr>
          <w:sz w:val="24"/>
        </w:rPr>
        <w:t>依次经过所有</w:t>
      </w:r>
      <w:r w:rsidRPr="00F74168">
        <w:rPr>
          <w:rFonts w:hint="eastAsia"/>
          <w:sz w:val="24"/>
        </w:rPr>
        <w:t>加工</w:t>
      </w:r>
      <w:r w:rsidRPr="00F74168">
        <w:rPr>
          <w:sz w:val="24"/>
        </w:rPr>
        <w:t>阶段，每个阶段只能</w:t>
      </w:r>
      <w:r w:rsidRPr="00F74168">
        <w:rPr>
          <w:rFonts w:hint="eastAsia"/>
          <w:sz w:val="24"/>
        </w:rPr>
        <w:t>由</w:t>
      </w:r>
      <w:r w:rsidRPr="00F74168">
        <w:rPr>
          <w:sz w:val="24"/>
        </w:rPr>
        <w:t>一台机器</w:t>
      </w:r>
      <w:r w:rsidR="00651D9A">
        <w:rPr>
          <w:sz w:val="24"/>
        </w:rPr>
        <w:t>加工</w:t>
      </w:r>
      <w:r w:rsidRPr="00F74168">
        <w:rPr>
          <w:rFonts w:hint="eastAsia"/>
          <w:sz w:val="24"/>
        </w:rPr>
        <w:t>；</w:t>
      </w:r>
    </w:p>
    <w:p w14:paraId="70B8EC1C" w14:textId="49C3A3C1" w:rsidR="00F74168" w:rsidRPr="00F74168" w:rsidRDefault="00F74168" w:rsidP="00F74168">
      <w:pPr>
        <w:spacing w:line="460" w:lineRule="exact"/>
        <w:ind w:firstLineChars="200" w:firstLine="480"/>
        <w:rPr>
          <w:sz w:val="24"/>
        </w:rPr>
      </w:pPr>
      <w:r w:rsidRPr="00F74168">
        <w:rPr>
          <w:rFonts w:hint="eastAsia"/>
          <w:sz w:val="24"/>
        </w:rPr>
        <w:t>（</w:t>
      </w:r>
      <w:r w:rsidRPr="00F74168">
        <w:rPr>
          <w:rFonts w:hint="eastAsia"/>
          <w:sz w:val="24"/>
        </w:rPr>
        <w:t>5</w:t>
      </w:r>
      <w:r w:rsidRPr="00F74168">
        <w:rPr>
          <w:rFonts w:hint="eastAsia"/>
          <w:sz w:val="24"/>
        </w:rPr>
        <w:t>）</w:t>
      </w:r>
      <w:r w:rsidRPr="00F74168">
        <w:rPr>
          <w:sz w:val="24"/>
        </w:rPr>
        <w:t>不允许跳过某个阶段或提前结束</w:t>
      </w:r>
      <w:r w:rsidR="00120F54">
        <w:rPr>
          <w:rFonts w:hint="eastAsia"/>
          <w:sz w:val="24"/>
        </w:rPr>
        <w:t>加工</w:t>
      </w:r>
      <w:r w:rsidRPr="00F74168">
        <w:rPr>
          <w:rFonts w:hint="eastAsia"/>
          <w:sz w:val="24"/>
        </w:rPr>
        <w:t>；</w:t>
      </w:r>
    </w:p>
    <w:p w14:paraId="0146D49A" w14:textId="2D81A1B1" w:rsidR="00F74168" w:rsidRPr="00F74168" w:rsidRDefault="00F74168" w:rsidP="00F74168">
      <w:pPr>
        <w:spacing w:line="460" w:lineRule="exact"/>
        <w:ind w:firstLineChars="200" w:firstLine="480"/>
        <w:rPr>
          <w:sz w:val="24"/>
        </w:rPr>
      </w:pPr>
      <w:r w:rsidRPr="00F74168">
        <w:rPr>
          <w:rFonts w:hint="eastAsia"/>
          <w:sz w:val="24"/>
        </w:rPr>
        <w:t>（</w:t>
      </w:r>
      <w:r w:rsidRPr="00F74168">
        <w:rPr>
          <w:rFonts w:hint="eastAsia"/>
          <w:sz w:val="24"/>
        </w:rPr>
        <w:t>6</w:t>
      </w:r>
      <w:r w:rsidRPr="00F74168">
        <w:rPr>
          <w:rFonts w:hint="eastAsia"/>
          <w:sz w:val="24"/>
        </w:rPr>
        <w:t>）</w:t>
      </w:r>
      <w:r w:rsidRPr="00F74168">
        <w:rPr>
          <w:sz w:val="24"/>
        </w:rPr>
        <w:t>相邻</w:t>
      </w:r>
      <w:r w:rsidR="00120F54">
        <w:rPr>
          <w:rFonts w:hint="eastAsia"/>
          <w:sz w:val="24"/>
        </w:rPr>
        <w:t>加工</w:t>
      </w:r>
      <w:r w:rsidRPr="00F74168">
        <w:rPr>
          <w:sz w:val="24"/>
        </w:rPr>
        <w:t>阶段</w:t>
      </w:r>
      <w:r w:rsidR="00120F54">
        <w:rPr>
          <w:rFonts w:hint="eastAsia"/>
          <w:sz w:val="24"/>
        </w:rPr>
        <w:t>间</w:t>
      </w:r>
      <w:r w:rsidRPr="00F74168">
        <w:rPr>
          <w:sz w:val="24"/>
        </w:rPr>
        <w:t>不存在中间缓冲区</w:t>
      </w:r>
      <w:r w:rsidRPr="00F74168">
        <w:rPr>
          <w:rFonts w:hint="eastAsia"/>
          <w:sz w:val="24"/>
        </w:rPr>
        <w:t>；</w:t>
      </w:r>
      <w:r w:rsidRPr="00F74168">
        <w:rPr>
          <w:sz w:val="24"/>
        </w:rPr>
        <w:t>如果当前机器</w:t>
      </w:r>
      <w:r w:rsidR="00651D9A">
        <w:rPr>
          <w:sz w:val="24"/>
        </w:rPr>
        <w:t>加工</w:t>
      </w:r>
      <w:r w:rsidRPr="00F74168">
        <w:rPr>
          <w:sz w:val="24"/>
        </w:rPr>
        <w:t>完一</w:t>
      </w:r>
      <w:r w:rsidRPr="00F74168">
        <w:rPr>
          <w:rFonts w:hint="eastAsia"/>
          <w:sz w:val="24"/>
        </w:rPr>
        <w:t>个</w:t>
      </w:r>
      <w:r w:rsidRPr="00F74168">
        <w:rPr>
          <w:sz w:val="24"/>
        </w:rPr>
        <w:t>工件后，下一阶段的所有机器都</w:t>
      </w:r>
      <w:r w:rsidRPr="00F74168">
        <w:rPr>
          <w:rFonts w:hint="eastAsia"/>
          <w:sz w:val="24"/>
        </w:rPr>
        <w:t>忙碌</w:t>
      </w:r>
      <w:r w:rsidRPr="00F74168">
        <w:rPr>
          <w:sz w:val="24"/>
        </w:rPr>
        <w:t>，则</w:t>
      </w:r>
      <w:r w:rsidR="00120F54">
        <w:rPr>
          <w:rFonts w:hint="eastAsia"/>
          <w:sz w:val="24"/>
        </w:rPr>
        <w:t>该</w:t>
      </w:r>
      <w:r w:rsidRPr="00F74168">
        <w:rPr>
          <w:sz w:val="24"/>
        </w:rPr>
        <w:t>工件将被阻塞，直到下</w:t>
      </w:r>
      <w:r w:rsidRPr="00F74168">
        <w:rPr>
          <w:rFonts w:hint="eastAsia"/>
          <w:sz w:val="24"/>
        </w:rPr>
        <w:t>个</w:t>
      </w:r>
      <w:r w:rsidRPr="00F74168">
        <w:rPr>
          <w:sz w:val="24"/>
        </w:rPr>
        <w:t>阶段</w:t>
      </w:r>
      <w:r w:rsidRPr="00F74168">
        <w:rPr>
          <w:rFonts w:hint="eastAsia"/>
          <w:sz w:val="24"/>
        </w:rPr>
        <w:t>有</w:t>
      </w:r>
      <w:r w:rsidRPr="00F74168">
        <w:rPr>
          <w:sz w:val="24"/>
        </w:rPr>
        <w:t>一台机器空闲为止。</w:t>
      </w:r>
    </w:p>
    <w:p w14:paraId="1556D71D" w14:textId="77777777" w:rsidR="00F74168" w:rsidRPr="00F74168" w:rsidRDefault="00F74168" w:rsidP="00A663D0">
      <w:pPr>
        <w:pStyle w:val="af3"/>
      </w:pPr>
      <w:r w:rsidRPr="00F74168">
        <w:t xml:space="preserve">2.2.2 </w:t>
      </w:r>
      <w:r w:rsidRPr="00F74168">
        <w:rPr>
          <w:rFonts w:hint="eastAsia"/>
        </w:rPr>
        <w:t>数学模型</w:t>
      </w:r>
    </w:p>
    <w:p w14:paraId="3F872BBC" w14:textId="77777777" w:rsidR="00F74168" w:rsidRPr="00F74168" w:rsidRDefault="00F74168" w:rsidP="00F74168">
      <w:pPr>
        <w:spacing w:line="460" w:lineRule="exact"/>
        <w:ind w:firstLineChars="200" w:firstLine="482"/>
        <w:rPr>
          <w:b/>
          <w:bCs/>
          <w:sz w:val="24"/>
        </w:rPr>
      </w:pPr>
      <w:r w:rsidRPr="00F74168">
        <w:rPr>
          <w:rFonts w:hint="eastAsia"/>
          <w:b/>
          <w:bCs/>
          <w:sz w:val="24"/>
        </w:rPr>
        <w:t>数学符号</w:t>
      </w:r>
    </w:p>
    <w:p w14:paraId="3FA5931E" w14:textId="6BAF00A4" w:rsidR="00F74168" w:rsidRPr="00F74168" w:rsidRDefault="008C1545" w:rsidP="00F74168">
      <w:pPr>
        <w:spacing w:line="460" w:lineRule="exact"/>
        <w:ind w:firstLineChars="200" w:firstLine="480"/>
        <w:rPr>
          <w:sz w:val="24"/>
        </w:rPr>
      </w:pPr>
      <m:oMath>
        <m:r>
          <w:rPr>
            <w:rFonts w:ascii="Cambria Math" w:hAnsi="Cambria Math"/>
            <w:sz w:val="24"/>
          </w:rPr>
          <m:t>J</m:t>
        </m:r>
      </m:oMath>
      <w:r w:rsidR="00F74168" w:rsidRPr="00F74168">
        <w:rPr>
          <w:sz w:val="24"/>
        </w:rPr>
        <w:t>：工件的总数；</w:t>
      </w:r>
    </w:p>
    <w:p w14:paraId="4E09B087" w14:textId="3616F080" w:rsidR="00F74168" w:rsidRPr="00F74168" w:rsidRDefault="008C1545" w:rsidP="00F74168">
      <w:pPr>
        <w:spacing w:line="460" w:lineRule="exact"/>
        <w:ind w:firstLineChars="200" w:firstLine="480"/>
        <w:rPr>
          <w:sz w:val="24"/>
        </w:rPr>
      </w:pPr>
      <m:oMath>
        <m:r>
          <w:rPr>
            <w:rFonts w:ascii="Cambria Math" w:hAnsi="Cambria Math"/>
            <w:sz w:val="24"/>
          </w:rPr>
          <w:lastRenderedPageBreak/>
          <m:t>S</m:t>
        </m:r>
      </m:oMath>
      <w:r w:rsidR="00F74168" w:rsidRPr="00F74168">
        <w:rPr>
          <w:sz w:val="24"/>
        </w:rPr>
        <w:t>：加工阶段的总数；</w:t>
      </w:r>
    </w:p>
    <w:p w14:paraId="64C60195" w14:textId="325597D5" w:rsidR="00F74168" w:rsidRPr="00F74168" w:rsidRDefault="008C1545" w:rsidP="00F74168">
      <w:pPr>
        <w:spacing w:line="460" w:lineRule="exact"/>
        <w:ind w:firstLineChars="200" w:firstLine="480"/>
        <w:rPr>
          <w:sz w:val="24"/>
        </w:rPr>
      </w:pPr>
      <m:oMath>
        <m:r>
          <w:rPr>
            <w:rFonts w:ascii="Cambria Math" w:hAnsi="Cambria Math"/>
            <w:sz w:val="24"/>
          </w:rPr>
          <m:t>j</m:t>
        </m:r>
      </m:oMath>
      <w:r w:rsidR="00F74168" w:rsidRPr="00F74168">
        <w:rPr>
          <w:sz w:val="24"/>
        </w:rPr>
        <w:t>：工件的序号，</w:t>
      </w:r>
      <m:oMath>
        <m:r>
          <w:rPr>
            <w:rFonts w:ascii="Cambria Math" w:hAnsi="Cambria Math"/>
            <w:sz w:val="24"/>
          </w:rPr>
          <m:t>j∈</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oMath>
      <w:r w:rsidR="00F74168" w:rsidRPr="00F74168">
        <w:rPr>
          <w:sz w:val="24"/>
        </w:rPr>
        <w:t>；</w:t>
      </w:r>
    </w:p>
    <w:p w14:paraId="1B37A977" w14:textId="2085CFA9" w:rsidR="00F74168" w:rsidRPr="00F74168" w:rsidRDefault="008C1545" w:rsidP="00F74168">
      <w:pPr>
        <w:spacing w:line="460" w:lineRule="exact"/>
        <w:ind w:firstLineChars="200" w:firstLine="480"/>
        <w:rPr>
          <w:sz w:val="24"/>
        </w:rPr>
      </w:pPr>
      <m:oMath>
        <m:r>
          <w:rPr>
            <w:rFonts w:ascii="Cambria Math" w:hAnsi="Cambria Math"/>
            <w:sz w:val="24"/>
          </w:rPr>
          <m:t>s</m:t>
        </m:r>
      </m:oMath>
      <w:r w:rsidR="00F74168" w:rsidRPr="00F74168">
        <w:rPr>
          <w:sz w:val="24"/>
        </w:rPr>
        <w:t>：加工阶段的序号，</w:t>
      </w:r>
      <m:oMath>
        <m:r>
          <w:rPr>
            <w:rFonts w:ascii="Cambria Math" w:hAnsi="Cambria Math"/>
            <w:sz w:val="24"/>
          </w:rPr>
          <m:t>s∈</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F74168" w:rsidRPr="00F74168">
        <w:rPr>
          <w:sz w:val="24"/>
        </w:rPr>
        <w:t>；</w:t>
      </w:r>
    </w:p>
    <w:p w14:paraId="416D0921" w14:textId="5FAAB5AD"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oMath>
      <w:r w:rsidR="00F74168" w:rsidRPr="00F74168">
        <w:rPr>
          <w:sz w:val="24"/>
        </w:rPr>
        <w:t>：</w:t>
      </w:r>
      <w:proofErr w:type="gramStart"/>
      <w:r w:rsidR="00F74168" w:rsidRPr="00F74168">
        <w:rPr>
          <w:sz w:val="24"/>
        </w:rPr>
        <w:t>在阶段</w:t>
      </w:r>
      <w:proofErr w:type="gramEnd"/>
      <m:oMath>
        <m:r>
          <w:rPr>
            <w:rFonts w:ascii="Cambria Math" w:hAnsi="Cambria Math"/>
            <w:sz w:val="24"/>
          </w:rPr>
          <m:t>s</m:t>
        </m:r>
      </m:oMath>
      <w:r w:rsidR="00F74168" w:rsidRPr="00F74168">
        <w:rPr>
          <w:sz w:val="24"/>
        </w:rPr>
        <w:t>上的并行机的数量；</w:t>
      </w:r>
    </w:p>
    <w:p w14:paraId="0F041B19" w14:textId="528F04F3" w:rsidR="00F74168" w:rsidRPr="00F74168" w:rsidRDefault="008C1545" w:rsidP="00F74168">
      <w:pPr>
        <w:spacing w:line="460" w:lineRule="exact"/>
        <w:ind w:firstLineChars="200" w:firstLine="480"/>
        <w:rPr>
          <w:sz w:val="24"/>
        </w:rPr>
      </w:pPr>
      <m:oMath>
        <m:r>
          <w:rPr>
            <w:rFonts w:ascii="Cambria Math" w:hAnsi="Cambria Math"/>
            <w:sz w:val="24"/>
          </w:rPr>
          <m:t>m</m:t>
        </m:r>
      </m:oMath>
      <w:r w:rsidR="00F74168" w:rsidRPr="00F74168">
        <w:rPr>
          <w:sz w:val="24"/>
        </w:rPr>
        <w:t>：</w:t>
      </w:r>
      <w:proofErr w:type="gramStart"/>
      <w:r w:rsidR="00F74168" w:rsidRPr="00F74168">
        <w:rPr>
          <w:sz w:val="24"/>
        </w:rPr>
        <w:t>在阶段</w:t>
      </w:r>
      <w:proofErr w:type="gramEnd"/>
      <m:oMath>
        <m:r>
          <w:rPr>
            <w:rFonts w:ascii="Cambria Math" w:hAnsi="Cambria Math"/>
            <w:sz w:val="24"/>
          </w:rPr>
          <m:t>s</m:t>
        </m:r>
      </m:oMath>
      <w:r w:rsidR="00F74168" w:rsidRPr="00F74168">
        <w:rPr>
          <w:sz w:val="24"/>
        </w:rPr>
        <w:t>上的并行机的序号，</w:t>
      </w:r>
      <m:oMath>
        <m:r>
          <w:rPr>
            <w:rFonts w:ascii="Cambria Math" w:hAnsi="Cambria Math"/>
            <w:sz w:val="24"/>
          </w:rPr>
          <m:t>m∈</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e>
        </m:d>
      </m:oMath>
      <w:r w:rsidR="00F74168" w:rsidRPr="00F74168">
        <w:rPr>
          <w:sz w:val="24"/>
        </w:rPr>
        <w:t>；</w:t>
      </w:r>
    </w:p>
    <w:p w14:paraId="2B9034F9" w14:textId="15B88B26" w:rsidR="00F74168" w:rsidRPr="00F74168" w:rsidRDefault="008C1545" w:rsidP="00F74168">
      <w:pPr>
        <w:spacing w:line="460" w:lineRule="exact"/>
        <w:ind w:firstLineChars="200" w:firstLine="480"/>
        <w:rPr>
          <w:sz w:val="24"/>
        </w:rPr>
      </w:pPr>
      <m:oMath>
        <m:r>
          <w:rPr>
            <w:rFonts w:ascii="Cambria Math" w:hAnsi="Cambria Math"/>
            <w:sz w:val="24"/>
          </w:rPr>
          <m:t>L</m:t>
        </m:r>
      </m:oMath>
      <w:r w:rsidR="00F74168" w:rsidRPr="00F74168">
        <w:rPr>
          <w:sz w:val="24"/>
        </w:rPr>
        <w:t>：一个很大的正数；</w:t>
      </w:r>
    </w:p>
    <w:p w14:paraId="564CF259" w14:textId="595B596D"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F74168" w:rsidRPr="00F74168">
        <w:rPr>
          <w:sz w:val="24"/>
        </w:rPr>
        <w:t>：工件</w:t>
      </w:r>
      <m:oMath>
        <m:r>
          <w:rPr>
            <w:rFonts w:ascii="Cambria Math" w:hAnsi="Cambria Math"/>
            <w:sz w:val="24"/>
          </w:rPr>
          <m:t>j</m:t>
        </m:r>
      </m:oMath>
      <w:proofErr w:type="gramStart"/>
      <w:r w:rsidR="00F74168" w:rsidRPr="00F74168">
        <w:rPr>
          <w:sz w:val="24"/>
        </w:rPr>
        <w:t>在阶段</w:t>
      </w:r>
      <w:proofErr w:type="gramEnd"/>
      <m:oMath>
        <m:r>
          <w:rPr>
            <w:rFonts w:ascii="Cambria Math" w:hAnsi="Cambria Math"/>
            <w:sz w:val="24"/>
          </w:rPr>
          <m:t>s</m:t>
        </m:r>
      </m:oMath>
      <w:r w:rsidR="00F74168" w:rsidRPr="00F74168">
        <w:rPr>
          <w:sz w:val="24"/>
        </w:rPr>
        <w:t>上的加工时间；</w:t>
      </w:r>
    </w:p>
    <w:p w14:paraId="60FA1B85" w14:textId="77777777" w:rsidR="00F74168" w:rsidRPr="00F74168" w:rsidRDefault="00F74168" w:rsidP="00F74168">
      <w:pPr>
        <w:spacing w:line="460" w:lineRule="exact"/>
        <w:ind w:firstLineChars="200" w:firstLine="482"/>
        <w:rPr>
          <w:b/>
          <w:bCs/>
          <w:sz w:val="24"/>
        </w:rPr>
      </w:pPr>
      <w:r w:rsidRPr="00F74168">
        <w:rPr>
          <w:b/>
          <w:bCs/>
          <w:sz w:val="24"/>
        </w:rPr>
        <w:t>决策变量</w:t>
      </w:r>
    </w:p>
    <w:p w14:paraId="75FE9953" w14:textId="578F16FB"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74168" w:rsidRPr="00F74168">
        <w:rPr>
          <w:sz w:val="24"/>
        </w:rPr>
        <w:t>：工件序列的最大完成时间；</w:t>
      </w:r>
    </w:p>
    <w:p w14:paraId="434D0774" w14:textId="194FDB33"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F74168" w:rsidRPr="00F74168">
        <w:rPr>
          <w:sz w:val="24"/>
        </w:rPr>
        <w:t>：工件</w:t>
      </w:r>
      <m:oMath>
        <m:r>
          <w:rPr>
            <w:rFonts w:ascii="Cambria Math" w:hAnsi="Cambria Math"/>
            <w:sz w:val="24"/>
          </w:rPr>
          <m:t>j</m:t>
        </m:r>
      </m:oMath>
      <w:proofErr w:type="gramStart"/>
      <w:r w:rsidR="00F74168" w:rsidRPr="00F74168">
        <w:rPr>
          <w:sz w:val="24"/>
        </w:rPr>
        <w:t>在阶段</w:t>
      </w:r>
      <w:proofErr w:type="gramEnd"/>
      <m:oMath>
        <m:r>
          <w:rPr>
            <w:rFonts w:ascii="Cambria Math" w:hAnsi="Cambria Math"/>
            <w:sz w:val="24"/>
          </w:rPr>
          <m:t>s</m:t>
        </m:r>
      </m:oMath>
      <w:r w:rsidR="00F74168" w:rsidRPr="00F74168">
        <w:rPr>
          <w:sz w:val="24"/>
        </w:rPr>
        <w:t>上的完成时间</w:t>
      </w:r>
    </w:p>
    <w:p w14:paraId="7D23C22E" w14:textId="05D3AFCD"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F74168" w:rsidRPr="00F74168">
        <w:rPr>
          <w:sz w:val="24"/>
        </w:rPr>
        <w:t>：工件</w:t>
      </w:r>
      <m:oMath>
        <m:r>
          <w:rPr>
            <w:rFonts w:ascii="Cambria Math" w:hAnsi="Cambria Math"/>
            <w:sz w:val="24"/>
          </w:rPr>
          <m:t>j</m:t>
        </m:r>
      </m:oMath>
      <w:proofErr w:type="gramStart"/>
      <w:r w:rsidR="00F74168" w:rsidRPr="00F74168">
        <w:rPr>
          <w:sz w:val="24"/>
        </w:rPr>
        <w:t>在阶段</w:t>
      </w:r>
      <w:proofErr w:type="gramEnd"/>
      <m:oMath>
        <m:r>
          <w:rPr>
            <w:rFonts w:ascii="Cambria Math" w:hAnsi="Cambria Math"/>
            <w:sz w:val="24"/>
          </w:rPr>
          <m:t>s</m:t>
        </m:r>
      </m:oMath>
      <w:r w:rsidR="00F74168" w:rsidRPr="00F74168">
        <w:rPr>
          <w:sz w:val="24"/>
        </w:rPr>
        <w:t>上的加工完成时间；</w:t>
      </w:r>
    </w:p>
    <w:p w14:paraId="5FDD6521" w14:textId="65FCCCC4"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y</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m</m:t>
            </m:r>
          </m:sub>
        </m:sSub>
      </m:oMath>
      <w:r w:rsidR="00F74168" w:rsidRPr="00F74168">
        <w:rPr>
          <w:sz w:val="24"/>
        </w:rPr>
        <w:t>：</w:t>
      </w:r>
      <w:proofErr w:type="gramStart"/>
      <w:r w:rsidR="00F74168" w:rsidRPr="00F74168">
        <w:rPr>
          <w:sz w:val="24"/>
        </w:rPr>
        <w:t>若工</w:t>
      </w:r>
      <w:proofErr w:type="gramEnd"/>
      <w:r w:rsidR="00F74168" w:rsidRPr="00F74168">
        <w:rPr>
          <w:sz w:val="24"/>
        </w:rPr>
        <w:t>件</w:t>
      </w:r>
      <m:oMath>
        <m:r>
          <w:rPr>
            <w:rFonts w:ascii="Cambria Math" w:hAnsi="Cambria Math"/>
            <w:sz w:val="24"/>
          </w:rPr>
          <m:t>j</m:t>
        </m:r>
      </m:oMath>
      <w:proofErr w:type="gramStart"/>
      <w:r w:rsidR="00F74168" w:rsidRPr="00F74168">
        <w:rPr>
          <w:sz w:val="24"/>
        </w:rPr>
        <w:t>在阶段</w:t>
      </w:r>
      <w:proofErr w:type="gramEnd"/>
      <m:oMath>
        <m:r>
          <w:rPr>
            <w:rFonts w:ascii="Cambria Math" w:hAnsi="Cambria Math"/>
            <w:sz w:val="24"/>
          </w:rPr>
          <m:t>s</m:t>
        </m:r>
      </m:oMath>
      <w:r w:rsidR="00F74168" w:rsidRPr="00F74168">
        <w:rPr>
          <w:sz w:val="24"/>
        </w:rPr>
        <w:t>的机器</w:t>
      </w:r>
      <m:oMath>
        <m:r>
          <w:rPr>
            <w:rFonts w:ascii="Cambria Math" w:hAnsi="Cambria Math"/>
            <w:sz w:val="24"/>
          </w:rPr>
          <m:t>m</m:t>
        </m:r>
      </m:oMath>
      <w:r w:rsidR="00F74168" w:rsidRPr="00F74168">
        <w:rPr>
          <w:sz w:val="24"/>
        </w:rPr>
        <w:t>上加工，则</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m</m:t>
            </m:r>
          </m:sub>
        </m:sSub>
      </m:oMath>
      <w:r w:rsidR="00F74168" w:rsidRPr="00F74168">
        <w:rPr>
          <w:sz w:val="24"/>
        </w:rPr>
        <w:t>为</w:t>
      </w:r>
      <w:r w:rsidR="00F74168" w:rsidRPr="00F74168">
        <w:rPr>
          <w:sz w:val="24"/>
        </w:rPr>
        <w:t>1</w:t>
      </w:r>
      <w:r w:rsidR="00F74168" w:rsidRPr="00F74168">
        <w:rPr>
          <w:sz w:val="24"/>
        </w:rPr>
        <w:t>，否则为</w:t>
      </w:r>
      <w:r w:rsidR="00F74168" w:rsidRPr="00F74168">
        <w:rPr>
          <w:sz w:val="24"/>
        </w:rPr>
        <w:t>0</w:t>
      </w:r>
      <w:r w:rsidR="00F74168" w:rsidRPr="00F74168">
        <w:rPr>
          <w:sz w:val="24"/>
        </w:rPr>
        <w:t>；</w:t>
      </w:r>
    </w:p>
    <w:p w14:paraId="4B7D9E18" w14:textId="6E10A2B0" w:rsidR="00F74168" w:rsidRPr="00F74168" w:rsidRDefault="003F2B40" w:rsidP="00F74168">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t>
            </m:r>
            <m:r>
              <w:rPr>
                <w:rFonts w:ascii="Cambria Math" w:hAnsi="Cambria Math"/>
                <w:sz w:val="24"/>
              </w:rPr>
              <m:t>s</m:t>
            </m:r>
          </m:sub>
        </m:sSub>
      </m:oMath>
      <w:r w:rsidR="00F74168" w:rsidRPr="00F74168">
        <w:rPr>
          <w:sz w:val="24"/>
        </w:rPr>
        <w:t>：</w:t>
      </w:r>
      <w:proofErr w:type="gramStart"/>
      <w:r w:rsidR="00F74168" w:rsidRPr="00F74168">
        <w:rPr>
          <w:sz w:val="24"/>
        </w:rPr>
        <w:t>若工</w:t>
      </w:r>
      <w:proofErr w:type="gramEnd"/>
      <w:r w:rsidR="00F74168" w:rsidRPr="00F74168">
        <w:rPr>
          <w:sz w:val="24"/>
        </w:rPr>
        <w:t>件</w:t>
      </w:r>
      <m:oMath>
        <m:r>
          <w:rPr>
            <w:rFonts w:ascii="Cambria Math" w:hAnsi="Cambria Math"/>
            <w:sz w:val="24"/>
          </w:rPr>
          <m:t>j</m:t>
        </m:r>
      </m:oMath>
      <w:proofErr w:type="gramStart"/>
      <w:r w:rsidR="00F74168" w:rsidRPr="00F74168">
        <w:rPr>
          <w:sz w:val="24"/>
        </w:rPr>
        <w:t>在阶段</w:t>
      </w:r>
      <w:proofErr w:type="gramEnd"/>
      <m:oMath>
        <m:r>
          <w:rPr>
            <w:rFonts w:ascii="Cambria Math" w:hAnsi="Cambria Math"/>
            <w:sz w:val="24"/>
          </w:rPr>
          <m:t>s</m:t>
        </m:r>
      </m:oMath>
      <w:r w:rsidR="00F74168" w:rsidRPr="00F74168">
        <w:rPr>
          <w:sz w:val="24"/>
        </w:rPr>
        <w:t>上比工件</w:t>
      </w:r>
      <m:oMath>
        <m:r>
          <w:rPr>
            <w:rFonts w:ascii="Cambria Math" w:hAnsi="Cambria Math"/>
            <w:sz w:val="24"/>
          </w:rPr>
          <m:t>j</m:t>
        </m:r>
        <m:r>
          <m:rPr>
            <m:sty m:val="p"/>
          </m:rPr>
          <w:rPr>
            <w:rFonts w:ascii="Cambria Math" w:hAnsi="Cambria Math"/>
            <w:sz w:val="24"/>
          </w:rPr>
          <m:t>'</m:t>
        </m:r>
      </m:oMath>
      <w:r w:rsidR="00F74168" w:rsidRPr="00F74168">
        <w:rPr>
          <w:sz w:val="24"/>
        </w:rPr>
        <w:t>先加工，则</w:t>
      </w:r>
      <m:oMath>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t>
            </m:r>
            <m:r>
              <w:rPr>
                <w:rFonts w:ascii="Cambria Math" w:hAnsi="Cambria Math"/>
                <w:sz w:val="24"/>
              </w:rPr>
              <m:t>s</m:t>
            </m:r>
          </m:sub>
        </m:sSub>
      </m:oMath>
      <w:r w:rsidR="00F74168" w:rsidRPr="00F74168">
        <w:rPr>
          <w:sz w:val="24"/>
        </w:rPr>
        <w:t>为</w:t>
      </w:r>
      <w:r w:rsidR="00F74168" w:rsidRPr="00F74168">
        <w:rPr>
          <w:sz w:val="24"/>
        </w:rPr>
        <w:t>1</w:t>
      </w:r>
      <w:r w:rsidR="00F74168" w:rsidRPr="00F74168">
        <w:rPr>
          <w:sz w:val="24"/>
        </w:rPr>
        <w:t>，否则为</w:t>
      </w:r>
      <w:r w:rsidR="00F74168" w:rsidRPr="00F74168">
        <w:rPr>
          <w:sz w:val="24"/>
        </w:rPr>
        <w:t>0</w:t>
      </w:r>
      <w:r w:rsidR="00F74168" w:rsidRPr="00F74168">
        <w:rPr>
          <w:sz w:val="24"/>
        </w:rPr>
        <w:t>；</w:t>
      </w:r>
    </w:p>
    <w:p w14:paraId="2D26E945" w14:textId="77777777" w:rsidR="00F74168" w:rsidRPr="00F74168" w:rsidRDefault="00F74168" w:rsidP="00F74168">
      <w:pPr>
        <w:spacing w:line="460" w:lineRule="exact"/>
        <w:ind w:firstLineChars="200" w:firstLine="482"/>
        <w:rPr>
          <w:b/>
          <w:bCs/>
          <w:sz w:val="24"/>
        </w:rPr>
      </w:pPr>
      <w:r w:rsidRPr="00F74168">
        <w:rPr>
          <w:b/>
          <w:bCs/>
          <w:sz w:val="24"/>
        </w:rPr>
        <w:t>目标函数</w:t>
      </w:r>
    </w:p>
    <w:p w14:paraId="48CFBAC8" w14:textId="751EE3FC" w:rsidR="00F74168" w:rsidRPr="00637FDA" w:rsidRDefault="008C1545" w:rsidP="00F74168">
      <w:pPr>
        <w:spacing w:line="460" w:lineRule="exact"/>
        <w:ind w:firstLineChars="200" w:firstLine="480"/>
        <w:rPr>
          <w:sz w:val="24"/>
        </w:rPr>
      </w:pPr>
      <m:oMath>
        <m:r>
          <w:rPr>
            <w:rFonts w:ascii="Cambria Math" w:hAnsi="Cambria Math"/>
            <w:sz w:val="24"/>
          </w:rPr>
          <m:t>Minimize</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t>(2-1)</w:t>
      </w:r>
    </w:p>
    <w:p w14:paraId="643D65C4" w14:textId="77777777" w:rsidR="00F74168" w:rsidRPr="00637FDA" w:rsidRDefault="00F74168" w:rsidP="00F74168">
      <w:pPr>
        <w:spacing w:line="460" w:lineRule="exact"/>
        <w:ind w:firstLineChars="200" w:firstLine="482"/>
        <w:rPr>
          <w:b/>
          <w:bCs/>
          <w:sz w:val="24"/>
        </w:rPr>
      </w:pPr>
      <w:r w:rsidRPr="00637FDA">
        <w:rPr>
          <w:b/>
          <w:bCs/>
          <w:sz w:val="24"/>
        </w:rPr>
        <w:t>约束条件</w:t>
      </w:r>
    </w:p>
    <w:p w14:paraId="22760B9D" w14:textId="2D44D268" w:rsidR="00F74168" w:rsidRPr="00637FDA" w:rsidRDefault="003F2B40" w:rsidP="00F74168">
      <w:pPr>
        <w:adjustRightInd w:val="0"/>
        <w:snapToGrid w:val="0"/>
        <w:spacing w:line="360" w:lineRule="auto"/>
        <w:ind w:firstLineChars="200" w:firstLine="480"/>
        <w:rPr>
          <w:sz w:val="24"/>
        </w:rPr>
      </w:pPr>
      <m:oMath>
        <m:nary>
          <m:naryPr>
            <m:chr m:val="∑"/>
            <m:limLoc m:val="undOvr"/>
            <m:ctrlPr>
              <w:rPr>
                <w:rFonts w:ascii="Cambria Math" w:hAnsi="Cambria Math"/>
                <w:sz w:val="24"/>
              </w:rPr>
            </m:ctrlPr>
          </m:naryPr>
          <m:sub>
            <m:r>
              <w:rPr>
                <w:rFonts w:ascii="Cambria Math" w:hAnsi="Cambria Math"/>
                <w:sz w:val="24"/>
              </w:rPr>
              <m:t>m</m:t>
            </m:r>
            <m:r>
              <w:rPr>
                <w:rFonts w:ascii="Cambria Math" w:hAnsi="Cambria Math"/>
                <w:sz w:val="24"/>
              </w:rPr>
              <m:t>=1</m:t>
            </m:r>
          </m:sub>
          <m:sup>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sup>
          <m:e>
            <m:sSub>
              <m:sSubPr>
                <m:ctrlPr>
                  <w:rPr>
                    <w:rFonts w:ascii="Cambria Math" w:hAnsi="Cambria Math"/>
                    <w:sz w:val="24"/>
                  </w:rPr>
                </m:ctrlPr>
              </m:sSubPr>
              <m:e>
                <m:r>
                  <w:rPr>
                    <w:rFonts w:ascii="Cambria Math" w:hAnsi="Cambria Math"/>
                    <w:sz w:val="24"/>
                  </w:rPr>
                  <m:t>y</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m</m:t>
                </m:r>
              </m:sub>
            </m:sSub>
          </m:e>
        </m:nary>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j</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40CFA" w:rsidRPr="00637FDA">
        <w:rPr>
          <w:sz w:val="24"/>
        </w:rPr>
        <w:tab/>
      </w:r>
      <w:r w:rsidR="00F74168" w:rsidRPr="00637FDA">
        <w:rPr>
          <w:sz w:val="24"/>
        </w:rPr>
        <w:t>(2-2)</w:t>
      </w:r>
    </w:p>
    <w:p w14:paraId="25A83FBB" w14:textId="4448ABFC" w:rsidR="00F74168" w:rsidRPr="00637FDA" w:rsidRDefault="003F2B40" w:rsidP="00F74168">
      <w:pPr>
        <w:adjustRightInd w:val="0"/>
        <w:snapToGrid w:val="0"/>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j</m:t>
        </m:r>
        <m:r>
          <w:rPr>
            <w:rFonts w:ascii="Cambria Math" w:hAnsi="Cambria Math"/>
            <w:sz w:val="24"/>
          </w:rPr>
          <m:t>&lt;</m:t>
        </m:r>
        <m:r>
          <w:rPr>
            <w:rFonts w:ascii="Cambria Math" w:hAnsi="Cambria Math"/>
            <w:sz w:val="24"/>
          </w:rPr>
          <m:t>j</m:t>
        </m:r>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F74168" w:rsidRPr="00637FDA">
        <w:rPr>
          <w:sz w:val="24"/>
        </w:rPr>
        <w:tab/>
      </w:r>
      <w:r w:rsidR="00F74168" w:rsidRPr="00637FDA">
        <w:rPr>
          <w:sz w:val="24"/>
        </w:rPr>
        <w:tab/>
      </w:r>
      <w:r w:rsidR="00F40CFA" w:rsidRPr="00637FDA">
        <w:rPr>
          <w:sz w:val="24"/>
        </w:rPr>
        <w:tab/>
      </w:r>
      <w:r w:rsidR="00F74168" w:rsidRPr="00637FDA">
        <w:rPr>
          <w:sz w:val="24"/>
        </w:rPr>
        <w:t>(2-3)</w:t>
      </w:r>
    </w:p>
    <w:p w14:paraId="42A1BD87" w14:textId="4B831511" w:rsidR="00F74168" w:rsidRPr="00637FDA" w:rsidRDefault="003F2B40" w:rsidP="00F74168">
      <w:pPr>
        <w:adjustRightInd w:val="0"/>
        <w:snapToGrid w:val="0"/>
        <w:spacing w:line="360" w:lineRule="auto"/>
        <w:ind w:firstLineChars="200" w:firstLine="480"/>
        <w:rPr>
          <w:sz w:val="24"/>
        </w:rPr>
      </w:pPr>
      <m:oMath>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sub>
            </m:sSub>
            <m: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j</m:t>
            </m:r>
            <m:r>
              <w:rPr>
                <w:rFonts w:ascii="Cambria Math" w:hAnsi="Cambria Math"/>
                <w:sz w:val="24"/>
              </w:rPr>
              <m:t>&lt;</m:t>
            </m:r>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ctrlPr>
              <w:rPr>
                <w:rFonts w:ascii="Cambria Math" w:hAnsi="Cambria Math"/>
                <w:sz w:val="24"/>
              </w:rPr>
            </m:ctrlPr>
          </m:e>
          <m:e>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r>
              <m:rPr>
                <m:sty m:val="p"/>
              </m:rPr>
              <w:rPr>
                <w:rFonts w:ascii="Cambria Math" w:hAnsi="Cambria Math"/>
                <w:sz w:val="24"/>
              </w:rPr>
              <m:t>,</m:t>
            </m:r>
            <m:r>
              <w:rPr>
                <w:rFonts w:ascii="Cambria Math" w:hAnsi="Cambria Math"/>
                <w:sz w:val="24"/>
              </w:rPr>
              <m:t>∀</m:t>
            </m:r>
            <m:r>
              <w:rPr>
                <w:rFonts w:ascii="Cambria Math" w:hAnsi="Cambria Math"/>
                <w:sz w:val="24"/>
              </w:rPr>
              <m:t>m</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e>
            </m:d>
          </m:e>
        </m:eqArr>
      </m:oMath>
      <w:r w:rsidR="00F74168" w:rsidRPr="00637FDA">
        <w:rPr>
          <w:sz w:val="24"/>
        </w:rPr>
        <w:tab/>
      </w:r>
      <w:r w:rsidR="00F74168" w:rsidRPr="00637FDA">
        <w:rPr>
          <w:sz w:val="24"/>
        </w:rPr>
        <w:tab/>
      </w:r>
      <w:r w:rsidR="00F74168" w:rsidRPr="00637FDA">
        <w:rPr>
          <w:sz w:val="24"/>
        </w:rPr>
        <w:tab/>
        <w:t>(2-4)</w:t>
      </w:r>
    </w:p>
    <w:p w14:paraId="51F0C0A7" w14:textId="583B64AB" w:rsidR="00F74168" w:rsidRPr="00637FDA" w:rsidRDefault="003F2B40" w:rsidP="00F74168">
      <w:pPr>
        <w:adjustRightInd w:val="0"/>
        <w:snapToGrid w:val="0"/>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40CFA" w:rsidRPr="00637FDA">
        <w:rPr>
          <w:sz w:val="24"/>
        </w:rPr>
        <w:tab/>
      </w:r>
      <w:r w:rsidR="00F74168" w:rsidRPr="00637FDA">
        <w:rPr>
          <w:sz w:val="24"/>
        </w:rPr>
        <w:t>(2-5)</w:t>
      </w:r>
    </w:p>
    <w:p w14:paraId="1C1BB3FE" w14:textId="31CF5E6B" w:rsidR="00F74168" w:rsidRPr="00637FDA" w:rsidRDefault="003F2B40" w:rsidP="00F74168">
      <w:pPr>
        <w:adjustRightInd w:val="0"/>
        <w:snapToGrid w:val="0"/>
        <w:spacing w:line="360" w:lineRule="auto"/>
        <w:ind w:firstLineChars="200" w:firstLine="480"/>
        <w:rPr>
          <w:sz w:val="24"/>
        </w:rPr>
      </w:pPr>
      <m:oMath>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C</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s</m:t>
                    </m:r>
                  </m:sub>
                </m:sSub>
                <m:r>
                  <w:rPr>
                    <w:rFonts w:ascii="Cambria Math" w:hAnsi="Cambria Math"/>
                    <w:sz w:val="24"/>
                  </w:rPr>
                  <m:t>-</m:t>
                </m:r>
                <m:r>
                  <w:rPr>
                    <w:rFonts w:ascii="Cambria Math" w:hAnsi="Cambria Math"/>
                    <w:sz w:val="24"/>
                  </w:rPr>
                  <m:t>3</m:t>
                </m:r>
              </m:e>
            </m:d>
            <m:r>
              <w:rPr>
                <w:rFonts w:ascii="Cambria Math" w:hAnsi="Cambria Math"/>
                <w:sz w:val="24"/>
              </w:rPr>
              <m:t>⋅</m:t>
            </m:r>
            <m:r>
              <w:rPr>
                <w:rFonts w:ascii="Cambria Math" w:hAnsi="Cambria Math"/>
                <w:sz w:val="24"/>
              </w:rPr>
              <m:t>L</m:t>
            </m:r>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ctrlPr>
              <w:rPr>
                <w:rFonts w:ascii="Cambria Math" w:hAnsi="Cambria Math"/>
                <w:sz w:val="24"/>
              </w:rPr>
            </m:ctrlPr>
          </m:e>
          <m:e>
            <m:r>
              <w:rPr>
                <w:rFonts w:ascii="Cambria Math" w:hAnsi="Cambria Math"/>
                <w:sz w:val="24"/>
              </w:rPr>
              <m:t>j</m:t>
            </m:r>
            <m:r>
              <w:rPr>
                <w:rFonts w:ascii="Cambria Math" w:hAnsi="Cambria Math"/>
                <w:sz w:val="24"/>
              </w:rPr>
              <m:t>≠</m:t>
            </m:r>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r>
              <m:rPr>
                <m:sty m:val="p"/>
              </m:rPr>
              <w:rPr>
                <w:rFonts w:ascii="Cambria Math" w:hAnsi="Cambria Math"/>
                <w:sz w:val="24"/>
              </w:rPr>
              <m:t>,</m:t>
            </m:r>
            <m:r>
              <w:rPr>
                <w:rFonts w:ascii="Cambria Math" w:hAnsi="Cambria Math"/>
                <w:sz w:val="24"/>
              </w:rPr>
              <m:t>∀</m:t>
            </m:r>
            <m:r>
              <w:rPr>
                <w:rFonts w:ascii="Cambria Math" w:hAnsi="Cambria Math"/>
                <w:sz w:val="24"/>
              </w:rPr>
              <m:t>m</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e>
            </m:d>
          </m:e>
        </m:eqArr>
      </m:oMath>
      <w:r w:rsidR="00F40CFA" w:rsidRPr="00637FDA">
        <w:rPr>
          <w:sz w:val="24"/>
        </w:rPr>
        <w:tab/>
      </w:r>
      <w:r w:rsidR="00F74168" w:rsidRPr="00637FDA">
        <w:rPr>
          <w:sz w:val="24"/>
        </w:rPr>
        <w:t>(2-6)</w:t>
      </w:r>
    </w:p>
    <w:p w14:paraId="6DD4CB45" w14:textId="2FC33101" w:rsidR="00F74168" w:rsidRPr="00637FDA" w:rsidRDefault="003F2B40" w:rsidP="00F74168">
      <w:pPr>
        <w:adjustRightInd w:val="0"/>
        <w:snapToGrid w:val="0"/>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m:rPr>
            <m:sty m:val="p"/>
          </m:rPr>
          <w:rPr>
            <w:rFonts w:ascii="Cambria Math" w:hAnsi="Cambria Math"/>
            <w:sz w:val="24"/>
          </w:rPr>
          <m:t>,</m:t>
        </m:r>
        <m:r>
          <w:rPr>
            <w:rFonts w:ascii="Cambria Math" w:hAnsi="Cambria Math"/>
            <w:sz w:val="24"/>
          </w:rPr>
          <m:t>∀</m:t>
        </m:r>
        <m:r>
          <w:rPr>
            <w:rFonts w:ascii="Cambria Math" w:hAnsi="Cambria Math"/>
            <w:sz w:val="24"/>
          </w:rPr>
          <m:t>j</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1</m:t>
            </m:r>
          </m:e>
        </m:d>
      </m:oMath>
      <w:r w:rsidR="00F74168" w:rsidRPr="00637FDA">
        <w:rPr>
          <w:sz w:val="24"/>
        </w:rPr>
        <w:tab/>
      </w:r>
      <w:r w:rsidR="00F74168" w:rsidRPr="00637FDA">
        <w:rPr>
          <w:sz w:val="24"/>
        </w:rPr>
        <w:tab/>
      </w:r>
      <w:r w:rsidR="00F74168" w:rsidRPr="00637FDA">
        <w:rPr>
          <w:sz w:val="24"/>
        </w:rPr>
        <w:tab/>
        <w:t>(2-7)</w:t>
      </w:r>
    </w:p>
    <w:p w14:paraId="17871885" w14:textId="6E3BBA8B" w:rsidR="00F74168" w:rsidRPr="00637FDA" w:rsidRDefault="003F2B40" w:rsidP="00F74168">
      <w:pPr>
        <w:adjustRightInd w:val="0"/>
        <w:snapToGrid w:val="0"/>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r>
          <m:rPr>
            <m:sty m:val="p"/>
          </m:rPr>
          <w:rPr>
            <w:rFonts w:ascii="Cambria Math" w:hAnsi="Cambria Math"/>
            <w:sz w:val="24"/>
          </w:rPr>
          <m:t>,</m:t>
        </m:r>
        <m: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t>(2-8)</w:t>
      </w:r>
    </w:p>
    <w:p w14:paraId="34C462EF" w14:textId="416407F6" w:rsidR="00F74168" w:rsidRPr="00637FDA" w:rsidRDefault="003F2B40" w:rsidP="00F74168">
      <w:pPr>
        <w:adjustRightInd w:val="0"/>
        <w:snapToGrid w:val="0"/>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oMath>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r>
      <w:r w:rsidR="00F74168" w:rsidRPr="00637FDA">
        <w:rPr>
          <w:sz w:val="24"/>
        </w:rPr>
        <w:tab/>
        <w:t>(2-9)</w:t>
      </w:r>
    </w:p>
    <w:p w14:paraId="024F254C" w14:textId="5DA666DD" w:rsidR="000B16DF" w:rsidRPr="00F74168" w:rsidRDefault="00F74168" w:rsidP="00F74168">
      <w:pPr>
        <w:spacing w:line="460" w:lineRule="exact"/>
        <w:ind w:firstLineChars="200" w:firstLine="480"/>
        <w:rPr>
          <w:sz w:val="24"/>
        </w:rPr>
      </w:pPr>
      <w:r w:rsidRPr="00F74168">
        <w:rPr>
          <w:rFonts w:hint="eastAsia"/>
          <w:sz w:val="24"/>
        </w:rPr>
        <w:t>公式（</w:t>
      </w:r>
      <w:r w:rsidRPr="00F74168">
        <w:rPr>
          <w:rFonts w:hint="eastAsia"/>
          <w:sz w:val="24"/>
        </w:rPr>
        <w:t>2</w:t>
      </w:r>
      <w:r w:rsidRPr="00F74168">
        <w:rPr>
          <w:sz w:val="24"/>
        </w:rPr>
        <w:t>-1</w:t>
      </w:r>
      <w:r w:rsidRPr="00F74168">
        <w:rPr>
          <w:rFonts w:hint="eastAsia"/>
          <w:sz w:val="24"/>
        </w:rPr>
        <w:t>）为</w:t>
      </w:r>
      <w:r w:rsidR="00596A5A" w:rsidRPr="00F74168">
        <w:rPr>
          <w:rFonts w:hint="eastAsia"/>
          <w:sz w:val="24"/>
        </w:rPr>
        <w:t>目标函数</w:t>
      </w:r>
      <w:r w:rsidR="00596A5A">
        <w:rPr>
          <w:rFonts w:hint="eastAsia"/>
          <w:sz w:val="24"/>
        </w:rPr>
        <w:t>，旨在</w:t>
      </w:r>
      <w:r w:rsidRPr="00F74168">
        <w:rPr>
          <w:rFonts w:hint="eastAsia"/>
          <w:sz w:val="24"/>
        </w:rPr>
        <w:t>最小</w:t>
      </w:r>
      <w:proofErr w:type="gramStart"/>
      <w:r w:rsidRPr="00F74168">
        <w:rPr>
          <w:rFonts w:hint="eastAsia"/>
          <w:sz w:val="24"/>
        </w:rPr>
        <w:t>化最大</w:t>
      </w:r>
      <w:proofErr w:type="gramEnd"/>
      <w:r w:rsidRPr="00F74168">
        <w:rPr>
          <w:rFonts w:hint="eastAsia"/>
          <w:sz w:val="24"/>
        </w:rPr>
        <w:t>完成时间。公式（</w:t>
      </w:r>
      <w:r w:rsidRPr="00F74168">
        <w:rPr>
          <w:rFonts w:hint="eastAsia"/>
          <w:sz w:val="24"/>
        </w:rPr>
        <w:t>2</w:t>
      </w:r>
      <w:r w:rsidRPr="00F74168">
        <w:rPr>
          <w:sz w:val="24"/>
        </w:rPr>
        <w:t>-2</w:t>
      </w:r>
      <w:r w:rsidRPr="00F74168">
        <w:rPr>
          <w:rFonts w:hint="eastAsia"/>
          <w:sz w:val="24"/>
        </w:rPr>
        <w:t>）</w:t>
      </w:r>
      <w:r w:rsidR="006B3529">
        <w:rPr>
          <w:rFonts w:hint="eastAsia"/>
          <w:sz w:val="24"/>
        </w:rPr>
        <w:t>规定</w:t>
      </w:r>
      <w:r w:rsidRPr="00F74168">
        <w:rPr>
          <w:rFonts w:hint="eastAsia"/>
          <w:sz w:val="24"/>
        </w:rPr>
        <w:t>每个工件在任意加工阶段上，只能由一台机器加工。公式（</w:t>
      </w:r>
      <w:r w:rsidRPr="00F74168">
        <w:rPr>
          <w:rFonts w:hint="eastAsia"/>
          <w:sz w:val="24"/>
        </w:rPr>
        <w:t>2</w:t>
      </w:r>
      <w:r w:rsidRPr="00F74168">
        <w:rPr>
          <w:sz w:val="24"/>
        </w:rPr>
        <w:t>-3</w:t>
      </w:r>
      <w:r w:rsidRPr="00F74168">
        <w:rPr>
          <w:rFonts w:hint="eastAsia"/>
          <w:sz w:val="24"/>
        </w:rPr>
        <w:t>）和公式（</w:t>
      </w:r>
      <w:r w:rsidRPr="00F74168">
        <w:rPr>
          <w:rFonts w:hint="eastAsia"/>
          <w:sz w:val="24"/>
        </w:rPr>
        <w:t>2</w:t>
      </w:r>
      <w:r w:rsidRPr="00F74168">
        <w:rPr>
          <w:sz w:val="24"/>
        </w:rPr>
        <w:t>-4</w:t>
      </w:r>
      <w:r w:rsidRPr="00F74168">
        <w:rPr>
          <w:rFonts w:hint="eastAsia"/>
          <w:sz w:val="24"/>
        </w:rPr>
        <w:t>）</w:t>
      </w:r>
      <w:r w:rsidR="006B3529">
        <w:rPr>
          <w:rFonts w:hint="eastAsia"/>
          <w:sz w:val="24"/>
        </w:rPr>
        <w:t>确定</w:t>
      </w:r>
      <w:r w:rsidRPr="00F74168">
        <w:rPr>
          <w:rFonts w:hint="eastAsia"/>
          <w:sz w:val="24"/>
        </w:rPr>
        <w:t>在同一阶段上的两个工件的加工顺序。公式（</w:t>
      </w:r>
      <w:r w:rsidRPr="00F74168">
        <w:rPr>
          <w:rFonts w:hint="eastAsia"/>
          <w:sz w:val="24"/>
        </w:rPr>
        <w:t>2</w:t>
      </w:r>
      <w:r w:rsidRPr="00F74168">
        <w:rPr>
          <w:sz w:val="24"/>
        </w:rPr>
        <w:t>-5</w:t>
      </w:r>
      <w:r w:rsidRPr="00F74168">
        <w:rPr>
          <w:rFonts w:hint="eastAsia"/>
          <w:sz w:val="24"/>
        </w:rPr>
        <w:t>）</w:t>
      </w:r>
      <w:r w:rsidR="006B3529">
        <w:rPr>
          <w:rFonts w:hint="eastAsia"/>
          <w:sz w:val="24"/>
        </w:rPr>
        <w:t>确保</w:t>
      </w:r>
      <w:r w:rsidRPr="00F74168">
        <w:rPr>
          <w:rFonts w:hint="eastAsia"/>
          <w:sz w:val="24"/>
        </w:rPr>
        <w:t>工件在每个阶段上的完成时间不小于其加工时间。公式（</w:t>
      </w:r>
      <w:r w:rsidRPr="00F74168">
        <w:rPr>
          <w:rFonts w:hint="eastAsia"/>
          <w:sz w:val="24"/>
        </w:rPr>
        <w:t>2</w:t>
      </w:r>
      <w:r w:rsidRPr="00F74168">
        <w:rPr>
          <w:sz w:val="24"/>
        </w:rPr>
        <w:t>-6</w:t>
      </w:r>
      <w:r w:rsidRPr="00F74168">
        <w:rPr>
          <w:rFonts w:hint="eastAsia"/>
          <w:sz w:val="24"/>
        </w:rPr>
        <w:t>）保证在同一台机器上，只有前一个工件完成后，下一个工件才能被</w:t>
      </w:r>
      <w:r w:rsidR="00651D9A">
        <w:rPr>
          <w:rFonts w:hint="eastAsia"/>
          <w:sz w:val="24"/>
        </w:rPr>
        <w:t>加工</w:t>
      </w:r>
      <w:r w:rsidRPr="00F74168">
        <w:rPr>
          <w:rFonts w:hint="eastAsia"/>
          <w:sz w:val="24"/>
        </w:rPr>
        <w:t>。公式（</w:t>
      </w:r>
      <w:r w:rsidRPr="00F74168">
        <w:rPr>
          <w:rFonts w:hint="eastAsia"/>
          <w:sz w:val="24"/>
        </w:rPr>
        <w:t>2</w:t>
      </w:r>
      <w:r w:rsidRPr="00F74168">
        <w:rPr>
          <w:sz w:val="24"/>
        </w:rPr>
        <w:t>-7</w:t>
      </w:r>
      <w:r w:rsidRPr="00F74168">
        <w:rPr>
          <w:rFonts w:hint="eastAsia"/>
          <w:sz w:val="24"/>
        </w:rPr>
        <w:t>）保证只有工件离开上一阶段</w:t>
      </w:r>
      <w:r w:rsidR="006B3529">
        <w:rPr>
          <w:rFonts w:hint="eastAsia"/>
          <w:sz w:val="24"/>
        </w:rPr>
        <w:t>后，</w:t>
      </w:r>
      <w:r w:rsidRPr="00F74168">
        <w:rPr>
          <w:rFonts w:hint="eastAsia"/>
          <w:sz w:val="24"/>
        </w:rPr>
        <w:lastRenderedPageBreak/>
        <w:t>才能开始下一阶段的加工。公式（</w:t>
      </w:r>
      <w:r w:rsidRPr="00F74168">
        <w:rPr>
          <w:rFonts w:hint="eastAsia"/>
          <w:sz w:val="24"/>
        </w:rPr>
        <w:t>2</w:t>
      </w:r>
      <w:r w:rsidRPr="00F74168">
        <w:rPr>
          <w:sz w:val="24"/>
        </w:rPr>
        <w:t>-8</w:t>
      </w:r>
      <w:r w:rsidRPr="00F74168">
        <w:rPr>
          <w:rFonts w:hint="eastAsia"/>
          <w:sz w:val="24"/>
        </w:rPr>
        <w:t>）表示工件在一个阶段上的离开时间和完成时间的关系。公式（</w:t>
      </w:r>
      <w:r w:rsidRPr="00F74168">
        <w:rPr>
          <w:rFonts w:hint="eastAsia"/>
          <w:sz w:val="24"/>
        </w:rPr>
        <w:t>2</w:t>
      </w:r>
      <w:r w:rsidRPr="00F74168">
        <w:rPr>
          <w:sz w:val="24"/>
        </w:rPr>
        <w:t>-9</w:t>
      </w:r>
      <w:r w:rsidRPr="00F74168">
        <w:rPr>
          <w:rFonts w:hint="eastAsia"/>
          <w:sz w:val="24"/>
        </w:rPr>
        <w:t>）</w:t>
      </w:r>
      <w:r w:rsidR="006B3529">
        <w:rPr>
          <w:rFonts w:hint="eastAsia"/>
          <w:sz w:val="24"/>
        </w:rPr>
        <w:t>确保</w:t>
      </w:r>
      <w:r w:rsidRPr="00F74168">
        <w:rPr>
          <w:rFonts w:hint="eastAsia"/>
          <w:sz w:val="24"/>
        </w:rPr>
        <w:t>最大完成时间不小于最后一个阶段上的所有工件的离开时间。</w:t>
      </w:r>
    </w:p>
    <w:p w14:paraId="755B96E1" w14:textId="19B19D12" w:rsidR="00A663D0" w:rsidRPr="00A663D0" w:rsidRDefault="00A663D0" w:rsidP="00A663D0">
      <w:pPr>
        <w:pStyle w:val="af0"/>
        <w:spacing w:before="240" w:after="240" w:line="460" w:lineRule="exact"/>
        <w:rPr>
          <w:rFonts w:ascii="Times New Roman" w:hAnsi="Times New Roman"/>
        </w:rPr>
      </w:pPr>
      <w:bookmarkStart w:id="10" w:name="_Toc159654698"/>
      <w:bookmarkStart w:id="11" w:name="_Toc160177549"/>
      <w:r w:rsidRPr="00A663D0">
        <w:rPr>
          <w:rFonts w:ascii="Times New Roman" w:hAnsi="Times New Roman"/>
        </w:rPr>
        <w:t xml:space="preserve">2.3 </w:t>
      </w:r>
      <w:r w:rsidRPr="00A663D0">
        <w:rPr>
          <w:rFonts w:ascii="Times New Roman" w:hAnsi="Times New Roman" w:hint="eastAsia"/>
        </w:rPr>
        <w:t>基于变体迭代贪婪算法的问题求解</w:t>
      </w:r>
      <w:bookmarkEnd w:id="10"/>
      <w:bookmarkEnd w:id="11"/>
    </w:p>
    <w:p w14:paraId="55B829CD" w14:textId="4C0E93B8" w:rsidR="00A663D0" w:rsidRPr="00C27C90" w:rsidRDefault="00424150" w:rsidP="00A663D0">
      <w:pPr>
        <w:adjustRightInd w:val="0"/>
        <w:snapToGrid w:val="0"/>
        <w:spacing w:line="460" w:lineRule="exact"/>
        <w:ind w:firstLineChars="200" w:firstLine="480"/>
        <w:rPr>
          <w:sz w:val="24"/>
        </w:rPr>
      </w:pPr>
      <w:r w:rsidRPr="00424150">
        <w:rPr>
          <w:rFonts w:hint="eastAsia"/>
          <w:sz w:val="24"/>
        </w:rPr>
        <w:t>传统的</w:t>
      </w:r>
      <w:r w:rsidRPr="00424150">
        <w:rPr>
          <w:rFonts w:hint="eastAsia"/>
          <w:sz w:val="24"/>
        </w:rPr>
        <w:t>IG</w:t>
      </w:r>
      <w:r w:rsidRPr="00424150">
        <w:rPr>
          <w:rFonts w:hint="eastAsia"/>
          <w:sz w:val="24"/>
        </w:rPr>
        <w:t>算法在迭代过程中主要专注于优化单个解，这可能会导致解的多样性不足的问题。</w:t>
      </w:r>
      <w:r>
        <w:rPr>
          <w:rFonts w:hint="eastAsia"/>
          <w:sz w:val="24"/>
        </w:rPr>
        <w:t>鉴于此</w:t>
      </w:r>
      <w:r w:rsidR="00A663D0" w:rsidRPr="00C27C90">
        <w:rPr>
          <w:sz w:val="24"/>
        </w:rPr>
        <w:t>，</w:t>
      </w:r>
      <w:r>
        <w:rPr>
          <w:rFonts w:hint="eastAsia"/>
          <w:sz w:val="24"/>
        </w:rPr>
        <w:t>针对</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A663D0" w:rsidRPr="00C27C90">
        <w:rPr>
          <w:sz w:val="24"/>
        </w:rPr>
        <w:t>的特点和传统</w:t>
      </w:r>
      <w:r w:rsidR="00A663D0" w:rsidRPr="00C27C90">
        <w:rPr>
          <w:sz w:val="24"/>
        </w:rPr>
        <w:t>IG</w:t>
      </w:r>
      <w:r w:rsidR="00A663D0" w:rsidRPr="00C27C90">
        <w:rPr>
          <w:sz w:val="24"/>
        </w:rPr>
        <w:t>算法的</w:t>
      </w:r>
      <w:r>
        <w:rPr>
          <w:rFonts w:hint="eastAsia"/>
          <w:sz w:val="24"/>
        </w:rPr>
        <w:t>不足</w:t>
      </w:r>
      <w:r w:rsidR="00A663D0" w:rsidRPr="00C27C90">
        <w:rPr>
          <w:sz w:val="24"/>
        </w:rPr>
        <w:t>，本章提出了一种变体</w:t>
      </w:r>
      <w:r w:rsidR="00A663D0" w:rsidRPr="00C27C90">
        <w:rPr>
          <w:sz w:val="24"/>
        </w:rPr>
        <w:t>IG</w:t>
      </w:r>
      <w:r w:rsidR="00A663D0" w:rsidRPr="00C27C90">
        <w:rPr>
          <w:sz w:val="24"/>
        </w:rPr>
        <w:t>（</w:t>
      </w:r>
      <w:r w:rsidR="00A663D0" w:rsidRPr="00C27C90">
        <w:rPr>
          <w:sz w:val="24"/>
        </w:rPr>
        <w:t>Variant IG</w:t>
      </w:r>
      <w:r w:rsidR="00A663D0" w:rsidRPr="00C27C90">
        <w:rPr>
          <w:sz w:val="24"/>
        </w:rPr>
        <w:t>，</w:t>
      </w:r>
      <w:r w:rsidR="00A663D0" w:rsidRPr="00C27C90">
        <w:rPr>
          <w:sz w:val="24"/>
        </w:rPr>
        <w:t>VIG</w:t>
      </w:r>
      <w:r w:rsidR="00A663D0" w:rsidRPr="00C27C90">
        <w:rPr>
          <w:sz w:val="24"/>
        </w:rPr>
        <w:t>）算法。在</w:t>
      </w:r>
      <w:r w:rsidR="00A663D0" w:rsidRPr="00C27C90">
        <w:rPr>
          <w:sz w:val="24"/>
        </w:rPr>
        <w:t>VIG</w:t>
      </w:r>
      <w:r w:rsidR="00A663D0" w:rsidRPr="00C27C90">
        <w:rPr>
          <w:sz w:val="24"/>
        </w:rPr>
        <w:t>中，</w:t>
      </w:r>
      <w:r>
        <w:rPr>
          <w:rFonts w:hint="eastAsia"/>
          <w:sz w:val="24"/>
        </w:rPr>
        <w:t>引入</w:t>
      </w:r>
      <w:r w:rsidR="00A663D0" w:rsidRPr="00C27C90">
        <w:rPr>
          <w:sz w:val="24"/>
        </w:rPr>
        <w:t>了两种解码策略，即正向解码和反向解码来解决机器分配问题。为了增强</w:t>
      </w:r>
      <w:r w:rsidR="00A663D0" w:rsidRPr="00C27C90">
        <w:rPr>
          <w:sz w:val="24"/>
        </w:rPr>
        <w:t>VIG</w:t>
      </w:r>
      <w:r w:rsidR="00A663D0" w:rsidRPr="00C27C90">
        <w:rPr>
          <w:sz w:val="24"/>
        </w:rPr>
        <w:t>的多样性，设计了基于混合解码策略的并行</w:t>
      </w:r>
      <w:r>
        <w:rPr>
          <w:rFonts w:hint="eastAsia"/>
          <w:sz w:val="24"/>
        </w:rPr>
        <w:t>优化</w:t>
      </w:r>
      <w:r w:rsidR="00A663D0" w:rsidRPr="00C27C90">
        <w:rPr>
          <w:sz w:val="24"/>
        </w:rPr>
        <w:t>机制，</w:t>
      </w:r>
      <w:r>
        <w:rPr>
          <w:rFonts w:hint="eastAsia"/>
          <w:sz w:val="24"/>
        </w:rPr>
        <w:t>这样</w:t>
      </w:r>
      <w:r w:rsidR="00A663D0" w:rsidRPr="00C27C90">
        <w:rPr>
          <w:sz w:val="24"/>
        </w:rPr>
        <w:t>能够同时获得两个优化的解，并通过交叉</w:t>
      </w:r>
      <w:r w:rsidR="00F26CAC">
        <w:rPr>
          <w:rFonts w:hint="eastAsia"/>
          <w:sz w:val="24"/>
        </w:rPr>
        <w:t>操作</w:t>
      </w:r>
      <w:r w:rsidR="00A663D0" w:rsidRPr="00C27C90">
        <w:rPr>
          <w:sz w:val="24"/>
        </w:rPr>
        <w:t>实现</w:t>
      </w:r>
      <w:r>
        <w:rPr>
          <w:rFonts w:hint="eastAsia"/>
          <w:sz w:val="24"/>
        </w:rPr>
        <w:t>着</w:t>
      </w:r>
      <w:r w:rsidR="00A663D0" w:rsidRPr="00C27C90">
        <w:rPr>
          <w:sz w:val="24"/>
        </w:rPr>
        <w:t>两个解的交互。上述并行和交互机制可以在一定程度上增加获得</w:t>
      </w:r>
      <w:r>
        <w:rPr>
          <w:rFonts w:hint="eastAsia"/>
          <w:sz w:val="24"/>
        </w:rPr>
        <w:t>优质</w:t>
      </w:r>
      <w:r w:rsidR="00A663D0" w:rsidRPr="00C27C90">
        <w:rPr>
          <w:sz w:val="24"/>
        </w:rPr>
        <w:t>解的机会。图</w:t>
      </w:r>
      <w:r w:rsidR="00A663D0" w:rsidRPr="00C27C90">
        <w:rPr>
          <w:sz w:val="24"/>
        </w:rPr>
        <w:t>2-1</w:t>
      </w:r>
      <w:r w:rsidR="00A663D0" w:rsidRPr="00C27C90">
        <w:rPr>
          <w:sz w:val="24"/>
        </w:rPr>
        <w:t>给出了</w:t>
      </w:r>
      <w:r w:rsidR="00A663D0" w:rsidRPr="00C27C90">
        <w:rPr>
          <w:sz w:val="24"/>
        </w:rPr>
        <w:t>VIG</w:t>
      </w:r>
      <w:r w:rsidR="00A663D0" w:rsidRPr="00C27C90">
        <w:rPr>
          <w:sz w:val="24"/>
        </w:rPr>
        <w:t>算法的工作流程。</w:t>
      </w:r>
    </w:p>
    <w:p w14:paraId="4A2E1B8B" w14:textId="6AD59ABD" w:rsidR="00772CE8" w:rsidRPr="00C27C90" w:rsidRDefault="006C576D" w:rsidP="00781537">
      <w:pPr>
        <w:adjustRightInd w:val="0"/>
        <w:snapToGrid w:val="0"/>
        <w:spacing w:beforeLines="50" w:before="120"/>
        <w:jc w:val="center"/>
        <w:rPr>
          <w:sz w:val="24"/>
        </w:rPr>
      </w:pPr>
      <w:r>
        <w:rPr>
          <w:noProof/>
          <w:sz w:val="24"/>
        </w:rPr>
        <w:drawing>
          <wp:inline distT="0" distB="0" distL="0" distR="0" wp14:anchorId="33FCC6E2" wp14:editId="1440956B">
            <wp:extent cx="2431109" cy="3651991"/>
            <wp:effectExtent l="0" t="0" r="7620" b="5715"/>
            <wp:docPr id="4755705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3060" cy="3669943"/>
                    </a:xfrm>
                    <a:prstGeom prst="rect">
                      <a:avLst/>
                    </a:prstGeom>
                    <a:noFill/>
                    <a:ln>
                      <a:noFill/>
                    </a:ln>
                  </pic:spPr>
                </pic:pic>
              </a:graphicData>
            </a:graphic>
          </wp:inline>
        </w:drawing>
      </w:r>
    </w:p>
    <w:p w14:paraId="4E8CB1AE" w14:textId="57AFA355" w:rsidR="00A663D0" w:rsidRPr="00073612" w:rsidRDefault="00772CE8" w:rsidP="00772CE8">
      <w:pPr>
        <w:adjustRightInd w:val="0"/>
        <w:snapToGrid w:val="0"/>
        <w:spacing w:line="460" w:lineRule="exact"/>
        <w:ind w:firstLineChars="200" w:firstLine="420"/>
        <w:jc w:val="center"/>
        <w:rPr>
          <w:rFonts w:eastAsia="楷体"/>
          <w:szCs w:val="21"/>
        </w:rPr>
      </w:pPr>
      <w:r w:rsidRPr="00073612">
        <w:rPr>
          <w:rFonts w:eastAsia="楷体"/>
          <w:szCs w:val="21"/>
        </w:rPr>
        <w:t>图</w:t>
      </w:r>
      <w:r w:rsidRPr="00073612">
        <w:rPr>
          <w:rFonts w:eastAsia="楷体"/>
          <w:szCs w:val="21"/>
        </w:rPr>
        <w:t>2-1 VIG</w:t>
      </w:r>
      <w:r w:rsidRPr="00073612">
        <w:rPr>
          <w:rFonts w:eastAsia="楷体"/>
          <w:szCs w:val="21"/>
        </w:rPr>
        <w:t>算法的流程图</w:t>
      </w:r>
    </w:p>
    <w:p w14:paraId="599055E0" w14:textId="77777777" w:rsidR="00A663D0" w:rsidRPr="00C27C90" w:rsidRDefault="00A663D0" w:rsidP="00B51531">
      <w:pPr>
        <w:pStyle w:val="af3"/>
        <w:adjustRightInd w:val="0"/>
        <w:rPr>
          <w:szCs w:val="24"/>
        </w:rPr>
      </w:pPr>
      <w:r w:rsidRPr="00C27C90">
        <w:rPr>
          <w:szCs w:val="24"/>
        </w:rPr>
        <w:t xml:space="preserve">2.3.1 </w:t>
      </w:r>
      <w:r w:rsidRPr="00C27C90">
        <w:rPr>
          <w:szCs w:val="24"/>
        </w:rPr>
        <w:t>编码和解码</w:t>
      </w:r>
    </w:p>
    <w:p w14:paraId="113B61A6" w14:textId="49D8DBF2" w:rsidR="00A663D0" w:rsidRPr="00C27C90" w:rsidRDefault="00A663D0" w:rsidP="00A663D0">
      <w:pPr>
        <w:adjustRightInd w:val="0"/>
        <w:snapToGrid w:val="0"/>
        <w:spacing w:line="460" w:lineRule="exact"/>
        <w:ind w:firstLineChars="200" w:firstLine="480"/>
        <w:rPr>
          <w:sz w:val="24"/>
        </w:rPr>
      </w:pPr>
      <w:r w:rsidRPr="00C27C90">
        <w:rPr>
          <w:sz w:val="24"/>
        </w:rPr>
        <w:t>在设计</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27C90">
        <w:rPr>
          <w:sz w:val="24"/>
        </w:rPr>
        <w:t>算法之前需要解决两个关键问题：编码和解码。考虑到问题的离散性质，使用离散整数编码来表示与解决方案相对应的工件序列。对于解码问题，其目的是获得真实的调度并评估</w:t>
      </w:r>
      <w:r w:rsidR="0076560A">
        <w:rPr>
          <w:sz w:val="24"/>
        </w:rPr>
        <w:t>完成时间</w:t>
      </w:r>
      <w:r w:rsidRPr="00C27C90">
        <w:rPr>
          <w:sz w:val="24"/>
        </w:rPr>
        <w:t>。众所周知，传统</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C27C90">
        <w:rPr>
          <w:sz w:val="24"/>
        </w:rPr>
        <w:t>是可逆的。也就是说，如果工件以相反的方向和相反的</w:t>
      </w:r>
      <w:r w:rsidR="00814EF3">
        <w:rPr>
          <w:rFonts w:hint="eastAsia"/>
          <w:sz w:val="24"/>
        </w:rPr>
        <w:t>顺序</w:t>
      </w:r>
      <w:r w:rsidRPr="00C27C90">
        <w:rPr>
          <w:sz w:val="24"/>
        </w:rPr>
        <w:t>通过流水车间，则</w:t>
      </w:r>
      <w:r w:rsidR="0076560A">
        <w:rPr>
          <w:sz w:val="24"/>
        </w:rPr>
        <w:t>完成时间</w:t>
      </w:r>
      <w:r w:rsidRPr="00C27C90">
        <w:rPr>
          <w:sz w:val="24"/>
        </w:rPr>
        <w:t>不会改变</w:t>
      </w:r>
      <w:r w:rsidRPr="00C27C90">
        <w:rPr>
          <w:sz w:val="24"/>
        </w:rPr>
        <w:fldChar w:fldCharType="begin"/>
      </w:r>
      <w:r w:rsidR="009432A7">
        <w:rPr>
          <w:sz w:val="24"/>
        </w:rPr>
        <w:instrText xml:space="preserve"> ADDIN ZOTERO_ITEM CSL_CITATION {"citationID":"IQZgH2FW","properties":{"formattedCitation":"\\super [24]\\nosupersub{}","plainCitation":"[24]","noteIndex":0},"citationItems":[{"id":4274,"uris":["http://zotero.org/users/9145449/items/D8N3G8E3"],"itemData":{"id":4274,"type":"article-journal","abstract":"The hybrid ﬂowshop scheduling (HFS) problem with the objective of minimising the makespan has important applications in a variety of industrial systems. This paper presents an effective discrete artiﬁcial bee colony (DABC) algorithm that has a hybrid representation and a combination of forward decoding and backward decoding methods for solving the problem. Based on the dispatching rules, the well-known NEH heuristic, and the two decoding methods, we ﬁrst provide a total of 24 heuristics. Next, an initial population is generated with a high level of quality and diversity based on the presented heuristics. A new control parameter is introduced to conduct the search of employed bees and onlooker bees with the intention of balancing the global exploration and local exploitation, and an enhanced strategy is proposed for the scout bee phase to prevent the algorithm from searching in poor regions of the solution space. A problem-speciﬁc local reﬁnement procedure is developed to search for solution space that is unexplored by the honey bees. Afterward, the parameters and operators of the proposed DABC are calibrated by means of a design of experiments approach. Finally, a comparative evaluation is conducted, with the best performing algorithms presented for the HFS problem under consideration, and with adaptations of some state-of-the-art metaheuristics that were originally designed for other HFS problems. The results show that the proposed DABC performs much better than the other algorithms in solving the HFS problem with the makespan criterion.","container-title":"Omega","DOI":"10.1016/j.omega.2013.12.004","ISSN":"03050483","journalAbbreviation":"Omega","language":"en","page":"42-56","source":"DOI.org (Crossref)","title":"A novel discrete artificial bee colony algorithm for the hybrid flowshop scheduling problem with makespan minimisation","volume":"45","author":[{"family":"Pan","given":"Quan-Ke"},{"family":"Wang","given":"Ling"},{"family":"Li","given":"Jun-Qing"},{"family":"Duan","given":"Jun-Hua"}],"issued":{"date-parts":[["2014",6]]}}}],"schema":"https://github.com/citation-style-language/schema/raw/master/csl-citation.json"} </w:instrText>
      </w:r>
      <w:r w:rsidRPr="00C27C90">
        <w:rPr>
          <w:sz w:val="24"/>
        </w:rPr>
        <w:fldChar w:fldCharType="separate"/>
      </w:r>
      <w:r w:rsidR="001647F0" w:rsidRPr="001647F0">
        <w:rPr>
          <w:kern w:val="0"/>
          <w:sz w:val="24"/>
          <w:vertAlign w:val="superscript"/>
        </w:rPr>
        <w:t>[24]</w:t>
      </w:r>
      <w:r w:rsidRPr="00C27C90">
        <w:rPr>
          <w:sz w:val="24"/>
        </w:rPr>
        <w:fldChar w:fldCharType="end"/>
      </w:r>
      <w:r w:rsidRPr="00C27C90">
        <w:rPr>
          <w:sz w:val="24"/>
        </w:rPr>
        <w:t>。然而，对于</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27C90">
        <w:rPr>
          <w:sz w:val="24"/>
        </w:rPr>
        <w:t>来说，由于某些阶段存在并行机，它</w:t>
      </w:r>
      <w:r w:rsidR="00CA7A94">
        <w:rPr>
          <w:rFonts w:hint="eastAsia"/>
          <w:sz w:val="24"/>
        </w:rPr>
        <w:t>并</w:t>
      </w:r>
      <w:r w:rsidRPr="00C27C90">
        <w:rPr>
          <w:sz w:val="24"/>
        </w:rPr>
        <w:t>不具备上述性质。因此，对于给定的工件序列，可以使用正向和反向解码方法获得不同的</w:t>
      </w:r>
      <w:r w:rsidR="0076560A">
        <w:rPr>
          <w:sz w:val="24"/>
        </w:rPr>
        <w:t>完成时间</w:t>
      </w:r>
      <w:r w:rsidRPr="00C27C90">
        <w:rPr>
          <w:sz w:val="24"/>
        </w:rPr>
        <w:t>值。通过不同的解码策略，可以选择最小的目标函数值作为最终的</w:t>
      </w:r>
      <w:r w:rsidR="0076560A">
        <w:rPr>
          <w:sz w:val="24"/>
        </w:rPr>
        <w:t>完成时间</w:t>
      </w:r>
      <w:r w:rsidRPr="00C27C90">
        <w:rPr>
          <w:sz w:val="24"/>
        </w:rPr>
        <w:t>，多种解码策略可以帮助算法找到最优值。基于此，本章引入了一种包括正向和反向解码的混合解码策略。</w:t>
      </w:r>
    </w:p>
    <w:p w14:paraId="2E1DC6AB" w14:textId="503378FB" w:rsidR="00A663D0" w:rsidRPr="00C27C90" w:rsidRDefault="00A663D0" w:rsidP="00A663D0">
      <w:pPr>
        <w:adjustRightInd w:val="0"/>
        <w:snapToGrid w:val="0"/>
        <w:spacing w:line="460" w:lineRule="exact"/>
        <w:ind w:firstLineChars="200" w:firstLine="480"/>
        <w:rPr>
          <w:sz w:val="24"/>
        </w:rPr>
      </w:pPr>
      <w:r w:rsidRPr="00C27C90">
        <w:rPr>
          <w:sz w:val="24"/>
        </w:rPr>
        <w:t>正向解码意味着将序列中的第一个工件安排到每个阶段，然后是第二个工件，依此类推，直到最后一个工件。在每个阶段，工件都会安排到第一台最早可用的机器上。工件在当前机器上加工完后，如果下一阶段没有可用的机器，则该工件会在当前机器上阻塞，直到下一阶段有机器可用为止。本小节给出一个</w:t>
      </w:r>
      <w:r w:rsidRPr="00C27C90">
        <w:rPr>
          <w:sz w:val="24"/>
        </w:rPr>
        <w:t>4</w:t>
      </w:r>
      <w:r w:rsidRPr="00C27C90">
        <w:rPr>
          <w:sz w:val="24"/>
        </w:rPr>
        <w:t>个工件和</w:t>
      </w:r>
      <w:r w:rsidRPr="00C27C90">
        <w:rPr>
          <w:sz w:val="24"/>
        </w:rPr>
        <w:t>3</w:t>
      </w:r>
      <w:r w:rsidRPr="00C27C90">
        <w:rPr>
          <w:sz w:val="24"/>
        </w:rPr>
        <w:t>个</w:t>
      </w:r>
      <w:r w:rsidR="00781537">
        <w:rPr>
          <w:rFonts w:hint="eastAsia"/>
          <w:sz w:val="24"/>
        </w:rPr>
        <w:t>加工</w:t>
      </w:r>
      <w:r w:rsidRPr="00C27C90">
        <w:rPr>
          <w:sz w:val="24"/>
        </w:rPr>
        <w:t>阶段的算例来说明解码的过程。算例的详细数据信息在表</w:t>
      </w:r>
      <w:r w:rsidRPr="00C27C90">
        <w:rPr>
          <w:sz w:val="24"/>
        </w:rPr>
        <w:t>2-1</w:t>
      </w:r>
      <w:r w:rsidRPr="00C27C90">
        <w:rPr>
          <w:sz w:val="24"/>
        </w:rPr>
        <w:t>中给出。对于给定的工件序列</w:t>
      </w:r>
      <w:r w:rsidRPr="00C27C90">
        <w:rPr>
          <w:sz w:val="24"/>
        </w:rPr>
        <w:t>{1</w:t>
      </w:r>
      <w:r w:rsidRPr="00C27C90">
        <w:rPr>
          <w:sz w:val="24"/>
        </w:rPr>
        <w:t>，</w:t>
      </w:r>
      <w:r w:rsidRPr="00C27C90">
        <w:rPr>
          <w:sz w:val="24"/>
        </w:rPr>
        <w:t>2</w:t>
      </w:r>
      <w:r w:rsidRPr="00C27C90">
        <w:rPr>
          <w:sz w:val="24"/>
        </w:rPr>
        <w:t>，</w:t>
      </w:r>
      <w:r w:rsidRPr="00C27C90">
        <w:rPr>
          <w:sz w:val="24"/>
        </w:rPr>
        <w:t>3</w:t>
      </w:r>
      <w:r w:rsidRPr="00C27C90">
        <w:rPr>
          <w:sz w:val="24"/>
        </w:rPr>
        <w:t>，</w:t>
      </w:r>
      <w:r w:rsidRPr="00C27C90">
        <w:rPr>
          <w:sz w:val="24"/>
        </w:rPr>
        <w:t>4}</w:t>
      </w:r>
      <w:r w:rsidRPr="00C27C90">
        <w:rPr>
          <w:sz w:val="24"/>
        </w:rPr>
        <w:t>，正向解码的过程如下：</w:t>
      </w:r>
    </w:p>
    <w:p w14:paraId="475B4BC9" w14:textId="0E15EF8C"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1</w:t>
      </w:r>
      <w:r w:rsidRPr="00C27C90">
        <w:rPr>
          <w:sz w:val="24"/>
        </w:rPr>
        <w:t>：首先安排工件</w:t>
      </w:r>
      <w:r w:rsidRPr="00C27C90">
        <w:rPr>
          <w:sz w:val="24"/>
        </w:rPr>
        <w:t>1</w:t>
      </w:r>
      <w:r w:rsidRPr="00C27C90">
        <w:rPr>
          <w:sz w:val="24"/>
        </w:rPr>
        <w:t>。工件</w:t>
      </w:r>
      <w:r w:rsidRPr="00C27C90">
        <w:rPr>
          <w:sz w:val="24"/>
        </w:rPr>
        <w:t>1</w:t>
      </w:r>
      <w:r w:rsidRPr="00C27C90">
        <w:rPr>
          <w:sz w:val="24"/>
        </w:rPr>
        <w:t>根据顺序被安排</w:t>
      </w:r>
      <w:proofErr w:type="gramStart"/>
      <w:r w:rsidRPr="00C27C90">
        <w:rPr>
          <w:sz w:val="24"/>
        </w:rPr>
        <w:t>到阶段</w:t>
      </w:r>
      <w:proofErr w:type="gramEnd"/>
      <w:r w:rsidRPr="00C27C90">
        <w:rPr>
          <w:sz w:val="24"/>
        </w:rPr>
        <w:t>1</w:t>
      </w:r>
      <w:r w:rsidRPr="00C27C90">
        <w:rPr>
          <w:sz w:val="24"/>
        </w:rPr>
        <w:t>、阶段</w:t>
      </w:r>
      <w:r w:rsidRPr="00C27C90">
        <w:rPr>
          <w:sz w:val="24"/>
        </w:rPr>
        <w:t>2</w:t>
      </w:r>
      <w:r w:rsidRPr="00C27C90">
        <w:rPr>
          <w:sz w:val="24"/>
        </w:rPr>
        <w:t>和阶段</w:t>
      </w:r>
      <w:r w:rsidRPr="00C27C90">
        <w:rPr>
          <w:sz w:val="24"/>
        </w:rPr>
        <w:t>3</w:t>
      </w:r>
      <w:r w:rsidRPr="00C27C90">
        <w:rPr>
          <w:sz w:val="24"/>
        </w:rPr>
        <w:t>。如上所述，每个阶段选择最早可用的机器。图</w:t>
      </w:r>
      <w:r w:rsidRPr="00C27C90">
        <w:rPr>
          <w:sz w:val="24"/>
        </w:rPr>
        <w:t>2-2</w:t>
      </w:r>
      <w:r w:rsidR="009E46E9">
        <w:rPr>
          <w:sz w:val="24"/>
        </w:rPr>
        <w:t>(</w:t>
      </w:r>
      <w:r w:rsidRPr="00C27C90">
        <w:rPr>
          <w:sz w:val="24"/>
        </w:rPr>
        <w:t>a)</w:t>
      </w:r>
      <w:r w:rsidRPr="00C27C90">
        <w:rPr>
          <w:sz w:val="24"/>
        </w:rPr>
        <w:t>显示了安排完工件</w:t>
      </w:r>
      <w:r w:rsidRPr="00C27C90">
        <w:rPr>
          <w:sz w:val="24"/>
        </w:rPr>
        <w:t>1</w:t>
      </w:r>
      <w:r w:rsidRPr="00C27C90">
        <w:rPr>
          <w:sz w:val="24"/>
        </w:rPr>
        <w:t>后的甘特图</w:t>
      </w:r>
      <w:r w:rsidR="00A93529">
        <w:rPr>
          <w:rFonts w:hint="eastAsia"/>
          <w:sz w:val="24"/>
        </w:rPr>
        <w:t>（图中灰色部分代表阻塞）</w:t>
      </w:r>
      <w:r w:rsidRPr="00C27C90">
        <w:rPr>
          <w:sz w:val="24"/>
        </w:rPr>
        <w:t>。</w:t>
      </w:r>
    </w:p>
    <w:p w14:paraId="14774AAB" w14:textId="77777777"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2</w:t>
      </w:r>
      <w:r w:rsidRPr="00C27C90">
        <w:rPr>
          <w:sz w:val="24"/>
        </w:rPr>
        <w:t>：然后根据工件</w:t>
      </w:r>
      <w:r w:rsidRPr="00C27C90">
        <w:rPr>
          <w:sz w:val="24"/>
        </w:rPr>
        <w:t>1</w:t>
      </w:r>
      <w:r w:rsidRPr="00C27C90">
        <w:rPr>
          <w:sz w:val="24"/>
        </w:rPr>
        <w:t>的调度过程，安排工件</w:t>
      </w:r>
      <w:r w:rsidRPr="00C27C90">
        <w:rPr>
          <w:sz w:val="24"/>
        </w:rPr>
        <w:t>2</w:t>
      </w:r>
      <w:r w:rsidRPr="00C27C90">
        <w:rPr>
          <w:sz w:val="24"/>
        </w:rPr>
        <w:t>到每个阶段。需要注意的是在第二阶段的第</w:t>
      </w:r>
      <w:r w:rsidRPr="00C27C90">
        <w:rPr>
          <w:sz w:val="24"/>
        </w:rPr>
        <w:t>2</w:t>
      </w:r>
      <w:r w:rsidRPr="00C27C90">
        <w:rPr>
          <w:sz w:val="24"/>
        </w:rPr>
        <w:t>台机器上，工件</w:t>
      </w:r>
      <w:r w:rsidRPr="00C27C90">
        <w:rPr>
          <w:sz w:val="24"/>
        </w:rPr>
        <w:t>2</w:t>
      </w:r>
      <w:r w:rsidRPr="00C27C90">
        <w:rPr>
          <w:sz w:val="24"/>
        </w:rPr>
        <w:t>在该机器上被阻塞，直到时刻</w:t>
      </w:r>
      <w:r w:rsidRPr="00C27C90">
        <w:rPr>
          <w:sz w:val="24"/>
        </w:rPr>
        <w:t>4</w:t>
      </w:r>
      <w:r w:rsidRPr="00C27C90">
        <w:rPr>
          <w:sz w:val="24"/>
        </w:rPr>
        <w:t>。图</w:t>
      </w:r>
      <w:r w:rsidRPr="00C27C90">
        <w:rPr>
          <w:sz w:val="24"/>
        </w:rPr>
        <w:t>2-2(b)</w:t>
      </w:r>
      <w:r w:rsidRPr="00C27C90">
        <w:rPr>
          <w:sz w:val="24"/>
        </w:rPr>
        <w:t>显示了安排完工件</w:t>
      </w:r>
      <w:r w:rsidRPr="00C27C90">
        <w:rPr>
          <w:sz w:val="24"/>
        </w:rPr>
        <w:t>2</w:t>
      </w:r>
      <w:r w:rsidRPr="00C27C90">
        <w:rPr>
          <w:sz w:val="24"/>
        </w:rPr>
        <w:t>后的甘特图。</w:t>
      </w:r>
    </w:p>
    <w:p w14:paraId="3F784422" w14:textId="77777777"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3</w:t>
      </w:r>
      <w:r w:rsidRPr="00C27C90">
        <w:rPr>
          <w:sz w:val="24"/>
        </w:rPr>
        <w:t>：使用与工件</w:t>
      </w:r>
      <w:r w:rsidRPr="00C27C90">
        <w:rPr>
          <w:sz w:val="24"/>
        </w:rPr>
        <w:t>1</w:t>
      </w:r>
      <w:r w:rsidRPr="00C27C90">
        <w:rPr>
          <w:sz w:val="24"/>
        </w:rPr>
        <w:t>和工件</w:t>
      </w:r>
      <w:r w:rsidRPr="00C27C90">
        <w:rPr>
          <w:sz w:val="24"/>
        </w:rPr>
        <w:t>2</w:t>
      </w:r>
      <w:r w:rsidRPr="00C27C90">
        <w:rPr>
          <w:sz w:val="24"/>
        </w:rPr>
        <w:t>相同的方法安排工件</w:t>
      </w:r>
      <w:r w:rsidRPr="00C27C90">
        <w:rPr>
          <w:sz w:val="24"/>
        </w:rPr>
        <w:t>3</w:t>
      </w:r>
      <w:r w:rsidRPr="00C27C90">
        <w:rPr>
          <w:sz w:val="24"/>
        </w:rPr>
        <w:t>和工件</w:t>
      </w:r>
      <w:r w:rsidRPr="00C27C90">
        <w:rPr>
          <w:sz w:val="24"/>
        </w:rPr>
        <w:t>4</w:t>
      </w:r>
      <w:r w:rsidRPr="00C27C90">
        <w:rPr>
          <w:sz w:val="24"/>
        </w:rPr>
        <w:t>，图</w:t>
      </w:r>
      <w:r w:rsidRPr="00C27C90">
        <w:rPr>
          <w:sz w:val="24"/>
        </w:rPr>
        <w:t>2-2(c)</w:t>
      </w:r>
      <w:r w:rsidRPr="00C27C90">
        <w:rPr>
          <w:sz w:val="24"/>
        </w:rPr>
        <w:t>和图</w:t>
      </w:r>
      <w:r w:rsidRPr="00C27C90">
        <w:rPr>
          <w:sz w:val="24"/>
        </w:rPr>
        <w:t>2-2(d)</w:t>
      </w:r>
      <w:r w:rsidRPr="00C27C90">
        <w:rPr>
          <w:sz w:val="24"/>
        </w:rPr>
        <w:t>中显示了工件</w:t>
      </w:r>
      <w:r w:rsidRPr="00C27C90">
        <w:rPr>
          <w:sz w:val="24"/>
        </w:rPr>
        <w:t>3</w:t>
      </w:r>
      <w:r w:rsidRPr="00C27C90">
        <w:rPr>
          <w:sz w:val="24"/>
        </w:rPr>
        <w:t>和工件</w:t>
      </w:r>
      <w:r w:rsidRPr="00C27C90">
        <w:rPr>
          <w:sz w:val="24"/>
        </w:rPr>
        <w:t>4</w:t>
      </w:r>
      <w:r w:rsidRPr="00C27C90">
        <w:rPr>
          <w:sz w:val="24"/>
        </w:rPr>
        <w:t>的甘特图。最终实际调度的完成时间等于</w:t>
      </w:r>
      <w:r w:rsidRPr="00C27C90">
        <w:rPr>
          <w:sz w:val="24"/>
        </w:rPr>
        <w:t>12</w:t>
      </w:r>
      <w:r w:rsidRPr="00C27C90">
        <w:rPr>
          <w:sz w:val="24"/>
        </w:rPr>
        <w:t>。</w:t>
      </w:r>
    </w:p>
    <w:p w14:paraId="03DAA72B" w14:textId="77777777" w:rsidR="00A663D0" w:rsidRPr="00073612" w:rsidRDefault="00A663D0" w:rsidP="00A663D0">
      <w:pPr>
        <w:adjustRightInd w:val="0"/>
        <w:snapToGrid w:val="0"/>
        <w:spacing w:line="460" w:lineRule="exact"/>
        <w:ind w:firstLineChars="200" w:firstLine="420"/>
        <w:jc w:val="center"/>
        <w:rPr>
          <w:rFonts w:eastAsia="楷体"/>
          <w:szCs w:val="21"/>
        </w:rPr>
      </w:pPr>
      <w:r w:rsidRPr="00073612">
        <w:rPr>
          <w:rFonts w:eastAsia="楷体"/>
          <w:szCs w:val="21"/>
        </w:rPr>
        <w:t>表</w:t>
      </w:r>
      <w:r w:rsidRPr="00073612">
        <w:rPr>
          <w:rFonts w:eastAsia="楷体"/>
          <w:szCs w:val="21"/>
        </w:rPr>
        <w:t xml:space="preserve">2-1 </w:t>
      </w:r>
      <w:r w:rsidRPr="00073612">
        <w:rPr>
          <w:rFonts w:eastAsia="楷体"/>
          <w:szCs w:val="21"/>
        </w:rPr>
        <w:t>实例数据</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837"/>
        <w:gridCol w:w="837"/>
        <w:gridCol w:w="837"/>
        <w:gridCol w:w="837"/>
        <w:gridCol w:w="849"/>
      </w:tblGrid>
      <w:tr w:rsidR="00A663D0" w:rsidRPr="00C27C90" w14:paraId="0B84633E" w14:textId="77777777" w:rsidTr="00FE0572">
        <w:trPr>
          <w:trHeight w:val="191"/>
          <w:jc w:val="center"/>
        </w:trPr>
        <w:tc>
          <w:tcPr>
            <w:tcW w:w="837" w:type="dxa"/>
            <w:vMerge w:val="restart"/>
            <w:tcBorders>
              <w:top w:val="single" w:sz="6" w:space="0" w:color="auto"/>
            </w:tcBorders>
            <w:vAlign w:val="center"/>
          </w:tcPr>
          <w:p w14:paraId="764BD5CA" w14:textId="77777777" w:rsidR="00A663D0" w:rsidRPr="00C27C90" w:rsidRDefault="00A663D0" w:rsidP="00C27C90">
            <w:pPr>
              <w:snapToGrid w:val="0"/>
              <w:spacing w:line="240" w:lineRule="auto"/>
              <w:jc w:val="center"/>
              <w:rPr>
                <w:sz w:val="20"/>
                <w:szCs w:val="20"/>
              </w:rPr>
            </w:pPr>
            <w:r w:rsidRPr="00C27C90">
              <w:rPr>
                <w:sz w:val="20"/>
                <w:szCs w:val="20"/>
              </w:rPr>
              <w:t>阶段</w:t>
            </w:r>
          </w:p>
        </w:tc>
        <w:tc>
          <w:tcPr>
            <w:tcW w:w="837" w:type="dxa"/>
            <w:vMerge w:val="restart"/>
            <w:tcBorders>
              <w:top w:val="single" w:sz="6" w:space="0" w:color="auto"/>
            </w:tcBorders>
            <w:vAlign w:val="center"/>
          </w:tcPr>
          <w:p w14:paraId="565596ED" w14:textId="77777777" w:rsidR="00A663D0" w:rsidRPr="00C27C90" w:rsidRDefault="00A663D0" w:rsidP="00C27C90">
            <w:pPr>
              <w:snapToGrid w:val="0"/>
              <w:spacing w:line="240" w:lineRule="auto"/>
              <w:jc w:val="center"/>
              <w:rPr>
                <w:sz w:val="20"/>
                <w:szCs w:val="20"/>
              </w:rPr>
            </w:pPr>
            <w:r w:rsidRPr="00C27C90">
              <w:rPr>
                <w:sz w:val="20"/>
                <w:szCs w:val="20"/>
              </w:rPr>
              <w:t>机器数</w:t>
            </w:r>
          </w:p>
        </w:tc>
        <w:tc>
          <w:tcPr>
            <w:tcW w:w="3360" w:type="dxa"/>
            <w:gridSpan w:val="4"/>
            <w:tcBorders>
              <w:top w:val="single" w:sz="6" w:space="0" w:color="auto"/>
              <w:bottom w:val="single" w:sz="6" w:space="0" w:color="auto"/>
            </w:tcBorders>
            <w:vAlign w:val="center"/>
          </w:tcPr>
          <w:p w14:paraId="2C8BD558" w14:textId="77777777" w:rsidR="00A663D0" w:rsidRPr="00C27C90" w:rsidRDefault="00A663D0" w:rsidP="00C27C90">
            <w:pPr>
              <w:snapToGrid w:val="0"/>
              <w:spacing w:line="240" w:lineRule="auto"/>
              <w:jc w:val="center"/>
              <w:rPr>
                <w:sz w:val="20"/>
                <w:szCs w:val="20"/>
              </w:rPr>
            </w:pPr>
            <w:r w:rsidRPr="00C27C90">
              <w:rPr>
                <w:sz w:val="20"/>
                <w:szCs w:val="20"/>
              </w:rPr>
              <w:t>加工时间</w:t>
            </w:r>
          </w:p>
        </w:tc>
      </w:tr>
      <w:tr w:rsidR="00A663D0" w:rsidRPr="00C27C90" w14:paraId="76A06BEE" w14:textId="77777777" w:rsidTr="00FE0572">
        <w:trPr>
          <w:trHeight w:val="191"/>
          <w:jc w:val="center"/>
        </w:trPr>
        <w:tc>
          <w:tcPr>
            <w:tcW w:w="837" w:type="dxa"/>
            <w:vMerge/>
            <w:tcBorders>
              <w:bottom w:val="single" w:sz="6" w:space="0" w:color="auto"/>
            </w:tcBorders>
            <w:vAlign w:val="center"/>
          </w:tcPr>
          <w:p w14:paraId="70E005EE" w14:textId="77777777" w:rsidR="00A663D0" w:rsidRPr="00C27C90" w:rsidRDefault="00A663D0" w:rsidP="00C27C90">
            <w:pPr>
              <w:snapToGrid w:val="0"/>
              <w:spacing w:line="240" w:lineRule="auto"/>
              <w:jc w:val="center"/>
              <w:rPr>
                <w:sz w:val="20"/>
                <w:szCs w:val="20"/>
              </w:rPr>
            </w:pPr>
          </w:p>
        </w:tc>
        <w:tc>
          <w:tcPr>
            <w:tcW w:w="837" w:type="dxa"/>
            <w:vMerge/>
            <w:tcBorders>
              <w:bottom w:val="single" w:sz="6" w:space="0" w:color="auto"/>
            </w:tcBorders>
            <w:vAlign w:val="center"/>
          </w:tcPr>
          <w:p w14:paraId="5D507571" w14:textId="77777777" w:rsidR="00A663D0" w:rsidRPr="00C27C90" w:rsidRDefault="00A663D0" w:rsidP="00C27C90">
            <w:pPr>
              <w:snapToGrid w:val="0"/>
              <w:spacing w:line="240" w:lineRule="auto"/>
              <w:jc w:val="center"/>
              <w:rPr>
                <w:sz w:val="20"/>
                <w:szCs w:val="20"/>
              </w:rPr>
            </w:pPr>
          </w:p>
        </w:tc>
        <w:tc>
          <w:tcPr>
            <w:tcW w:w="837" w:type="dxa"/>
            <w:tcBorders>
              <w:top w:val="single" w:sz="6" w:space="0" w:color="auto"/>
              <w:bottom w:val="single" w:sz="6" w:space="0" w:color="auto"/>
            </w:tcBorders>
            <w:vAlign w:val="center"/>
          </w:tcPr>
          <w:p w14:paraId="72B66529" w14:textId="77777777" w:rsidR="00A663D0" w:rsidRPr="00C27C90" w:rsidRDefault="00A663D0" w:rsidP="00C27C90">
            <w:pPr>
              <w:snapToGrid w:val="0"/>
              <w:spacing w:line="240" w:lineRule="auto"/>
              <w:jc w:val="center"/>
              <w:rPr>
                <w:sz w:val="20"/>
                <w:szCs w:val="20"/>
              </w:rPr>
            </w:pPr>
            <w:r w:rsidRPr="00C27C90">
              <w:rPr>
                <w:sz w:val="20"/>
                <w:szCs w:val="20"/>
              </w:rPr>
              <w:t>工件</w:t>
            </w:r>
            <w:r w:rsidRPr="00C27C90">
              <w:rPr>
                <w:sz w:val="20"/>
                <w:szCs w:val="20"/>
              </w:rPr>
              <w:t>1</w:t>
            </w:r>
          </w:p>
        </w:tc>
        <w:tc>
          <w:tcPr>
            <w:tcW w:w="837" w:type="dxa"/>
            <w:tcBorders>
              <w:top w:val="single" w:sz="6" w:space="0" w:color="auto"/>
              <w:bottom w:val="single" w:sz="6" w:space="0" w:color="auto"/>
            </w:tcBorders>
          </w:tcPr>
          <w:p w14:paraId="5A53D26D" w14:textId="77777777" w:rsidR="00A663D0" w:rsidRPr="00C27C90" w:rsidRDefault="00A663D0" w:rsidP="00C27C90">
            <w:pPr>
              <w:snapToGrid w:val="0"/>
              <w:spacing w:line="240" w:lineRule="auto"/>
              <w:jc w:val="center"/>
              <w:rPr>
                <w:sz w:val="20"/>
                <w:szCs w:val="20"/>
              </w:rPr>
            </w:pPr>
            <w:r w:rsidRPr="00C27C90">
              <w:rPr>
                <w:sz w:val="20"/>
                <w:szCs w:val="20"/>
              </w:rPr>
              <w:t>工件</w:t>
            </w:r>
            <w:r w:rsidRPr="00C27C90">
              <w:rPr>
                <w:sz w:val="20"/>
                <w:szCs w:val="20"/>
              </w:rPr>
              <w:t>2</w:t>
            </w:r>
          </w:p>
        </w:tc>
        <w:tc>
          <w:tcPr>
            <w:tcW w:w="837" w:type="dxa"/>
            <w:tcBorders>
              <w:top w:val="single" w:sz="6" w:space="0" w:color="auto"/>
              <w:bottom w:val="single" w:sz="6" w:space="0" w:color="auto"/>
            </w:tcBorders>
          </w:tcPr>
          <w:p w14:paraId="5CBC753D" w14:textId="77777777" w:rsidR="00A663D0" w:rsidRPr="00C27C90" w:rsidRDefault="00A663D0" w:rsidP="00C27C90">
            <w:pPr>
              <w:snapToGrid w:val="0"/>
              <w:spacing w:line="240" w:lineRule="auto"/>
              <w:jc w:val="center"/>
              <w:rPr>
                <w:sz w:val="20"/>
                <w:szCs w:val="20"/>
              </w:rPr>
            </w:pPr>
            <w:r w:rsidRPr="00C27C90">
              <w:rPr>
                <w:sz w:val="20"/>
                <w:szCs w:val="20"/>
              </w:rPr>
              <w:t>工件</w:t>
            </w:r>
            <w:r w:rsidRPr="00C27C90">
              <w:rPr>
                <w:sz w:val="20"/>
                <w:szCs w:val="20"/>
              </w:rPr>
              <w:t>3</w:t>
            </w:r>
          </w:p>
        </w:tc>
        <w:tc>
          <w:tcPr>
            <w:tcW w:w="847" w:type="dxa"/>
            <w:tcBorders>
              <w:top w:val="single" w:sz="6" w:space="0" w:color="auto"/>
              <w:bottom w:val="single" w:sz="6" w:space="0" w:color="auto"/>
            </w:tcBorders>
          </w:tcPr>
          <w:p w14:paraId="44EA969A" w14:textId="77777777" w:rsidR="00A663D0" w:rsidRPr="00C27C90" w:rsidRDefault="00A663D0" w:rsidP="00C27C90">
            <w:pPr>
              <w:snapToGrid w:val="0"/>
              <w:spacing w:line="240" w:lineRule="auto"/>
              <w:jc w:val="center"/>
              <w:rPr>
                <w:sz w:val="20"/>
                <w:szCs w:val="20"/>
              </w:rPr>
            </w:pPr>
            <w:r w:rsidRPr="00C27C90">
              <w:rPr>
                <w:sz w:val="20"/>
                <w:szCs w:val="20"/>
              </w:rPr>
              <w:t>工件</w:t>
            </w:r>
            <w:r w:rsidRPr="00C27C90">
              <w:rPr>
                <w:sz w:val="20"/>
                <w:szCs w:val="20"/>
              </w:rPr>
              <w:t>4</w:t>
            </w:r>
          </w:p>
        </w:tc>
      </w:tr>
      <w:tr w:rsidR="00A663D0" w:rsidRPr="00C27C90" w14:paraId="41FB65BE" w14:textId="77777777" w:rsidTr="00FE0572">
        <w:trPr>
          <w:trHeight w:val="191"/>
          <w:jc w:val="center"/>
        </w:trPr>
        <w:tc>
          <w:tcPr>
            <w:tcW w:w="837" w:type="dxa"/>
            <w:tcBorders>
              <w:top w:val="single" w:sz="6" w:space="0" w:color="auto"/>
            </w:tcBorders>
            <w:vAlign w:val="center"/>
          </w:tcPr>
          <w:p w14:paraId="03598F70" w14:textId="77777777" w:rsidR="00A663D0" w:rsidRPr="00C27C90" w:rsidRDefault="00A663D0" w:rsidP="00C27C90">
            <w:pPr>
              <w:snapToGrid w:val="0"/>
              <w:spacing w:line="240" w:lineRule="auto"/>
              <w:jc w:val="center"/>
              <w:rPr>
                <w:sz w:val="20"/>
                <w:szCs w:val="20"/>
              </w:rPr>
            </w:pPr>
            <w:r w:rsidRPr="00C27C90">
              <w:rPr>
                <w:sz w:val="20"/>
                <w:szCs w:val="20"/>
              </w:rPr>
              <w:t>阶段</w:t>
            </w:r>
            <w:r w:rsidRPr="00C27C90">
              <w:rPr>
                <w:sz w:val="20"/>
                <w:szCs w:val="20"/>
              </w:rPr>
              <w:t>1</w:t>
            </w:r>
          </w:p>
        </w:tc>
        <w:tc>
          <w:tcPr>
            <w:tcW w:w="837" w:type="dxa"/>
            <w:tcBorders>
              <w:top w:val="single" w:sz="6" w:space="0" w:color="auto"/>
            </w:tcBorders>
            <w:vAlign w:val="center"/>
          </w:tcPr>
          <w:p w14:paraId="1DE06679"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tcBorders>
              <w:top w:val="single" w:sz="6" w:space="0" w:color="auto"/>
            </w:tcBorders>
            <w:vAlign w:val="center"/>
          </w:tcPr>
          <w:p w14:paraId="44C7FEEE"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tcBorders>
              <w:top w:val="single" w:sz="6" w:space="0" w:color="auto"/>
            </w:tcBorders>
            <w:vAlign w:val="center"/>
          </w:tcPr>
          <w:p w14:paraId="478BDB89" w14:textId="77777777" w:rsidR="00A663D0" w:rsidRPr="00C27C90" w:rsidRDefault="00A663D0" w:rsidP="00C27C90">
            <w:pPr>
              <w:snapToGrid w:val="0"/>
              <w:spacing w:line="240" w:lineRule="auto"/>
              <w:jc w:val="center"/>
              <w:rPr>
                <w:sz w:val="20"/>
                <w:szCs w:val="20"/>
              </w:rPr>
            </w:pPr>
            <w:r w:rsidRPr="00C27C90">
              <w:rPr>
                <w:sz w:val="20"/>
                <w:szCs w:val="20"/>
              </w:rPr>
              <w:t>1</w:t>
            </w:r>
          </w:p>
        </w:tc>
        <w:tc>
          <w:tcPr>
            <w:tcW w:w="837" w:type="dxa"/>
            <w:tcBorders>
              <w:top w:val="single" w:sz="6" w:space="0" w:color="auto"/>
            </w:tcBorders>
            <w:vAlign w:val="center"/>
          </w:tcPr>
          <w:p w14:paraId="5B71DFE6"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47" w:type="dxa"/>
            <w:tcBorders>
              <w:top w:val="single" w:sz="6" w:space="0" w:color="auto"/>
            </w:tcBorders>
            <w:vAlign w:val="center"/>
          </w:tcPr>
          <w:p w14:paraId="3AA75F2F" w14:textId="77777777" w:rsidR="00A663D0" w:rsidRPr="00C27C90" w:rsidRDefault="00A663D0" w:rsidP="00C27C90">
            <w:pPr>
              <w:snapToGrid w:val="0"/>
              <w:spacing w:line="240" w:lineRule="auto"/>
              <w:jc w:val="center"/>
              <w:rPr>
                <w:sz w:val="20"/>
                <w:szCs w:val="20"/>
              </w:rPr>
            </w:pPr>
            <w:r w:rsidRPr="00C27C90">
              <w:rPr>
                <w:sz w:val="20"/>
                <w:szCs w:val="20"/>
              </w:rPr>
              <w:t>4</w:t>
            </w:r>
          </w:p>
        </w:tc>
      </w:tr>
      <w:tr w:rsidR="00A663D0" w:rsidRPr="00C27C90" w14:paraId="46DA52D5" w14:textId="77777777" w:rsidTr="00FE0572">
        <w:trPr>
          <w:trHeight w:val="195"/>
          <w:jc w:val="center"/>
        </w:trPr>
        <w:tc>
          <w:tcPr>
            <w:tcW w:w="837" w:type="dxa"/>
            <w:vAlign w:val="center"/>
          </w:tcPr>
          <w:p w14:paraId="647AF16E" w14:textId="77777777" w:rsidR="00A663D0" w:rsidRPr="00C27C90" w:rsidRDefault="00A663D0" w:rsidP="00C27C90">
            <w:pPr>
              <w:snapToGrid w:val="0"/>
              <w:spacing w:line="240" w:lineRule="auto"/>
              <w:jc w:val="center"/>
              <w:rPr>
                <w:sz w:val="20"/>
                <w:szCs w:val="20"/>
              </w:rPr>
            </w:pPr>
            <w:r w:rsidRPr="00C27C90">
              <w:rPr>
                <w:sz w:val="20"/>
                <w:szCs w:val="20"/>
              </w:rPr>
              <w:t>阶段</w:t>
            </w:r>
            <w:r w:rsidRPr="00C27C90">
              <w:rPr>
                <w:sz w:val="20"/>
                <w:szCs w:val="20"/>
              </w:rPr>
              <w:t>2</w:t>
            </w:r>
          </w:p>
        </w:tc>
        <w:tc>
          <w:tcPr>
            <w:tcW w:w="837" w:type="dxa"/>
            <w:vAlign w:val="center"/>
          </w:tcPr>
          <w:p w14:paraId="5B8CE6C5"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vAlign w:val="center"/>
          </w:tcPr>
          <w:p w14:paraId="477DFD4A"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vAlign w:val="center"/>
          </w:tcPr>
          <w:p w14:paraId="476AE509" w14:textId="77777777" w:rsidR="00A663D0" w:rsidRPr="00C27C90" w:rsidRDefault="00A663D0" w:rsidP="00C27C90">
            <w:pPr>
              <w:snapToGrid w:val="0"/>
              <w:spacing w:line="240" w:lineRule="auto"/>
              <w:jc w:val="center"/>
              <w:rPr>
                <w:sz w:val="20"/>
                <w:szCs w:val="20"/>
              </w:rPr>
            </w:pPr>
            <w:r w:rsidRPr="00C27C90">
              <w:rPr>
                <w:sz w:val="20"/>
                <w:szCs w:val="20"/>
              </w:rPr>
              <w:t>1</w:t>
            </w:r>
          </w:p>
        </w:tc>
        <w:tc>
          <w:tcPr>
            <w:tcW w:w="837" w:type="dxa"/>
            <w:vAlign w:val="center"/>
          </w:tcPr>
          <w:p w14:paraId="6AE16C59" w14:textId="77777777" w:rsidR="00A663D0" w:rsidRPr="00C27C90" w:rsidRDefault="00A663D0" w:rsidP="00C27C90">
            <w:pPr>
              <w:snapToGrid w:val="0"/>
              <w:spacing w:line="240" w:lineRule="auto"/>
              <w:jc w:val="center"/>
              <w:rPr>
                <w:sz w:val="20"/>
                <w:szCs w:val="20"/>
              </w:rPr>
            </w:pPr>
            <w:r w:rsidRPr="00C27C90">
              <w:rPr>
                <w:sz w:val="20"/>
                <w:szCs w:val="20"/>
              </w:rPr>
              <w:t>1</w:t>
            </w:r>
          </w:p>
        </w:tc>
        <w:tc>
          <w:tcPr>
            <w:tcW w:w="847" w:type="dxa"/>
            <w:vAlign w:val="center"/>
          </w:tcPr>
          <w:p w14:paraId="6506899E" w14:textId="77777777" w:rsidR="00A663D0" w:rsidRPr="00C27C90" w:rsidRDefault="00A663D0" w:rsidP="00C27C90">
            <w:pPr>
              <w:snapToGrid w:val="0"/>
              <w:spacing w:line="240" w:lineRule="auto"/>
              <w:jc w:val="center"/>
              <w:rPr>
                <w:sz w:val="20"/>
                <w:szCs w:val="20"/>
              </w:rPr>
            </w:pPr>
            <w:r w:rsidRPr="00C27C90">
              <w:rPr>
                <w:sz w:val="20"/>
                <w:szCs w:val="20"/>
              </w:rPr>
              <w:t>5</w:t>
            </w:r>
          </w:p>
        </w:tc>
      </w:tr>
      <w:tr w:rsidR="00A663D0" w:rsidRPr="00C27C90" w14:paraId="38487276" w14:textId="77777777" w:rsidTr="00FE0572">
        <w:trPr>
          <w:trHeight w:val="38"/>
          <w:jc w:val="center"/>
        </w:trPr>
        <w:tc>
          <w:tcPr>
            <w:tcW w:w="837" w:type="dxa"/>
            <w:tcBorders>
              <w:bottom w:val="single" w:sz="6" w:space="0" w:color="auto"/>
            </w:tcBorders>
            <w:vAlign w:val="center"/>
          </w:tcPr>
          <w:p w14:paraId="40A88674" w14:textId="77777777" w:rsidR="00A663D0" w:rsidRPr="00C27C90" w:rsidRDefault="00A663D0" w:rsidP="00C27C90">
            <w:pPr>
              <w:snapToGrid w:val="0"/>
              <w:spacing w:line="240" w:lineRule="auto"/>
              <w:jc w:val="center"/>
              <w:rPr>
                <w:sz w:val="20"/>
                <w:szCs w:val="20"/>
              </w:rPr>
            </w:pPr>
            <w:r w:rsidRPr="00C27C90">
              <w:rPr>
                <w:sz w:val="20"/>
                <w:szCs w:val="20"/>
              </w:rPr>
              <w:t>阶段</w:t>
            </w:r>
            <w:r w:rsidRPr="00C27C90">
              <w:rPr>
                <w:sz w:val="20"/>
                <w:szCs w:val="20"/>
              </w:rPr>
              <w:t>3</w:t>
            </w:r>
          </w:p>
        </w:tc>
        <w:tc>
          <w:tcPr>
            <w:tcW w:w="837" w:type="dxa"/>
            <w:tcBorders>
              <w:bottom w:val="single" w:sz="6" w:space="0" w:color="auto"/>
            </w:tcBorders>
            <w:vAlign w:val="center"/>
          </w:tcPr>
          <w:p w14:paraId="1C3AD826"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tcBorders>
              <w:bottom w:val="single" w:sz="6" w:space="0" w:color="auto"/>
            </w:tcBorders>
            <w:vAlign w:val="center"/>
          </w:tcPr>
          <w:p w14:paraId="1882F2A3" w14:textId="77777777" w:rsidR="00A663D0" w:rsidRPr="00C27C90" w:rsidRDefault="00A663D0" w:rsidP="00C27C90">
            <w:pPr>
              <w:snapToGrid w:val="0"/>
              <w:spacing w:line="240" w:lineRule="auto"/>
              <w:jc w:val="center"/>
              <w:rPr>
                <w:sz w:val="20"/>
                <w:szCs w:val="20"/>
              </w:rPr>
            </w:pPr>
            <w:r w:rsidRPr="00C27C90">
              <w:rPr>
                <w:sz w:val="20"/>
                <w:szCs w:val="20"/>
              </w:rPr>
              <w:t>1</w:t>
            </w:r>
          </w:p>
        </w:tc>
        <w:tc>
          <w:tcPr>
            <w:tcW w:w="837" w:type="dxa"/>
            <w:tcBorders>
              <w:bottom w:val="single" w:sz="6" w:space="0" w:color="auto"/>
            </w:tcBorders>
            <w:vAlign w:val="center"/>
          </w:tcPr>
          <w:p w14:paraId="72A31FF8"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37" w:type="dxa"/>
            <w:tcBorders>
              <w:bottom w:val="single" w:sz="6" w:space="0" w:color="auto"/>
            </w:tcBorders>
            <w:vAlign w:val="center"/>
          </w:tcPr>
          <w:p w14:paraId="770E553E" w14:textId="77777777" w:rsidR="00A663D0" w:rsidRPr="00C27C90" w:rsidRDefault="00A663D0" w:rsidP="00C27C90">
            <w:pPr>
              <w:snapToGrid w:val="0"/>
              <w:spacing w:line="240" w:lineRule="auto"/>
              <w:jc w:val="center"/>
              <w:rPr>
                <w:sz w:val="20"/>
                <w:szCs w:val="20"/>
              </w:rPr>
            </w:pPr>
            <w:r w:rsidRPr="00C27C90">
              <w:rPr>
                <w:sz w:val="20"/>
                <w:szCs w:val="20"/>
              </w:rPr>
              <w:t>2</w:t>
            </w:r>
          </w:p>
        </w:tc>
        <w:tc>
          <w:tcPr>
            <w:tcW w:w="847" w:type="dxa"/>
            <w:tcBorders>
              <w:bottom w:val="single" w:sz="6" w:space="0" w:color="auto"/>
            </w:tcBorders>
            <w:vAlign w:val="center"/>
          </w:tcPr>
          <w:p w14:paraId="7BE917F1" w14:textId="77777777" w:rsidR="00A663D0" w:rsidRPr="00C27C90" w:rsidRDefault="00A663D0" w:rsidP="00C27C90">
            <w:pPr>
              <w:snapToGrid w:val="0"/>
              <w:spacing w:line="240" w:lineRule="auto"/>
              <w:jc w:val="center"/>
              <w:rPr>
                <w:sz w:val="20"/>
                <w:szCs w:val="20"/>
              </w:rPr>
            </w:pPr>
            <w:r w:rsidRPr="00C27C90">
              <w:rPr>
                <w:sz w:val="20"/>
                <w:szCs w:val="20"/>
              </w:rPr>
              <w:t>1</w:t>
            </w:r>
          </w:p>
        </w:tc>
      </w:tr>
    </w:tbl>
    <w:p w14:paraId="4E5BE0B9" w14:textId="18484530" w:rsidR="00A663D0" w:rsidRPr="00C27C90" w:rsidRDefault="00A663D0" w:rsidP="00A663D0">
      <w:pPr>
        <w:adjustRightInd w:val="0"/>
        <w:snapToGrid w:val="0"/>
        <w:spacing w:line="460" w:lineRule="exact"/>
        <w:rPr>
          <w:sz w:val="24"/>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2"/>
        <w:gridCol w:w="4038"/>
      </w:tblGrid>
      <w:tr w:rsidR="00A663D0" w:rsidRPr="00C27C90" w14:paraId="233A3079" w14:textId="77777777" w:rsidTr="006A4D9C">
        <w:trPr>
          <w:jc w:val="center"/>
        </w:trPr>
        <w:tc>
          <w:tcPr>
            <w:tcW w:w="0" w:type="auto"/>
            <w:shd w:val="clear" w:color="auto" w:fill="auto"/>
            <w:vAlign w:val="center"/>
          </w:tcPr>
          <w:p w14:paraId="35C8FA77" w14:textId="7198F12C" w:rsidR="00A663D0" w:rsidRPr="00C27C90" w:rsidRDefault="00A663D0" w:rsidP="00DC102B">
            <w:pPr>
              <w:pStyle w:val="MDPI37itemize"/>
              <w:numPr>
                <w:ilvl w:val="0"/>
                <w:numId w:val="0"/>
              </w:numPr>
              <w:spacing w:before="60" w:after="60" w:line="240" w:lineRule="auto"/>
              <w:rPr>
                <w:rFonts w:ascii="Times New Roman" w:eastAsia="宋体" w:hAnsi="Times New Roman"/>
                <w:sz w:val="24"/>
                <w:szCs w:val="24"/>
              </w:rPr>
            </w:pPr>
            <w:r w:rsidRPr="00C27C90">
              <w:rPr>
                <w:rFonts w:ascii="Times New Roman" w:eastAsia="宋体" w:hAnsi="Times New Roman"/>
                <w:noProof/>
                <w:sz w:val="24"/>
                <w:szCs w:val="24"/>
                <w:lang w:val="en-CA" w:eastAsia="en-CA" w:bidi="ar-SA"/>
              </w:rPr>
              <w:drawing>
                <wp:inline distT="0" distB="0" distL="0" distR="0" wp14:anchorId="7147952B" wp14:editId="16D12C30">
                  <wp:extent cx="2523490" cy="1053465"/>
                  <wp:effectExtent l="0" t="0" r="0" b="0"/>
                  <wp:docPr id="3947" name="图片 54" descr="A picture containing screenshot,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A picture containing screenshot, text, diagram, lin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3490" cy="1053465"/>
                          </a:xfrm>
                          <a:prstGeom prst="rect">
                            <a:avLst/>
                          </a:prstGeom>
                          <a:noFill/>
                          <a:ln>
                            <a:noFill/>
                          </a:ln>
                        </pic:spPr>
                      </pic:pic>
                    </a:graphicData>
                  </a:graphic>
                </wp:inline>
              </w:drawing>
            </w:r>
          </w:p>
        </w:tc>
        <w:tc>
          <w:tcPr>
            <w:tcW w:w="0" w:type="auto"/>
            <w:shd w:val="clear" w:color="auto" w:fill="auto"/>
            <w:vAlign w:val="center"/>
          </w:tcPr>
          <w:p w14:paraId="7A3D783A" w14:textId="263A3B7C" w:rsidR="00A663D0" w:rsidRPr="00C27C90" w:rsidRDefault="00A663D0" w:rsidP="00C27C90">
            <w:pPr>
              <w:pStyle w:val="MDPI37itemize"/>
              <w:numPr>
                <w:ilvl w:val="0"/>
                <w:numId w:val="0"/>
              </w:numPr>
              <w:spacing w:before="60" w:after="60" w:line="240" w:lineRule="auto"/>
              <w:jc w:val="center"/>
              <w:rPr>
                <w:rFonts w:ascii="Times New Roman" w:eastAsia="宋体" w:hAnsi="Times New Roman"/>
                <w:sz w:val="24"/>
                <w:szCs w:val="24"/>
              </w:rPr>
            </w:pPr>
            <w:r w:rsidRPr="00C27C90">
              <w:rPr>
                <w:rFonts w:ascii="Times New Roman" w:eastAsia="宋体" w:hAnsi="Times New Roman"/>
                <w:noProof/>
                <w:sz w:val="24"/>
                <w:szCs w:val="24"/>
                <w:lang w:val="en-CA" w:eastAsia="en-CA" w:bidi="ar-SA"/>
              </w:rPr>
              <w:drawing>
                <wp:inline distT="0" distB="0" distL="0" distR="0" wp14:anchorId="6DA82AA7" wp14:editId="63F0CEBF">
                  <wp:extent cx="2472690" cy="1031240"/>
                  <wp:effectExtent l="0" t="0" r="0" b="0"/>
                  <wp:docPr id="3946" name="图片 55" descr="A picture containing screenshot,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A picture containing screenshot, text, diagram, lin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690" cy="1031240"/>
                          </a:xfrm>
                          <a:prstGeom prst="rect">
                            <a:avLst/>
                          </a:prstGeom>
                          <a:noFill/>
                          <a:ln>
                            <a:noFill/>
                          </a:ln>
                        </pic:spPr>
                      </pic:pic>
                    </a:graphicData>
                  </a:graphic>
                </wp:inline>
              </w:drawing>
            </w:r>
          </w:p>
        </w:tc>
      </w:tr>
      <w:tr w:rsidR="00A663D0" w:rsidRPr="00C27C90" w14:paraId="7895A6D9" w14:textId="77777777" w:rsidTr="006A4D9C">
        <w:trPr>
          <w:jc w:val="center"/>
        </w:trPr>
        <w:tc>
          <w:tcPr>
            <w:tcW w:w="0" w:type="auto"/>
            <w:shd w:val="clear" w:color="auto" w:fill="auto"/>
            <w:vAlign w:val="center"/>
          </w:tcPr>
          <w:p w14:paraId="0A625EE9" w14:textId="77777777" w:rsidR="00A663D0" w:rsidRPr="00D45ABC" w:rsidRDefault="00A663D0" w:rsidP="00C27C90">
            <w:pPr>
              <w:pStyle w:val="MDPI37itemize"/>
              <w:numPr>
                <w:ilvl w:val="0"/>
                <w:numId w:val="0"/>
              </w:numPr>
              <w:spacing w:line="460" w:lineRule="exact"/>
              <w:jc w:val="center"/>
              <w:rPr>
                <w:rFonts w:ascii="Times New Roman" w:eastAsia="楷体" w:hAnsi="Times New Roman"/>
                <w:sz w:val="21"/>
                <w:szCs w:val="21"/>
              </w:rPr>
            </w:pPr>
            <w:r w:rsidRPr="00D45ABC">
              <w:rPr>
                <w:rFonts w:ascii="Times New Roman" w:eastAsia="楷体" w:hAnsi="Times New Roman"/>
                <w:sz w:val="21"/>
                <w:szCs w:val="21"/>
              </w:rPr>
              <w:lastRenderedPageBreak/>
              <w:t>(a)</w:t>
            </w:r>
          </w:p>
        </w:tc>
        <w:tc>
          <w:tcPr>
            <w:tcW w:w="0" w:type="auto"/>
            <w:shd w:val="clear" w:color="auto" w:fill="auto"/>
            <w:vAlign w:val="center"/>
          </w:tcPr>
          <w:p w14:paraId="7ADFD906" w14:textId="77777777" w:rsidR="00A663D0" w:rsidRPr="00D45ABC" w:rsidRDefault="00A663D0" w:rsidP="00C27C90">
            <w:pPr>
              <w:pStyle w:val="MDPI37itemize"/>
              <w:numPr>
                <w:ilvl w:val="0"/>
                <w:numId w:val="0"/>
              </w:numPr>
              <w:spacing w:line="460" w:lineRule="exact"/>
              <w:jc w:val="center"/>
              <w:rPr>
                <w:rFonts w:ascii="Times New Roman" w:eastAsia="楷体" w:hAnsi="Times New Roman"/>
                <w:sz w:val="21"/>
                <w:szCs w:val="21"/>
              </w:rPr>
            </w:pPr>
            <w:r w:rsidRPr="00D45ABC">
              <w:rPr>
                <w:rFonts w:ascii="Times New Roman" w:eastAsia="楷体" w:hAnsi="Times New Roman"/>
                <w:sz w:val="21"/>
                <w:szCs w:val="21"/>
              </w:rPr>
              <w:t>(b)</w:t>
            </w:r>
          </w:p>
        </w:tc>
      </w:tr>
      <w:tr w:rsidR="00A663D0" w:rsidRPr="00C27C90" w14:paraId="1BDFE6B8" w14:textId="77777777" w:rsidTr="006A4D9C">
        <w:trPr>
          <w:jc w:val="center"/>
        </w:trPr>
        <w:tc>
          <w:tcPr>
            <w:tcW w:w="0" w:type="auto"/>
            <w:shd w:val="clear" w:color="auto" w:fill="auto"/>
            <w:vAlign w:val="center"/>
          </w:tcPr>
          <w:p w14:paraId="202ED3C9" w14:textId="299C69C7" w:rsidR="00A663D0" w:rsidRPr="00C27C90" w:rsidRDefault="00A663D0" w:rsidP="00C27C90">
            <w:pPr>
              <w:pStyle w:val="MDPI37itemize"/>
              <w:numPr>
                <w:ilvl w:val="0"/>
                <w:numId w:val="0"/>
              </w:numPr>
              <w:spacing w:before="120" w:line="240" w:lineRule="auto"/>
              <w:jc w:val="center"/>
              <w:rPr>
                <w:rFonts w:ascii="Times New Roman" w:eastAsia="宋体" w:hAnsi="Times New Roman"/>
                <w:szCs w:val="20"/>
              </w:rPr>
            </w:pPr>
            <w:r w:rsidRPr="00C27C90">
              <w:rPr>
                <w:rFonts w:ascii="Times New Roman" w:eastAsia="宋体" w:hAnsi="Times New Roman"/>
                <w:noProof/>
                <w:szCs w:val="20"/>
                <w:lang w:val="en-CA" w:eastAsia="en-CA" w:bidi="ar-SA"/>
              </w:rPr>
              <w:drawing>
                <wp:inline distT="0" distB="0" distL="0" distR="0" wp14:anchorId="26E308E1" wp14:editId="2121D2B0">
                  <wp:extent cx="2611755" cy="1089660"/>
                  <wp:effectExtent l="0" t="0" r="0" b="0"/>
                  <wp:docPr id="3945" name="图片 56" descr="A picture containing screenshot, tex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A picture containing screenshot, text, diagram, rectangl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1755" cy="1089660"/>
                          </a:xfrm>
                          <a:prstGeom prst="rect">
                            <a:avLst/>
                          </a:prstGeom>
                          <a:noFill/>
                          <a:ln>
                            <a:noFill/>
                          </a:ln>
                        </pic:spPr>
                      </pic:pic>
                    </a:graphicData>
                  </a:graphic>
                </wp:inline>
              </w:drawing>
            </w:r>
          </w:p>
        </w:tc>
        <w:tc>
          <w:tcPr>
            <w:tcW w:w="0" w:type="auto"/>
            <w:shd w:val="clear" w:color="auto" w:fill="auto"/>
            <w:vAlign w:val="center"/>
          </w:tcPr>
          <w:p w14:paraId="3F7F90B9" w14:textId="0DBE43BD" w:rsidR="00A663D0" w:rsidRPr="00C27C90" w:rsidRDefault="00A663D0" w:rsidP="00C27C90">
            <w:pPr>
              <w:pStyle w:val="MDPI37itemize"/>
              <w:numPr>
                <w:ilvl w:val="0"/>
                <w:numId w:val="0"/>
              </w:numPr>
              <w:spacing w:before="120" w:line="240" w:lineRule="auto"/>
              <w:jc w:val="center"/>
              <w:rPr>
                <w:rFonts w:ascii="Times New Roman" w:eastAsia="宋体" w:hAnsi="Times New Roman"/>
                <w:szCs w:val="20"/>
              </w:rPr>
            </w:pPr>
            <w:r w:rsidRPr="00C27C90">
              <w:rPr>
                <w:rFonts w:ascii="Times New Roman" w:eastAsia="宋体" w:hAnsi="Times New Roman"/>
                <w:noProof/>
                <w:szCs w:val="20"/>
                <w:lang w:val="en-CA" w:eastAsia="en-CA" w:bidi="ar-SA"/>
              </w:rPr>
              <w:drawing>
                <wp:inline distT="0" distB="0" distL="0" distR="0" wp14:anchorId="6CEF14E1" wp14:editId="21171646">
                  <wp:extent cx="2516505" cy="1045845"/>
                  <wp:effectExtent l="0" t="0" r="0" b="0"/>
                  <wp:docPr id="3944" name="图片 57" descr="A picture containing screenshot, tex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A picture containing screenshot, text, diagram, rectang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6505" cy="1045845"/>
                          </a:xfrm>
                          <a:prstGeom prst="rect">
                            <a:avLst/>
                          </a:prstGeom>
                          <a:noFill/>
                          <a:ln>
                            <a:noFill/>
                          </a:ln>
                        </pic:spPr>
                      </pic:pic>
                    </a:graphicData>
                  </a:graphic>
                </wp:inline>
              </w:drawing>
            </w:r>
          </w:p>
        </w:tc>
      </w:tr>
      <w:tr w:rsidR="00A663D0" w:rsidRPr="00D45ABC" w14:paraId="1F6D64EC" w14:textId="77777777" w:rsidTr="006A4D9C">
        <w:trPr>
          <w:jc w:val="center"/>
        </w:trPr>
        <w:tc>
          <w:tcPr>
            <w:tcW w:w="0" w:type="auto"/>
            <w:shd w:val="clear" w:color="auto" w:fill="auto"/>
            <w:vAlign w:val="center"/>
          </w:tcPr>
          <w:p w14:paraId="77A2EEB1" w14:textId="77777777" w:rsidR="00A663D0" w:rsidRPr="00D45ABC" w:rsidRDefault="00A663D0" w:rsidP="00A663D0">
            <w:pPr>
              <w:pStyle w:val="MDPI37itemize"/>
              <w:numPr>
                <w:ilvl w:val="0"/>
                <w:numId w:val="0"/>
              </w:numPr>
              <w:spacing w:line="460" w:lineRule="exact"/>
              <w:jc w:val="center"/>
              <w:rPr>
                <w:rFonts w:ascii="Times New Roman" w:eastAsia="楷体" w:hAnsi="Times New Roman"/>
                <w:sz w:val="21"/>
                <w:szCs w:val="21"/>
              </w:rPr>
            </w:pPr>
            <w:r w:rsidRPr="00D45ABC">
              <w:rPr>
                <w:rFonts w:ascii="Times New Roman" w:eastAsia="楷体" w:hAnsi="Times New Roman"/>
                <w:sz w:val="21"/>
                <w:szCs w:val="21"/>
              </w:rPr>
              <w:t>(</w:t>
            </w:r>
            <w:r w:rsidRPr="00D45ABC">
              <w:rPr>
                <w:rFonts w:ascii="Times New Roman" w:eastAsia="楷体" w:hAnsi="Times New Roman"/>
                <w:noProof/>
                <w:sz w:val="21"/>
                <w:szCs w:val="21"/>
              </w:rPr>
              <w:t>c</w:t>
            </w:r>
            <w:r w:rsidRPr="00D45ABC">
              <w:rPr>
                <w:rFonts w:ascii="Times New Roman" w:eastAsia="楷体" w:hAnsi="Times New Roman"/>
                <w:sz w:val="21"/>
                <w:szCs w:val="21"/>
              </w:rPr>
              <w:t>)</w:t>
            </w:r>
          </w:p>
        </w:tc>
        <w:tc>
          <w:tcPr>
            <w:tcW w:w="0" w:type="auto"/>
            <w:shd w:val="clear" w:color="auto" w:fill="auto"/>
            <w:vAlign w:val="center"/>
          </w:tcPr>
          <w:p w14:paraId="40ABF1F0" w14:textId="77777777" w:rsidR="00A663D0" w:rsidRPr="00D45ABC" w:rsidRDefault="00A663D0" w:rsidP="00A663D0">
            <w:pPr>
              <w:pStyle w:val="MDPI37itemize"/>
              <w:numPr>
                <w:ilvl w:val="0"/>
                <w:numId w:val="0"/>
              </w:numPr>
              <w:spacing w:line="460" w:lineRule="exact"/>
              <w:jc w:val="center"/>
              <w:rPr>
                <w:rFonts w:ascii="Times New Roman" w:eastAsia="楷体" w:hAnsi="Times New Roman"/>
                <w:sz w:val="21"/>
                <w:szCs w:val="21"/>
              </w:rPr>
            </w:pPr>
            <w:r w:rsidRPr="00D45ABC">
              <w:rPr>
                <w:rFonts w:ascii="Times New Roman" w:eastAsia="楷体" w:hAnsi="Times New Roman"/>
                <w:sz w:val="21"/>
                <w:szCs w:val="21"/>
              </w:rPr>
              <w:t>(</w:t>
            </w:r>
            <w:r w:rsidRPr="00D45ABC">
              <w:rPr>
                <w:rFonts w:ascii="Times New Roman" w:eastAsia="楷体" w:hAnsi="Times New Roman"/>
                <w:noProof/>
                <w:sz w:val="21"/>
                <w:szCs w:val="21"/>
              </w:rPr>
              <w:t>d</w:t>
            </w:r>
            <w:r w:rsidRPr="00D45ABC">
              <w:rPr>
                <w:rFonts w:ascii="Times New Roman" w:eastAsia="楷体" w:hAnsi="Times New Roman"/>
                <w:sz w:val="21"/>
                <w:szCs w:val="21"/>
              </w:rPr>
              <w:t>)</w:t>
            </w:r>
          </w:p>
        </w:tc>
      </w:tr>
    </w:tbl>
    <w:p w14:paraId="42C57851" w14:textId="77777777" w:rsidR="00A663D0" w:rsidRPr="00D45ABC" w:rsidRDefault="00A663D0" w:rsidP="00A663D0">
      <w:pPr>
        <w:adjustRightInd w:val="0"/>
        <w:snapToGrid w:val="0"/>
        <w:spacing w:line="460" w:lineRule="exact"/>
        <w:ind w:firstLineChars="200" w:firstLine="420"/>
        <w:jc w:val="center"/>
        <w:rPr>
          <w:rFonts w:eastAsia="楷体"/>
          <w:szCs w:val="21"/>
        </w:rPr>
      </w:pPr>
      <w:r w:rsidRPr="00D45ABC">
        <w:rPr>
          <w:rFonts w:eastAsia="楷体"/>
          <w:szCs w:val="21"/>
        </w:rPr>
        <w:t>图</w:t>
      </w:r>
      <w:r w:rsidRPr="00D45ABC">
        <w:rPr>
          <w:rFonts w:eastAsia="楷体"/>
          <w:szCs w:val="21"/>
        </w:rPr>
        <w:t xml:space="preserve">2-2 </w:t>
      </w:r>
      <w:r w:rsidRPr="00D45ABC">
        <w:rPr>
          <w:rFonts w:eastAsia="楷体"/>
          <w:szCs w:val="21"/>
        </w:rPr>
        <w:t>正向解码甘特图</w:t>
      </w:r>
    </w:p>
    <w:p w14:paraId="2CA59950" w14:textId="77777777" w:rsidR="00A663D0" w:rsidRPr="00C27C90" w:rsidRDefault="00A663D0" w:rsidP="00A663D0">
      <w:pPr>
        <w:adjustRightInd w:val="0"/>
        <w:snapToGrid w:val="0"/>
        <w:spacing w:line="460" w:lineRule="exact"/>
        <w:ind w:firstLineChars="200" w:firstLine="480"/>
        <w:rPr>
          <w:sz w:val="24"/>
        </w:rPr>
      </w:pPr>
      <w:r w:rsidRPr="00C27C90">
        <w:rPr>
          <w:sz w:val="24"/>
        </w:rPr>
        <w:t>对于给定的工件序列</w:t>
      </w:r>
      <w:r w:rsidRPr="00C27C90">
        <w:rPr>
          <w:sz w:val="24"/>
        </w:rPr>
        <w:t>{1</w:t>
      </w:r>
      <w:r w:rsidRPr="00C27C90">
        <w:rPr>
          <w:sz w:val="24"/>
        </w:rPr>
        <w:t>，</w:t>
      </w:r>
      <w:r w:rsidRPr="00C27C90">
        <w:rPr>
          <w:sz w:val="24"/>
        </w:rPr>
        <w:t>2</w:t>
      </w:r>
      <w:r w:rsidRPr="00C27C90">
        <w:rPr>
          <w:sz w:val="24"/>
        </w:rPr>
        <w:t>，</w:t>
      </w:r>
      <w:r w:rsidRPr="00C27C90">
        <w:rPr>
          <w:sz w:val="24"/>
        </w:rPr>
        <w:t>3</w:t>
      </w:r>
      <w:r w:rsidRPr="00C27C90">
        <w:rPr>
          <w:sz w:val="24"/>
        </w:rPr>
        <w:t>，</w:t>
      </w:r>
      <w:r w:rsidRPr="00C27C90">
        <w:rPr>
          <w:sz w:val="24"/>
        </w:rPr>
        <w:t>4}</w:t>
      </w:r>
      <w:r w:rsidRPr="00C27C90">
        <w:rPr>
          <w:sz w:val="24"/>
        </w:rPr>
        <w:t>，也可以通过相反的顺序遍历工件来获得真正的调度，即先考虑最后一个工件。工件从最后阶段到第一阶段以反向的方式分配给最先可用的机器。反向解码过程如下。</w:t>
      </w:r>
    </w:p>
    <w:p w14:paraId="67F75C64" w14:textId="146F897B"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1</w:t>
      </w:r>
      <w:r w:rsidRPr="00C27C90">
        <w:rPr>
          <w:sz w:val="24"/>
        </w:rPr>
        <w:t>：首先安排工件</w:t>
      </w:r>
      <w:r w:rsidRPr="00C27C90">
        <w:rPr>
          <w:sz w:val="24"/>
        </w:rPr>
        <w:t>4</w:t>
      </w:r>
      <w:r w:rsidRPr="00C27C90">
        <w:rPr>
          <w:sz w:val="24"/>
        </w:rPr>
        <w:t>。工件</w:t>
      </w:r>
      <w:r w:rsidRPr="00C27C90">
        <w:rPr>
          <w:sz w:val="24"/>
        </w:rPr>
        <w:t>4</w:t>
      </w:r>
      <w:r w:rsidRPr="00C27C90">
        <w:rPr>
          <w:sz w:val="24"/>
        </w:rPr>
        <w:t>按照相反的顺序安排</w:t>
      </w:r>
      <w:proofErr w:type="gramStart"/>
      <w:r w:rsidRPr="00C27C90">
        <w:rPr>
          <w:sz w:val="24"/>
        </w:rPr>
        <w:t>到阶段</w:t>
      </w:r>
      <w:proofErr w:type="gramEnd"/>
      <w:r w:rsidRPr="00C27C90">
        <w:rPr>
          <w:sz w:val="24"/>
        </w:rPr>
        <w:t>3</w:t>
      </w:r>
      <w:r w:rsidRPr="00C27C90">
        <w:rPr>
          <w:sz w:val="24"/>
        </w:rPr>
        <w:t>、阶段</w:t>
      </w:r>
      <w:r w:rsidRPr="00C27C90">
        <w:rPr>
          <w:sz w:val="24"/>
        </w:rPr>
        <w:t>2</w:t>
      </w:r>
      <w:r w:rsidRPr="00C27C90">
        <w:rPr>
          <w:sz w:val="24"/>
        </w:rPr>
        <w:t>和阶段</w:t>
      </w:r>
      <w:r w:rsidRPr="00C27C90">
        <w:rPr>
          <w:sz w:val="24"/>
        </w:rPr>
        <w:t>1</w:t>
      </w:r>
      <w:r w:rsidRPr="00C27C90">
        <w:rPr>
          <w:sz w:val="24"/>
        </w:rPr>
        <w:t>。在每个阶段，都以反向的方式为工件</w:t>
      </w:r>
      <w:r w:rsidRPr="00C27C90">
        <w:rPr>
          <w:sz w:val="24"/>
        </w:rPr>
        <w:t>4</w:t>
      </w:r>
      <w:r w:rsidRPr="00C27C90">
        <w:rPr>
          <w:sz w:val="24"/>
        </w:rPr>
        <w:t>选择最早可用的机器。图</w:t>
      </w:r>
      <w:r w:rsidRPr="00C27C90">
        <w:rPr>
          <w:sz w:val="24"/>
        </w:rPr>
        <w:t>2-3(a)</w:t>
      </w:r>
      <w:r w:rsidRPr="00C27C90">
        <w:rPr>
          <w:sz w:val="24"/>
        </w:rPr>
        <w:t>示出了使用反向解码安排工件</w:t>
      </w:r>
      <w:r w:rsidRPr="00C27C90">
        <w:rPr>
          <w:sz w:val="24"/>
        </w:rPr>
        <w:t>4</w:t>
      </w:r>
      <w:r w:rsidRPr="00C27C90">
        <w:rPr>
          <w:sz w:val="24"/>
        </w:rPr>
        <w:t>的甘特图。</w:t>
      </w:r>
    </w:p>
    <w:p w14:paraId="17A0495D" w14:textId="77777777"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2</w:t>
      </w:r>
      <w:r w:rsidRPr="00C27C90">
        <w:rPr>
          <w:sz w:val="24"/>
        </w:rPr>
        <w:t>：然后考虑工件</w:t>
      </w:r>
      <w:r w:rsidRPr="00C27C90">
        <w:rPr>
          <w:sz w:val="24"/>
        </w:rPr>
        <w:t>3</w:t>
      </w:r>
      <w:r w:rsidRPr="00C27C90">
        <w:rPr>
          <w:sz w:val="24"/>
        </w:rPr>
        <w:t>。与工件</w:t>
      </w:r>
      <w:r w:rsidRPr="00C27C90">
        <w:rPr>
          <w:sz w:val="24"/>
        </w:rPr>
        <w:t>4</w:t>
      </w:r>
      <w:r w:rsidRPr="00C27C90">
        <w:rPr>
          <w:sz w:val="24"/>
        </w:rPr>
        <w:t>的调度方式相同，工件</w:t>
      </w:r>
      <w:r w:rsidRPr="00C27C90">
        <w:rPr>
          <w:sz w:val="24"/>
        </w:rPr>
        <w:t>2</w:t>
      </w:r>
      <w:r w:rsidRPr="00C27C90">
        <w:rPr>
          <w:sz w:val="24"/>
        </w:rPr>
        <w:t>按照相反的顺序安排到各个阶段。图</w:t>
      </w:r>
      <w:r w:rsidRPr="00C27C90">
        <w:rPr>
          <w:sz w:val="24"/>
        </w:rPr>
        <w:t>2-3(b)</w:t>
      </w:r>
      <w:r w:rsidRPr="00C27C90">
        <w:rPr>
          <w:sz w:val="24"/>
        </w:rPr>
        <w:t>所示为工件</w:t>
      </w:r>
      <w:r w:rsidRPr="00C27C90">
        <w:rPr>
          <w:sz w:val="24"/>
        </w:rPr>
        <w:t>2</w:t>
      </w:r>
      <w:r w:rsidRPr="00C27C90">
        <w:rPr>
          <w:sz w:val="24"/>
        </w:rPr>
        <w:t>采用反向解码调度的甘特图。</w:t>
      </w:r>
    </w:p>
    <w:p w14:paraId="7B2B30E0" w14:textId="730E8EB9" w:rsidR="00A663D0" w:rsidRPr="00C27C90" w:rsidRDefault="00A663D0" w:rsidP="00A663D0">
      <w:pPr>
        <w:adjustRightInd w:val="0"/>
        <w:snapToGrid w:val="0"/>
        <w:spacing w:line="460" w:lineRule="exact"/>
        <w:ind w:firstLineChars="200" w:firstLine="480"/>
        <w:rPr>
          <w:sz w:val="24"/>
        </w:rPr>
      </w:pPr>
      <w:r w:rsidRPr="00C27C90">
        <w:rPr>
          <w:sz w:val="24"/>
        </w:rPr>
        <w:t>步骤</w:t>
      </w:r>
      <w:r w:rsidRPr="00C27C90">
        <w:rPr>
          <w:sz w:val="24"/>
        </w:rPr>
        <w:t>3</w:t>
      </w:r>
      <w:r w:rsidRPr="00C27C90">
        <w:rPr>
          <w:sz w:val="24"/>
        </w:rPr>
        <w:t>：工件</w:t>
      </w:r>
      <w:r w:rsidRPr="00C27C90">
        <w:rPr>
          <w:sz w:val="24"/>
        </w:rPr>
        <w:t>2</w:t>
      </w:r>
      <w:r w:rsidRPr="00C27C90">
        <w:rPr>
          <w:sz w:val="24"/>
        </w:rPr>
        <w:t>和工件</w:t>
      </w:r>
      <w:r w:rsidRPr="00C27C90">
        <w:rPr>
          <w:sz w:val="24"/>
        </w:rPr>
        <w:t>1</w:t>
      </w:r>
      <w:r w:rsidRPr="00C27C90">
        <w:rPr>
          <w:sz w:val="24"/>
        </w:rPr>
        <w:t>的调度方法与工件</w:t>
      </w:r>
      <w:r w:rsidRPr="00C27C90">
        <w:rPr>
          <w:sz w:val="24"/>
        </w:rPr>
        <w:t>4</w:t>
      </w:r>
      <w:r w:rsidRPr="00C27C90">
        <w:rPr>
          <w:sz w:val="24"/>
        </w:rPr>
        <w:t>和工件</w:t>
      </w:r>
      <w:r w:rsidRPr="00C27C90">
        <w:rPr>
          <w:sz w:val="24"/>
        </w:rPr>
        <w:t>3</w:t>
      </w:r>
      <w:r w:rsidRPr="00C27C90">
        <w:rPr>
          <w:sz w:val="24"/>
        </w:rPr>
        <w:t>相同。在反向解码过程中也可能出现阻塞。图</w:t>
      </w:r>
      <w:r w:rsidRPr="00C27C90">
        <w:rPr>
          <w:sz w:val="24"/>
        </w:rPr>
        <w:t>2-3(c)</w:t>
      </w:r>
      <w:r w:rsidRPr="00C27C90">
        <w:rPr>
          <w:sz w:val="24"/>
        </w:rPr>
        <w:t>和</w:t>
      </w:r>
      <w:r w:rsidRPr="00C27C90">
        <w:rPr>
          <w:sz w:val="24"/>
        </w:rPr>
        <w:t>2-3(d)</w:t>
      </w:r>
      <w:r w:rsidRPr="00C27C90">
        <w:rPr>
          <w:sz w:val="24"/>
        </w:rPr>
        <w:t>分别给出了使用反向解码调度工件</w:t>
      </w:r>
      <w:r w:rsidRPr="00C27C90">
        <w:rPr>
          <w:sz w:val="24"/>
        </w:rPr>
        <w:t>2</w:t>
      </w:r>
      <w:r w:rsidRPr="00C27C90">
        <w:rPr>
          <w:sz w:val="24"/>
        </w:rPr>
        <w:t>和工件</w:t>
      </w:r>
      <w:r w:rsidRPr="00C27C90">
        <w:rPr>
          <w:sz w:val="24"/>
        </w:rPr>
        <w:t>1</w:t>
      </w:r>
      <w:r w:rsidRPr="00C27C90">
        <w:rPr>
          <w:sz w:val="24"/>
        </w:rPr>
        <w:t>的甘特图。最后得到</w:t>
      </w:r>
      <w:r w:rsidR="009E46E9">
        <w:rPr>
          <w:rFonts w:hint="eastAsia"/>
          <w:sz w:val="24"/>
        </w:rPr>
        <w:t>完成时间</w:t>
      </w:r>
      <w:r w:rsidRPr="00C27C90">
        <w:rPr>
          <w:sz w:val="24"/>
        </w:rPr>
        <w:t>等于</w:t>
      </w:r>
      <w:r w:rsidRPr="00C27C90">
        <w:rPr>
          <w:sz w:val="24"/>
        </w:rPr>
        <w:t>10</w:t>
      </w:r>
      <w:r w:rsidRPr="00C27C90">
        <w:rPr>
          <w:sz w:val="24"/>
        </w:rPr>
        <w:t>。</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0"/>
        <w:gridCol w:w="4060"/>
      </w:tblGrid>
      <w:tr w:rsidR="00A663D0" w:rsidRPr="00C27C90" w14:paraId="43FD4419" w14:textId="77777777" w:rsidTr="006A4D9C">
        <w:trPr>
          <w:jc w:val="center"/>
        </w:trPr>
        <w:tc>
          <w:tcPr>
            <w:tcW w:w="0" w:type="auto"/>
            <w:shd w:val="clear" w:color="auto" w:fill="auto"/>
            <w:vAlign w:val="center"/>
          </w:tcPr>
          <w:p w14:paraId="42FEF524" w14:textId="3AC6C9F1" w:rsidR="00A663D0" w:rsidRPr="00C27C90" w:rsidRDefault="00A663D0" w:rsidP="00C27C90">
            <w:pPr>
              <w:pStyle w:val="MDPI37itemize"/>
              <w:numPr>
                <w:ilvl w:val="0"/>
                <w:numId w:val="0"/>
              </w:numPr>
              <w:spacing w:before="60" w:after="60" w:line="240" w:lineRule="auto"/>
              <w:jc w:val="center"/>
              <w:rPr>
                <w:rFonts w:ascii="Times New Roman" w:eastAsia="宋体" w:hAnsi="Times New Roman"/>
                <w:sz w:val="24"/>
                <w:szCs w:val="24"/>
              </w:rPr>
            </w:pPr>
            <w:r w:rsidRPr="00C27C90">
              <w:rPr>
                <w:rFonts w:ascii="Times New Roman" w:eastAsia="宋体" w:hAnsi="Times New Roman"/>
                <w:noProof/>
                <w:sz w:val="24"/>
                <w:szCs w:val="24"/>
                <w:lang w:val="en-CA" w:eastAsia="en-CA" w:bidi="ar-SA"/>
              </w:rPr>
              <w:drawing>
                <wp:inline distT="0" distB="0" distL="0" distR="0" wp14:anchorId="4BA2E05B" wp14:editId="76411B72">
                  <wp:extent cx="2611755" cy="1089660"/>
                  <wp:effectExtent l="0" t="0" r="0" b="0"/>
                  <wp:docPr id="3943" name="图片 62" descr="A picture containing screenshot, diagram, lin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A picture containing screenshot, diagram, line, rectang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1755" cy="1089660"/>
                          </a:xfrm>
                          <a:prstGeom prst="rect">
                            <a:avLst/>
                          </a:prstGeom>
                          <a:noFill/>
                          <a:ln>
                            <a:noFill/>
                          </a:ln>
                        </pic:spPr>
                      </pic:pic>
                    </a:graphicData>
                  </a:graphic>
                </wp:inline>
              </w:drawing>
            </w:r>
          </w:p>
        </w:tc>
        <w:tc>
          <w:tcPr>
            <w:tcW w:w="0" w:type="auto"/>
            <w:shd w:val="clear" w:color="auto" w:fill="auto"/>
            <w:vAlign w:val="center"/>
          </w:tcPr>
          <w:p w14:paraId="4A0F31FB" w14:textId="1A20C45B" w:rsidR="00A663D0" w:rsidRPr="00C27C90" w:rsidRDefault="00A663D0" w:rsidP="00C27C90">
            <w:pPr>
              <w:pStyle w:val="MDPI37itemize"/>
              <w:numPr>
                <w:ilvl w:val="0"/>
                <w:numId w:val="0"/>
              </w:numPr>
              <w:spacing w:before="60" w:after="60" w:line="240" w:lineRule="auto"/>
              <w:jc w:val="center"/>
              <w:rPr>
                <w:rFonts w:ascii="Times New Roman" w:eastAsia="宋体" w:hAnsi="Times New Roman"/>
                <w:sz w:val="24"/>
                <w:szCs w:val="24"/>
              </w:rPr>
            </w:pPr>
            <w:r w:rsidRPr="00C27C90">
              <w:rPr>
                <w:rFonts w:ascii="Times New Roman" w:eastAsia="宋体" w:hAnsi="Times New Roman"/>
                <w:noProof/>
                <w:sz w:val="24"/>
                <w:szCs w:val="24"/>
                <w:lang w:val="en-CA" w:eastAsia="en-CA" w:bidi="ar-SA"/>
              </w:rPr>
              <w:drawing>
                <wp:inline distT="0" distB="0" distL="0" distR="0" wp14:anchorId="5CE5E0C6" wp14:editId="1EF4384E">
                  <wp:extent cx="2531110" cy="1053465"/>
                  <wp:effectExtent l="0" t="0" r="0" b="0"/>
                  <wp:docPr id="3942" name="图片 63" descr="A picture containing screenshot, diagram,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A picture containing screenshot, diagram, lin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1110" cy="1053465"/>
                          </a:xfrm>
                          <a:prstGeom prst="rect">
                            <a:avLst/>
                          </a:prstGeom>
                          <a:noFill/>
                          <a:ln>
                            <a:noFill/>
                          </a:ln>
                        </pic:spPr>
                      </pic:pic>
                    </a:graphicData>
                  </a:graphic>
                </wp:inline>
              </w:drawing>
            </w:r>
          </w:p>
        </w:tc>
      </w:tr>
      <w:tr w:rsidR="00A663D0" w:rsidRPr="00C27C90" w14:paraId="63828FEB" w14:textId="77777777" w:rsidTr="006A4D9C">
        <w:trPr>
          <w:jc w:val="center"/>
        </w:trPr>
        <w:tc>
          <w:tcPr>
            <w:tcW w:w="0" w:type="auto"/>
            <w:shd w:val="clear" w:color="auto" w:fill="auto"/>
            <w:vAlign w:val="center"/>
          </w:tcPr>
          <w:p w14:paraId="662A4BB8" w14:textId="77777777" w:rsidR="00A663D0" w:rsidRPr="00D45ABC" w:rsidRDefault="00A663D0" w:rsidP="00D45ABC">
            <w:pPr>
              <w:snapToGrid w:val="0"/>
              <w:spacing w:line="460" w:lineRule="exact"/>
              <w:jc w:val="center"/>
              <w:rPr>
                <w:rFonts w:eastAsia="楷体"/>
                <w:szCs w:val="21"/>
              </w:rPr>
            </w:pPr>
            <w:r w:rsidRPr="00D45ABC">
              <w:rPr>
                <w:rFonts w:eastAsia="楷体"/>
                <w:szCs w:val="21"/>
              </w:rPr>
              <w:t>(a)</w:t>
            </w:r>
          </w:p>
        </w:tc>
        <w:tc>
          <w:tcPr>
            <w:tcW w:w="0" w:type="auto"/>
            <w:shd w:val="clear" w:color="auto" w:fill="auto"/>
            <w:vAlign w:val="center"/>
          </w:tcPr>
          <w:p w14:paraId="7FA7CD79" w14:textId="77777777" w:rsidR="00A663D0" w:rsidRPr="00D45ABC" w:rsidRDefault="00A663D0" w:rsidP="00D45ABC">
            <w:pPr>
              <w:snapToGrid w:val="0"/>
              <w:spacing w:line="460" w:lineRule="exact"/>
              <w:ind w:firstLineChars="200" w:firstLine="420"/>
              <w:jc w:val="center"/>
              <w:rPr>
                <w:rFonts w:eastAsia="楷体"/>
                <w:szCs w:val="21"/>
              </w:rPr>
            </w:pPr>
            <w:r w:rsidRPr="00D45ABC">
              <w:rPr>
                <w:rFonts w:eastAsia="楷体"/>
                <w:szCs w:val="21"/>
              </w:rPr>
              <w:t>(b)</w:t>
            </w:r>
          </w:p>
        </w:tc>
      </w:tr>
      <w:tr w:rsidR="00A663D0" w:rsidRPr="00C27C90" w14:paraId="1F4CB6E1" w14:textId="77777777" w:rsidTr="006A4D9C">
        <w:trPr>
          <w:jc w:val="center"/>
        </w:trPr>
        <w:tc>
          <w:tcPr>
            <w:tcW w:w="0" w:type="auto"/>
            <w:shd w:val="clear" w:color="auto" w:fill="auto"/>
            <w:vAlign w:val="center"/>
          </w:tcPr>
          <w:p w14:paraId="22D8190B" w14:textId="666AE063" w:rsidR="00A663D0" w:rsidRPr="00C27C90" w:rsidRDefault="00A663D0" w:rsidP="00C27C90">
            <w:pPr>
              <w:pStyle w:val="MDPI37itemize"/>
              <w:numPr>
                <w:ilvl w:val="0"/>
                <w:numId w:val="0"/>
              </w:numPr>
              <w:spacing w:before="60" w:after="60" w:line="240" w:lineRule="auto"/>
              <w:jc w:val="center"/>
              <w:rPr>
                <w:rFonts w:ascii="Times New Roman" w:eastAsia="宋体" w:hAnsi="Times New Roman"/>
                <w:szCs w:val="20"/>
              </w:rPr>
            </w:pPr>
            <w:r w:rsidRPr="00C27C90">
              <w:rPr>
                <w:rFonts w:ascii="Times New Roman" w:eastAsia="宋体" w:hAnsi="Times New Roman"/>
                <w:noProof/>
                <w:szCs w:val="20"/>
                <w:lang w:val="en-CA" w:eastAsia="en-CA" w:bidi="ar-SA"/>
              </w:rPr>
              <w:drawing>
                <wp:inline distT="0" distB="0" distL="0" distR="0" wp14:anchorId="3201BEB9" wp14:editId="603B8504">
                  <wp:extent cx="2516505" cy="1045845"/>
                  <wp:effectExtent l="0" t="0" r="0" b="0"/>
                  <wp:docPr id="3941" name="图片 64" descr="A picture containing screenshot,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A picture containing screenshot, text, diagram, li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6505" cy="1045845"/>
                          </a:xfrm>
                          <a:prstGeom prst="rect">
                            <a:avLst/>
                          </a:prstGeom>
                          <a:noFill/>
                          <a:ln>
                            <a:noFill/>
                          </a:ln>
                        </pic:spPr>
                      </pic:pic>
                    </a:graphicData>
                  </a:graphic>
                </wp:inline>
              </w:drawing>
            </w:r>
          </w:p>
        </w:tc>
        <w:tc>
          <w:tcPr>
            <w:tcW w:w="0" w:type="auto"/>
            <w:shd w:val="clear" w:color="auto" w:fill="auto"/>
            <w:vAlign w:val="center"/>
          </w:tcPr>
          <w:p w14:paraId="57457956" w14:textId="307FA74F" w:rsidR="00A663D0" w:rsidRPr="00C27C90" w:rsidRDefault="00A663D0" w:rsidP="00C27C90">
            <w:pPr>
              <w:pStyle w:val="MDPI37itemize"/>
              <w:numPr>
                <w:ilvl w:val="0"/>
                <w:numId w:val="0"/>
              </w:numPr>
              <w:spacing w:before="60" w:after="60" w:line="240" w:lineRule="auto"/>
              <w:jc w:val="center"/>
              <w:rPr>
                <w:rFonts w:ascii="Times New Roman" w:eastAsia="宋体" w:hAnsi="Times New Roman"/>
                <w:szCs w:val="20"/>
              </w:rPr>
            </w:pPr>
            <w:r w:rsidRPr="00C27C90">
              <w:rPr>
                <w:rFonts w:ascii="Times New Roman" w:eastAsia="宋体" w:hAnsi="Times New Roman"/>
                <w:noProof/>
                <w:szCs w:val="20"/>
                <w:lang w:val="en-CA" w:eastAsia="en-CA" w:bidi="ar-SA"/>
              </w:rPr>
              <w:drawing>
                <wp:inline distT="0" distB="0" distL="0" distR="0" wp14:anchorId="32D02AB2" wp14:editId="0EA379AD">
                  <wp:extent cx="2545715" cy="1060450"/>
                  <wp:effectExtent l="0" t="0" r="0" b="0"/>
                  <wp:docPr id="3940" name="图片 65" descr="A picture containing screenshot,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A picture containing screenshot, text, diagram, lin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5715" cy="1060450"/>
                          </a:xfrm>
                          <a:prstGeom prst="rect">
                            <a:avLst/>
                          </a:prstGeom>
                          <a:noFill/>
                          <a:ln>
                            <a:noFill/>
                          </a:ln>
                        </pic:spPr>
                      </pic:pic>
                    </a:graphicData>
                  </a:graphic>
                </wp:inline>
              </w:drawing>
            </w:r>
          </w:p>
        </w:tc>
      </w:tr>
      <w:tr w:rsidR="00A663D0" w:rsidRPr="00D45ABC" w14:paraId="74302AFC" w14:textId="77777777" w:rsidTr="006A4D9C">
        <w:trPr>
          <w:jc w:val="center"/>
        </w:trPr>
        <w:tc>
          <w:tcPr>
            <w:tcW w:w="0" w:type="auto"/>
            <w:shd w:val="clear" w:color="auto" w:fill="auto"/>
            <w:vAlign w:val="center"/>
          </w:tcPr>
          <w:p w14:paraId="5D109906" w14:textId="77777777" w:rsidR="00A663D0" w:rsidRPr="00D45ABC" w:rsidRDefault="00A663D0" w:rsidP="00D45ABC">
            <w:pPr>
              <w:snapToGrid w:val="0"/>
              <w:spacing w:line="460" w:lineRule="exact"/>
              <w:jc w:val="center"/>
              <w:rPr>
                <w:rFonts w:eastAsia="楷体"/>
                <w:szCs w:val="21"/>
              </w:rPr>
            </w:pPr>
            <w:r w:rsidRPr="00D45ABC">
              <w:rPr>
                <w:rFonts w:eastAsia="楷体"/>
                <w:szCs w:val="21"/>
              </w:rPr>
              <w:t>(c)</w:t>
            </w:r>
          </w:p>
        </w:tc>
        <w:tc>
          <w:tcPr>
            <w:tcW w:w="0" w:type="auto"/>
            <w:shd w:val="clear" w:color="auto" w:fill="auto"/>
            <w:vAlign w:val="center"/>
          </w:tcPr>
          <w:p w14:paraId="60CB595D" w14:textId="77777777" w:rsidR="00A663D0" w:rsidRPr="00D45ABC" w:rsidRDefault="00A663D0" w:rsidP="00D45ABC">
            <w:pPr>
              <w:snapToGrid w:val="0"/>
              <w:spacing w:line="460" w:lineRule="exact"/>
              <w:jc w:val="center"/>
              <w:rPr>
                <w:rFonts w:eastAsia="楷体"/>
                <w:szCs w:val="21"/>
              </w:rPr>
            </w:pPr>
            <w:r w:rsidRPr="00D45ABC">
              <w:rPr>
                <w:rFonts w:eastAsia="楷体"/>
                <w:szCs w:val="21"/>
              </w:rPr>
              <w:t>(d)</w:t>
            </w:r>
          </w:p>
        </w:tc>
      </w:tr>
    </w:tbl>
    <w:p w14:paraId="22FAF889" w14:textId="4CF8B4C6" w:rsidR="00A663D0" w:rsidRPr="00781537" w:rsidRDefault="00A663D0" w:rsidP="00781537">
      <w:pPr>
        <w:adjustRightInd w:val="0"/>
        <w:snapToGrid w:val="0"/>
        <w:spacing w:line="460" w:lineRule="exact"/>
        <w:jc w:val="center"/>
        <w:textAlignment w:val="baseline"/>
        <w:rPr>
          <w:rFonts w:eastAsia="楷体"/>
          <w:szCs w:val="21"/>
        </w:rPr>
      </w:pPr>
      <w:r w:rsidRPr="00D45ABC">
        <w:rPr>
          <w:rFonts w:eastAsia="楷体"/>
          <w:szCs w:val="21"/>
        </w:rPr>
        <w:t>图</w:t>
      </w:r>
      <w:r w:rsidRPr="00D45ABC">
        <w:rPr>
          <w:rFonts w:eastAsia="楷体"/>
          <w:szCs w:val="21"/>
        </w:rPr>
        <w:t xml:space="preserve">2-3 </w:t>
      </w:r>
      <w:r w:rsidRPr="00D45ABC">
        <w:rPr>
          <w:rFonts w:eastAsia="楷体"/>
          <w:szCs w:val="21"/>
        </w:rPr>
        <w:t>反向解码甘特图</w:t>
      </w:r>
    </w:p>
    <w:p w14:paraId="111D6621" w14:textId="77777777" w:rsidR="00A663D0" w:rsidRPr="00C27C90" w:rsidRDefault="00A663D0" w:rsidP="00B51531">
      <w:pPr>
        <w:pStyle w:val="3"/>
        <w:adjustRightInd w:val="0"/>
        <w:snapToGrid w:val="0"/>
        <w:spacing w:before="0" w:after="0" w:line="460" w:lineRule="exact"/>
        <w:rPr>
          <w:sz w:val="24"/>
          <w:szCs w:val="24"/>
        </w:rPr>
      </w:pPr>
      <w:r w:rsidRPr="00C27C90">
        <w:rPr>
          <w:sz w:val="24"/>
          <w:szCs w:val="24"/>
        </w:rPr>
        <w:lastRenderedPageBreak/>
        <w:t xml:space="preserve">2.3.2 </w:t>
      </w:r>
      <w:r w:rsidRPr="00C27C90">
        <w:rPr>
          <w:sz w:val="24"/>
          <w:szCs w:val="24"/>
        </w:rPr>
        <w:t>初始化</w:t>
      </w:r>
    </w:p>
    <w:p w14:paraId="2FE3C8F8" w14:textId="536AF9CC" w:rsidR="00A663D0" w:rsidRPr="00C27C90" w:rsidRDefault="00A663D0" w:rsidP="00A663D0">
      <w:pPr>
        <w:adjustRightInd w:val="0"/>
        <w:snapToGrid w:val="0"/>
        <w:spacing w:line="460" w:lineRule="exact"/>
        <w:ind w:firstLineChars="200" w:firstLine="480"/>
        <w:rPr>
          <w:sz w:val="24"/>
        </w:rPr>
      </w:pPr>
      <w:r w:rsidRPr="00C27C90">
        <w:rPr>
          <w:sz w:val="24"/>
        </w:rPr>
        <w:t>IG</w:t>
      </w:r>
      <w:r w:rsidRPr="00C27C90">
        <w:rPr>
          <w:sz w:val="24"/>
        </w:rPr>
        <w:t>算法的性能很大程度上受到初始化策略的影响。许多学者已经证明</w:t>
      </w:r>
      <w:r w:rsidRPr="00C27C90">
        <w:rPr>
          <w:sz w:val="24"/>
        </w:rPr>
        <w:t>NEH</w:t>
      </w:r>
      <w:r w:rsidRPr="00C27C90">
        <w:rPr>
          <w:sz w:val="24"/>
        </w:rPr>
        <w:t>是一种针对离散调度问题的有效初始化方法</w:t>
      </w:r>
      <w:r w:rsidRPr="00C27C90">
        <w:rPr>
          <w:sz w:val="24"/>
        </w:rPr>
        <w:fldChar w:fldCharType="begin"/>
      </w:r>
      <w:r w:rsidR="009432A7">
        <w:rPr>
          <w:sz w:val="24"/>
        </w:rPr>
        <w:instrText xml:space="preserve"> ADDIN ZOTERO_ITEM CSL_CITATION {"citationID":"Dh7p8BeM","properties":{"formattedCitation":"\\super [17]\\nosupersub{}","plainCitation":"[17]","noteIndex":0},"citationItems":[{"id":3683,"uris":["http://zotero.org/users/9145449/items/DIMW3SAF"],"itemData":{"id":3683,"type":"article-journal","abstract":"In a general flow-shop situation, where all the jobs must pass through all the machines in the same order, certain heuristic algorithms propose that the jobs with higher total process time should be given higher priority than the jobs with less total process time. Based on this premise, a simple algorithm is presented in this paper, which produces very good sequences in comparison with existing heuristics. The results of the proposed algorithm have been compared with the results from 15 other algorithms in an independent study by Park [13], who shows that the proposed algorithm performs especially well on large flow-shop problems in both the static and dynamic sequencing environments.","container-title":"Omega","DOI":"10.1016/0305-0483(83)90088-9","ISSN":"0305-0483","issue":"1","journalAbbreviation":"Omega","language":"en","page":"91-95","source":"ScienceDirect","title":"A heuristic algorithm for the m-machine, n-job flow-shop sequencing problem","volume":"11","author":[{"family":"Nawaz","given":"Muhammad"},{"family":"Enscore","given":"E Emory"},{"family":"Ham","given":"Inyong"}],"issued":{"date-parts":[["1983",1,1]]}}}],"schema":"https://github.com/citation-style-language/schema/raw/master/csl-citation.json"} </w:instrText>
      </w:r>
      <w:r w:rsidRPr="00C27C90">
        <w:rPr>
          <w:sz w:val="24"/>
        </w:rPr>
        <w:fldChar w:fldCharType="separate"/>
      </w:r>
      <w:r w:rsidR="001647F0" w:rsidRPr="001647F0">
        <w:rPr>
          <w:kern w:val="0"/>
          <w:sz w:val="24"/>
          <w:vertAlign w:val="superscript"/>
        </w:rPr>
        <w:t>[17]</w:t>
      </w:r>
      <w:r w:rsidRPr="00C27C90">
        <w:rPr>
          <w:sz w:val="24"/>
        </w:rPr>
        <w:fldChar w:fldCharType="end"/>
      </w:r>
      <w:r w:rsidRPr="00C27C90">
        <w:rPr>
          <w:sz w:val="24"/>
        </w:rPr>
        <w:t>。</w:t>
      </w:r>
      <w:r w:rsidRPr="00C27C90">
        <w:rPr>
          <w:sz w:val="24"/>
        </w:rPr>
        <w:t>MME</w:t>
      </w:r>
      <w:r w:rsidRPr="00C27C90">
        <w:rPr>
          <w:sz w:val="24"/>
        </w:rPr>
        <w:t>在求解</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C27C90">
        <w:rPr>
          <w:sz w:val="24"/>
        </w:rPr>
        <w:t>方面具有良好的性能</w:t>
      </w:r>
      <w:r w:rsidRPr="00C27C90">
        <w:rPr>
          <w:sz w:val="24"/>
        </w:rPr>
        <w:fldChar w:fldCharType="begin"/>
      </w:r>
      <w:r w:rsidR="009432A7">
        <w:rPr>
          <w:sz w:val="24"/>
        </w:rPr>
        <w:instrText xml:space="preserve"> ADDIN ZOTERO_ITEM CSL_CITATION {"citationID":"95MOauQ6","properties":{"formattedCitation":"\\super [18]\\nosupersub{}","plainCitation":"[18]","noteIndex":0},"citationItems":[{"id":2158,"uris":["http://zotero.org/users/9145449/items/QYIGVH3T"],"itemData":{"id":2158,"type":"article-journal","abstract":"This paper analyzes the minimization of the makespan criterion for the ﬂowshop problem with blocking. In this environment, there are no buffers between successive machines, and therefore intermediate queues of jobs waiting in the system for their next operations are not allowed. As the problem is NP-hard, a constructive heuristic that explores speciﬁc characteristics of the problem is developed. The small computational effort of such strategy, which is valuable in practical applications, is one of the reasons that motivated this study. The performance of a combination of the proposed method with existing ones is examined through a comparative study. The new methods outperform the NEH algorithm, currently the best constructive heuristic for this problem, in problems with up to 500 jobs and 20 machines. r 2003 Elsevier Science B.V. All rights reserved.","container-title":"International Journal of Production Economics","DOI":"10.1016/S0925-5273(03)00065-3","ISSN":"09255273","issue":"1","journalAbbreviation":"International Journal of Production Economics","language":"en","page":"39-48","source":"DOI.org (Crossref)","title":"A note on constructive heuristics for the flowshop problem with blocking","volume":"87","author":[{"family":"Ronconi","given":"Débora P"}],"issued":{"date-parts":[["2004",1]]}}}],"schema":"https://github.com/citation-style-language/schema/raw/master/csl-citation.json"} </w:instrText>
      </w:r>
      <w:r w:rsidRPr="00C27C90">
        <w:rPr>
          <w:sz w:val="24"/>
        </w:rPr>
        <w:fldChar w:fldCharType="separate"/>
      </w:r>
      <w:r w:rsidR="001647F0" w:rsidRPr="001647F0">
        <w:rPr>
          <w:kern w:val="0"/>
          <w:sz w:val="24"/>
          <w:vertAlign w:val="superscript"/>
        </w:rPr>
        <w:t>[18]</w:t>
      </w:r>
      <w:r w:rsidRPr="00C27C90">
        <w:rPr>
          <w:sz w:val="24"/>
        </w:rPr>
        <w:fldChar w:fldCharType="end"/>
      </w:r>
      <w:r w:rsidRPr="00C27C90">
        <w:rPr>
          <w:sz w:val="24"/>
        </w:rPr>
        <w:t>。考虑到</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27C90">
        <w:rPr>
          <w:sz w:val="24"/>
        </w:rPr>
        <w:t>的阻塞特性，本章采用上述两种启发式作为求解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27C90">
        <w:rPr>
          <w:sz w:val="24"/>
        </w:rPr>
        <w:t>的初始化策略，以提高</w:t>
      </w:r>
      <w:r w:rsidRPr="00C27C90">
        <w:rPr>
          <w:sz w:val="24"/>
        </w:rPr>
        <w:t>VIG</w:t>
      </w:r>
      <w:r w:rsidRPr="00C27C90">
        <w:rPr>
          <w:sz w:val="24"/>
        </w:rPr>
        <w:t>的多样性。</w:t>
      </w:r>
    </w:p>
    <w:p w14:paraId="50A1A8C9" w14:textId="04E8C031" w:rsidR="00A663D0" w:rsidRPr="00C27C90" w:rsidRDefault="00A663D0" w:rsidP="00A663D0">
      <w:pPr>
        <w:adjustRightInd w:val="0"/>
        <w:snapToGrid w:val="0"/>
        <w:spacing w:line="460" w:lineRule="exact"/>
        <w:ind w:firstLineChars="200" w:firstLine="480"/>
        <w:rPr>
          <w:sz w:val="24"/>
        </w:rPr>
      </w:pPr>
      <w:r w:rsidRPr="00C27C90">
        <w:rPr>
          <w:sz w:val="24"/>
        </w:rPr>
        <w:t>本章通过生成多个解决方案来增强</w:t>
      </w:r>
      <w:r w:rsidRPr="00C27C90">
        <w:rPr>
          <w:sz w:val="24"/>
        </w:rPr>
        <w:t>VIG</w:t>
      </w:r>
      <w:r w:rsidRPr="00C27C90">
        <w:rPr>
          <w:sz w:val="24"/>
        </w:rPr>
        <w:t>的多样性。因此，使用不同的初始化策略来求解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27C90">
        <w:rPr>
          <w:sz w:val="24"/>
        </w:rPr>
        <w:t>：</w:t>
      </w:r>
      <w:r w:rsidRPr="00C27C90">
        <w:rPr>
          <w:sz w:val="24"/>
        </w:rPr>
        <w:t>NEH</w:t>
      </w:r>
      <w:r w:rsidRPr="00C27C90">
        <w:rPr>
          <w:sz w:val="24"/>
        </w:rPr>
        <w:t>采用正向解码计算工件序列的完成时间，</w:t>
      </w:r>
      <w:r w:rsidRPr="00C27C90">
        <w:rPr>
          <w:sz w:val="24"/>
        </w:rPr>
        <w:t>MME</w:t>
      </w:r>
      <w:r w:rsidRPr="00C27C90">
        <w:rPr>
          <w:sz w:val="24"/>
        </w:rPr>
        <w:t>采用反向解码计算工件序列的完成时间。此时，可以保证得到两个高质量的初始解。在下一个循环中，可以在不同的方向上优化两个初始解，进一步拓宽搜索空间并增加解的多样性。</w:t>
      </w:r>
    </w:p>
    <w:p w14:paraId="6E0D03D3" w14:textId="77777777" w:rsidR="00B51531" w:rsidRPr="00AE63A3" w:rsidRDefault="00B51531" w:rsidP="00AE63A3">
      <w:pPr>
        <w:pStyle w:val="3"/>
        <w:adjustRightInd w:val="0"/>
        <w:snapToGrid w:val="0"/>
        <w:spacing w:before="0" w:after="0" w:line="460" w:lineRule="exact"/>
        <w:rPr>
          <w:sz w:val="24"/>
          <w:szCs w:val="24"/>
        </w:rPr>
      </w:pPr>
      <w:r w:rsidRPr="00AE63A3">
        <w:rPr>
          <w:sz w:val="24"/>
          <w:szCs w:val="24"/>
        </w:rPr>
        <w:t>2.3.</w:t>
      </w:r>
      <w:r w:rsidRPr="00AE63A3">
        <w:rPr>
          <w:rFonts w:hint="eastAsia"/>
          <w:sz w:val="24"/>
          <w:szCs w:val="24"/>
        </w:rPr>
        <w:t>3</w:t>
      </w:r>
      <w:r w:rsidRPr="00AE63A3">
        <w:rPr>
          <w:sz w:val="24"/>
          <w:szCs w:val="24"/>
        </w:rPr>
        <w:t xml:space="preserve"> </w:t>
      </w:r>
      <w:r w:rsidRPr="00AE63A3">
        <w:rPr>
          <w:rFonts w:hint="eastAsia"/>
          <w:sz w:val="24"/>
          <w:szCs w:val="24"/>
        </w:rPr>
        <w:t>破坏与重构</w:t>
      </w:r>
    </w:p>
    <w:p w14:paraId="1A731791" w14:textId="3ACA418B" w:rsidR="000B1A1E" w:rsidRPr="000B1A1E" w:rsidRDefault="00B51531" w:rsidP="000B1A1E">
      <w:pPr>
        <w:spacing w:line="460" w:lineRule="exact"/>
        <w:ind w:firstLineChars="200" w:firstLine="480"/>
        <w:rPr>
          <w:sz w:val="24"/>
        </w:rPr>
      </w:pPr>
      <w:r w:rsidRPr="00B51531">
        <w:rPr>
          <w:sz w:val="24"/>
        </w:rPr>
        <w:t>在传统</w:t>
      </w:r>
      <w:r w:rsidRPr="00B51531">
        <w:rPr>
          <w:sz w:val="24"/>
        </w:rPr>
        <w:t>IG</w:t>
      </w:r>
      <w:r w:rsidRPr="00B51531">
        <w:rPr>
          <w:sz w:val="24"/>
        </w:rPr>
        <w:t>算法中，破坏和重构</w:t>
      </w:r>
      <w:r w:rsidR="00216ECD">
        <w:rPr>
          <w:rFonts w:hint="eastAsia"/>
          <w:sz w:val="24"/>
        </w:rPr>
        <w:t>（</w:t>
      </w:r>
      <w:r w:rsidR="00216ECD" w:rsidRPr="00216ECD">
        <w:rPr>
          <w:sz w:val="24"/>
        </w:rPr>
        <w:t xml:space="preserve">Destruction and </w:t>
      </w:r>
      <w:r w:rsidR="00216ECD">
        <w:rPr>
          <w:rFonts w:hint="eastAsia"/>
          <w:sz w:val="24"/>
        </w:rPr>
        <w:t>R</w:t>
      </w:r>
      <w:r w:rsidR="00216ECD" w:rsidRPr="00216ECD">
        <w:rPr>
          <w:sz w:val="24"/>
        </w:rPr>
        <w:t>econstruction</w:t>
      </w:r>
      <w:r w:rsidR="00216ECD">
        <w:rPr>
          <w:rFonts w:hint="eastAsia"/>
          <w:sz w:val="24"/>
        </w:rPr>
        <w:t>，</w:t>
      </w:r>
      <w:r w:rsidR="00216ECD">
        <w:rPr>
          <w:rFonts w:hint="eastAsia"/>
          <w:sz w:val="24"/>
        </w:rPr>
        <w:t>DR</w:t>
      </w:r>
      <w:r w:rsidR="00216ECD">
        <w:rPr>
          <w:rFonts w:hint="eastAsia"/>
          <w:sz w:val="24"/>
        </w:rPr>
        <w:t>）</w:t>
      </w:r>
      <w:r w:rsidR="00F26CAC">
        <w:rPr>
          <w:rFonts w:hint="eastAsia"/>
          <w:sz w:val="24"/>
        </w:rPr>
        <w:t>操作</w:t>
      </w:r>
      <w:r w:rsidRPr="00B51531">
        <w:rPr>
          <w:sz w:val="24"/>
        </w:rPr>
        <w:t>会对当前解产生强烈干扰，增加解的多样性。在破坏阶段，</w:t>
      </w:r>
      <w:r w:rsidR="00F26CAC">
        <w:rPr>
          <w:rFonts w:hint="eastAsia"/>
          <w:sz w:val="24"/>
        </w:rPr>
        <w:t>算法</w:t>
      </w:r>
      <w:r w:rsidRPr="00B51531">
        <w:rPr>
          <w:sz w:val="24"/>
        </w:rPr>
        <w:t>随机删除</w:t>
      </w:r>
      <m:oMath>
        <m:r>
          <w:rPr>
            <w:rFonts w:ascii="Cambria Math" w:hAnsi="Cambria Math"/>
            <w:sz w:val="24"/>
          </w:rPr>
          <m:t>d</m:t>
        </m:r>
      </m:oMath>
      <w:proofErr w:type="gramStart"/>
      <w:r w:rsidRPr="00B51531">
        <w:rPr>
          <w:sz w:val="24"/>
        </w:rPr>
        <w:t>个</w:t>
      </w:r>
      <w:proofErr w:type="gramEnd"/>
      <w:r w:rsidRPr="00B51531">
        <w:rPr>
          <w:sz w:val="24"/>
        </w:rPr>
        <w:t>工件，</w:t>
      </w:r>
      <w:r w:rsidR="00F26CAC">
        <w:rPr>
          <w:rFonts w:hint="eastAsia"/>
          <w:sz w:val="24"/>
        </w:rPr>
        <w:t>将其组合</w:t>
      </w:r>
      <w:r w:rsidRPr="00B51531">
        <w:rPr>
          <w:sz w:val="24"/>
        </w:rPr>
        <w:t>成</w:t>
      </w:r>
      <w:r w:rsidR="00F26CAC">
        <w:rPr>
          <w:rFonts w:hint="eastAsia"/>
          <w:sz w:val="24"/>
        </w:rPr>
        <w:t>一个</w:t>
      </w:r>
      <w:r w:rsidRPr="00B51531">
        <w:rPr>
          <w:sz w:val="24"/>
        </w:rPr>
        <w:t>集合</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B51531">
        <w:rPr>
          <w:sz w:val="24"/>
        </w:rPr>
        <w:t>，</w:t>
      </w:r>
      <w:r w:rsidR="00F26CAC">
        <w:rPr>
          <w:rFonts w:hint="eastAsia"/>
          <w:sz w:val="24"/>
        </w:rPr>
        <w:t>而剩余的</w:t>
      </w:r>
      <w:r w:rsidRPr="00B51531">
        <w:rPr>
          <w:sz w:val="24"/>
        </w:rPr>
        <w:t>工件</w:t>
      </w:r>
      <w:r w:rsidR="00F26CAC">
        <w:rPr>
          <w:rFonts w:hint="eastAsia"/>
          <w:sz w:val="24"/>
        </w:rPr>
        <w:t>则构</w:t>
      </w:r>
      <w:r w:rsidRPr="00B51531">
        <w:rPr>
          <w:sz w:val="24"/>
        </w:rPr>
        <w:t>成一个部分解。在重构阶段，</w:t>
      </w:r>
      <w:r w:rsidR="00CE77E2">
        <w:rPr>
          <w:rFonts w:hint="eastAsia"/>
          <w:sz w:val="24"/>
        </w:rPr>
        <w:t>算法</w:t>
      </w:r>
      <w:r w:rsidRPr="00B51531">
        <w:rPr>
          <w:sz w:val="24"/>
        </w:rPr>
        <w:t>从</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B51531">
        <w:rPr>
          <w:sz w:val="24"/>
        </w:rPr>
        <w:t>中随机提取一个工件，尝试将</w:t>
      </w:r>
      <w:r w:rsidR="00CE77E2">
        <w:rPr>
          <w:rFonts w:hint="eastAsia"/>
          <w:sz w:val="24"/>
        </w:rPr>
        <w:t>其</w:t>
      </w:r>
      <w:r w:rsidRPr="00B51531">
        <w:rPr>
          <w:sz w:val="24"/>
        </w:rPr>
        <w:t>插入到</w:t>
      </w:r>
      <w:r w:rsidRPr="00B51531">
        <w:rPr>
          <w:rFonts w:hint="eastAsia"/>
          <w:sz w:val="24"/>
        </w:rPr>
        <w:t>部分解</w:t>
      </w:r>
      <w:r w:rsidRPr="00B51531">
        <w:rPr>
          <w:sz w:val="24"/>
        </w:rPr>
        <w:t>的所有位置。</w:t>
      </w:r>
      <w:r w:rsidR="00CE77E2" w:rsidRPr="00CE77E2">
        <w:rPr>
          <w:rFonts w:hint="eastAsia"/>
          <w:sz w:val="24"/>
        </w:rPr>
        <w:t>为了计算工件的完成时间，算法采用了正向和反向两种解码方式</w:t>
      </w:r>
      <w:r w:rsidRPr="00B51531">
        <w:rPr>
          <w:sz w:val="24"/>
        </w:rPr>
        <w:t>。若</w:t>
      </w:r>
      <m:oMath>
        <m:r>
          <w:rPr>
            <w:rFonts w:ascii="Cambria Math" w:hAnsi="Cambria Math"/>
            <w:sz w:val="24"/>
          </w:rPr>
          <m:t>ward=0</m:t>
        </m:r>
      </m:oMath>
      <w:r w:rsidRPr="00B51531">
        <w:rPr>
          <w:sz w:val="24"/>
        </w:rPr>
        <w:t>，则采用正向解码来评估目标函数</w:t>
      </w:r>
      <w:r w:rsidRPr="00B51531">
        <w:rPr>
          <w:rFonts w:hint="eastAsia"/>
          <w:sz w:val="24"/>
        </w:rPr>
        <w:t>，否则</w:t>
      </w:r>
      <w:r w:rsidRPr="00B51531">
        <w:rPr>
          <w:sz w:val="24"/>
        </w:rPr>
        <w:t>采用反向解码</w:t>
      </w:r>
      <w:r w:rsidRPr="00B51531">
        <w:rPr>
          <w:rFonts w:hint="eastAsia"/>
          <w:sz w:val="24"/>
        </w:rPr>
        <w:t>，将工件插入到部分解中的最好位置</w:t>
      </w:r>
      <w:r w:rsidRPr="00B51531">
        <w:rPr>
          <w:sz w:val="24"/>
        </w:rPr>
        <w:t>。重复上述过程，直到</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B51531">
        <w:rPr>
          <w:sz w:val="24"/>
        </w:rPr>
        <w:t>中的所有工件都被移除。算法</w:t>
      </w:r>
      <w:r w:rsidRPr="00B51531">
        <w:rPr>
          <w:sz w:val="24"/>
        </w:rPr>
        <w:t>2-1</w:t>
      </w:r>
      <w:r w:rsidRPr="00B51531">
        <w:rPr>
          <w:sz w:val="24"/>
        </w:rPr>
        <w:t>显示了破坏和重构策略的伪代码。</w:t>
      </w:r>
    </w:p>
    <w:tbl>
      <w:tblPr>
        <w:tblW w:w="8058" w:type="dxa"/>
        <w:tblBorders>
          <w:top w:val="single" w:sz="6" w:space="0" w:color="auto"/>
          <w:bottom w:val="single" w:sz="6" w:space="0" w:color="auto"/>
        </w:tblBorders>
        <w:tblLayout w:type="fixed"/>
        <w:tblCellMar>
          <w:left w:w="0" w:type="dxa"/>
          <w:right w:w="0" w:type="dxa"/>
        </w:tblCellMar>
        <w:tblLook w:val="04A0" w:firstRow="1" w:lastRow="0" w:firstColumn="1" w:lastColumn="0" w:noHBand="0" w:noVBand="1"/>
      </w:tblPr>
      <w:tblGrid>
        <w:gridCol w:w="8058"/>
      </w:tblGrid>
      <w:tr w:rsidR="00B51531" w:rsidRPr="00B51531" w14:paraId="6011EF13" w14:textId="77777777" w:rsidTr="002F019C">
        <w:trPr>
          <w:trHeight w:val="330"/>
        </w:trPr>
        <w:tc>
          <w:tcPr>
            <w:tcW w:w="8058" w:type="dxa"/>
            <w:tcBorders>
              <w:top w:val="single" w:sz="6" w:space="0" w:color="auto"/>
              <w:bottom w:val="single" w:sz="6" w:space="0" w:color="auto"/>
            </w:tcBorders>
            <w:shd w:val="clear" w:color="auto" w:fill="auto"/>
            <w:vAlign w:val="center"/>
          </w:tcPr>
          <w:p w14:paraId="714786F9" w14:textId="77777777" w:rsidR="00B51531" w:rsidRPr="00B51531" w:rsidRDefault="00B51531" w:rsidP="00770780">
            <w:pPr>
              <w:pStyle w:val="MDPI42tablebody"/>
              <w:jc w:val="both"/>
              <w:rPr>
                <w:rFonts w:ascii="Times New Roman" w:eastAsia="宋体" w:hAnsi="Times New Roman"/>
                <w:b/>
                <w:snapToGrid/>
                <w:lang w:eastAsia="zh-CN"/>
              </w:rPr>
            </w:pPr>
            <w:r w:rsidRPr="00B51531">
              <w:rPr>
                <w:rFonts w:ascii="Times New Roman" w:eastAsia="宋体" w:hAnsi="Times New Roman"/>
                <w:b/>
                <w:snapToGrid/>
                <w:lang w:eastAsia="zh-CN"/>
              </w:rPr>
              <w:t>算法</w:t>
            </w:r>
            <w:r w:rsidRPr="00B51531">
              <w:rPr>
                <w:rFonts w:ascii="Times New Roman" w:eastAsia="宋体" w:hAnsi="Times New Roman"/>
                <w:b/>
                <w:snapToGrid/>
                <w:lang w:eastAsia="zh-CN"/>
              </w:rPr>
              <w:t xml:space="preserve">2-1 </w:t>
            </w:r>
            <w:r w:rsidRPr="00B51531">
              <w:rPr>
                <w:rFonts w:ascii="Times New Roman" w:eastAsia="宋体" w:hAnsi="Times New Roman"/>
                <w:bCs/>
                <w:snapToGrid/>
                <w:lang w:eastAsia="zh-CN"/>
              </w:rPr>
              <w:t>破坏</w:t>
            </w:r>
            <w:r w:rsidRPr="00B51531">
              <w:rPr>
                <w:rFonts w:ascii="Times New Roman" w:eastAsia="宋体" w:hAnsi="Times New Roman" w:hint="eastAsia"/>
                <w:bCs/>
                <w:snapToGrid/>
                <w:lang w:eastAsia="zh-CN"/>
              </w:rPr>
              <w:t>与</w:t>
            </w:r>
            <w:r w:rsidRPr="00B51531">
              <w:rPr>
                <w:rFonts w:ascii="Times New Roman" w:eastAsia="宋体" w:hAnsi="Times New Roman"/>
                <w:bCs/>
                <w:snapToGrid/>
                <w:lang w:eastAsia="zh-CN"/>
              </w:rPr>
              <w:t>重构</w:t>
            </w:r>
            <w:r w:rsidRPr="00B51531">
              <w:rPr>
                <w:rFonts w:ascii="Times New Roman" w:eastAsia="宋体" w:hAnsi="Times New Roman" w:hint="eastAsia"/>
                <w:bCs/>
                <w:snapToGrid/>
                <w:lang w:eastAsia="zh-CN"/>
              </w:rPr>
              <w:t>策略</w:t>
            </w:r>
          </w:p>
        </w:tc>
      </w:tr>
      <w:tr w:rsidR="00B51531" w:rsidRPr="00B51531" w14:paraId="40DC1B2E" w14:textId="77777777" w:rsidTr="002F019C">
        <w:trPr>
          <w:trHeight w:val="370"/>
        </w:trPr>
        <w:tc>
          <w:tcPr>
            <w:tcW w:w="8058" w:type="dxa"/>
            <w:tcBorders>
              <w:top w:val="single" w:sz="6" w:space="0" w:color="auto"/>
            </w:tcBorders>
            <w:shd w:val="clear" w:color="auto" w:fill="auto"/>
            <w:vAlign w:val="center"/>
          </w:tcPr>
          <w:p w14:paraId="2B0D860B" w14:textId="410E3B22" w:rsidR="00B51531" w:rsidRPr="00B51531" w:rsidRDefault="00B51531" w:rsidP="00770780">
            <w:pPr>
              <w:pStyle w:val="MDPI42tablebody"/>
              <w:jc w:val="both"/>
              <w:rPr>
                <w:rFonts w:ascii="Times New Roman" w:eastAsia="宋体" w:hAnsi="Times New Roman"/>
                <w:b/>
                <w:snapToGrid/>
                <w:lang w:eastAsia="zh-CN"/>
              </w:rPr>
            </w:pPr>
            <w:r w:rsidRPr="00B51531">
              <w:rPr>
                <w:rFonts w:ascii="Times New Roman" w:eastAsia="宋体" w:hAnsi="Times New Roman"/>
                <w:bCs/>
                <w:snapToGrid/>
                <w:lang w:eastAsia="zh-CN"/>
              </w:rPr>
              <w:t>输入</w:t>
            </w:r>
            <w:r w:rsidRPr="00B51531">
              <w:rPr>
                <w:rFonts w:ascii="Times New Roman" w:eastAsia="宋体" w:hAnsi="Times New Roman" w:hint="eastAsia"/>
                <w:bCs/>
                <w:snapToGrid/>
                <w:lang w:eastAsia="zh-CN"/>
              </w:rPr>
              <w:t>：</w:t>
            </w:r>
            <w:r w:rsidRPr="00B51531">
              <w:rPr>
                <w:rFonts w:ascii="Times New Roman" w:eastAsia="宋体" w:hAnsi="Times New Roman"/>
                <w:lang w:eastAsia="zh-CN"/>
              </w:rPr>
              <w:t>解</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temp</m:t>
                  </m:r>
                </m:sup>
              </m:sSup>
            </m:oMath>
            <w:r w:rsidRPr="00B51531">
              <w:rPr>
                <w:rFonts w:ascii="Times New Roman" w:eastAsia="宋体" w:hAnsi="Times New Roman"/>
              </w:rPr>
              <w:t xml:space="preserve">, </w:t>
            </w:r>
            <w:r w:rsidRPr="00B51531">
              <w:rPr>
                <w:rFonts w:ascii="Times New Roman" w:eastAsia="宋体" w:hAnsi="Times New Roman"/>
                <w:lang w:eastAsia="zh-CN"/>
              </w:rPr>
              <w:t>参数</w:t>
            </w:r>
            <m:oMath>
              <m:r>
                <w:rPr>
                  <w:rFonts w:ascii="Cambria Math" w:eastAsia="宋体" w:hAnsi="Cambria Math"/>
                  <w:lang w:eastAsia="zh-CN"/>
                </w:rPr>
                <m:t>d</m:t>
              </m:r>
            </m:oMath>
            <w:r w:rsidRPr="00B51531">
              <w:rPr>
                <w:rFonts w:ascii="Times New Roman" w:eastAsia="宋体" w:hAnsi="Times New Roman"/>
              </w:rPr>
              <w:t xml:space="preserve">, </w:t>
            </w:r>
            <w:r w:rsidRPr="00B51531">
              <w:rPr>
                <w:rFonts w:ascii="Times New Roman" w:eastAsia="宋体" w:hAnsi="Times New Roman"/>
                <w:lang w:eastAsia="zh-CN"/>
              </w:rPr>
              <w:t>用于判断正向、反向解码的参数</w:t>
            </w:r>
            <m:oMath>
              <m:r>
                <w:rPr>
                  <w:rFonts w:ascii="Cambria Math" w:eastAsia="宋体" w:hAnsi="Cambria Math"/>
                  <w:lang w:eastAsia="zh-CN"/>
                </w:rPr>
                <m:t>ward</m:t>
              </m:r>
            </m:oMath>
          </w:p>
        </w:tc>
      </w:tr>
      <w:tr w:rsidR="00B51531" w:rsidRPr="00B51531" w14:paraId="6EB8891F" w14:textId="77777777" w:rsidTr="002F019C">
        <w:trPr>
          <w:trHeight w:val="370"/>
        </w:trPr>
        <w:tc>
          <w:tcPr>
            <w:tcW w:w="8058" w:type="dxa"/>
            <w:shd w:val="clear" w:color="auto" w:fill="auto"/>
          </w:tcPr>
          <w:p w14:paraId="570B7C9D" w14:textId="604AA8FE"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01</w:t>
            </w:r>
            <w:r w:rsidRPr="00B51531">
              <w:rPr>
                <w:rFonts w:ascii="Times New Roman" w:eastAsia="宋体" w:hAnsi="Times New Roman" w:hint="eastAsia"/>
                <w:lang w:eastAsia="zh-CN"/>
              </w:rPr>
              <w:t>：</w:t>
            </w:r>
            <w:r w:rsidRPr="00B51531">
              <w:rPr>
                <w:rFonts w:ascii="Times New Roman" w:eastAsia="宋体" w:hAnsi="Times New Roman"/>
                <w:lang w:eastAsia="zh-CN"/>
              </w:rPr>
              <w:t>集合</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r</m:t>
                  </m:r>
                </m:sup>
              </m:sSup>
            </m:oMath>
            <w:r w:rsidRPr="00B51531">
              <w:rPr>
                <w:rFonts w:ascii="Times New Roman" w:eastAsia="宋体" w:hAnsi="Times New Roman" w:hint="eastAsia"/>
                <w:lang w:eastAsia="zh-CN"/>
              </w:rPr>
              <w:t>清空</w:t>
            </w:r>
          </w:p>
        </w:tc>
      </w:tr>
      <w:tr w:rsidR="00B51531" w:rsidRPr="00B51531" w14:paraId="6DD5599A" w14:textId="77777777" w:rsidTr="002F019C">
        <w:trPr>
          <w:trHeight w:val="370"/>
        </w:trPr>
        <w:tc>
          <w:tcPr>
            <w:tcW w:w="8058" w:type="dxa"/>
            <w:shd w:val="clear" w:color="auto" w:fill="auto"/>
          </w:tcPr>
          <w:p w14:paraId="38714E4B" w14:textId="39F5DDA0"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02</w:t>
            </w:r>
            <w:r w:rsidRPr="00B51531">
              <w:rPr>
                <w:rFonts w:ascii="Times New Roman" w:eastAsia="宋体" w:hAnsi="Times New Roman" w:hint="eastAsia"/>
                <w:lang w:eastAsia="zh-CN"/>
              </w:rPr>
              <w:t>：</w:t>
            </w:r>
            <w:r w:rsidRPr="00B51531">
              <w:rPr>
                <w:rFonts w:ascii="Times New Roman" w:eastAsia="宋体" w:hAnsi="Times New Roman"/>
                <w:b/>
                <w:iCs/>
                <w:color w:val="000000" w:themeColor="text1"/>
                <w:lang w:eastAsia="zh-CN"/>
              </w:rPr>
              <w:t xml:space="preserve">while </w:t>
            </w:r>
            <w:r w:rsidRPr="00B51531">
              <w:rPr>
                <w:rFonts w:ascii="Times New Roman" w:eastAsia="宋体" w:hAnsi="Times New Roman"/>
                <w:bCs/>
                <w:iCs/>
                <w:color w:val="000000" w:themeColor="text1"/>
                <w:lang w:eastAsia="zh-CN"/>
              </w:rPr>
              <w:t>(</w:t>
            </w:r>
            <m:oMath>
              <m:d>
                <m:dPr>
                  <m:begChr m:val="|"/>
                  <m:endChr m:val="|"/>
                  <m:ctrlPr>
                    <w:rPr>
                      <w:rFonts w:ascii="Cambria Math" w:eastAsia="宋体" w:hAnsi="Cambria Math"/>
                      <w:bCs/>
                      <w:iCs/>
                      <w:color w:val="000000" w:themeColor="text1"/>
                      <w:lang w:eastAsia="zh-CN"/>
                    </w:rPr>
                  </m:ctrlPr>
                </m:dPr>
                <m:e>
                  <m:sSup>
                    <m:sSupPr>
                      <m:ctrlPr>
                        <w:rPr>
                          <w:rFonts w:ascii="Cambria Math" w:eastAsia="宋体" w:hAnsi="Cambria Math"/>
                          <w:bCs/>
                          <w:iCs/>
                          <w:color w:val="000000" w:themeColor="text1"/>
                          <w:lang w:eastAsia="zh-CN"/>
                        </w:rPr>
                      </m:ctrlPr>
                    </m:sSupPr>
                    <m:e>
                      <m:r>
                        <w:rPr>
                          <w:rFonts w:ascii="Cambria Math" w:eastAsia="宋体" w:hAnsi="Cambria Math"/>
                          <w:color w:val="000000" w:themeColor="text1"/>
                          <w:lang w:eastAsia="zh-CN"/>
                        </w:rPr>
                        <m:t>π</m:t>
                      </m:r>
                    </m:e>
                    <m:sup>
                      <m:r>
                        <w:rPr>
                          <w:rFonts w:ascii="Cambria Math" w:eastAsia="宋体" w:hAnsi="Cambria Math"/>
                          <w:color w:val="000000" w:themeColor="text1"/>
                          <w:lang w:eastAsia="zh-CN"/>
                        </w:rPr>
                        <m:t>r</m:t>
                      </m:r>
                    </m:sup>
                  </m:sSup>
                </m:e>
              </m:d>
              <m:r>
                <w:rPr>
                  <w:rFonts w:ascii="Cambria Math" w:eastAsia="宋体" w:hAnsi="Cambria Math"/>
                  <w:color w:val="000000" w:themeColor="text1"/>
                  <w:lang w:eastAsia="zh-CN"/>
                </w:rPr>
                <m:t>&lt;d</m:t>
              </m:r>
            </m:oMath>
            <w:r w:rsidRPr="00B51531">
              <w:rPr>
                <w:rFonts w:ascii="Times New Roman" w:eastAsia="宋体" w:hAnsi="Times New Roman"/>
                <w:bCs/>
                <w:iCs/>
                <w:color w:val="000000" w:themeColor="text1"/>
                <w:lang w:eastAsia="zh-CN"/>
              </w:rPr>
              <w:t>)</w:t>
            </w:r>
          </w:p>
        </w:tc>
      </w:tr>
      <w:tr w:rsidR="00B51531" w:rsidRPr="00B51531" w14:paraId="75D6E5B9" w14:textId="77777777" w:rsidTr="002F019C">
        <w:trPr>
          <w:trHeight w:val="380"/>
        </w:trPr>
        <w:tc>
          <w:tcPr>
            <w:tcW w:w="8058" w:type="dxa"/>
            <w:shd w:val="clear" w:color="auto" w:fill="auto"/>
          </w:tcPr>
          <w:p w14:paraId="2CDB584A" w14:textId="3F33C37C"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03</w:t>
            </w:r>
            <w:r w:rsidRPr="00B51531">
              <w:rPr>
                <w:rFonts w:ascii="Times New Roman" w:eastAsia="宋体" w:hAnsi="Times New Roman" w:hint="eastAsia"/>
                <w:lang w:eastAsia="zh-CN"/>
              </w:rPr>
              <w:t>：</w:t>
            </w:r>
            <w:r w:rsidRPr="00B51531">
              <w:rPr>
                <w:rFonts w:ascii="Times New Roman" w:eastAsia="宋体" w:hAnsi="Times New Roman"/>
              </w:rPr>
              <w:t xml:space="preserve">  </w:t>
            </w:r>
            <m:oMath>
              <m:r>
                <w:rPr>
                  <w:rFonts w:ascii="Cambria Math" w:eastAsia="宋体" w:hAnsi="Cambria Math"/>
                </w:rPr>
                <m:t>pt=rand</m:t>
              </m:r>
              <m:d>
                <m:dPr>
                  <m:ctrlPr>
                    <w:rPr>
                      <w:rFonts w:ascii="Cambria Math" w:eastAsia="宋体" w:hAnsi="Cambria Math"/>
                    </w:rPr>
                  </m:ctrlPr>
                </m:dPr>
                <m:e>
                  <m:r>
                    <w:rPr>
                      <w:rFonts w:ascii="Cambria Math" w:eastAsia="宋体" w:hAnsi="Cambria Math"/>
                    </w:rPr>
                    <m:t>0</m:t>
                  </m:r>
                  <m:r>
                    <m:rPr>
                      <m:sty m:val="p"/>
                    </m:rPr>
                    <w:rPr>
                      <w:rFonts w:ascii="Cambria Math" w:eastAsia="宋体" w:hAnsi="Cambria Math"/>
                    </w:rPr>
                    <m:t>,</m:t>
                  </m:r>
                  <m:d>
                    <m:dPr>
                      <m:begChr m:val="|"/>
                      <m:endChr m:val="|"/>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π</m:t>
                          </m:r>
                        </m:e>
                        <m:sup>
                          <m:r>
                            <w:rPr>
                              <w:rFonts w:ascii="Cambria Math" w:eastAsia="宋体" w:hAnsi="Cambria Math"/>
                            </w:rPr>
                            <m:t>temp</m:t>
                          </m:r>
                        </m:sup>
                      </m:sSup>
                    </m:e>
                  </m:d>
                </m:e>
              </m:d>
            </m:oMath>
          </w:p>
        </w:tc>
      </w:tr>
      <w:tr w:rsidR="00B51531" w:rsidRPr="00B51531" w14:paraId="09684FA8" w14:textId="77777777" w:rsidTr="002F019C">
        <w:trPr>
          <w:trHeight w:val="370"/>
        </w:trPr>
        <w:tc>
          <w:tcPr>
            <w:tcW w:w="8058" w:type="dxa"/>
            <w:tcBorders>
              <w:bottom w:val="nil"/>
            </w:tcBorders>
            <w:shd w:val="clear" w:color="auto" w:fill="auto"/>
          </w:tcPr>
          <w:p w14:paraId="5037D80D" w14:textId="3BE0795A"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04</w:t>
            </w:r>
            <w:r w:rsidRPr="00B51531">
              <w:rPr>
                <w:rFonts w:ascii="Times New Roman" w:eastAsia="宋体" w:hAnsi="Times New Roman" w:hint="eastAsia"/>
                <w:lang w:eastAsia="zh-CN"/>
              </w:rPr>
              <w:t>：</w:t>
            </w:r>
            <w:r w:rsidRPr="00B51531">
              <w:rPr>
                <w:rFonts w:ascii="Times New Roman" w:eastAsia="宋体" w:hAnsi="Times New Roman"/>
              </w:rPr>
              <w:t xml:space="preserve">  </w:t>
            </w:r>
            <w:r w:rsidRPr="00B51531">
              <w:rPr>
                <w:rFonts w:ascii="Times New Roman" w:eastAsia="宋体" w:hAnsi="Times New Roman"/>
                <w:lang w:eastAsia="zh-CN"/>
              </w:rPr>
              <w:t>提取</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temp</m:t>
                  </m:r>
                </m:sup>
              </m:sSup>
            </m:oMath>
            <w:r w:rsidRPr="00B51531">
              <w:rPr>
                <w:rFonts w:ascii="Times New Roman" w:eastAsia="宋体" w:hAnsi="Times New Roman"/>
                <w:lang w:eastAsia="zh-CN"/>
              </w:rPr>
              <w:t>中的</w:t>
            </w:r>
            <w:r w:rsidRPr="00B51531">
              <w:rPr>
                <w:rFonts w:ascii="Times New Roman" w:eastAsia="宋体" w:hAnsi="Times New Roman" w:hint="eastAsia"/>
                <w:lang w:eastAsia="zh-CN"/>
              </w:rPr>
              <w:t>第</w:t>
            </w:r>
            <m:oMath>
              <m:r>
                <w:rPr>
                  <w:rFonts w:ascii="Cambria Math" w:eastAsia="宋体" w:hAnsi="Cambria Math"/>
                  <w:lang w:eastAsia="zh-CN"/>
                </w:rPr>
                <m:t>pt</m:t>
              </m:r>
            </m:oMath>
            <w:proofErr w:type="gramStart"/>
            <w:r w:rsidRPr="00B51531">
              <w:rPr>
                <w:rFonts w:ascii="Times New Roman" w:eastAsia="宋体" w:hAnsi="Times New Roman" w:hint="eastAsia"/>
                <w:lang w:eastAsia="zh-CN"/>
              </w:rPr>
              <w:t>个</w:t>
            </w:r>
            <w:proofErr w:type="gramEnd"/>
            <w:r w:rsidRPr="00B51531">
              <w:rPr>
                <w:rFonts w:ascii="Times New Roman" w:eastAsia="宋体" w:hAnsi="Times New Roman"/>
                <w:lang w:eastAsia="zh-CN"/>
              </w:rPr>
              <w:t>工件，并添加到</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r</m:t>
                  </m:r>
                </m:sup>
              </m:sSup>
            </m:oMath>
          </w:p>
        </w:tc>
      </w:tr>
      <w:tr w:rsidR="00B51531" w:rsidRPr="00B51531" w14:paraId="6B75E9C1" w14:textId="77777777" w:rsidTr="002F019C">
        <w:trPr>
          <w:trHeight w:val="210"/>
        </w:trPr>
        <w:tc>
          <w:tcPr>
            <w:tcW w:w="8058" w:type="dxa"/>
            <w:tcBorders>
              <w:top w:val="nil"/>
              <w:bottom w:val="nil"/>
            </w:tcBorders>
            <w:shd w:val="clear" w:color="auto" w:fill="auto"/>
          </w:tcPr>
          <w:p w14:paraId="01C486D9" w14:textId="77777777" w:rsidR="00B51531" w:rsidRPr="00B51531" w:rsidRDefault="00B51531" w:rsidP="00770780">
            <w:pPr>
              <w:pStyle w:val="MDPI42tablebody"/>
              <w:ind w:left="5000" w:hangingChars="2500" w:hanging="5000"/>
              <w:jc w:val="both"/>
              <w:rPr>
                <w:rFonts w:ascii="Times New Roman" w:eastAsia="宋体" w:hAnsi="Times New Roman"/>
                <w:lang w:eastAsia="zh-CN"/>
              </w:rPr>
            </w:pPr>
            <w:r w:rsidRPr="00B51531">
              <w:rPr>
                <w:rFonts w:ascii="Times New Roman" w:eastAsia="宋体" w:hAnsi="Times New Roman"/>
              </w:rPr>
              <w:t>05</w:t>
            </w:r>
            <w:r w:rsidRPr="00B51531">
              <w:rPr>
                <w:rFonts w:ascii="Times New Roman" w:eastAsia="宋体" w:hAnsi="Times New Roman" w:hint="eastAsia"/>
                <w:lang w:eastAsia="zh-CN"/>
              </w:rPr>
              <w:t>：</w:t>
            </w:r>
            <w:r w:rsidRPr="00B51531">
              <w:rPr>
                <w:rFonts w:ascii="Times New Roman" w:eastAsia="宋体" w:hAnsi="Times New Roman"/>
                <w:b/>
                <w:bCs/>
              </w:rPr>
              <w:t>end while</w:t>
            </w:r>
          </w:p>
        </w:tc>
      </w:tr>
      <w:tr w:rsidR="00B51531" w:rsidRPr="00B51531" w14:paraId="7106D1F2" w14:textId="77777777" w:rsidTr="002F019C">
        <w:trPr>
          <w:trHeight w:val="370"/>
        </w:trPr>
        <w:tc>
          <w:tcPr>
            <w:tcW w:w="8058" w:type="dxa"/>
            <w:tcBorders>
              <w:top w:val="nil"/>
            </w:tcBorders>
            <w:shd w:val="clear" w:color="auto" w:fill="auto"/>
          </w:tcPr>
          <w:p w14:paraId="2595706D" w14:textId="229CCF48"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06</w:t>
            </w:r>
            <w:r w:rsidRPr="00B51531">
              <w:rPr>
                <w:rFonts w:ascii="Times New Roman" w:eastAsia="宋体" w:hAnsi="Times New Roman" w:hint="eastAsia"/>
                <w:lang w:eastAsia="zh-CN"/>
              </w:rPr>
              <w:t>：</w:t>
            </w:r>
            <w:r w:rsidRPr="00B51531">
              <w:rPr>
                <w:rFonts w:ascii="Times New Roman" w:eastAsia="宋体" w:hAnsi="Times New Roman"/>
                <w:b/>
                <w:iCs/>
                <w:color w:val="000000" w:themeColor="text1"/>
                <w:lang w:eastAsia="zh-CN"/>
              </w:rPr>
              <w:t>for</w:t>
            </w:r>
            <w:r w:rsidRPr="00B51531">
              <w:rPr>
                <w:rFonts w:ascii="Times New Roman" w:eastAsia="宋体" w:hAnsi="Times New Roman"/>
                <w:bCs/>
                <w:iCs/>
                <w:color w:val="000000" w:themeColor="text1"/>
                <w:lang w:eastAsia="zh-CN"/>
              </w:rPr>
              <w:t xml:space="preserve"> </w:t>
            </w:r>
            <m:oMath>
              <m:r>
                <w:rPr>
                  <w:rFonts w:ascii="Cambria Math" w:eastAsia="宋体" w:hAnsi="Cambria Math"/>
                  <w:color w:val="000000" w:themeColor="text1"/>
                  <w:lang w:eastAsia="zh-CN"/>
                </w:rPr>
                <m:t>j=1</m:t>
              </m:r>
            </m:oMath>
            <w:r w:rsidRPr="00B51531">
              <w:rPr>
                <w:rFonts w:ascii="Times New Roman" w:eastAsia="宋体" w:hAnsi="Times New Roman"/>
                <w:bCs/>
                <w:iCs/>
                <w:color w:val="000000" w:themeColor="text1"/>
                <w:lang w:eastAsia="zh-CN"/>
              </w:rPr>
              <w:t xml:space="preserve"> </w:t>
            </w:r>
            <w:r w:rsidRPr="00B51531">
              <w:rPr>
                <w:rFonts w:ascii="Times New Roman" w:eastAsia="宋体" w:hAnsi="Times New Roman"/>
                <w:b/>
                <w:iCs/>
                <w:color w:val="000000" w:themeColor="text1"/>
                <w:lang w:eastAsia="zh-CN"/>
              </w:rPr>
              <w:t>to</w:t>
            </w:r>
            <w:r w:rsidRPr="00B51531">
              <w:rPr>
                <w:rFonts w:ascii="Times New Roman" w:eastAsia="宋体" w:hAnsi="Times New Roman"/>
                <w:bCs/>
                <w:iCs/>
                <w:color w:val="000000" w:themeColor="text1"/>
                <w:lang w:eastAsia="zh-CN"/>
              </w:rPr>
              <w:t xml:space="preserve"> </w:t>
            </w:r>
            <m:oMath>
              <m:r>
                <w:rPr>
                  <w:rFonts w:ascii="Cambria Math" w:eastAsia="宋体" w:hAnsi="Cambria Math"/>
                  <w:color w:val="000000" w:themeColor="text1"/>
                  <w:lang w:eastAsia="zh-CN"/>
                </w:rPr>
                <m:t>d</m:t>
              </m:r>
            </m:oMath>
          </w:p>
        </w:tc>
      </w:tr>
      <w:tr w:rsidR="00B51531" w:rsidRPr="00B51531" w14:paraId="023D37A5" w14:textId="77777777" w:rsidTr="002F019C">
        <w:trPr>
          <w:trHeight w:val="370"/>
        </w:trPr>
        <w:tc>
          <w:tcPr>
            <w:tcW w:w="8058" w:type="dxa"/>
            <w:shd w:val="clear" w:color="auto" w:fill="auto"/>
          </w:tcPr>
          <w:p w14:paraId="2DB134A4" w14:textId="50576CCF"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07</w:t>
            </w:r>
            <w:r w:rsidRPr="00B51531">
              <w:rPr>
                <w:rFonts w:ascii="Times New Roman" w:eastAsia="宋体" w:hAnsi="Times New Roman" w:hint="eastAsia"/>
                <w:lang w:eastAsia="zh-CN"/>
              </w:rPr>
              <w:t>：</w:t>
            </w:r>
            <w:r w:rsidRPr="00B51531">
              <w:rPr>
                <w:rFonts w:ascii="Times New Roman" w:eastAsia="宋体" w:hAnsi="Times New Roman"/>
                <w:lang w:eastAsia="zh-CN"/>
              </w:rPr>
              <w:t xml:space="preserve">  </w:t>
            </w:r>
            <w:r w:rsidRPr="00B51531">
              <w:rPr>
                <w:rFonts w:ascii="Times New Roman" w:eastAsia="宋体" w:hAnsi="Times New Roman"/>
                <w:lang w:eastAsia="zh-CN"/>
              </w:rPr>
              <w:t>若</w:t>
            </w:r>
            <m:oMath>
              <m:r>
                <w:rPr>
                  <w:rFonts w:ascii="Cambria Math" w:eastAsia="宋体" w:hAnsi="Cambria Math"/>
                  <w:lang w:eastAsia="zh-CN"/>
                </w:rPr>
                <m:t>ward=0</m:t>
              </m:r>
            </m:oMath>
            <w:r w:rsidRPr="00B51531">
              <w:rPr>
                <w:rFonts w:ascii="Times New Roman" w:eastAsia="宋体" w:hAnsi="Times New Roman"/>
                <w:lang w:eastAsia="zh-CN"/>
              </w:rPr>
              <w:t>,</w:t>
            </w:r>
            <w:r w:rsidRPr="00B51531">
              <w:rPr>
                <w:rFonts w:ascii="Times New Roman" w:eastAsia="宋体" w:hAnsi="Times New Roman"/>
                <w:lang w:eastAsia="zh-CN"/>
              </w:rPr>
              <w:t>使用正向解码，否则使用反向解码</w:t>
            </w:r>
          </w:p>
        </w:tc>
      </w:tr>
      <w:tr w:rsidR="00B51531" w:rsidRPr="00B51531" w14:paraId="044C2E81" w14:textId="77777777" w:rsidTr="002F019C">
        <w:trPr>
          <w:trHeight w:val="370"/>
        </w:trPr>
        <w:tc>
          <w:tcPr>
            <w:tcW w:w="8058" w:type="dxa"/>
            <w:shd w:val="clear" w:color="auto" w:fill="auto"/>
          </w:tcPr>
          <w:p w14:paraId="018C7409" w14:textId="248A4892"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08</w:t>
            </w:r>
            <w:r w:rsidRPr="00B51531">
              <w:rPr>
                <w:rFonts w:ascii="Times New Roman" w:eastAsia="宋体" w:hAnsi="Times New Roman" w:hint="eastAsia"/>
                <w:lang w:eastAsia="zh-CN"/>
              </w:rPr>
              <w:t>：</w:t>
            </w:r>
            <w:r w:rsidRPr="00B51531">
              <w:rPr>
                <w:rFonts w:ascii="Times New Roman" w:eastAsia="宋体" w:hAnsi="Times New Roman"/>
              </w:rPr>
              <w:t xml:space="preserve">  </w:t>
            </w:r>
            <w:r w:rsidRPr="00B51531">
              <w:rPr>
                <w:rFonts w:ascii="Times New Roman" w:eastAsia="宋体" w:hAnsi="Times New Roman"/>
                <w:lang w:eastAsia="zh-CN"/>
              </w:rPr>
              <w:t>将工件</w:t>
            </w:r>
            <m:oMath>
              <m:sSubSup>
                <m:sSubSupPr>
                  <m:ctrlPr>
                    <w:rPr>
                      <w:rFonts w:ascii="Cambria Math" w:eastAsia="宋体" w:hAnsi="Cambria Math"/>
                      <w:lang w:eastAsia="zh-CN"/>
                    </w:rPr>
                  </m:ctrlPr>
                </m:sSubSupPr>
                <m:e>
                  <m:r>
                    <w:rPr>
                      <w:rFonts w:ascii="Cambria Math" w:eastAsia="宋体" w:hAnsi="Cambria Math"/>
                      <w:lang w:eastAsia="zh-CN"/>
                    </w:rPr>
                    <m:t>π</m:t>
                  </m:r>
                </m:e>
                <m:sub>
                  <m:r>
                    <w:rPr>
                      <w:rFonts w:ascii="Cambria Math" w:eastAsia="宋体" w:hAnsi="Cambria Math"/>
                      <w:lang w:eastAsia="zh-CN"/>
                    </w:rPr>
                    <m:t>j</m:t>
                  </m:r>
                </m:sub>
                <m:sup>
                  <m:r>
                    <w:rPr>
                      <w:rFonts w:ascii="Cambria Math" w:eastAsia="宋体" w:hAnsi="Cambria Math"/>
                      <w:lang w:eastAsia="zh-CN"/>
                    </w:rPr>
                    <m:t>r</m:t>
                  </m:r>
                </m:sup>
              </m:sSubSup>
            </m:oMath>
            <w:r w:rsidRPr="00B51531">
              <w:rPr>
                <w:rFonts w:ascii="Times New Roman" w:eastAsia="宋体" w:hAnsi="Times New Roman"/>
                <w:lang w:eastAsia="zh-CN"/>
              </w:rPr>
              <w:t>插入到</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temp</m:t>
                  </m:r>
                </m:sup>
              </m:sSup>
            </m:oMath>
            <w:r w:rsidRPr="00B51531">
              <w:rPr>
                <w:rFonts w:ascii="Times New Roman" w:eastAsia="宋体" w:hAnsi="Times New Roman"/>
                <w:lang w:eastAsia="zh-CN"/>
              </w:rPr>
              <w:t>中的最好位置，更新解</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temp</m:t>
                  </m:r>
                </m:sup>
              </m:sSup>
            </m:oMath>
          </w:p>
        </w:tc>
      </w:tr>
      <w:tr w:rsidR="00B51531" w:rsidRPr="00B51531" w14:paraId="2656ABEE" w14:textId="77777777" w:rsidTr="002F019C">
        <w:trPr>
          <w:trHeight w:val="210"/>
        </w:trPr>
        <w:tc>
          <w:tcPr>
            <w:tcW w:w="8058" w:type="dxa"/>
            <w:shd w:val="clear" w:color="auto" w:fill="auto"/>
          </w:tcPr>
          <w:p w14:paraId="79A0BBEF" w14:textId="77777777"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rPr>
              <w:t>09</w:t>
            </w:r>
            <w:r w:rsidRPr="00B51531">
              <w:rPr>
                <w:rFonts w:ascii="Times New Roman" w:eastAsia="宋体" w:hAnsi="Times New Roman" w:hint="eastAsia"/>
                <w:lang w:eastAsia="zh-CN"/>
              </w:rPr>
              <w:t>：</w:t>
            </w:r>
            <w:r w:rsidRPr="00B51531">
              <w:rPr>
                <w:rFonts w:ascii="Times New Roman" w:eastAsia="宋体" w:hAnsi="Times New Roman"/>
                <w:b/>
                <w:bCs/>
              </w:rPr>
              <w:t xml:space="preserve">end for </w:t>
            </w:r>
          </w:p>
        </w:tc>
      </w:tr>
      <w:tr w:rsidR="00B51531" w:rsidRPr="00B51531" w14:paraId="56A7C02B" w14:textId="77777777" w:rsidTr="002F019C">
        <w:trPr>
          <w:trHeight w:val="370"/>
        </w:trPr>
        <w:tc>
          <w:tcPr>
            <w:tcW w:w="8058" w:type="dxa"/>
            <w:shd w:val="clear" w:color="auto" w:fill="auto"/>
            <w:vAlign w:val="center"/>
          </w:tcPr>
          <w:p w14:paraId="660E88EC" w14:textId="56348F83" w:rsidR="00B51531" w:rsidRPr="00B51531" w:rsidRDefault="00B51531" w:rsidP="00770780">
            <w:pPr>
              <w:pStyle w:val="MDPI42tablebody"/>
              <w:jc w:val="both"/>
              <w:rPr>
                <w:rFonts w:ascii="Times New Roman" w:eastAsia="宋体" w:hAnsi="Times New Roman"/>
                <w:lang w:eastAsia="zh-CN"/>
              </w:rPr>
            </w:pPr>
            <w:r w:rsidRPr="00B51531">
              <w:rPr>
                <w:rFonts w:ascii="Times New Roman" w:eastAsia="宋体" w:hAnsi="Times New Roman" w:hint="eastAsia"/>
                <w:lang w:eastAsia="zh-CN"/>
              </w:rPr>
              <w:t>输出：</w:t>
            </w:r>
            <m:oMath>
              <m:sSup>
                <m:sSupPr>
                  <m:ctrlPr>
                    <w:rPr>
                      <w:rFonts w:ascii="Cambria Math" w:eastAsia="宋体" w:hAnsi="Cambria Math"/>
                      <w:lang w:eastAsia="zh-CN"/>
                    </w:rPr>
                  </m:ctrlPr>
                </m:sSupPr>
                <m:e>
                  <m:r>
                    <w:rPr>
                      <w:rFonts w:ascii="Cambria Math" w:eastAsia="宋体" w:hAnsi="Cambria Math"/>
                      <w:lang w:eastAsia="zh-CN"/>
                    </w:rPr>
                    <m:t>π</m:t>
                  </m:r>
                </m:e>
                <m:sup>
                  <m:r>
                    <w:rPr>
                      <w:rFonts w:ascii="Cambria Math" w:eastAsia="宋体" w:hAnsi="Cambria Math"/>
                      <w:lang w:eastAsia="zh-CN"/>
                    </w:rPr>
                    <m:t>temp</m:t>
                  </m:r>
                </m:sup>
              </m:sSup>
            </m:oMath>
          </w:p>
        </w:tc>
      </w:tr>
    </w:tbl>
    <w:p w14:paraId="686425E8" w14:textId="77777777" w:rsidR="00B51531" w:rsidRPr="00AE63A3" w:rsidRDefault="00B51531" w:rsidP="00AE63A3">
      <w:pPr>
        <w:pStyle w:val="3"/>
        <w:adjustRightInd w:val="0"/>
        <w:snapToGrid w:val="0"/>
        <w:spacing w:before="0" w:after="0" w:line="460" w:lineRule="exact"/>
        <w:rPr>
          <w:sz w:val="24"/>
          <w:szCs w:val="24"/>
        </w:rPr>
      </w:pPr>
      <w:r w:rsidRPr="00B51531">
        <w:rPr>
          <w:sz w:val="24"/>
        </w:rPr>
        <w:t xml:space="preserve">2.3.4 </w:t>
      </w:r>
      <w:r w:rsidRPr="00B51531">
        <w:rPr>
          <w:rFonts w:hint="eastAsia"/>
          <w:sz w:val="24"/>
        </w:rPr>
        <w:t>局部搜索策略</w:t>
      </w:r>
    </w:p>
    <w:p w14:paraId="650F31BC" w14:textId="4DE6E6E1" w:rsidR="00B51531" w:rsidRPr="00B51531" w:rsidRDefault="00576C39" w:rsidP="00770780">
      <w:pPr>
        <w:spacing w:line="460" w:lineRule="exact"/>
        <w:ind w:firstLineChars="200" w:firstLine="480"/>
        <w:rPr>
          <w:sz w:val="24"/>
        </w:rPr>
      </w:pPr>
      <w:r w:rsidRPr="00576C39">
        <w:rPr>
          <w:rFonts w:hint="eastAsia"/>
          <w:sz w:val="24"/>
        </w:rPr>
        <w:t>完成破坏和重构策略后，为了提高当前解的质量，通常会执行局部搜索操</w:t>
      </w:r>
      <w:r w:rsidRPr="00576C39">
        <w:rPr>
          <w:rFonts w:hint="eastAsia"/>
          <w:sz w:val="24"/>
        </w:rPr>
        <w:lastRenderedPageBreak/>
        <w:t>作。传统的</w:t>
      </w:r>
      <w:r w:rsidRPr="00576C39">
        <w:rPr>
          <w:rFonts w:hint="eastAsia"/>
          <w:sz w:val="24"/>
        </w:rPr>
        <w:t>IG</w:t>
      </w:r>
      <w:r w:rsidRPr="00576C39">
        <w:rPr>
          <w:rFonts w:hint="eastAsia"/>
          <w:sz w:val="24"/>
        </w:rPr>
        <w:t>算法使用插入操作作为局部搜索策略，其中假设有</w:t>
      </w:r>
      <m:oMath>
        <m:r>
          <w:rPr>
            <w:rFonts w:ascii="Cambria Math" w:hAnsi="Cambria Math"/>
            <w:sz w:val="24"/>
          </w:rPr>
          <m:t>J</m:t>
        </m:r>
      </m:oMath>
      <w:proofErr w:type="gramStart"/>
      <w:r w:rsidRPr="00576C39">
        <w:rPr>
          <w:rFonts w:hint="eastAsia"/>
          <w:sz w:val="24"/>
        </w:rPr>
        <w:t>个</w:t>
      </w:r>
      <w:proofErr w:type="gramEnd"/>
      <w:r w:rsidRPr="00576C39">
        <w:rPr>
          <w:rFonts w:hint="eastAsia"/>
          <w:sz w:val="24"/>
        </w:rPr>
        <w:t>工件，每个工件需要插入到</w:t>
      </w:r>
      <m:oMath>
        <m:r>
          <w:rPr>
            <w:rFonts w:ascii="Cambria Math" w:hAnsi="Cambria Math"/>
            <w:sz w:val="24"/>
          </w:rPr>
          <m:t>J</m:t>
        </m:r>
      </m:oMath>
      <w:proofErr w:type="gramStart"/>
      <w:r w:rsidRPr="00576C39">
        <w:rPr>
          <w:rFonts w:hint="eastAsia"/>
          <w:sz w:val="24"/>
        </w:rPr>
        <w:t>个</w:t>
      </w:r>
      <w:proofErr w:type="gramEnd"/>
      <w:r w:rsidRPr="00576C39">
        <w:rPr>
          <w:rFonts w:hint="eastAsia"/>
          <w:sz w:val="24"/>
        </w:rPr>
        <w:t>位置中，因此插入算子的时间复杂度为</w:t>
      </w:r>
      <m:oMath>
        <m:r>
          <w:rPr>
            <w:rFonts w:ascii="Cambria Math" w:hAnsi="Cambria Math"/>
            <w:sz w:val="24"/>
          </w:rPr>
          <m:t>O</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J</m:t>
                </m:r>
              </m:e>
              <m:sup>
                <m:r>
                  <w:rPr>
                    <w:rFonts w:ascii="Cambria Math" w:hAnsi="Cambria Math"/>
                    <w:sz w:val="24"/>
                  </w:rPr>
                  <m:t>2</m:t>
                </m:r>
              </m:sup>
            </m:sSup>
          </m:e>
        </m:d>
      </m:oMath>
      <w:r w:rsidRPr="00576C39">
        <w:rPr>
          <w:rFonts w:hint="eastAsia"/>
          <w:sz w:val="24"/>
        </w:rPr>
        <w:t>。相比之下，基于交换的局部搜索策略具有更低的时间复杂度</w:t>
      </w:r>
      <m:oMath>
        <m:r>
          <w:rPr>
            <w:rFonts w:ascii="Cambria Math" w:hAnsi="Cambria Math"/>
            <w:sz w:val="24"/>
          </w:rPr>
          <m:t>O</m:t>
        </m:r>
        <m:d>
          <m:dPr>
            <m:ctrlPr>
              <w:rPr>
                <w:rFonts w:ascii="Cambria Math" w:hAnsi="Cambria Math"/>
                <w:sz w:val="24"/>
              </w:rPr>
            </m:ctrlPr>
          </m:dPr>
          <m:e>
            <m:r>
              <w:rPr>
                <w:rFonts w:ascii="Cambria Math" w:hAnsi="Cambria Math"/>
                <w:sz w:val="24"/>
              </w:rPr>
              <m:t>J</m:t>
            </m:r>
          </m:e>
        </m:d>
      </m:oMath>
      <w:r w:rsidRPr="00576C39">
        <w:rPr>
          <w:rFonts w:hint="eastAsia"/>
          <w:sz w:val="24"/>
        </w:rPr>
        <w:t>，因为它只需要考虑两个位置的工件交换。这使得算法能够更快地搜索整个解空间，并找到更优的调度方案。因此，为了更深入地探索局部邻域，本章提出了一种基于交换（</w:t>
      </w:r>
      <w:r w:rsidRPr="00576C39">
        <w:rPr>
          <w:rFonts w:hint="eastAsia"/>
          <w:sz w:val="24"/>
        </w:rPr>
        <w:t>swap</w:t>
      </w:r>
      <w:r w:rsidRPr="00576C39">
        <w:rPr>
          <w:rFonts w:hint="eastAsia"/>
          <w:sz w:val="24"/>
        </w:rPr>
        <w:t>）的局部搜索策略，其过程如下：</w:t>
      </w:r>
    </w:p>
    <w:p w14:paraId="12F3EE30" w14:textId="036D60C8" w:rsidR="00B51531" w:rsidRPr="00B51531" w:rsidRDefault="00B51531" w:rsidP="00770780">
      <w:pPr>
        <w:spacing w:line="460" w:lineRule="exact"/>
        <w:ind w:firstLineChars="200" w:firstLine="480"/>
        <w:rPr>
          <w:sz w:val="24"/>
        </w:rPr>
      </w:pPr>
      <w:r w:rsidRPr="00B51531">
        <w:rPr>
          <w:sz w:val="24"/>
        </w:rPr>
        <w:t>步骤</w:t>
      </w:r>
      <w:r w:rsidRPr="00B51531">
        <w:rPr>
          <w:sz w:val="24"/>
        </w:rPr>
        <w:t>1</w:t>
      </w:r>
      <w:r w:rsidRPr="00B51531">
        <w:rPr>
          <w:sz w:val="24"/>
        </w:rPr>
        <w:t>：令</w:t>
      </w:r>
      <m:oMath>
        <m:r>
          <w:rPr>
            <w:rFonts w:ascii="Cambria Math" w:hAnsi="Cambria Math"/>
            <w:sz w:val="24"/>
          </w:rPr>
          <m:t>k=1</m:t>
        </m:r>
      </m:oMath>
      <w:r w:rsidRPr="00B51531">
        <w:rPr>
          <w:sz w:val="24"/>
        </w:rPr>
        <w:t>，</w:t>
      </w:r>
      <m:oMath>
        <m:r>
          <w:rPr>
            <w:rFonts w:ascii="Cambria Math" w:hAnsi="Cambria Math"/>
            <w:sz w:val="24"/>
          </w:rPr>
          <m:t>pt=k+1</m:t>
        </m:r>
      </m:oMath>
      <w:r w:rsidRPr="00B51531">
        <w:rPr>
          <w:rFonts w:hint="eastAsia"/>
          <w:sz w:val="24"/>
        </w:rPr>
        <w:t>；</w:t>
      </w:r>
    </w:p>
    <w:p w14:paraId="330568B3" w14:textId="6183EBFE" w:rsidR="00B51531" w:rsidRPr="00B51531" w:rsidRDefault="00B51531" w:rsidP="00770780">
      <w:pPr>
        <w:spacing w:line="460" w:lineRule="exact"/>
        <w:ind w:firstLineChars="200" w:firstLine="480"/>
        <w:rPr>
          <w:sz w:val="24"/>
        </w:rPr>
      </w:pPr>
      <w:r w:rsidRPr="00B51531">
        <w:rPr>
          <w:sz w:val="24"/>
        </w:rPr>
        <w:t>步骤</w:t>
      </w:r>
      <w:r w:rsidRPr="00B51531">
        <w:rPr>
          <w:sz w:val="24"/>
        </w:rPr>
        <w:t>2</w:t>
      </w:r>
      <w:r w:rsidRPr="00B51531">
        <w:rPr>
          <w:sz w:val="24"/>
        </w:rPr>
        <w:t>：交换</w:t>
      </w:r>
      <m:oMath>
        <m:r>
          <w:rPr>
            <w:rFonts w:ascii="Cambria Math" w:hAnsi="Cambria Math"/>
            <w:sz w:val="24"/>
          </w:rPr>
          <m:t>k</m:t>
        </m:r>
      </m:oMath>
      <w:r w:rsidRPr="00B51531">
        <w:rPr>
          <w:sz w:val="24"/>
        </w:rPr>
        <w:t>和</w:t>
      </w:r>
      <m:oMath>
        <m:r>
          <w:rPr>
            <w:rFonts w:ascii="Cambria Math" w:hAnsi="Cambria Math"/>
            <w:sz w:val="24"/>
          </w:rPr>
          <m:t>pt</m:t>
        </m:r>
      </m:oMath>
      <w:r w:rsidRPr="00B51531">
        <w:rPr>
          <w:sz w:val="24"/>
        </w:rPr>
        <w:t>位置的两个工件，生成新</w:t>
      </w:r>
      <w:r w:rsidR="00761BF1">
        <w:rPr>
          <w:rFonts w:hint="eastAsia"/>
          <w:sz w:val="24"/>
        </w:rPr>
        <w:t>的</w:t>
      </w:r>
      <w:r w:rsidRPr="00B51531">
        <w:rPr>
          <w:sz w:val="24"/>
        </w:rPr>
        <w:t>解</w:t>
      </w:r>
      <w:r w:rsidRPr="00B51531">
        <w:rPr>
          <w:rFonts w:hint="eastAsia"/>
          <w:sz w:val="24"/>
        </w:rPr>
        <w:t>；</w:t>
      </w:r>
    </w:p>
    <w:p w14:paraId="718E7CE2" w14:textId="4CA08074" w:rsidR="00B51531" w:rsidRPr="00B51531" w:rsidRDefault="00B51531" w:rsidP="00770780">
      <w:pPr>
        <w:spacing w:line="460" w:lineRule="exact"/>
        <w:ind w:firstLineChars="200" w:firstLine="480"/>
        <w:rPr>
          <w:sz w:val="24"/>
        </w:rPr>
      </w:pPr>
      <w:r w:rsidRPr="00B51531">
        <w:rPr>
          <w:sz w:val="24"/>
        </w:rPr>
        <w:t>步骤</w:t>
      </w:r>
      <w:r w:rsidRPr="00B51531">
        <w:rPr>
          <w:sz w:val="24"/>
        </w:rPr>
        <w:t>3</w:t>
      </w:r>
      <w:r w:rsidRPr="00B51531">
        <w:rPr>
          <w:sz w:val="24"/>
        </w:rPr>
        <w:t>：若</w:t>
      </w:r>
      <m:oMath>
        <m:r>
          <w:rPr>
            <w:rFonts w:ascii="Cambria Math" w:hAnsi="Cambria Math"/>
            <w:sz w:val="24"/>
          </w:rPr>
          <m:t>ward=0</m:t>
        </m:r>
      </m:oMath>
      <w:r w:rsidRPr="00B51531">
        <w:rPr>
          <w:sz w:val="24"/>
        </w:rPr>
        <w:t>使用正向解码计算完成时间，否则使用反向解码</w:t>
      </w:r>
      <w:r w:rsidRPr="00B51531">
        <w:rPr>
          <w:rFonts w:hint="eastAsia"/>
          <w:sz w:val="24"/>
        </w:rPr>
        <w:t>；</w:t>
      </w:r>
    </w:p>
    <w:p w14:paraId="0259CC7D" w14:textId="77777777" w:rsidR="00B51531" w:rsidRPr="00B51531" w:rsidRDefault="00B51531" w:rsidP="00770780">
      <w:pPr>
        <w:spacing w:line="460" w:lineRule="exact"/>
        <w:ind w:firstLineChars="200" w:firstLine="480"/>
        <w:rPr>
          <w:sz w:val="24"/>
        </w:rPr>
      </w:pPr>
      <w:r w:rsidRPr="00B51531">
        <w:rPr>
          <w:sz w:val="24"/>
        </w:rPr>
        <w:t>步骤</w:t>
      </w:r>
      <w:r w:rsidRPr="00B51531">
        <w:rPr>
          <w:sz w:val="24"/>
        </w:rPr>
        <w:t>4</w:t>
      </w:r>
      <w:r w:rsidRPr="00B51531">
        <w:rPr>
          <w:sz w:val="24"/>
        </w:rPr>
        <w:t>：若交换后完成时间降低则更新初始解，否则舍去当前解</w:t>
      </w:r>
      <w:r w:rsidRPr="00B51531">
        <w:rPr>
          <w:rFonts w:hint="eastAsia"/>
          <w:sz w:val="24"/>
        </w:rPr>
        <w:t>；</w:t>
      </w:r>
    </w:p>
    <w:p w14:paraId="4F0EDD4E" w14:textId="6BFC62B0" w:rsidR="00761BF1" w:rsidRPr="00761BF1" w:rsidRDefault="00B51531" w:rsidP="00761BF1">
      <w:pPr>
        <w:spacing w:line="460" w:lineRule="exact"/>
        <w:ind w:firstLineChars="200" w:firstLine="480"/>
        <w:rPr>
          <w:sz w:val="24"/>
        </w:rPr>
      </w:pPr>
      <w:r w:rsidRPr="00B51531">
        <w:rPr>
          <w:sz w:val="24"/>
        </w:rPr>
        <w:t>步骤</w:t>
      </w:r>
      <w:r w:rsidRPr="00B51531">
        <w:rPr>
          <w:sz w:val="24"/>
        </w:rPr>
        <w:t>5</w:t>
      </w:r>
      <w:r w:rsidRPr="00B51531">
        <w:rPr>
          <w:sz w:val="24"/>
        </w:rPr>
        <w:t>：</w:t>
      </w:r>
      <m:oMath>
        <m:r>
          <w:rPr>
            <w:rFonts w:ascii="Cambria Math" w:hAnsi="Cambria Math"/>
            <w:sz w:val="24"/>
          </w:rPr>
          <m:t>k</m:t>
        </m:r>
      </m:oMath>
      <w:r w:rsidRPr="00B51531">
        <w:rPr>
          <w:sz w:val="24"/>
        </w:rPr>
        <w:t>++</w:t>
      </w:r>
      <w:r w:rsidRPr="00B51531">
        <w:rPr>
          <w:sz w:val="24"/>
        </w:rPr>
        <w:t>，</w:t>
      </w:r>
      <m:oMath>
        <m:r>
          <w:rPr>
            <w:rFonts w:ascii="Cambria Math" w:hAnsi="Cambria Math"/>
            <w:sz w:val="24"/>
          </w:rPr>
          <m:t>pt</m:t>
        </m:r>
      </m:oMath>
      <w:r w:rsidRPr="00B51531">
        <w:rPr>
          <w:sz w:val="24"/>
        </w:rPr>
        <w:t>++</w:t>
      </w:r>
      <w:r w:rsidRPr="00B51531">
        <w:rPr>
          <w:sz w:val="24"/>
        </w:rPr>
        <w:t>，若</w:t>
      </w:r>
      <m:oMath>
        <m:r>
          <w:rPr>
            <w:rFonts w:ascii="Cambria Math" w:hAnsi="Cambria Math"/>
            <w:sz w:val="24"/>
          </w:rPr>
          <m:t>pt=J</m:t>
        </m:r>
      </m:oMath>
      <w:r w:rsidRPr="00B51531">
        <w:rPr>
          <w:sz w:val="24"/>
        </w:rPr>
        <w:t>则程序停止，否则执行步骤</w:t>
      </w:r>
      <w:r w:rsidRPr="00B51531">
        <w:rPr>
          <w:sz w:val="24"/>
        </w:rPr>
        <w:t>2</w:t>
      </w:r>
      <w:r w:rsidRPr="00B51531">
        <w:rPr>
          <w:sz w:val="24"/>
        </w:rPr>
        <w:t>。</w:t>
      </w:r>
    </w:p>
    <w:p w14:paraId="4865A528" w14:textId="576D2F41" w:rsidR="0051477A" w:rsidRPr="0051477A" w:rsidRDefault="00B51531" w:rsidP="0051477A">
      <w:pPr>
        <w:spacing w:line="460" w:lineRule="exact"/>
        <w:ind w:firstLineChars="200" w:firstLine="480"/>
        <w:rPr>
          <w:sz w:val="24"/>
        </w:rPr>
      </w:pPr>
      <w:r w:rsidRPr="00B51531">
        <w:rPr>
          <w:rFonts w:hint="eastAsia"/>
          <w:sz w:val="24"/>
        </w:rPr>
        <w:t>局部搜索策略的代码流程如算法</w:t>
      </w:r>
      <w:r w:rsidRPr="00B51531">
        <w:rPr>
          <w:rFonts w:hint="eastAsia"/>
          <w:sz w:val="24"/>
        </w:rPr>
        <w:t>2</w:t>
      </w:r>
      <w:r w:rsidRPr="00B51531">
        <w:rPr>
          <w:sz w:val="24"/>
        </w:rPr>
        <w:t>-2</w:t>
      </w:r>
      <w:r w:rsidRPr="00B51531">
        <w:rPr>
          <w:rFonts w:hint="eastAsia"/>
          <w:sz w:val="24"/>
        </w:rPr>
        <w:t>所示。</w:t>
      </w:r>
    </w:p>
    <w:tbl>
      <w:tblPr>
        <w:tblW w:w="8181" w:type="dxa"/>
        <w:tblInd w:w="-5" w:type="dxa"/>
        <w:tblBorders>
          <w:top w:val="single" w:sz="6" w:space="0" w:color="auto"/>
          <w:bottom w:val="single" w:sz="6" w:space="0" w:color="auto"/>
        </w:tblBorders>
        <w:tblLook w:val="04A0" w:firstRow="1" w:lastRow="0" w:firstColumn="1" w:lastColumn="0" w:noHBand="0" w:noVBand="1"/>
      </w:tblPr>
      <w:tblGrid>
        <w:gridCol w:w="551"/>
        <w:gridCol w:w="7630"/>
      </w:tblGrid>
      <w:tr w:rsidR="00B51531" w:rsidRPr="00B51531" w14:paraId="3271EE2B" w14:textId="77777777" w:rsidTr="002F019C">
        <w:trPr>
          <w:trHeight w:val="282"/>
        </w:trPr>
        <w:tc>
          <w:tcPr>
            <w:tcW w:w="8181" w:type="dxa"/>
            <w:gridSpan w:val="2"/>
            <w:tcBorders>
              <w:top w:val="single" w:sz="6" w:space="0" w:color="auto"/>
              <w:bottom w:val="single" w:sz="6" w:space="0" w:color="auto"/>
            </w:tcBorders>
            <w:shd w:val="clear" w:color="auto" w:fill="auto"/>
            <w:vAlign w:val="center"/>
          </w:tcPr>
          <w:p w14:paraId="34E78F51" w14:textId="77777777" w:rsidR="00B51531" w:rsidRPr="00B51531" w:rsidRDefault="00B51531" w:rsidP="00770780">
            <w:pPr>
              <w:adjustRightInd w:val="0"/>
              <w:snapToGrid w:val="0"/>
              <w:rPr>
                <w:sz w:val="20"/>
                <w:szCs w:val="20"/>
              </w:rPr>
            </w:pPr>
            <w:r w:rsidRPr="00B51531">
              <w:rPr>
                <w:b/>
                <w:bCs/>
                <w:sz w:val="20"/>
                <w:szCs w:val="20"/>
              </w:rPr>
              <w:t>算法</w:t>
            </w:r>
            <w:r w:rsidRPr="00B51531">
              <w:rPr>
                <w:rFonts w:hint="eastAsia"/>
                <w:b/>
                <w:bCs/>
                <w:sz w:val="20"/>
                <w:szCs w:val="20"/>
              </w:rPr>
              <w:t>2</w:t>
            </w:r>
            <w:r w:rsidRPr="00B51531">
              <w:rPr>
                <w:b/>
                <w:bCs/>
                <w:sz w:val="20"/>
                <w:szCs w:val="20"/>
              </w:rPr>
              <w:t xml:space="preserve">-2 </w:t>
            </w:r>
            <w:r w:rsidRPr="00B51531">
              <w:rPr>
                <w:sz w:val="20"/>
                <w:szCs w:val="20"/>
              </w:rPr>
              <w:t>局部搜索策略</w:t>
            </w:r>
          </w:p>
        </w:tc>
      </w:tr>
      <w:tr w:rsidR="005E3482" w:rsidRPr="00B51531" w14:paraId="31CF4741" w14:textId="77777777" w:rsidTr="00CC0E33">
        <w:trPr>
          <w:trHeight w:val="282"/>
        </w:trPr>
        <w:tc>
          <w:tcPr>
            <w:tcW w:w="8181" w:type="dxa"/>
            <w:gridSpan w:val="2"/>
            <w:tcBorders>
              <w:top w:val="single" w:sz="6" w:space="0" w:color="auto"/>
            </w:tcBorders>
            <w:shd w:val="clear" w:color="auto" w:fill="auto"/>
            <w:vAlign w:val="center"/>
          </w:tcPr>
          <w:p w14:paraId="16B4D154" w14:textId="30B3C23E" w:rsidR="005E3482" w:rsidRPr="00B51531" w:rsidRDefault="005E3482" w:rsidP="00770780">
            <w:pPr>
              <w:adjustRightInd w:val="0"/>
              <w:snapToGrid w:val="0"/>
              <w:rPr>
                <w:sz w:val="20"/>
                <w:szCs w:val="20"/>
              </w:rPr>
            </w:pPr>
            <w:r w:rsidRPr="00B51531">
              <w:rPr>
                <w:sz w:val="20"/>
                <w:szCs w:val="20"/>
              </w:rPr>
              <w:t>输入：</w:t>
            </w:r>
            <w:r w:rsidRPr="00B51531">
              <w:rPr>
                <w:rFonts w:hint="eastAsia"/>
                <w:sz w:val="20"/>
                <w:szCs w:val="20"/>
              </w:rPr>
              <w:t>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B51531">
              <w:rPr>
                <w:rFonts w:hint="eastAsia"/>
                <w:sz w:val="20"/>
                <w:szCs w:val="20"/>
              </w:rPr>
              <w:t>，</w:t>
            </w:r>
            <m:oMath>
              <m:r>
                <w:rPr>
                  <w:rFonts w:ascii="Cambria Math" w:hAnsi="Cambria Math"/>
                  <w:sz w:val="20"/>
                  <w:szCs w:val="20"/>
                </w:rPr>
                <m:t>ward</m:t>
              </m:r>
            </m:oMath>
          </w:p>
        </w:tc>
      </w:tr>
      <w:tr w:rsidR="00B51531" w:rsidRPr="00B51531" w14:paraId="3939BAB6" w14:textId="77777777" w:rsidTr="002F019C">
        <w:trPr>
          <w:trHeight w:val="282"/>
        </w:trPr>
        <w:tc>
          <w:tcPr>
            <w:tcW w:w="551" w:type="dxa"/>
            <w:shd w:val="clear" w:color="auto" w:fill="auto"/>
            <w:vAlign w:val="center"/>
          </w:tcPr>
          <w:p w14:paraId="77ED43E1" w14:textId="77777777" w:rsidR="00B51531" w:rsidRPr="00B51531" w:rsidRDefault="00B51531" w:rsidP="00770780">
            <w:pPr>
              <w:adjustRightInd w:val="0"/>
              <w:snapToGrid w:val="0"/>
              <w:rPr>
                <w:sz w:val="20"/>
                <w:szCs w:val="20"/>
              </w:rPr>
            </w:pPr>
            <w:r w:rsidRPr="00B51531">
              <w:rPr>
                <w:sz w:val="20"/>
                <w:szCs w:val="20"/>
              </w:rPr>
              <w:t>01</w:t>
            </w:r>
          </w:p>
        </w:tc>
        <w:tc>
          <w:tcPr>
            <w:tcW w:w="7630" w:type="dxa"/>
            <w:shd w:val="clear" w:color="auto" w:fill="auto"/>
            <w:vAlign w:val="center"/>
          </w:tcPr>
          <w:p w14:paraId="64520293" w14:textId="2D4523F9" w:rsidR="00B51531" w:rsidRPr="00B51531" w:rsidRDefault="00B51531" w:rsidP="00770780">
            <w:pPr>
              <w:adjustRightInd w:val="0"/>
              <w:snapToGrid w:val="0"/>
              <w:rPr>
                <w:sz w:val="20"/>
                <w:szCs w:val="20"/>
              </w:rPr>
            </w:pPr>
            <w:r w:rsidRPr="00B51531">
              <w:rPr>
                <w:rFonts w:hint="eastAsia"/>
                <w:b/>
                <w:bCs/>
                <w:sz w:val="20"/>
                <w:szCs w:val="20"/>
              </w:rPr>
              <w:t>f</w:t>
            </w:r>
            <w:r w:rsidRPr="00B51531">
              <w:rPr>
                <w:b/>
                <w:bCs/>
                <w:sz w:val="20"/>
                <w:szCs w:val="20"/>
              </w:rPr>
              <w:t>or</w:t>
            </w:r>
            <w:r w:rsidRPr="00B51531">
              <w:rPr>
                <w:sz w:val="20"/>
                <w:szCs w:val="20"/>
              </w:rPr>
              <w:t xml:space="preserve"> </w:t>
            </w:r>
            <m:oMath>
              <m:r>
                <w:rPr>
                  <w:rFonts w:ascii="Cambria Math" w:hAnsi="Cambria Math"/>
                  <w:sz w:val="20"/>
                  <w:szCs w:val="20"/>
                </w:rPr>
                <m:t>i=1</m:t>
              </m:r>
            </m:oMath>
            <w:r w:rsidRPr="00B51531">
              <w:rPr>
                <w:sz w:val="20"/>
                <w:szCs w:val="20"/>
              </w:rPr>
              <w:t xml:space="preserve"> </w:t>
            </w:r>
            <w:r w:rsidRPr="00B51531">
              <w:rPr>
                <w:b/>
                <w:bCs/>
                <w:sz w:val="20"/>
                <w:szCs w:val="20"/>
              </w:rPr>
              <w:t>to</w:t>
            </w:r>
            <w:r w:rsidRPr="00B51531">
              <w:rPr>
                <w:sz w:val="20"/>
                <w:szCs w:val="20"/>
              </w:rPr>
              <w:t xml:space="preserve"> </w:t>
            </w:r>
            <m:oMath>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e>
              </m:d>
            </m:oMath>
          </w:p>
        </w:tc>
      </w:tr>
      <w:tr w:rsidR="00B51531" w:rsidRPr="00B51531" w14:paraId="3AE3490C" w14:textId="77777777" w:rsidTr="002F019C">
        <w:trPr>
          <w:trHeight w:val="282"/>
        </w:trPr>
        <w:tc>
          <w:tcPr>
            <w:tcW w:w="551" w:type="dxa"/>
            <w:shd w:val="clear" w:color="auto" w:fill="auto"/>
            <w:vAlign w:val="center"/>
          </w:tcPr>
          <w:p w14:paraId="76BCB4E0" w14:textId="77777777" w:rsidR="00B51531" w:rsidRPr="00B51531" w:rsidRDefault="00B51531" w:rsidP="00770780">
            <w:pPr>
              <w:adjustRightInd w:val="0"/>
              <w:snapToGrid w:val="0"/>
              <w:rPr>
                <w:sz w:val="20"/>
                <w:szCs w:val="20"/>
              </w:rPr>
            </w:pPr>
            <w:r w:rsidRPr="00B51531">
              <w:rPr>
                <w:sz w:val="20"/>
                <w:szCs w:val="20"/>
              </w:rPr>
              <w:t>02</w:t>
            </w:r>
          </w:p>
        </w:tc>
        <w:tc>
          <w:tcPr>
            <w:tcW w:w="7630" w:type="dxa"/>
            <w:shd w:val="clear" w:color="auto" w:fill="auto"/>
            <w:vAlign w:val="center"/>
          </w:tcPr>
          <w:p w14:paraId="4073F0A2" w14:textId="2DBF55EA" w:rsidR="00B51531" w:rsidRPr="00B51531" w:rsidRDefault="00B51531" w:rsidP="00770780">
            <w:pPr>
              <w:adjustRightInd w:val="0"/>
              <w:snapToGrid w:val="0"/>
              <w:rPr>
                <w:sz w:val="20"/>
                <w:szCs w:val="20"/>
              </w:rPr>
            </w:pPr>
            <w:r w:rsidRPr="00B51531">
              <w:rPr>
                <w:sz w:val="20"/>
                <w:szCs w:val="20"/>
              </w:rPr>
              <w:t xml:space="preserve">  f</w:t>
            </w:r>
            <w:r w:rsidRPr="00B51531">
              <w:rPr>
                <w:b/>
                <w:bCs/>
                <w:sz w:val="20"/>
                <w:szCs w:val="20"/>
              </w:rPr>
              <w:t>or</w:t>
            </w:r>
            <w:r w:rsidRPr="00B51531">
              <w:rPr>
                <w:sz w:val="20"/>
                <w:szCs w:val="20"/>
              </w:rPr>
              <w:t xml:space="preserve"> </w:t>
            </w:r>
            <m:oMath>
              <m:r>
                <w:rPr>
                  <w:rFonts w:ascii="Cambria Math" w:hAnsi="Cambria Math"/>
                  <w:sz w:val="20"/>
                  <w:szCs w:val="20"/>
                </w:rPr>
                <m:t>j=i+1</m:t>
              </m:r>
            </m:oMath>
            <w:r w:rsidRPr="00B51531">
              <w:rPr>
                <w:sz w:val="20"/>
                <w:szCs w:val="20"/>
              </w:rPr>
              <w:t xml:space="preserve"> </w:t>
            </w:r>
            <w:r w:rsidRPr="00B51531">
              <w:rPr>
                <w:b/>
                <w:bCs/>
                <w:sz w:val="20"/>
                <w:szCs w:val="20"/>
              </w:rPr>
              <w:t>to</w:t>
            </w:r>
            <w:r w:rsidRPr="00B51531">
              <w:rPr>
                <w:sz w:val="20"/>
                <w:szCs w:val="20"/>
              </w:rPr>
              <w:t xml:space="preserve"> </w:t>
            </w:r>
            <m:oMath>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e>
              </m:d>
            </m:oMath>
          </w:p>
        </w:tc>
      </w:tr>
      <w:tr w:rsidR="00B51531" w:rsidRPr="00B51531" w14:paraId="11232261" w14:textId="77777777" w:rsidTr="002F019C">
        <w:trPr>
          <w:trHeight w:val="282"/>
        </w:trPr>
        <w:tc>
          <w:tcPr>
            <w:tcW w:w="551" w:type="dxa"/>
            <w:shd w:val="clear" w:color="auto" w:fill="auto"/>
            <w:vAlign w:val="center"/>
          </w:tcPr>
          <w:p w14:paraId="3C76352A" w14:textId="77777777" w:rsidR="00B51531" w:rsidRPr="00B51531" w:rsidRDefault="00B51531" w:rsidP="00770780">
            <w:pPr>
              <w:adjustRightInd w:val="0"/>
              <w:snapToGrid w:val="0"/>
              <w:rPr>
                <w:sz w:val="20"/>
                <w:szCs w:val="20"/>
              </w:rPr>
            </w:pPr>
            <w:r w:rsidRPr="00B51531">
              <w:rPr>
                <w:rFonts w:hint="eastAsia"/>
                <w:sz w:val="20"/>
                <w:szCs w:val="20"/>
              </w:rPr>
              <w:t>0</w:t>
            </w:r>
            <w:r w:rsidRPr="00B51531">
              <w:rPr>
                <w:sz w:val="20"/>
                <w:szCs w:val="20"/>
              </w:rPr>
              <w:t>3</w:t>
            </w:r>
          </w:p>
        </w:tc>
        <w:tc>
          <w:tcPr>
            <w:tcW w:w="7630" w:type="dxa"/>
            <w:shd w:val="clear" w:color="auto" w:fill="auto"/>
            <w:vAlign w:val="center"/>
          </w:tcPr>
          <w:p w14:paraId="1DE26400" w14:textId="46496D1C" w:rsidR="00B51531" w:rsidRPr="00B51531" w:rsidRDefault="00B51531" w:rsidP="00770780">
            <w:pPr>
              <w:adjustRightInd w:val="0"/>
              <w:snapToGrid w:val="0"/>
              <w:rPr>
                <w:b/>
                <w:bCs/>
                <w:sz w:val="20"/>
                <w:szCs w:val="20"/>
              </w:rPr>
            </w:pPr>
            <w:r w:rsidRPr="00B51531">
              <w:rPr>
                <w:rFonts w:hint="eastAsia"/>
                <w:sz w:val="20"/>
                <w:szCs w:val="20"/>
              </w:rPr>
              <w:t xml:space="preserve"> </w:t>
            </w:r>
            <w:r w:rsidRPr="00B51531">
              <w:rPr>
                <w:sz w:val="20"/>
                <w:szCs w:val="20"/>
              </w:rPr>
              <w:t xml:space="preserve">   </w:t>
            </w:r>
            <w:r w:rsidRPr="00B51531">
              <w:rPr>
                <w:b/>
                <w:bCs/>
                <w:sz w:val="20"/>
                <w:szCs w:val="20"/>
              </w:rPr>
              <w:t xml:space="preserve">if </w:t>
            </w:r>
            <w:r w:rsidRPr="00B51531">
              <w:rPr>
                <w:sz w:val="20"/>
                <w:szCs w:val="20"/>
              </w:rPr>
              <w:t>(</w:t>
            </w:r>
            <m:oMath>
              <m:r>
                <w:rPr>
                  <w:rFonts w:ascii="Cambria Math" w:hAnsi="Cambria Math"/>
                  <w:sz w:val="20"/>
                  <w:szCs w:val="20"/>
                </w:rPr>
                <m:t>ward=0</m:t>
              </m:r>
            </m:oMath>
            <w:r w:rsidRPr="00B51531">
              <w:rPr>
                <w:sz w:val="20"/>
                <w:szCs w:val="20"/>
              </w:rPr>
              <w:t>)</w:t>
            </w:r>
          </w:p>
        </w:tc>
      </w:tr>
      <w:tr w:rsidR="00B51531" w:rsidRPr="00B51531" w14:paraId="0B4629C8" w14:textId="77777777" w:rsidTr="002F019C">
        <w:trPr>
          <w:trHeight w:val="282"/>
        </w:trPr>
        <w:tc>
          <w:tcPr>
            <w:tcW w:w="551" w:type="dxa"/>
            <w:shd w:val="clear" w:color="auto" w:fill="auto"/>
            <w:vAlign w:val="center"/>
          </w:tcPr>
          <w:p w14:paraId="0BEA9691" w14:textId="77777777" w:rsidR="00B51531" w:rsidRPr="00B51531" w:rsidRDefault="00B51531" w:rsidP="00770780">
            <w:pPr>
              <w:adjustRightInd w:val="0"/>
              <w:snapToGrid w:val="0"/>
              <w:rPr>
                <w:sz w:val="20"/>
                <w:szCs w:val="20"/>
              </w:rPr>
            </w:pPr>
            <w:r w:rsidRPr="00B51531">
              <w:rPr>
                <w:sz w:val="20"/>
                <w:szCs w:val="20"/>
              </w:rPr>
              <w:t>04</w:t>
            </w:r>
          </w:p>
        </w:tc>
        <w:tc>
          <w:tcPr>
            <w:tcW w:w="7630" w:type="dxa"/>
            <w:shd w:val="clear" w:color="auto" w:fill="auto"/>
            <w:vAlign w:val="center"/>
          </w:tcPr>
          <w:p w14:paraId="419EFC69" w14:textId="2E8D8105" w:rsidR="00B51531" w:rsidRPr="00B51531" w:rsidRDefault="00B51531" w:rsidP="00770780">
            <w:pPr>
              <w:adjustRightInd w:val="0"/>
              <w:snapToGrid w:val="0"/>
              <w:rPr>
                <w:sz w:val="20"/>
                <w:szCs w:val="20"/>
              </w:rPr>
            </w:pPr>
            <w:r w:rsidRPr="00B51531">
              <w:rPr>
                <w:sz w:val="20"/>
                <w:szCs w:val="20"/>
              </w:rPr>
              <w:t xml:space="preserve">      </w:t>
            </w:r>
            <m:oMath>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r>
                <w:rPr>
                  <w:rFonts w:ascii="Cambria Math" w:hAnsi="Cambria Math"/>
                  <w:sz w:val="20"/>
                  <w:szCs w:val="20"/>
                </w:rPr>
                <m:t>←</m:t>
              </m:r>
              <m:r>
                <m:rPr>
                  <m:sty m:val="p"/>
                </m:rPr>
                <w:rPr>
                  <w:rFonts w:ascii="Cambria Math" w:hAnsi="Cambria Math"/>
                  <w:sz w:val="20"/>
                  <w:szCs w:val="20"/>
                </w:rPr>
                <m:t>交换</m:t>
              </m:r>
              <m:r>
                <w:rPr>
                  <w:rFonts w:ascii="Cambria Math" w:hAnsi="Cambria Math"/>
                  <w:sz w:val="20"/>
                  <w:szCs w:val="20"/>
                </w:rPr>
                <m:t>1</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temp</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temp</m:t>
                      </m:r>
                    </m:sup>
                  </m:sSubSup>
                </m:e>
              </m:d>
            </m:oMath>
            <w:r w:rsidRPr="00B51531">
              <w:rPr>
                <w:sz w:val="20"/>
                <w:szCs w:val="20"/>
              </w:rPr>
              <w:t xml:space="preserve">     </w:t>
            </w:r>
            <w:r w:rsidRPr="00B51531">
              <w:rPr>
                <w:rFonts w:hint="eastAsia"/>
                <w:sz w:val="20"/>
                <w:szCs w:val="20"/>
              </w:rPr>
              <w:t>%%</w:t>
            </w:r>
            <w:r w:rsidRPr="00B51531">
              <w:rPr>
                <w:rFonts w:hint="eastAsia"/>
                <w:sz w:val="20"/>
                <w:szCs w:val="20"/>
              </w:rPr>
              <w:t>交换</w:t>
            </w:r>
            <w:r w:rsidRPr="00B51531">
              <w:rPr>
                <w:rFonts w:hint="eastAsia"/>
                <w:sz w:val="20"/>
                <w:szCs w:val="20"/>
              </w:rPr>
              <w:t>1</w:t>
            </w:r>
            <w:r w:rsidRPr="00B51531">
              <w:rPr>
                <w:rFonts w:hint="eastAsia"/>
                <w:sz w:val="20"/>
                <w:szCs w:val="20"/>
              </w:rPr>
              <w:t>使用正向解码</w:t>
            </w:r>
          </w:p>
        </w:tc>
      </w:tr>
      <w:tr w:rsidR="00B51531" w:rsidRPr="00B51531" w14:paraId="02CD5A9D" w14:textId="77777777" w:rsidTr="002F019C">
        <w:trPr>
          <w:trHeight w:val="282"/>
        </w:trPr>
        <w:tc>
          <w:tcPr>
            <w:tcW w:w="551" w:type="dxa"/>
            <w:shd w:val="clear" w:color="auto" w:fill="auto"/>
            <w:vAlign w:val="center"/>
          </w:tcPr>
          <w:p w14:paraId="1DBD84C5" w14:textId="77777777" w:rsidR="00B51531" w:rsidRPr="00B51531" w:rsidRDefault="00B51531" w:rsidP="00770780">
            <w:pPr>
              <w:adjustRightInd w:val="0"/>
              <w:snapToGrid w:val="0"/>
              <w:rPr>
                <w:sz w:val="20"/>
                <w:szCs w:val="20"/>
              </w:rPr>
            </w:pPr>
            <w:r w:rsidRPr="00B51531">
              <w:rPr>
                <w:rFonts w:hint="eastAsia"/>
                <w:sz w:val="20"/>
                <w:szCs w:val="20"/>
              </w:rPr>
              <w:t>0</w:t>
            </w:r>
            <w:r w:rsidRPr="00B51531">
              <w:rPr>
                <w:sz w:val="20"/>
                <w:szCs w:val="20"/>
              </w:rPr>
              <w:t>5</w:t>
            </w:r>
          </w:p>
        </w:tc>
        <w:tc>
          <w:tcPr>
            <w:tcW w:w="7630" w:type="dxa"/>
            <w:shd w:val="clear" w:color="auto" w:fill="auto"/>
            <w:vAlign w:val="center"/>
          </w:tcPr>
          <w:p w14:paraId="0A9B4C5E" w14:textId="77777777" w:rsidR="00B51531" w:rsidRPr="00B51531" w:rsidRDefault="00B51531" w:rsidP="00770780">
            <w:pPr>
              <w:adjustRightInd w:val="0"/>
              <w:snapToGrid w:val="0"/>
              <w:rPr>
                <w:b/>
                <w:bCs/>
                <w:sz w:val="20"/>
                <w:szCs w:val="20"/>
              </w:rPr>
            </w:pPr>
            <w:r w:rsidRPr="00B51531">
              <w:rPr>
                <w:rFonts w:hint="eastAsia"/>
                <w:sz w:val="20"/>
                <w:szCs w:val="20"/>
              </w:rPr>
              <w:t xml:space="preserve"> </w:t>
            </w:r>
            <w:r w:rsidRPr="00B51531">
              <w:rPr>
                <w:sz w:val="20"/>
                <w:szCs w:val="20"/>
              </w:rPr>
              <w:t xml:space="preserve">   </w:t>
            </w:r>
            <w:r w:rsidRPr="00B51531">
              <w:rPr>
                <w:b/>
                <w:bCs/>
                <w:sz w:val="20"/>
                <w:szCs w:val="20"/>
              </w:rPr>
              <w:t>else</w:t>
            </w:r>
          </w:p>
        </w:tc>
      </w:tr>
      <w:tr w:rsidR="00B51531" w:rsidRPr="00B51531" w14:paraId="39A340EC" w14:textId="77777777" w:rsidTr="002F019C">
        <w:trPr>
          <w:trHeight w:val="282"/>
        </w:trPr>
        <w:tc>
          <w:tcPr>
            <w:tcW w:w="551" w:type="dxa"/>
            <w:shd w:val="clear" w:color="auto" w:fill="auto"/>
            <w:vAlign w:val="center"/>
          </w:tcPr>
          <w:p w14:paraId="1B19EFCF" w14:textId="77777777" w:rsidR="00B51531" w:rsidRPr="00B51531" w:rsidRDefault="00B51531" w:rsidP="00770780">
            <w:pPr>
              <w:adjustRightInd w:val="0"/>
              <w:snapToGrid w:val="0"/>
              <w:rPr>
                <w:sz w:val="20"/>
                <w:szCs w:val="20"/>
              </w:rPr>
            </w:pPr>
            <w:r w:rsidRPr="00B51531">
              <w:rPr>
                <w:rFonts w:hint="eastAsia"/>
                <w:sz w:val="20"/>
                <w:szCs w:val="20"/>
              </w:rPr>
              <w:t>0</w:t>
            </w:r>
            <w:r w:rsidRPr="00B51531">
              <w:rPr>
                <w:sz w:val="20"/>
                <w:szCs w:val="20"/>
              </w:rPr>
              <w:t>6</w:t>
            </w:r>
          </w:p>
        </w:tc>
        <w:tc>
          <w:tcPr>
            <w:tcW w:w="7630" w:type="dxa"/>
            <w:shd w:val="clear" w:color="auto" w:fill="auto"/>
            <w:vAlign w:val="center"/>
          </w:tcPr>
          <w:p w14:paraId="4D11A993" w14:textId="094A5C6A" w:rsidR="00B51531" w:rsidRPr="00B51531" w:rsidRDefault="00B51531" w:rsidP="00770780">
            <w:pPr>
              <w:adjustRightInd w:val="0"/>
              <w:snapToGrid w:val="0"/>
              <w:rPr>
                <w:sz w:val="20"/>
                <w:szCs w:val="20"/>
              </w:rPr>
            </w:pPr>
            <w:r w:rsidRPr="00B51531">
              <w:rPr>
                <w:rFonts w:hint="eastAsia"/>
                <w:sz w:val="20"/>
                <w:szCs w:val="20"/>
              </w:rPr>
              <w:t xml:space="preserve"> </w:t>
            </w:r>
            <w:r w:rsidRPr="00B51531">
              <w:rPr>
                <w:sz w:val="20"/>
                <w:szCs w:val="20"/>
              </w:rPr>
              <w:t xml:space="preserve">     </w:t>
            </w:r>
            <m:oMath>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r>
                <w:rPr>
                  <w:rFonts w:ascii="Cambria Math" w:hAnsi="Cambria Math"/>
                  <w:sz w:val="20"/>
                  <w:szCs w:val="20"/>
                </w:rPr>
                <m:t>←</m:t>
              </m:r>
              <m:r>
                <m:rPr>
                  <m:sty m:val="p"/>
                </m:rPr>
                <w:rPr>
                  <w:rFonts w:ascii="Cambria Math" w:hAnsi="Cambria Math"/>
                  <w:sz w:val="20"/>
                  <w:szCs w:val="20"/>
                </w:rPr>
                <m:t>交换</m:t>
              </m:r>
              <m:r>
                <w:rPr>
                  <w:rFonts w:ascii="Cambria Math" w:hAnsi="Cambria Math"/>
                  <w:sz w:val="20"/>
                  <w:szCs w:val="20"/>
                </w:rPr>
                <m:t>2</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temp</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temp</m:t>
                      </m:r>
                    </m:sup>
                  </m:sSubSup>
                </m:e>
              </m:d>
            </m:oMath>
            <w:r w:rsidRPr="00B51531">
              <w:rPr>
                <w:sz w:val="20"/>
                <w:szCs w:val="20"/>
              </w:rPr>
              <w:t xml:space="preserve">     </w:t>
            </w:r>
            <w:r w:rsidRPr="00B51531">
              <w:rPr>
                <w:rFonts w:hint="eastAsia"/>
                <w:sz w:val="20"/>
                <w:szCs w:val="20"/>
              </w:rPr>
              <w:t>%%</w:t>
            </w:r>
            <w:r w:rsidRPr="00B51531">
              <w:rPr>
                <w:rFonts w:hint="eastAsia"/>
                <w:sz w:val="20"/>
                <w:szCs w:val="20"/>
              </w:rPr>
              <w:t>交换</w:t>
            </w:r>
            <w:r w:rsidRPr="00B51531">
              <w:rPr>
                <w:rFonts w:hint="eastAsia"/>
                <w:sz w:val="20"/>
                <w:szCs w:val="20"/>
              </w:rPr>
              <w:t>2</w:t>
            </w:r>
            <w:r w:rsidRPr="00B51531">
              <w:rPr>
                <w:rFonts w:hint="eastAsia"/>
                <w:sz w:val="20"/>
                <w:szCs w:val="20"/>
              </w:rPr>
              <w:t>使用反向解码</w:t>
            </w:r>
          </w:p>
        </w:tc>
      </w:tr>
      <w:tr w:rsidR="00B51531" w:rsidRPr="00B51531" w14:paraId="682DCC6A" w14:textId="77777777" w:rsidTr="002F019C">
        <w:trPr>
          <w:trHeight w:val="282"/>
        </w:trPr>
        <w:tc>
          <w:tcPr>
            <w:tcW w:w="551" w:type="dxa"/>
            <w:shd w:val="clear" w:color="auto" w:fill="auto"/>
            <w:vAlign w:val="center"/>
          </w:tcPr>
          <w:p w14:paraId="46FE7361" w14:textId="77777777" w:rsidR="00B51531" w:rsidRPr="00B51531" w:rsidRDefault="00B51531" w:rsidP="00770780">
            <w:pPr>
              <w:adjustRightInd w:val="0"/>
              <w:snapToGrid w:val="0"/>
              <w:rPr>
                <w:sz w:val="20"/>
                <w:szCs w:val="20"/>
              </w:rPr>
            </w:pPr>
            <w:r w:rsidRPr="00B51531">
              <w:rPr>
                <w:sz w:val="20"/>
                <w:szCs w:val="20"/>
              </w:rPr>
              <w:t>07</w:t>
            </w:r>
          </w:p>
        </w:tc>
        <w:tc>
          <w:tcPr>
            <w:tcW w:w="7630" w:type="dxa"/>
            <w:shd w:val="clear" w:color="auto" w:fill="auto"/>
            <w:vAlign w:val="center"/>
          </w:tcPr>
          <w:p w14:paraId="2A9D1B51" w14:textId="5A9F1E3D" w:rsidR="00B51531" w:rsidRPr="00B51531" w:rsidRDefault="00B51531" w:rsidP="00770780">
            <w:pPr>
              <w:adjustRightInd w:val="0"/>
              <w:snapToGrid w:val="0"/>
              <w:rPr>
                <w:sz w:val="20"/>
                <w:szCs w:val="20"/>
              </w:rPr>
            </w:pPr>
            <w:r w:rsidRPr="00B51531">
              <w:rPr>
                <w:sz w:val="20"/>
                <w:szCs w:val="20"/>
              </w:rPr>
              <w:t xml:space="preserve">    </w:t>
            </w:r>
            <w:r w:rsidRPr="00B51531">
              <w:rPr>
                <w:rFonts w:hint="eastAsia"/>
                <w:b/>
                <w:bCs/>
                <w:sz w:val="20"/>
                <w:szCs w:val="20"/>
              </w:rPr>
              <w:t>i</w:t>
            </w:r>
            <w:r w:rsidRPr="00B51531">
              <w:rPr>
                <w:b/>
                <w:bCs/>
                <w:sz w:val="20"/>
                <w:szCs w:val="20"/>
              </w:rPr>
              <w:t>f</w:t>
            </w:r>
            <w:r w:rsidRPr="00B51531">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oMath>
            <w:r w:rsidRPr="00B51531">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B51531">
              <w:rPr>
                <w:sz w:val="20"/>
                <w:szCs w:val="20"/>
              </w:rPr>
              <w:t>)</w:t>
            </w:r>
          </w:p>
        </w:tc>
      </w:tr>
      <w:tr w:rsidR="00B51531" w:rsidRPr="00B51531" w14:paraId="394BF956" w14:textId="77777777" w:rsidTr="002F019C">
        <w:trPr>
          <w:trHeight w:val="282"/>
        </w:trPr>
        <w:tc>
          <w:tcPr>
            <w:tcW w:w="551" w:type="dxa"/>
            <w:shd w:val="clear" w:color="auto" w:fill="auto"/>
            <w:vAlign w:val="center"/>
          </w:tcPr>
          <w:p w14:paraId="4007DE1E" w14:textId="77777777" w:rsidR="00B51531" w:rsidRPr="00B51531" w:rsidRDefault="00B51531" w:rsidP="00770780">
            <w:pPr>
              <w:adjustRightInd w:val="0"/>
              <w:snapToGrid w:val="0"/>
              <w:rPr>
                <w:sz w:val="20"/>
                <w:szCs w:val="20"/>
              </w:rPr>
            </w:pPr>
            <w:r w:rsidRPr="00B51531">
              <w:rPr>
                <w:sz w:val="20"/>
                <w:szCs w:val="20"/>
              </w:rPr>
              <w:t>08</w:t>
            </w:r>
          </w:p>
        </w:tc>
        <w:tc>
          <w:tcPr>
            <w:tcW w:w="7630" w:type="dxa"/>
            <w:shd w:val="clear" w:color="auto" w:fill="auto"/>
            <w:vAlign w:val="center"/>
          </w:tcPr>
          <w:p w14:paraId="08E0F60D" w14:textId="4C060772" w:rsidR="00B51531" w:rsidRPr="00B51531" w:rsidRDefault="00B51531" w:rsidP="00770780">
            <w:pPr>
              <w:adjustRightInd w:val="0"/>
              <w:snapToGrid w:val="0"/>
              <w:rPr>
                <w:sz w:val="20"/>
                <w:szCs w:val="20"/>
              </w:rPr>
            </w:pPr>
            <w:r w:rsidRPr="00B51531">
              <w:rPr>
                <w:sz w:val="20"/>
                <w:szCs w:val="20"/>
              </w:rPr>
              <w:t xml:space="preserve">      </w:t>
            </w:r>
            <m:oMath>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oMath>
          </w:p>
        </w:tc>
      </w:tr>
      <w:tr w:rsidR="00B51531" w:rsidRPr="00B51531" w14:paraId="53C0BB32" w14:textId="77777777" w:rsidTr="002F019C">
        <w:trPr>
          <w:trHeight w:val="282"/>
        </w:trPr>
        <w:tc>
          <w:tcPr>
            <w:tcW w:w="551" w:type="dxa"/>
            <w:shd w:val="clear" w:color="auto" w:fill="auto"/>
            <w:vAlign w:val="center"/>
          </w:tcPr>
          <w:p w14:paraId="32A91CF4" w14:textId="77777777" w:rsidR="00B51531" w:rsidRPr="00B51531" w:rsidRDefault="00B51531" w:rsidP="00770780">
            <w:pPr>
              <w:adjustRightInd w:val="0"/>
              <w:snapToGrid w:val="0"/>
              <w:rPr>
                <w:sz w:val="20"/>
                <w:szCs w:val="20"/>
              </w:rPr>
            </w:pPr>
            <w:r w:rsidRPr="00B51531">
              <w:rPr>
                <w:sz w:val="20"/>
                <w:szCs w:val="20"/>
              </w:rPr>
              <w:t>09</w:t>
            </w:r>
          </w:p>
        </w:tc>
        <w:tc>
          <w:tcPr>
            <w:tcW w:w="7630" w:type="dxa"/>
            <w:shd w:val="clear" w:color="auto" w:fill="auto"/>
            <w:vAlign w:val="center"/>
          </w:tcPr>
          <w:p w14:paraId="1CC885C6" w14:textId="77777777" w:rsidR="00B51531" w:rsidRPr="00B51531" w:rsidRDefault="00B51531" w:rsidP="00770780">
            <w:pPr>
              <w:adjustRightInd w:val="0"/>
              <w:snapToGrid w:val="0"/>
              <w:rPr>
                <w:b/>
                <w:bCs/>
                <w:sz w:val="20"/>
                <w:szCs w:val="20"/>
              </w:rPr>
            </w:pPr>
            <w:r w:rsidRPr="00B51531">
              <w:rPr>
                <w:sz w:val="20"/>
                <w:szCs w:val="20"/>
              </w:rPr>
              <w:t xml:space="preserve">    </w:t>
            </w:r>
            <w:r w:rsidRPr="00B51531">
              <w:rPr>
                <w:rFonts w:hint="eastAsia"/>
                <w:b/>
                <w:bCs/>
                <w:sz w:val="20"/>
                <w:szCs w:val="20"/>
              </w:rPr>
              <w:t>e</w:t>
            </w:r>
            <w:r w:rsidRPr="00B51531">
              <w:rPr>
                <w:b/>
                <w:bCs/>
                <w:sz w:val="20"/>
                <w:szCs w:val="20"/>
              </w:rPr>
              <w:t xml:space="preserve">lse </w:t>
            </w:r>
          </w:p>
        </w:tc>
      </w:tr>
      <w:tr w:rsidR="00B51531" w:rsidRPr="00B51531" w14:paraId="23670AD5" w14:textId="77777777" w:rsidTr="002F019C">
        <w:trPr>
          <w:trHeight w:val="282"/>
        </w:trPr>
        <w:tc>
          <w:tcPr>
            <w:tcW w:w="551" w:type="dxa"/>
            <w:shd w:val="clear" w:color="auto" w:fill="auto"/>
            <w:vAlign w:val="center"/>
          </w:tcPr>
          <w:p w14:paraId="23DA44D5" w14:textId="77777777" w:rsidR="00B51531" w:rsidRPr="00B51531" w:rsidRDefault="00B51531" w:rsidP="00770780">
            <w:pPr>
              <w:adjustRightInd w:val="0"/>
              <w:snapToGrid w:val="0"/>
              <w:rPr>
                <w:sz w:val="20"/>
                <w:szCs w:val="20"/>
              </w:rPr>
            </w:pPr>
            <w:r w:rsidRPr="00B51531">
              <w:rPr>
                <w:rFonts w:hint="eastAsia"/>
                <w:sz w:val="20"/>
                <w:szCs w:val="20"/>
              </w:rPr>
              <w:t>1</w:t>
            </w:r>
            <w:r w:rsidRPr="00B51531">
              <w:rPr>
                <w:sz w:val="20"/>
                <w:szCs w:val="20"/>
              </w:rPr>
              <w:t>0</w:t>
            </w:r>
          </w:p>
        </w:tc>
        <w:tc>
          <w:tcPr>
            <w:tcW w:w="7630" w:type="dxa"/>
            <w:shd w:val="clear" w:color="auto" w:fill="auto"/>
            <w:vAlign w:val="center"/>
          </w:tcPr>
          <w:p w14:paraId="078F66CA" w14:textId="3F7DEF14" w:rsidR="00B51531" w:rsidRPr="00B51531" w:rsidRDefault="00B51531" w:rsidP="00770780">
            <w:pPr>
              <w:adjustRightInd w:val="0"/>
              <w:snapToGrid w:val="0"/>
              <w:rPr>
                <w:sz w:val="20"/>
                <w:szCs w:val="20"/>
              </w:rPr>
            </w:pPr>
            <w:r w:rsidRPr="00B51531">
              <w:rPr>
                <w:sz w:val="20"/>
                <w:szCs w:val="20"/>
              </w:rPr>
              <w:t xml:space="preserve">      </w:t>
            </w:r>
            <m:oMath>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r>
                <w:rPr>
                  <w:rFonts w:ascii="Cambria Math" w:hAnsi="Cambria Math"/>
                  <w:sz w:val="20"/>
                  <w:szCs w:val="20"/>
                </w:rPr>
                <m:t>=</m:t>
              </m:r>
              <m:r>
                <m:rPr>
                  <m:sty m:val="p"/>
                </m:rP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oMath>
          </w:p>
        </w:tc>
      </w:tr>
      <w:tr w:rsidR="00B51531" w:rsidRPr="00B51531" w14:paraId="2AACD8A5" w14:textId="77777777" w:rsidTr="002F019C">
        <w:trPr>
          <w:trHeight w:val="282"/>
        </w:trPr>
        <w:tc>
          <w:tcPr>
            <w:tcW w:w="551" w:type="dxa"/>
            <w:shd w:val="clear" w:color="auto" w:fill="auto"/>
            <w:vAlign w:val="center"/>
          </w:tcPr>
          <w:p w14:paraId="431750BD" w14:textId="77777777" w:rsidR="00B51531" w:rsidRPr="00B51531" w:rsidRDefault="00B51531" w:rsidP="00770780">
            <w:pPr>
              <w:adjustRightInd w:val="0"/>
              <w:snapToGrid w:val="0"/>
              <w:rPr>
                <w:sz w:val="20"/>
                <w:szCs w:val="20"/>
              </w:rPr>
            </w:pPr>
            <w:r w:rsidRPr="00B51531">
              <w:rPr>
                <w:rFonts w:hint="eastAsia"/>
                <w:sz w:val="20"/>
                <w:szCs w:val="20"/>
              </w:rPr>
              <w:t>1</w:t>
            </w:r>
            <w:r w:rsidRPr="00B51531">
              <w:rPr>
                <w:sz w:val="20"/>
                <w:szCs w:val="20"/>
              </w:rPr>
              <w:t>1</w:t>
            </w:r>
          </w:p>
        </w:tc>
        <w:tc>
          <w:tcPr>
            <w:tcW w:w="7630" w:type="dxa"/>
            <w:shd w:val="clear" w:color="auto" w:fill="auto"/>
            <w:vAlign w:val="center"/>
          </w:tcPr>
          <w:p w14:paraId="708147D0" w14:textId="77777777" w:rsidR="00B51531" w:rsidRPr="00B51531" w:rsidRDefault="00B51531" w:rsidP="00770780">
            <w:pPr>
              <w:adjustRightInd w:val="0"/>
              <w:snapToGrid w:val="0"/>
              <w:rPr>
                <w:b/>
                <w:bCs/>
                <w:sz w:val="20"/>
                <w:szCs w:val="20"/>
              </w:rPr>
            </w:pPr>
            <w:r w:rsidRPr="00B51531">
              <w:rPr>
                <w:sz w:val="20"/>
                <w:szCs w:val="20"/>
              </w:rPr>
              <w:t xml:space="preserve">     </w:t>
            </w:r>
            <w:r w:rsidRPr="00B51531">
              <w:rPr>
                <w:b/>
                <w:bCs/>
                <w:sz w:val="20"/>
                <w:szCs w:val="20"/>
              </w:rPr>
              <w:t xml:space="preserve">end if </w:t>
            </w:r>
          </w:p>
        </w:tc>
      </w:tr>
      <w:tr w:rsidR="00B51531" w:rsidRPr="00B51531" w14:paraId="2053A5CF" w14:textId="77777777" w:rsidTr="002F019C">
        <w:trPr>
          <w:trHeight w:val="282"/>
        </w:trPr>
        <w:tc>
          <w:tcPr>
            <w:tcW w:w="551" w:type="dxa"/>
            <w:shd w:val="clear" w:color="auto" w:fill="auto"/>
            <w:vAlign w:val="center"/>
          </w:tcPr>
          <w:p w14:paraId="440002F0" w14:textId="77777777" w:rsidR="00B51531" w:rsidRPr="00B51531" w:rsidRDefault="00B51531" w:rsidP="00770780">
            <w:pPr>
              <w:adjustRightInd w:val="0"/>
              <w:snapToGrid w:val="0"/>
              <w:rPr>
                <w:sz w:val="20"/>
                <w:szCs w:val="20"/>
              </w:rPr>
            </w:pPr>
            <w:r w:rsidRPr="00B51531">
              <w:rPr>
                <w:rFonts w:hint="eastAsia"/>
                <w:sz w:val="20"/>
                <w:szCs w:val="20"/>
              </w:rPr>
              <w:t>1</w:t>
            </w:r>
            <w:r w:rsidRPr="00B51531">
              <w:rPr>
                <w:sz w:val="20"/>
                <w:szCs w:val="20"/>
              </w:rPr>
              <w:t>2</w:t>
            </w:r>
          </w:p>
        </w:tc>
        <w:tc>
          <w:tcPr>
            <w:tcW w:w="7630" w:type="dxa"/>
            <w:shd w:val="clear" w:color="auto" w:fill="auto"/>
            <w:vAlign w:val="center"/>
          </w:tcPr>
          <w:p w14:paraId="4F7D9897" w14:textId="77777777" w:rsidR="00B51531" w:rsidRPr="00B51531" w:rsidRDefault="00B51531" w:rsidP="00770780">
            <w:pPr>
              <w:adjustRightInd w:val="0"/>
              <w:snapToGrid w:val="0"/>
              <w:rPr>
                <w:b/>
                <w:bCs/>
                <w:sz w:val="20"/>
                <w:szCs w:val="20"/>
              </w:rPr>
            </w:pPr>
            <w:r w:rsidRPr="00B51531">
              <w:rPr>
                <w:sz w:val="20"/>
                <w:szCs w:val="20"/>
              </w:rPr>
              <w:t xml:space="preserve">  </w:t>
            </w:r>
            <w:r w:rsidRPr="00B51531">
              <w:rPr>
                <w:b/>
                <w:bCs/>
                <w:sz w:val="20"/>
                <w:szCs w:val="20"/>
              </w:rPr>
              <w:t>end for</w:t>
            </w:r>
          </w:p>
        </w:tc>
      </w:tr>
      <w:tr w:rsidR="00B51531" w:rsidRPr="00B51531" w14:paraId="44DAE633" w14:textId="77777777" w:rsidTr="002F019C">
        <w:trPr>
          <w:trHeight w:val="282"/>
        </w:trPr>
        <w:tc>
          <w:tcPr>
            <w:tcW w:w="551" w:type="dxa"/>
            <w:shd w:val="clear" w:color="auto" w:fill="auto"/>
            <w:vAlign w:val="center"/>
          </w:tcPr>
          <w:p w14:paraId="440CBE94" w14:textId="77777777" w:rsidR="00B51531" w:rsidRPr="00B51531" w:rsidRDefault="00B51531" w:rsidP="00770780">
            <w:pPr>
              <w:adjustRightInd w:val="0"/>
              <w:snapToGrid w:val="0"/>
              <w:rPr>
                <w:sz w:val="20"/>
                <w:szCs w:val="20"/>
              </w:rPr>
            </w:pPr>
            <w:r w:rsidRPr="00B51531">
              <w:rPr>
                <w:sz w:val="20"/>
                <w:szCs w:val="20"/>
              </w:rPr>
              <w:t>13</w:t>
            </w:r>
          </w:p>
        </w:tc>
        <w:tc>
          <w:tcPr>
            <w:tcW w:w="7630" w:type="dxa"/>
            <w:shd w:val="clear" w:color="auto" w:fill="auto"/>
            <w:vAlign w:val="center"/>
          </w:tcPr>
          <w:p w14:paraId="37F81F70" w14:textId="77777777" w:rsidR="00B51531" w:rsidRPr="00B51531" w:rsidRDefault="00B51531" w:rsidP="00770780">
            <w:pPr>
              <w:adjustRightInd w:val="0"/>
              <w:snapToGrid w:val="0"/>
              <w:rPr>
                <w:b/>
                <w:bCs/>
                <w:sz w:val="20"/>
                <w:szCs w:val="20"/>
              </w:rPr>
            </w:pPr>
            <w:r w:rsidRPr="00B51531">
              <w:rPr>
                <w:b/>
                <w:bCs/>
                <w:sz w:val="20"/>
                <w:szCs w:val="20"/>
              </w:rPr>
              <w:t>end for</w:t>
            </w:r>
          </w:p>
        </w:tc>
      </w:tr>
      <w:tr w:rsidR="005E3482" w:rsidRPr="00B51531" w14:paraId="51B90110" w14:textId="77777777" w:rsidTr="00413C95">
        <w:trPr>
          <w:trHeight w:val="291"/>
        </w:trPr>
        <w:tc>
          <w:tcPr>
            <w:tcW w:w="8181" w:type="dxa"/>
            <w:gridSpan w:val="2"/>
            <w:shd w:val="clear" w:color="auto" w:fill="auto"/>
            <w:vAlign w:val="center"/>
          </w:tcPr>
          <w:p w14:paraId="445A27E3" w14:textId="71B7215E" w:rsidR="005E3482" w:rsidRPr="00B51531" w:rsidRDefault="005E3482" w:rsidP="00770780">
            <w:pPr>
              <w:adjustRightInd w:val="0"/>
              <w:snapToGrid w:val="0"/>
              <w:rPr>
                <w:sz w:val="20"/>
                <w:szCs w:val="20"/>
              </w:rPr>
            </w:pPr>
            <w:r w:rsidRPr="00B51531">
              <w:rPr>
                <w:sz w:val="20"/>
                <w:szCs w:val="20"/>
              </w:rPr>
              <w:t>输出：</w:t>
            </w:r>
            <m:oMath>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hint="eastAsia"/>
                      <w:sz w:val="20"/>
                      <w:szCs w:val="20"/>
                    </w:rPr>
                    <m:t>te</m:t>
                  </m:r>
                  <m:r>
                    <w:rPr>
                      <w:rFonts w:ascii="Cambria Math" w:hAnsi="Cambria Math"/>
                      <w:sz w:val="20"/>
                      <w:szCs w:val="20"/>
                    </w:rPr>
                    <m:t>mp</m:t>
                  </m:r>
                </m:sup>
              </m:sSup>
            </m:oMath>
          </w:p>
        </w:tc>
      </w:tr>
    </w:tbl>
    <w:p w14:paraId="30D1BC71" w14:textId="77777777" w:rsidR="006C03EB" w:rsidRPr="006C03EB" w:rsidRDefault="006C03EB" w:rsidP="006C03EB">
      <w:pPr>
        <w:pStyle w:val="af0"/>
        <w:spacing w:before="240" w:after="240" w:line="460" w:lineRule="exact"/>
        <w:rPr>
          <w:rFonts w:ascii="Times New Roman" w:hAnsi="Times New Roman"/>
        </w:rPr>
      </w:pPr>
      <w:bookmarkStart w:id="12" w:name="_Toc159654699"/>
      <w:bookmarkStart w:id="13" w:name="_Toc160177550"/>
      <w:r w:rsidRPr="006C03EB">
        <w:rPr>
          <w:rFonts w:ascii="Times New Roman" w:hAnsi="Times New Roman"/>
        </w:rPr>
        <w:t xml:space="preserve">2.4 </w:t>
      </w:r>
      <w:r w:rsidRPr="006C03EB">
        <w:rPr>
          <w:rFonts w:ascii="Times New Roman" w:hAnsi="Times New Roman" w:hint="eastAsia"/>
        </w:rPr>
        <w:t>仿真实验及其分析</w:t>
      </w:r>
      <w:bookmarkEnd w:id="12"/>
      <w:bookmarkEnd w:id="13"/>
    </w:p>
    <w:p w14:paraId="7936FC16" w14:textId="7E04E534" w:rsidR="006C03EB" w:rsidRPr="006C03EB" w:rsidRDefault="006C03EB" w:rsidP="006C03EB">
      <w:pPr>
        <w:spacing w:line="460" w:lineRule="exact"/>
        <w:ind w:firstLineChars="200" w:firstLine="480"/>
        <w:rPr>
          <w:sz w:val="24"/>
        </w:rPr>
      </w:pPr>
      <w:r w:rsidRPr="006C03EB">
        <w:rPr>
          <w:sz w:val="24"/>
        </w:rPr>
        <w:t>所有对比算法均</w:t>
      </w:r>
      <w:r w:rsidR="00D561AC">
        <w:rPr>
          <w:rFonts w:hint="eastAsia"/>
          <w:sz w:val="24"/>
        </w:rPr>
        <w:t>使</w:t>
      </w:r>
      <w:r w:rsidRPr="006C03EB">
        <w:rPr>
          <w:sz w:val="24"/>
        </w:rPr>
        <w:t>用</w:t>
      </w:r>
      <w:r w:rsidRPr="006C03EB">
        <w:rPr>
          <w:sz w:val="24"/>
        </w:rPr>
        <w:t>C++</w:t>
      </w:r>
      <w:r w:rsidRPr="006C03EB">
        <w:rPr>
          <w:sz w:val="24"/>
        </w:rPr>
        <w:t>语言编写，并在</w:t>
      </w:r>
      <w:r w:rsidRPr="006C03EB">
        <w:rPr>
          <w:sz w:val="24"/>
        </w:rPr>
        <w:t>Visual Studio 2019</w:t>
      </w:r>
      <w:r w:rsidRPr="006C03EB">
        <w:rPr>
          <w:sz w:val="24"/>
        </w:rPr>
        <w:t>环境中执行。所有的算例在一台</w:t>
      </w:r>
      <w:r w:rsidR="00D561AC">
        <w:rPr>
          <w:rFonts w:hint="eastAsia"/>
          <w:sz w:val="24"/>
        </w:rPr>
        <w:t>配备</w:t>
      </w:r>
      <w:r w:rsidRPr="006C03EB">
        <w:rPr>
          <w:sz w:val="24"/>
        </w:rPr>
        <w:t>有</w:t>
      </w:r>
      <w:r w:rsidRPr="006C03EB">
        <w:rPr>
          <w:sz w:val="24"/>
        </w:rPr>
        <w:t>Intel Core i7</w:t>
      </w:r>
      <w:r w:rsidRPr="006C03EB">
        <w:rPr>
          <w:sz w:val="24"/>
        </w:rPr>
        <w:t>，</w:t>
      </w:r>
      <w:r w:rsidRPr="006C03EB">
        <w:rPr>
          <w:sz w:val="24"/>
        </w:rPr>
        <w:t>3.60GHz</w:t>
      </w:r>
      <w:r w:rsidRPr="006C03EB">
        <w:rPr>
          <w:sz w:val="24"/>
        </w:rPr>
        <w:t>，</w:t>
      </w:r>
      <w:r w:rsidRPr="006C03EB">
        <w:rPr>
          <w:sz w:val="24"/>
        </w:rPr>
        <w:t>32GB</w:t>
      </w:r>
      <w:r w:rsidRPr="006C03EB">
        <w:rPr>
          <w:sz w:val="24"/>
        </w:rPr>
        <w:t>内存的、运行</w:t>
      </w:r>
      <w:r w:rsidRPr="006C03EB">
        <w:rPr>
          <w:sz w:val="24"/>
        </w:rPr>
        <w:t>Windows 10</w:t>
      </w:r>
      <w:r w:rsidRPr="006C03EB">
        <w:rPr>
          <w:sz w:val="24"/>
        </w:rPr>
        <w:t>操作系统的计算机上进行。</w:t>
      </w:r>
    </w:p>
    <w:p w14:paraId="3883C06A" w14:textId="3C099D80" w:rsidR="00B0498F" w:rsidRPr="006C03EB" w:rsidRDefault="006C03EB" w:rsidP="00D561AC">
      <w:pPr>
        <w:spacing w:line="460" w:lineRule="exact"/>
        <w:ind w:firstLineChars="200" w:firstLine="480"/>
        <w:rPr>
          <w:sz w:val="24"/>
        </w:rPr>
      </w:pPr>
      <w:r w:rsidRPr="006C03EB">
        <w:rPr>
          <w:sz w:val="24"/>
        </w:rPr>
        <w:t>本章中的测试数据</w:t>
      </w:r>
      <w:r w:rsidR="00D561AC">
        <w:rPr>
          <w:rFonts w:hint="eastAsia"/>
          <w:sz w:val="24"/>
        </w:rPr>
        <w:t>来源于</w:t>
      </w:r>
      <w:r w:rsidRPr="006C03EB">
        <w:rPr>
          <w:sz w:val="24"/>
        </w:rPr>
        <w:t>文献</w:t>
      </w:r>
      <w:r w:rsidRPr="006C03EB">
        <w:rPr>
          <w:sz w:val="24"/>
        </w:rPr>
        <w:fldChar w:fldCharType="begin"/>
      </w:r>
      <w:r w:rsidR="00575415">
        <w:rPr>
          <w:sz w:val="24"/>
        </w:rPr>
        <w:instrText xml:space="preserve"> ADDIN ZOTERO_ITEM CSL_CITATION {"citationID":"ym2MsbEM","properties":{"formattedCitation":"\\super [75]\\nosupersub{}","plainCitation":"[75]","noteIndex":0},"citationItems":[{"id":2121,"uris":["http://zotero.org/users/9145449/items/MWYNM5IQ"],"itemData":</w:instrText>
      </w:r>
      <w:r w:rsidR="00575415">
        <w:rPr>
          <w:rFonts w:hint="eastAsia"/>
          <w:sz w:val="24"/>
        </w:rPr>
        <w:instrText>{"id":2121,"type":"article-journal","abstract":"</w:instrText>
      </w:r>
      <w:r w:rsidR="00575415">
        <w:rPr>
          <w:rFonts w:hint="eastAsia"/>
          <w:sz w:val="24"/>
        </w:rPr>
        <w:instrText>混合流水车间调度是制造业领域的前沿方向</w:instrText>
      </w:r>
      <w:r w:rsidR="00575415">
        <w:rPr>
          <w:rFonts w:hint="eastAsia"/>
          <w:sz w:val="24"/>
        </w:rPr>
        <w:instrText>,</w:instrText>
      </w:r>
      <w:r w:rsidR="00575415">
        <w:rPr>
          <w:rFonts w:hint="eastAsia"/>
          <w:sz w:val="24"/>
        </w:rPr>
        <w:instrText>而研究带有阻塞约束的问题更具有现实意义</w:instrText>
      </w:r>
      <w:r w:rsidR="00575415">
        <w:rPr>
          <w:rFonts w:hint="eastAsia"/>
          <w:sz w:val="24"/>
        </w:rPr>
        <w:instrText>.</w:instrText>
      </w:r>
      <w:r w:rsidR="00575415">
        <w:rPr>
          <w:rFonts w:hint="eastAsia"/>
          <w:sz w:val="24"/>
        </w:rPr>
        <w:instrText>针对阻塞混合流水车间调度问题</w:instrText>
      </w:r>
      <w:r w:rsidR="00575415">
        <w:rPr>
          <w:rFonts w:hint="eastAsia"/>
          <w:sz w:val="24"/>
        </w:rPr>
        <w:instrText>(BHFSP),</w:instrText>
      </w:r>
      <w:r w:rsidR="00575415">
        <w:rPr>
          <w:rFonts w:hint="eastAsia"/>
          <w:sz w:val="24"/>
        </w:rPr>
        <w:instrText>以最小化最大完工时间为优化目标建立</w:instrText>
      </w:r>
      <w:r w:rsidR="00575415">
        <w:rPr>
          <w:rFonts w:hint="eastAsia"/>
          <w:sz w:val="24"/>
        </w:rPr>
        <w:instrText>BHFSP</w:instrText>
      </w:r>
      <w:r w:rsidR="00575415">
        <w:rPr>
          <w:rFonts w:hint="eastAsia"/>
          <w:sz w:val="24"/>
        </w:rPr>
        <w:instrText>的数学模型并详细阐述其计算过程</w:instrText>
      </w:r>
      <w:r w:rsidR="00575415">
        <w:rPr>
          <w:rFonts w:hint="eastAsia"/>
          <w:sz w:val="24"/>
        </w:rPr>
        <w:instrText>,</w:instrText>
      </w:r>
      <w:r w:rsidR="00575415">
        <w:rPr>
          <w:rFonts w:hint="eastAsia"/>
          <w:sz w:val="24"/>
        </w:rPr>
        <w:instrText>在零缓冲区特性的基础上设计一种双层变异策略的迭代贪婪</w:instrText>
      </w:r>
      <w:r w:rsidR="00575415">
        <w:rPr>
          <w:rFonts w:hint="eastAsia"/>
          <w:sz w:val="24"/>
        </w:rPr>
        <w:instrText>(IGDLM)</w:instrText>
      </w:r>
      <w:r w:rsidR="00575415">
        <w:rPr>
          <w:rFonts w:hint="eastAsia"/>
          <w:sz w:val="24"/>
        </w:rPr>
        <w:instrText>算法求解</w:instrText>
      </w:r>
      <w:r w:rsidR="00575415">
        <w:rPr>
          <w:rFonts w:hint="eastAsia"/>
          <w:sz w:val="24"/>
        </w:rPr>
        <w:instrText>BHFSP.</w:instrText>
      </w:r>
      <w:r w:rsidR="00575415">
        <w:rPr>
          <w:rFonts w:hint="eastAsia"/>
          <w:sz w:val="24"/>
        </w:rPr>
        <w:instrText>分析传统迭代贪婪</w:instrText>
      </w:r>
      <w:r w:rsidR="00575415">
        <w:rPr>
          <w:rFonts w:hint="eastAsia"/>
          <w:sz w:val="24"/>
        </w:rPr>
        <w:instrText>(IG)</w:instrText>
      </w:r>
      <w:r w:rsidR="00575415">
        <w:rPr>
          <w:rFonts w:hint="eastAsia"/>
          <w:sz w:val="24"/>
        </w:rPr>
        <w:instrText>算法中的优势和不足</w:instrText>
      </w:r>
      <w:r w:rsidR="00575415">
        <w:rPr>
          <w:rFonts w:hint="eastAsia"/>
          <w:sz w:val="24"/>
        </w:rPr>
        <w:instrText>,</w:instrText>
      </w:r>
      <w:r w:rsidR="00575415">
        <w:rPr>
          <w:rFonts w:hint="eastAsia"/>
          <w:sz w:val="24"/>
        </w:rPr>
        <w:instrText>针对阻塞特性提出双层变异策略来提高解的多样性</w:instrText>
      </w:r>
      <w:r w:rsidR="00575415">
        <w:rPr>
          <w:rFonts w:hint="eastAsia"/>
          <w:sz w:val="24"/>
        </w:rPr>
        <w:instrText>,</w:instrText>
      </w:r>
      <w:r w:rsidR="00575415">
        <w:rPr>
          <w:rFonts w:hint="eastAsia"/>
          <w:sz w:val="24"/>
        </w:rPr>
        <w:instrText>进一步平衡所提算法的全局探索和局部搜索能力</w:instrText>
      </w:r>
      <w:r w:rsidR="00575415">
        <w:rPr>
          <w:rFonts w:hint="eastAsia"/>
          <w:sz w:val="24"/>
        </w:rPr>
        <w:instrText>.</w:instrText>
      </w:r>
      <w:r w:rsidR="00575415">
        <w:rPr>
          <w:rFonts w:hint="eastAsia"/>
          <w:sz w:val="24"/>
        </w:rPr>
        <w:instrText>通过</w:instrText>
      </w:r>
      <w:r w:rsidR="00575415">
        <w:rPr>
          <w:rFonts w:hint="eastAsia"/>
          <w:sz w:val="24"/>
        </w:rPr>
        <w:instrText>100</w:instrText>
      </w:r>
      <w:r w:rsidR="00575415">
        <w:rPr>
          <w:rFonts w:hint="eastAsia"/>
          <w:sz w:val="24"/>
        </w:rPr>
        <w:instrText>个测试算例的数值仿真以及与</w:instrText>
      </w:r>
      <w:r w:rsidR="00575415">
        <w:rPr>
          <w:rFonts w:hint="eastAsia"/>
          <w:sz w:val="24"/>
        </w:rPr>
        <w:instrText>5</w:instrText>
      </w:r>
      <w:r w:rsidR="00575415">
        <w:rPr>
          <w:rFonts w:hint="eastAsia"/>
          <w:sz w:val="24"/>
        </w:rPr>
        <w:instrText>种代表算法的统计比较</w:instrText>
      </w:r>
      <w:r w:rsidR="00575415">
        <w:rPr>
          <w:rFonts w:hint="eastAsia"/>
          <w:sz w:val="24"/>
        </w:rPr>
        <w:instrText>,</w:instrText>
      </w:r>
      <w:r w:rsidR="00575415">
        <w:rPr>
          <w:rFonts w:hint="eastAsia"/>
          <w:sz w:val="24"/>
        </w:rPr>
        <w:instrText>验证所提出的双层变异策略与</w:instrText>
      </w:r>
      <w:r w:rsidR="00575415">
        <w:rPr>
          <w:rFonts w:hint="eastAsia"/>
          <w:sz w:val="24"/>
        </w:rPr>
        <w:instrText>IG</w:instrText>
      </w:r>
      <w:r w:rsidR="00575415">
        <w:rPr>
          <w:rFonts w:hint="eastAsia"/>
          <w:sz w:val="24"/>
        </w:rPr>
        <w:instrText>融合的算法能够得到更好的目标值</w:instrText>
      </w:r>
      <w:r w:rsidR="00575415">
        <w:rPr>
          <w:rFonts w:hint="eastAsia"/>
          <w:sz w:val="24"/>
        </w:rPr>
        <w:instrText>,</w:instrText>
      </w:r>
      <w:r w:rsidR="00575415">
        <w:rPr>
          <w:rFonts w:hint="eastAsia"/>
          <w:sz w:val="24"/>
        </w:rPr>
        <w:instrText>并为中大规模的</w:instrText>
      </w:r>
      <w:r w:rsidR="00575415">
        <w:rPr>
          <w:rFonts w:hint="eastAsia"/>
          <w:sz w:val="24"/>
        </w:rPr>
        <w:instrText>BHFSP</w:instrText>
      </w:r>
      <w:r w:rsidR="00575415">
        <w:rPr>
          <w:rFonts w:hint="eastAsia"/>
          <w:sz w:val="24"/>
        </w:rPr>
        <w:instrText>提供更优的调度方案</w:instrText>
      </w:r>
      <w:r w:rsidR="00575415">
        <w:rPr>
          <w:rFonts w:hint="eastAsia"/>
          <w:sz w:val="24"/>
        </w:rPr>
        <w:instrText>.","container-title":"</w:instrText>
      </w:r>
      <w:r w:rsidR="00575415">
        <w:rPr>
          <w:rFonts w:hint="eastAsia"/>
          <w:sz w:val="24"/>
        </w:rPr>
        <w:instrText>控制与决策</w:instrText>
      </w:r>
      <w:r w:rsidR="00575415">
        <w:rPr>
          <w:rFonts w:hint="eastAsia"/>
          <w:sz w:val="24"/>
        </w:rPr>
        <w:instrText>","DOI":"10.13195/j.kzyjc.2021.0607","ISSN":"1001-0920","issue":"9","language":"</w:instrText>
      </w:r>
      <w:r w:rsidR="00575415">
        <w:rPr>
          <w:rFonts w:hint="eastAsia"/>
          <w:sz w:val="24"/>
        </w:rPr>
        <w:instrText>中文</w:instrText>
      </w:r>
      <w:r w:rsidR="00575415">
        <w:rPr>
          <w:rFonts w:hint="eastAsia"/>
          <w:sz w:val="24"/>
        </w:rPr>
        <w:instrText>;","note":"2 citations(CNKI)[2022-9-12]&lt;</w:instrText>
      </w:r>
      <w:r w:rsidR="00575415">
        <w:rPr>
          <w:rFonts w:hint="eastAsia"/>
          <w:sz w:val="24"/>
        </w:rPr>
        <w:instrText>北大核心</w:instrText>
      </w:r>
      <w:r w:rsidR="00575415">
        <w:rPr>
          <w:rFonts w:hint="eastAsia"/>
          <w:sz w:val="24"/>
        </w:rPr>
        <w:instrText>, EI, CSCD&gt;","page":"2323-2332","source":"CNKI","title":"</w:instrText>
      </w:r>
      <w:r w:rsidR="00575415">
        <w:rPr>
          <w:rFonts w:hint="eastAsia"/>
          <w:sz w:val="24"/>
        </w:rPr>
        <w:instrText>求解阻塞混合流水车间调度的双层变异迭代贪婪算法</w:instrText>
      </w:r>
      <w:r w:rsidR="00575415">
        <w:rPr>
          <w:rFonts w:hint="eastAsia"/>
          <w:sz w:val="24"/>
        </w:rPr>
        <w:instrText>","volume":"37","author":[{"family":"</w:instrText>
      </w:r>
      <w:r w:rsidR="00575415">
        <w:rPr>
          <w:rFonts w:hint="eastAsia"/>
          <w:sz w:val="24"/>
        </w:rPr>
        <w:instrText>秦</w:instrText>
      </w:r>
      <w:r w:rsidR="00575415">
        <w:rPr>
          <w:rFonts w:hint="eastAsia"/>
          <w:sz w:val="24"/>
        </w:rPr>
        <w:instrText>","given":"</w:instrText>
      </w:r>
      <w:r w:rsidR="00575415">
        <w:rPr>
          <w:rFonts w:hint="eastAsia"/>
          <w:sz w:val="24"/>
        </w:rPr>
        <w:instrText>浩翔</w:instrText>
      </w:r>
      <w:r w:rsidR="00575415">
        <w:rPr>
          <w:rFonts w:hint="eastAsia"/>
          <w:sz w:val="24"/>
        </w:rPr>
        <w:instrText>"},{"family":"</w:instrText>
      </w:r>
      <w:r w:rsidR="00575415">
        <w:rPr>
          <w:rFonts w:hint="eastAsia"/>
          <w:sz w:val="24"/>
        </w:rPr>
        <w:instrText>韩</w:instrText>
      </w:r>
      <w:r w:rsidR="00575415">
        <w:rPr>
          <w:rFonts w:hint="eastAsia"/>
          <w:sz w:val="24"/>
        </w:rPr>
        <w:instrText>","given":"</w:instrText>
      </w:r>
      <w:r w:rsidR="00575415">
        <w:rPr>
          <w:rFonts w:hint="eastAsia"/>
          <w:sz w:val="24"/>
        </w:rPr>
        <w:instrText>玉艳</w:instrText>
      </w:r>
      <w:r w:rsidR="00575415">
        <w:rPr>
          <w:rFonts w:hint="eastAsia"/>
          <w:sz w:val="24"/>
        </w:rPr>
        <w:instrText>"},{"family":"</w:instrText>
      </w:r>
      <w:r w:rsidR="00575415">
        <w:rPr>
          <w:rFonts w:hint="eastAsia"/>
          <w:sz w:val="24"/>
        </w:rPr>
        <w:instrText>陈</w:instrText>
      </w:r>
      <w:r w:rsidR="00575415">
        <w:rPr>
          <w:rFonts w:hint="eastAsia"/>
          <w:sz w:val="24"/>
        </w:rPr>
        <w:instrText>","given":"</w:instrText>
      </w:r>
      <w:r w:rsidR="00575415">
        <w:rPr>
          <w:rFonts w:hint="eastAsia"/>
          <w:sz w:val="24"/>
        </w:rPr>
        <w:instrText>庆达</w:instrText>
      </w:r>
      <w:r w:rsidR="00575415">
        <w:rPr>
          <w:rFonts w:hint="eastAsia"/>
          <w:sz w:val="24"/>
        </w:rPr>
        <w:instrText>"},{"family":"</w:instrText>
      </w:r>
      <w:r w:rsidR="00575415">
        <w:rPr>
          <w:rFonts w:hint="eastAsia"/>
          <w:sz w:val="24"/>
        </w:rPr>
        <w:instrText>李</w:instrText>
      </w:r>
      <w:r w:rsidR="00575415">
        <w:rPr>
          <w:rFonts w:hint="eastAsia"/>
          <w:sz w:val="24"/>
        </w:rPr>
        <w:instrText>","given":"</w:instrText>
      </w:r>
      <w:r w:rsidR="00575415">
        <w:rPr>
          <w:rFonts w:hint="eastAsia"/>
          <w:sz w:val="24"/>
        </w:rPr>
        <w:instrText>俊青</w:instrText>
      </w:r>
      <w:r w:rsidR="00575415">
        <w:rPr>
          <w:rFonts w:hint="eastAsia"/>
          <w:sz w:val="24"/>
        </w:rPr>
        <w:instrText>"},{"family":"</w:instrText>
      </w:r>
      <w:r w:rsidR="00575415">
        <w:rPr>
          <w:rFonts w:hint="eastAsia"/>
          <w:sz w:val="24"/>
        </w:rPr>
        <w:instrText>桑</w:instrText>
      </w:r>
      <w:r w:rsidR="00575415">
        <w:rPr>
          <w:rFonts w:hint="eastAsia"/>
          <w:sz w:val="24"/>
        </w:rPr>
        <w:instrText>","given":"</w:instrText>
      </w:r>
      <w:r w:rsidR="00575415">
        <w:rPr>
          <w:rFonts w:hint="eastAsia"/>
          <w:sz w:val="24"/>
        </w:rPr>
        <w:instrText>红燕</w:instrText>
      </w:r>
      <w:r w:rsidR="00575415">
        <w:rPr>
          <w:rFonts w:hint="eastAsia"/>
          <w:sz w:val="24"/>
        </w:rPr>
        <w:instrText>"}],"issued":{"date-parts":[[</w:instrText>
      </w:r>
      <w:r w:rsidR="00575415">
        <w:rPr>
          <w:sz w:val="24"/>
        </w:rPr>
        <w:instrText xml:space="preserve">"2022"]]}}}],"schema":"https://github.com/citation-style-language/schema/raw/master/csl-citation.json"} </w:instrText>
      </w:r>
      <w:r w:rsidRPr="006C03EB">
        <w:rPr>
          <w:sz w:val="24"/>
        </w:rPr>
        <w:fldChar w:fldCharType="separate"/>
      </w:r>
      <w:r w:rsidR="001647F0" w:rsidRPr="001647F0">
        <w:rPr>
          <w:kern w:val="0"/>
          <w:sz w:val="24"/>
          <w:vertAlign w:val="superscript"/>
        </w:rPr>
        <w:t>[75]</w:t>
      </w:r>
      <w:r w:rsidRPr="006C03EB">
        <w:rPr>
          <w:sz w:val="24"/>
        </w:rPr>
        <w:fldChar w:fldCharType="end"/>
      </w:r>
      <w:r w:rsidRPr="006C03EB">
        <w:rPr>
          <w:sz w:val="24"/>
        </w:rPr>
        <w:t>提供的生成测试实例的方法。具体而言，每个工件在每个阶段上的加工时间从区间</w:t>
      </w:r>
      <w:r w:rsidRPr="006C03EB">
        <w:rPr>
          <w:sz w:val="24"/>
        </w:rPr>
        <w:t>[1</w:t>
      </w:r>
      <w:r w:rsidRPr="006C03EB">
        <w:rPr>
          <w:sz w:val="24"/>
        </w:rPr>
        <w:t>，</w:t>
      </w:r>
      <w:r w:rsidRPr="006C03EB">
        <w:rPr>
          <w:sz w:val="24"/>
        </w:rPr>
        <w:t>99]</w:t>
      </w:r>
      <w:r w:rsidRPr="006C03EB">
        <w:rPr>
          <w:sz w:val="24"/>
        </w:rPr>
        <w:t>中随机选择，每个阶段的机器数取值范围为</w:t>
      </w:r>
      <w:r w:rsidRPr="006C03EB">
        <w:rPr>
          <w:sz w:val="24"/>
        </w:rPr>
        <w:t>[1</w:t>
      </w:r>
      <w:r w:rsidRPr="006C03EB">
        <w:rPr>
          <w:sz w:val="24"/>
        </w:rPr>
        <w:t>，</w:t>
      </w:r>
      <w:r w:rsidRPr="006C03EB">
        <w:rPr>
          <w:sz w:val="24"/>
        </w:rPr>
        <w:t>5]</w:t>
      </w:r>
      <w:r w:rsidRPr="006C03EB">
        <w:rPr>
          <w:sz w:val="24"/>
        </w:rPr>
        <w:t>，工件数的取值范围为</w:t>
      </w:r>
      <w:r w:rsidRPr="006C03EB">
        <w:rPr>
          <w:sz w:val="24"/>
        </w:rPr>
        <w:t>{20</w:t>
      </w:r>
      <w:r w:rsidRPr="006C03EB">
        <w:rPr>
          <w:sz w:val="24"/>
        </w:rPr>
        <w:t>，</w:t>
      </w:r>
      <w:r w:rsidRPr="006C03EB">
        <w:rPr>
          <w:sz w:val="24"/>
        </w:rPr>
        <w:t>40</w:t>
      </w:r>
      <w:r w:rsidRPr="006C03EB">
        <w:rPr>
          <w:sz w:val="24"/>
        </w:rPr>
        <w:t>，</w:t>
      </w:r>
      <w:r w:rsidRPr="006C03EB">
        <w:rPr>
          <w:sz w:val="24"/>
        </w:rPr>
        <w:t>60</w:t>
      </w:r>
      <w:r w:rsidRPr="006C03EB">
        <w:rPr>
          <w:sz w:val="24"/>
        </w:rPr>
        <w:t>，</w:t>
      </w:r>
      <w:r w:rsidRPr="006C03EB">
        <w:rPr>
          <w:sz w:val="24"/>
        </w:rPr>
        <w:t>80</w:t>
      </w:r>
      <w:r w:rsidRPr="006C03EB">
        <w:rPr>
          <w:sz w:val="24"/>
        </w:rPr>
        <w:t>，</w:t>
      </w:r>
      <w:r w:rsidRPr="006C03EB">
        <w:rPr>
          <w:sz w:val="24"/>
        </w:rPr>
        <w:t>100}</w:t>
      </w:r>
      <w:r w:rsidRPr="006C03EB">
        <w:rPr>
          <w:sz w:val="24"/>
        </w:rPr>
        <w:t>，加工阶段</w:t>
      </w:r>
      <w:r w:rsidRPr="006C03EB">
        <w:rPr>
          <w:sz w:val="24"/>
        </w:rPr>
        <w:lastRenderedPageBreak/>
        <w:t>数的取值范围为</w:t>
      </w:r>
      <w:r w:rsidRPr="006C03EB">
        <w:rPr>
          <w:sz w:val="24"/>
        </w:rPr>
        <w:t>{5</w:t>
      </w:r>
      <w:r w:rsidRPr="006C03EB">
        <w:rPr>
          <w:sz w:val="24"/>
        </w:rPr>
        <w:t>，</w:t>
      </w:r>
      <w:r w:rsidRPr="006C03EB">
        <w:rPr>
          <w:sz w:val="24"/>
        </w:rPr>
        <w:t>10}</w:t>
      </w:r>
      <w:r w:rsidRPr="006C03EB">
        <w:rPr>
          <w:sz w:val="24"/>
        </w:rPr>
        <w:t>。</w:t>
      </w:r>
      <w:r w:rsidR="003E1F14">
        <w:rPr>
          <w:rFonts w:hint="eastAsia"/>
          <w:sz w:val="24"/>
        </w:rPr>
        <w:t>因此，</w:t>
      </w:r>
      <w:r w:rsidRPr="006C03EB">
        <w:rPr>
          <w:sz w:val="24"/>
        </w:rPr>
        <w:t>共产生了</w:t>
      </w:r>
      <m:oMath>
        <m:r>
          <w:rPr>
            <w:rFonts w:ascii="Cambria Math" w:hAnsi="Cambria Math"/>
            <w:sz w:val="24"/>
          </w:rPr>
          <m:t>2×5=10</m:t>
        </m:r>
      </m:oMath>
      <w:r w:rsidRPr="006C03EB">
        <w:rPr>
          <w:sz w:val="24"/>
        </w:rPr>
        <w:t>种不同的组合（</w:t>
      </w:r>
      <m:oMath>
        <m:r>
          <w:rPr>
            <w:rFonts w:ascii="Cambria Math" w:hAnsi="Cambria Math"/>
            <w:sz w:val="24"/>
          </w:rPr>
          <m:t>J×S</m:t>
        </m:r>
      </m:oMath>
      <w:r w:rsidRPr="006C03EB">
        <w:rPr>
          <w:sz w:val="24"/>
        </w:rPr>
        <w:t>），每个组合生成</w:t>
      </w:r>
      <w:r w:rsidRPr="006C03EB">
        <w:rPr>
          <w:sz w:val="24"/>
        </w:rPr>
        <w:t>10</w:t>
      </w:r>
      <w:r w:rsidRPr="006C03EB">
        <w:rPr>
          <w:sz w:val="24"/>
        </w:rPr>
        <w:t>个不同的测试实例，总共有</w:t>
      </w:r>
      <m:oMath>
        <m:r>
          <w:rPr>
            <w:rFonts w:ascii="Cambria Math" w:hAnsi="Cambria Math"/>
            <w:sz w:val="24"/>
          </w:rPr>
          <m:t>10×10=100</m:t>
        </m:r>
      </m:oMath>
      <w:proofErr w:type="gramStart"/>
      <w:r w:rsidRPr="006C03EB">
        <w:rPr>
          <w:sz w:val="24"/>
        </w:rPr>
        <w:t>个</w:t>
      </w:r>
      <w:proofErr w:type="gramEnd"/>
      <w:r w:rsidRPr="006C03EB">
        <w:rPr>
          <w:sz w:val="24"/>
        </w:rPr>
        <w:t>测试实例。为了确保实验的公平性，每个实例都独立运行</w:t>
      </w:r>
      <w:r w:rsidRPr="006C03EB">
        <w:rPr>
          <w:sz w:val="24"/>
        </w:rPr>
        <w:t>20</w:t>
      </w:r>
      <w:r w:rsidRPr="006C03EB">
        <w:rPr>
          <w:sz w:val="24"/>
        </w:rPr>
        <w:t>次。所有算法都使用相同的</w:t>
      </w:r>
      <w:r w:rsidRPr="006C03EB">
        <w:rPr>
          <w:sz w:val="24"/>
        </w:rPr>
        <w:t>CPU</w:t>
      </w:r>
      <w:r w:rsidRPr="006C03EB">
        <w:rPr>
          <w:sz w:val="24"/>
        </w:rPr>
        <w:t>运行时间作为终止条件，记作</w:t>
      </w:r>
      <m:oMath>
        <m:r>
          <w:rPr>
            <w:rFonts w:ascii="Cambria Math" w:hAnsi="Cambria Math"/>
            <w:sz w:val="24"/>
          </w:rPr>
          <m:t>StopTime=J×S×10</m:t>
        </m:r>
      </m:oMath>
      <w:r w:rsidR="00893E1B" w:rsidRPr="00893E1B">
        <w:rPr>
          <w:rFonts w:hint="eastAsia"/>
          <w:sz w:val="24"/>
        </w:rPr>
        <w:t>毫秒</w:t>
      </w:r>
      <w:r w:rsidRPr="006C03EB">
        <w:rPr>
          <w:sz w:val="24"/>
        </w:rPr>
        <w:t>。当算法运行时间达到</w:t>
      </w:r>
      <m:oMath>
        <m:r>
          <w:rPr>
            <w:rFonts w:ascii="Cambria Math" w:hAnsi="Cambria Math"/>
            <w:sz w:val="24"/>
          </w:rPr>
          <m:t>StopTime</m:t>
        </m:r>
      </m:oMath>
      <w:r w:rsidRPr="006C03EB">
        <w:rPr>
          <w:sz w:val="24"/>
        </w:rPr>
        <w:t>时，算法终止运行。</w:t>
      </w:r>
    </w:p>
    <w:p w14:paraId="21915E28" w14:textId="77777777" w:rsidR="006C03EB" w:rsidRPr="006C03EB" w:rsidRDefault="006C03EB" w:rsidP="006C03EB">
      <w:pPr>
        <w:spacing w:line="460" w:lineRule="exact"/>
        <w:ind w:firstLineChars="200" w:firstLine="480"/>
        <w:rPr>
          <w:sz w:val="24"/>
        </w:rPr>
      </w:pPr>
      <w:r w:rsidRPr="006C03EB">
        <w:rPr>
          <w:sz w:val="24"/>
        </w:rPr>
        <w:t>所有算法的性能评价指标为相对百分比增长</w:t>
      </w:r>
      <w:r w:rsidRPr="006C03EB">
        <w:rPr>
          <w:sz w:val="24"/>
        </w:rPr>
        <w:t>(Relative percentage increase</w:t>
      </w:r>
      <w:r w:rsidRPr="006C03EB">
        <w:rPr>
          <w:sz w:val="24"/>
        </w:rPr>
        <w:t>，</w:t>
      </w:r>
      <w:r w:rsidRPr="006C03EB">
        <w:rPr>
          <w:sz w:val="24"/>
        </w:rPr>
        <w:t>RPI)</w:t>
      </w:r>
      <w:r w:rsidRPr="006C03EB">
        <w:rPr>
          <w:sz w:val="24"/>
        </w:rPr>
        <w:t>，计算公式如下：</w:t>
      </w:r>
    </w:p>
    <w:p w14:paraId="60D5F0CE" w14:textId="7B90FB76" w:rsidR="006C03EB" w:rsidRPr="006C03EB" w:rsidRDefault="008C1545" w:rsidP="006C03EB">
      <w:pPr>
        <w:adjustRightInd w:val="0"/>
        <w:snapToGrid w:val="0"/>
        <w:ind w:firstLineChars="200" w:firstLine="480"/>
        <w:rPr>
          <w:sz w:val="24"/>
        </w:rPr>
      </w:pPr>
      <m:oMath>
        <m:r>
          <w:rPr>
            <w:rFonts w:ascii="Cambria Math" w:hAnsi="Cambria Math"/>
            <w:sz w:val="24"/>
          </w:rPr>
          <m:t>RPI=</m:t>
        </m:r>
        <m:f>
          <m:fPr>
            <m:ctrlPr>
              <w:rPr>
                <w:rFonts w:ascii="Cambria Math" w:hAnsi="Cambria Math"/>
                <w:i/>
                <w:sz w:val="24"/>
              </w:rPr>
            </m:ctrlPr>
          </m:fPr>
          <m:num>
            <m:r>
              <w:rPr>
                <w:rFonts w:ascii="Cambria Math" w:hAnsi="Cambria Math"/>
                <w:sz w:val="24"/>
              </w:rPr>
              <m:t>1</m:t>
            </m:r>
          </m:num>
          <m:den>
            <m:r>
              <w:rPr>
                <w:rFonts w:ascii="Cambria Math" w:hAnsi="Cambria Math"/>
                <w:sz w:val="24"/>
              </w:rPr>
              <m:t>10</m:t>
            </m:r>
          </m:den>
        </m:f>
        <m:nary>
          <m:naryPr>
            <m:chr m:val="∑"/>
            <m:limLoc m:val="subSup"/>
            <m:ctrlPr>
              <w:rPr>
                <w:rFonts w:ascii="Cambria Math" w:hAnsi="Cambria Math"/>
                <w:i/>
                <w:sz w:val="24"/>
              </w:rPr>
            </m:ctrlPr>
          </m:naryPr>
          <m:sub>
            <m:r>
              <w:rPr>
                <w:rFonts w:ascii="Cambria Math" w:hAnsi="Cambria Math"/>
                <w:sz w:val="24"/>
              </w:rPr>
              <m:t>ins=1</m:t>
            </m:r>
          </m:sub>
          <m:sup>
            <m:r>
              <w:rPr>
                <w:rFonts w:ascii="Cambria Math" w:hAnsi="Cambria Math"/>
                <w:sz w:val="24"/>
              </w:rPr>
              <m:t>10</m:t>
            </m:r>
          </m:sup>
          <m:e>
            <m:f>
              <m:fPr>
                <m:ctrlPr>
                  <w:rPr>
                    <w:rFonts w:ascii="Cambria Math" w:hAnsi="Cambria Math"/>
                    <w:i/>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num>
              <m:den>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den>
            </m:f>
          </m:e>
        </m:nary>
        <m:r>
          <w:rPr>
            <w:rFonts w:ascii="Cambria Math" w:hAnsi="Cambria Math"/>
            <w:sz w:val="24"/>
          </w:rPr>
          <m:t>×100</m:t>
        </m:r>
      </m:oMath>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r>
      <w:r w:rsidR="006C03EB" w:rsidRPr="006C03EB">
        <w:rPr>
          <w:sz w:val="24"/>
        </w:rPr>
        <w:tab/>
        <w:t>(2-10)</w:t>
      </w:r>
    </w:p>
    <w:p w14:paraId="096EAA5C" w14:textId="28111659" w:rsidR="000B16DF" w:rsidRPr="006C03EB" w:rsidRDefault="006C03EB" w:rsidP="006C03EB">
      <w:pPr>
        <w:spacing w:line="460" w:lineRule="exact"/>
        <w:rPr>
          <w:sz w:val="24"/>
        </w:rPr>
      </w:pPr>
      <w:r w:rsidRPr="006C03EB">
        <w:rPr>
          <w:sz w:val="24"/>
        </w:rPr>
        <w:t>其中，对于每个测试实例，</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oMath>
      <w:r w:rsidRPr="006C03EB">
        <w:rPr>
          <w:sz w:val="24"/>
        </w:rPr>
        <w:t>是独立运行</w:t>
      </w:r>
      <w:r w:rsidRPr="006C03EB">
        <w:rPr>
          <w:sz w:val="24"/>
        </w:rPr>
        <w:t>20</w:t>
      </w:r>
      <w:r w:rsidRPr="006C03EB">
        <w:rPr>
          <w:sz w:val="24"/>
        </w:rPr>
        <w:t>次的第</w:t>
      </w:r>
      <m:oMath>
        <m:r>
          <w:rPr>
            <w:rFonts w:ascii="Cambria Math" w:hAnsi="Cambria Math"/>
            <w:sz w:val="24"/>
          </w:rPr>
          <m:t>i</m:t>
        </m:r>
      </m:oMath>
      <w:proofErr w:type="gramStart"/>
      <w:r w:rsidRPr="006C03EB">
        <w:rPr>
          <w:sz w:val="24"/>
        </w:rPr>
        <w:t>个</w:t>
      </w:r>
      <w:proofErr w:type="gramEnd"/>
      <w:r w:rsidRPr="006C03EB">
        <w:rPr>
          <w:sz w:val="24"/>
        </w:rPr>
        <w:t>算法获得的平均</w:t>
      </w:r>
      <w:r w:rsidR="0076560A">
        <w:rPr>
          <w:sz w:val="24"/>
        </w:rPr>
        <w:t>完成时间</w:t>
      </w:r>
      <w:r w:rsidRPr="006C03EB">
        <w:rPr>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oMath>
      <w:r w:rsidRPr="006C03EB">
        <w:rPr>
          <w:sz w:val="24"/>
        </w:rPr>
        <w:t>是独立运行</w:t>
      </w:r>
      <w:r w:rsidRPr="006C03EB">
        <w:rPr>
          <w:sz w:val="24"/>
        </w:rPr>
        <w:t>20</w:t>
      </w:r>
      <w:r w:rsidRPr="006C03EB">
        <w:rPr>
          <w:sz w:val="24"/>
        </w:rPr>
        <w:t>次的所有七种算法找到的最小</w:t>
      </w:r>
      <w:r w:rsidR="0076560A">
        <w:rPr>
          <w:sz w:val="24"/>
        </w:rPr>
        <w:t>完成时间</w:t>
      </w:r>
      <w:r w:rsidRPr="006C03EB">
        <w:rPr>
          <w:sz w:val="24"/>
        </w:rPr>
        <w:t>。</w:t>
      </w:r>
    </w:p>
    <w:p w14:paraId="2A283968" w14:textId="77777777" w:rsidR="00AE63A3" w:rsidRPr="00AE63A3" w:rsidRDefault="00AE63A3" w:rsidP="00AE63A3">
      <w:pPr>
        <w:pStyle w:val="3"/>
        <w:adjustRightInd w:val="0"/>
        <w:snapToGrid w:val="0"/>
        <w:spacing w:before="0" w:after="0" w:line="460" w:lineRule="exact"/>
        <w:rPr>
          <w:sz w:val="24"/>
        </w:rPr>
      </w:pPr>
      <w:r w:rsidRPr="00AE63A3">
        <w:rPr>
          <w:sz w:val="24"/>
        </w:rPr>
        <w:t xml:space="preserve">2.4.1 </w:t>
      </w:r>
      <w:r w:rsidRPr="00AE63A3">
        <w:rPr>
          <w:rFonts w:hint="eastAsia"/>
          <w:sz w:val="24"/>
        </w:rPr>
        <w:t>参数校准</w:t>
      </w:r>
    </w:p>
    <w:p w14:paraId="642F0E5D" w14:textId="1CAD0E27" w:rsidR="00AE63A3" w:rsidRPr="0061522F" w:rsidRDefault="00AE63A3" w:rsidP="00AE63A3">
      <w:pPr>
        <w:spacing w:line="460" w:lineRule="exact"/>
        <w:ind w:firstLineChars="200" w:firstLine="480"/>
        <w:rPr>
          <w:sz w:val="24"/>
        </w:rPr>
      </w:pPr>
      <w:r w:rsidRPr="0061522F">
        <w:rPr>
          <w:sz w:val="24"/>
        </w:rPr>
        <w:t>本小节</w:t>
      </w:r>
      <w:proofErr w:type="gramStart"/>
      <w:r w:rsidRPr="0061522F">
        <w:rPr>
          <w:sz w:val="24"/>
        </w:rPr>
        <w:t>使用田口实验</w:t>
      </w:r>
      <w:proofErr w:type="gramEnd"/>
      <w:r w:rsidR="0061522F" w:rsidRPr="0061522F">
        <w:rPr>
          <w:rFonts w:hint="eastAsia"/>
          <w:sz w:val="24"/>
        </w:rPr>
        <w:t>来</w:t>
      </w:r>
      <w:r w:rsidRPr="0061522F">
        <w:rPr>
          <w:sz w:val="24"/>
        </w:rPr>
        <w:t>校准两个关键参数</w:t>
      </w:r>
      <m:oMath>
        <m:r>
          <w:rPr>
            <w:rFonts w:ascii="Cambria Math" w:hAnsi="Cambria Math"/>
            <w:sz w:val="24"/>
          </w:rPr>
          <m:t>d</m:t>
        </m:r>
      </m:oMath>
      <w:r w:rsidRPr="0061522F">
        <w:rPr>
          <w:sz w:val="24"/>
        </w:rPr>
        <w:t>和</w:t>
      </w:r>
      <m:oMath>
        <m:r>
          <w:rPr>
            <w:rFonts w:ascii="Cambria Math" w:hAnsi="Cambria Math"/>
            <w:sz w:val="24"/>
          </w:rPr>
          <m:t>α</m:t>
        </m:r>
      </m:oMath>
      <w:r w:rsidRPr="0061522F">
        <w:rPr>
          <w:sz w:val="24"/>
        </w:rPr>
        <w:t>。</w:t>
      </w:r>
      <m:oMath>
        <m:r>
          <w:rPr>
            <w:rFonts w:ascii="Cambria Math" w:hAnsi="Cambria Math"/>
            <w:sz w:val="24"/>
          </w:rPr>
          <m:t>d</m:t>
        </m:r>
      </m:oMath>
      <w:r w:rsidR="0061522F" w:rsidRPr="0061522F">
        <w:rPr>
          <w:rFonts w:hint="eastAsia"/>
          <w:sz w:val="24"/>
        </w:rPr>
        <w:t>代表</w:t>
      </w:r>
      <w:r w:rsidRPr="0061522F">
        <w:rPr>
          <w:sz w:val="24"/>
        </w:rPr>
        <w:t>破坏重构阶段中提取工件的数量，</w:t>
      </w:r>
      <w:r w:rsidR="0061522F" w:rsidRPr="0061522F">
        <w:rPr>
          <w:rFonts w:hint="eastAsia"/>
          <w:sz w:val="24"/>
        </w:rPr>
        <w:t>而</w:t>
      </w:r>
      <m:oMath>
        <m:r>
          <w:rPr>
            <w:rFonts w:ascii="Cambria Math" w:hAnsi="Cambria Math"/>
            <w:sz w:val="24"/>
          </w:rPr>
          <m:t>α</m:t>
        </m:r>
      </m:oMath>
      <w:r w:rsidR="0061522F" w:rsidRPr="0061522F">
        <w:rPr>
          <w:rFonts w:hint="eastAsia"/>
          <w:sz w:val="24"/>
        </w:rPr>
        <w:t>则</w:t>
      </w:r>
      <w:r w:rsidRPr="0061522F">
        <w:rPr>
          <w:sz w:val="24"/>
        </w:rPr>
        <w:t>为</w:t>
      </w:r>
      <w:r w:rsidRPr="0061522F">
        <w:rPr>
          <w:sz w:val="24"/>
        </w:rPr>
        <w:t>VIG</w:t>
      </w:r>
      <w:r w:rsidRPr="0061522F">
        <w:rPr>
          <w:sz w:val="24"/>
        </w:rPr>
        <w:t>执行交叉</w:t>
      </w:r>
      <w:r w:rsidR="00917D7C">
        <w:rPr>
          <w:rFonts w:hint="eastAsia"/>
          <w:sz w:val="24"/>
        </w:rPr>
        <w:t>操作</w:t>
      </w:r>
      <w:r w:rsidRPr="0061522F">
        <w:rPr>
          <w:sz w:val="24"/>
        </w:rPr>
        <w:t>的阈值。当解</w:t>
      </w:r>
      <w:r w:rsidR="006F2323">
        <w:rPr>
          <w:rFonts w:hint="eastAsia"/>
          <w:sz w:val="24"/>
        </w:rPr>
        <w:t>未</w:t>
      </w:r>
      <w:r w:rsidRPr="0061522F">
        <w:rPr>
          <w:sz w:val="24"/>
        </w:rPr>
        <w:t>更新的次数累计到</w:t>
      </w:r>
      <m:oMath>
        <m:r>
          <w:rPr>
            <w:rFonts w:ascii="Cambria Math" w:hAnsi="Cambria Math"/>
            <w:sz w:val="24"/>
          </w:rPr>
          <m:t>α</m:t>
        </m:r>
        <m:r>
          <m:rPr>
            <m:sty m:val="p"/>
          </m:rPr>
          <w:rPr>
            <w:rFonts w:ascii="Cambria Math" w:hAnsi="Cambria Math"/>
            <w:sz w:val="24"/>
          </w:rPr>
          <m:t>/</m:t>
        </m:r>
        <m:r>
          <w:rPr>
            <w:rFonts w:ascii="Cambria Math" w:hAnsi="Cambria Math"/>
            <w:sz w:val="24"/>
          </w:rPr>
          <m:t>J</m:t>
        </m:r>
      </m:oMath>
      <w:r w:rsidRPr="0061522F">
        <w:rPr>
          <w:sz w:val="24"/>
        </w:rPr>
        <w:t>时，</w:t>
      </w:r>
      <w:r w:rsidR="00917D7C">
        <w:rPr>
          <w:rFonts w:hint="eastAsia"/>
          <w:sz w:val="24"/>
        </w:rPr>
        <w:t>VIG</w:t>
      </w:r>
      <w:r w:rsidR="00917D7C">
        <w:rPr>
          <w:rFonts w:hint="eastAsia"/>
          <w:sz w:val="24"/>
        </w:rPr>
        <w:t>就将</w:t>
      </w:r>
      <w:r w:rsidRPr="0061522F">
        <w:rPr>
          <w:sz w:val="24"/>
        </w:rPr>
        <w:t>执行交叉</w:t>
      </w:r>
      <w:r w:rsidR="00917D7C">
        <w:rPr>
          <w:rFonts w:hint="eastAsia"/>
          <w:sz w:val="24"/>
        </w:rPr>
        <w:t>操作</w:t>
      </w:r>
      <w:r w:rsidRPr="0061522F">
        <w:rPr>
          <w:sz w:val="24"/>
        </w:rPr>
        <w:t>。</w:t>
      </w:r>
    </w:p>
    <w:p w14:paraId="7C46FFD7" w14:textId="00C91F95" w:rsidR="00AE63A3" w:rsidRPr="00AE63A3" w:rsidRDefault="00AE63A3" w:rsidP="00AE63A3">
      <w:pPr>
        <w:spacing w:line="460" w:lineRule="exact"/>
        <w:ind w:firstLineChars="200" w:firstLine="480"/>
        <w:rPr>
          <w:sz w:val="24"/>
        </w:rPr>
      </w:pPr>
      <w:r w:rsidRPr="00AE63A3">
        <w:rPr>
          <w:sz w:val="24"/>
        </w:rPr>
        <w:t>两个关键参数共有</w:t>
      </w:r>
      <w:r w:rsidRPr="00AE63A3">
        <w:rPr>
          <w:sz w:val="24"/>
        </w:rPr>
        <w:t>5</w:t>
      </w:r>
      <w:r w:rsidRPr="00AE63A3">
        <w:rPr>
          <w:sz w:val="24"/>
        </w:rPr>
        <w:t>个不同的参数水平，即</w:t>
      </w:r>
      <m:oMath>
        <m:r>
          <w:rPr>
            <w:rFonts w:ascii="Cambria Math" w:hAnsi="Cambria Math"/>
            <w:sz w:val="24"/>
          </w:rPr>
          <m:t>d</m:t>
        </m:r>
      </m:oMath>
      <w:r w:rsidRPr="00AE63A3">
        <w:rPr>
          <w:sz w:val="24"/>
        </w:rPr>
        <w:t>={2</w:t>
      </w:r>
      <w:r w:rsidRPr="00AE63A3">
        <w:rPr>
          <w:sz w:val="24"/>
        </w:rPr>
        <w:t>，</w:t>
      </w:r>
      <w:r w:rsidRPr="00AE63A3">
        <w:rPr>
          <w:sz w:val="24"/>
        </w:rPr>
        <w:t>3</w:t>
      </w:r>
      <w:r w:rsidRPr="00AE63A3">
        <w:rPr>
          <w:sz w:val="24"/>
        </w:rPr>
        <w:t>，</w:t>
      </w:r>
      <w:r w:rsidRPr="00AE63A3">
        <w:rPr>
          <w:sz w:val="24"/>
        </w:rPr>
        <w:t>4</w:t>
      </w:r>
      <w:r w:rsidRPr="00AE63A3">
        <w:rPr>
          <w:sz w:val="24"/>
        </w:rPr>
        <w:t>，</w:t>
      </w:r>
      <w:r w:rsidRPr="00AE63A3">
        <w:rPr>
          <w:sz w:val="24"/>
        </w:rPr>
        <w:t>5</w:t>
      </w:r>
      <w:r w:rsidRPr="00AE63A3">
        <w:rPr>
          <w:sz w:val="24"/>
        </w:rPr>
        <w:t>，</w:t>
      </w:r>
      <w:r w:rsidRPr="00AE63A3">
        <w:rPr>
          <w:sz w:val="24"/>
        </w:rPr>
        <w:t>6}</w:t>
      </w:r>
      <w:r w:rsidRPr="00AE63A3">
        <w:rPr>
          <w:sz w:val="24"/>
        </w:rPr>
        <w:t>和</w:t>
      </w:r>
      <m:oMath>
        <m:r>
          <w:rPr>
            <w:rFonts w:ascii="Cambria Math" w:hAnsi="Cambria Math"/>
            <w:sz w:val="24"/>
          </w:rPr>
          <m:t>α</m:t>
        </m:r>
      </m:oMath>
      <w:r w:rsidRPr="00AE63A3">
        <w:rPr>
          <w:sz w:val="24"/>
        </w:rPr>
        <w:t>={1600</w:t>
      </w:r>
      <w:r w:rsidR="005C6B6B">
        <w:rPr>
          <w:rFonts w:hint="eastAsia"/>
          <w:sz w:val="24"/>
        </w:rPr>
        <w:t>，</w:t>
      </w:r>
      <w:r w:rsidRPr="00AE63A3">
        <w:rPr>
          <w:sz w:val="24"/>
        </w:rPr>
        <w:t>1800</w:t>
      </w:r>
      <w:r w:rsidR="005C6B6B">
        <w:rPr>
          <w:rFonts w:hint="eastAsia"/>
          <w:sz w:val="24"/>
        </w:rPr>
        <w:t>，</w:t>
      </w:r>
      <w:r w:rsidRPr="00AE63A3">
        <w:rPr>
          <w:sz w:val="24"/>
        </w:rPr>
        <w:t>2000</w:t>
      </w:r>
      <w:r w:rsidR="005C6B6B">
        <w:rPr>
          <w:rFonts w:hint="eastAsia"/>
          <w:sz w:val="24"/>
        </w:rPr>
        <w:t>，</w:t>
      </w:r>
      <w:r w:rsidRPr="00AE63A3">
        <w:rPr>
          <w:sz w:val="24"/>
        </w:rPr>
        <w:t>2200</w:t>
      </w:r>
      <w:r w:rsidR="005C6B6B">
        <w:rPr>
          <w:rFonts w:hint="eastAsia"/>
          <w:sz w:val="24"/>
        </w:rPr>
        <w:t>，</w:t>
      </w:r>
      <w:r w:rsidRPr="00AE63A3">
        <w:rPr>
          <w:sz w:val="24"/>
        </w:rPr>
        <w:t>2400}</w:t>
      </w:r>
      <w:r w:rsidRPr="00AE63A3">
        <w:rPr>
          <w:sz w:val="24"/>
        </w:rPr>
        <w:t>。如表</w:t>
      </w:r>
      <w:r w:rsidRPr="00AE63A3">
        <w:rPr>
          <w:sz w:val="24"/>
        </w:rPr>
        <w:t>2-2</w:t>
      </w:r>
      <w:r w:rsidRPr="00AE63A3">
        <w:rPr>
          <w:sz w:val="24"/>
        </w:rPr>
        <w:t>所示，共生成</w:t>
      </w:r>
      <m:oMath>
        <m:r>
          <w:rPr>
            <w:rFonts w:ascii="Cambria Math" w:hAnsi="Cambria Math"/>
            <w:sz w:val="24"/>
          </w:rPr>
          <m:t>5×5=25</m:t>
        </m:r>
      </m:oMath>
      <w:proofErr w:type="gramStart"/>
      <w:r w:rsidRPr="00AE63A3">
        <w:rPr>
          <w:sz w:val="24"/>
        </w:rPr>
        <w:t>个</w:t>
      </w:r>
      <w:proofErr w:type="gramEnd"/>
      <w:r w:rsidRPr="00AE63A3">
        <w:rPr>
          <w:sz w:val="24"/>
        </w:rPr>
        <w:t>不同的配置组合。</w:t>
      </w:r>
      <w:r w:rsidR="00216ECD">
        <w:rPr>
          <w:rFonts w:hint="eastAsia"/>
          <w:sz w:val="24"/>
        </w:rPr>
        <w:t>本小节</w:t>
      </w:r>
      <w:r w:rsidRPr="00AE63A3">
        <w:rPr>
          <w:sz w:val="24"/>
        </w:rPr>
        <w:t>随机选择</w:t>
      </w:r>
      <w:r w:rsidR="00216ECD">
        <w:rPr>
          <w:rFonts w:hint="eastAsia"/>
          <w:sz w:val="24"/>
        </w:rPr>
        <w:t>了</w:t>
      </w:r>
      <w:r w:rsidRPr="00AE63A3">
        <w:rPr>
          <w:sz w:val="24"/>
        </w:rPr>
        <w:t>四个不同的实例来进行参数敏感度测试，</w:t>
      </w:r>
      <w:r w:rsidR="00216ECD">
        <w:rPr>
          <w:rFonts w:hint="eastAsia"/>
          <w:sz w:val="24"/>
        </w:rPr>
        <w:t>分别是</w:t>
      </w:r>
      <m:oMath>
        <m:r>
          <w:rPr>
            <w:rFonts w:ascii="Cambria Math" w:hAnsi="Cambria Math"/>
            <w:sz w:val="24"/>
          </w:rPr>
          <m:t>20×5</m:t>
        </m:r>
      </m:oMath>
      <w:r w:rsidRPr="00AE63A3">
        <w:rPr>
          <w:rFonts w:hint="eastAsia"/>
          <w:sz w:val="24"/>
        </w:rPr>
        <w:t>、</w:t>
      </w:r>
      <m:oMath>
        <m:r>
          <w:rPr>
            <w:rFonts w:ascii="Cambria Math" w:hAnsi="Cambria Math"/>
            <w:sz w:val="24"/>
          </w:rPr>
          <m:t>60×10</m:t>
        </m:r>
      </m:oMath>
      <w:r w:rsidRPr="00AE63A3">
        <w:rPr>
          <w:rFonts w:hint="eastAsia"/>
          <w:sz w:val="24"/>
        </w:rPr>
        <w:t>、</w:t>
      </w:r>
      <m:oMath>
        <m:r>
          <w:rPr>
            <w:rFonts w:ascii="Cambria Math" w:hAnsi="Cambria Math"/>
            <w:sz w:val="24"/>
          </w:rPr>
          <m:t>80×5</m:t>
        </m:r>
      </m:oMath>
      <w:r w:rsidRPr="00AE63A3">
        <w:rPr>
          <w:rFonts w:hint="eastAsia"/>
          <w:sz w:val="24"/>
        </w:rPr>
        <w:t>和</w:t>
      </w:r>
      <m:oMath>
        <m:r>
          <w:rPr>
            <w:rFonts w:ascii="Cambria Math" w:hAnsi="Cambria Math"/>
            <w:sz w:val="24"/>
          </w:rPr>
          <m:t>100×10</m:t>
        </m:r>
      </m:oMath>
      <w:r w:rsidRPr="00AE63A3">
        <w:rPr>
          <w:sz w:val="24"/>
        </w:rPr>
        <w:t>。</w:t>
      </w:r>
      <w:r w:rsidR="00216ECD">
        <w:rPr>
          <w:rFonts w:hint="eastAsia"/>
          <w:sz w:val="24"/>
        </w:rPr>
        <w:t>图</w:t>
      </w:r>
      <w:r w:rsidR="00216ECD">
        <w:rPr>
          <w:rFonts w:hint="eastAsia"/>
          <w:sz w:val="24"/>
        </w:rPr>
        <w:t>2</w:t>
      </w:r>
      <w:r w:rsidR="00216ECD">
        <w:rPr>
          <w:sz w:val="24"/>
        </w:rPr>
        <w:t>-4</w:t>
      </w:r>
      <w:r w:rsidR="00216ECD">
        <w:rPr>
          <w:rFonts w:hint="eastAsia"/>
          <w:sz w:val="24"/>
        </w:rPr>
        <w:t>展示了</w:t>
      </w:r>
      <w:r w:rsidRPr="00AE63A3">
        <w:rPr>
          <w:sz w:val="24"/>
        </w:rPr>
        <w:t>两个参数的因子水平趋势。</w:t>
      </w:r>
    </w:p>
    <w:p w14:paraId="4AD1D730" w14:textId="1E2D5A84" w:rsidR="00AE63A3" w:rsidRPr="00AE63A3" w:rsidRDefault="00AE63A3" w:rsidP="00AE63A3">
      <w:pPr>
        <w:spacing w:line="460" w:lineRule="exact"/>
        <w:ind w:firstLineChars="200" w:firstLine="480"/>
        <w:rPr>
          <w:sz w:val="24"/>
        </w:rPr>
      </w:pPr>
      <w:r w:rsidRPr="00AE63A3">
        <w:rPr>
          <w:sz w:val="24"/>
        </w:rPr>
        <w:t>由图</w:t>
      </w:r>
      <w:r w:rsidRPr="00AE63A3">
        <w:rPr>
          <w:sz w:val="24"/>
        </w:rPr>
        <w:t>2-4</w:t>
      </w:r>
      <w:r w:rsidRPr="00AE63A3">
        <w:rPr>
          <w:sz w:val="24"/>
        </w:rPr>
        <w:t>所示，当</w:t>
      </w:r>
      <m:oMath>
        <m:r>
          <w:rPr>
            <w:rFonts w:ascii="Cambria Math" w:hAnsi="Cambria Math"/>
            <w:sz w:val="24"/>
          </w:rPr>
          <m:t>d=5</m:t>
        </m:r>
      </m:oMath>
      <w:r w:rsidRPr="00AE63A3">
        <w:rPr>
          <w:sz w:val="24"/>
        </w:rPr>
        <w:t>时</w:t>
      </w:r>
      <w:r>
        <w:rPr>
          <w:rFonts w:hint="eastAsia"/>
          <w:sz w:val="24"/>
        </w:rPr>
        <w:t>，平均</w:t>
      </w:r>
      <w:r w:rsidRPr="00AE63A3">
        <w:rPr>
          <w:sz w:val="24"/>
        </w:rPr>
        <w:t>RPI</w:t>
      </w:r>
      <w:r w:rsidRPr="00AE63A3">
        <w:rPr>
          <w:sz w:val="24"/>
        </w:rPr>
        <w:t>（</w:t>
      </w:r>
      <w:r w:rsidRPr="00AE63A3">
        <w:rPr>
          <w:sz w:val="24"/>
        </w:rPr>
        <w:t>ARPI</w:t>
      </w:r>
      <w:r w:rsidRPr="00AE63A3">
        <w:rPr>
          <w:sz w:val="24"/>
        </w:rPr>
        <w:t>）值最小，表明在此参数设置下</w:t>
      </w:r>
      <w:r w:rsidR="00216ECD">
        <w:rPr>
          <w:rFonts w:hint="eastAsia"/>
          <w:sz w:val="24"/>
        </w:rPr>
        <w:t>，</w:t>
      </w:r>
      <w:r w:rsidRPr="00AE63A3">
        <w:rPr>
          <w:sz w:val="24"/>
        </w:rPr>
        <w:t>VIG</w:t>
      </w:r>
      <w:r w:rsidRPr="00AE63A3">
        <w:rPr>
          <w:sz w:val="24"/>
        </w:rPr>
        <w:t>具有最佳性能。随着</w:t>
      </w:r>
      <m:oMath>
        <m:r>
          <w:rPr>
            <w:rFonts w:ascii="Cambria Math" w:hAnsi="Cambria Math"/>
            <w:sz w:val="24"/>
          </w:rPr>
          <m:t>d</m:t>
        </m:r>
      </m:oMath>
      <w:r w:rsidR="00216ECD">
        <w:rPr>
          <w:rFonts w:hint="eastAsia"/>
        </w:rPr>
        <w:t>值</w:t>
      </w:r>
      <w:r w:rsidRPr="00AE63A3">
        <w:rPr>
          <w:sz w:val="24"/>
        </w:rPr>
        <w:t>变大，</w:t>
      </w:r>
      <w:r w:rsidRPr="00AE63A3">
        <w:rPr>
          <w:sz w:val="24"/>
        </w:rPr>
        <w:t>ARPI</w:t>
      </w:r>
      <w:r w:rsidRPr="00AE63A3">
        <w:rPr>
          <w:sz w:val="24"/>
        </w:rPr>
        <w:t>的值也逐渐变大。这是因为随着该值的增加，</w:t>
      </w:r>
      <w:r w:rsidRPr="00AE63A3">
        <w:rPr>
          <w:sz w:val="24"/>
        </w:rPr>
        <w:t>DR</w:t>
      </w:r>
      <w:r w:rsidRPr="00AE63A3">
        <w:rPr>
          <w:sz w:val="24"/>
        </w:rPr>
        <w:t>策略中使用的插入</w:t>
      </w:r>
      <w:r w:rsidR="000967F4">
        <w:rPr>
          <w:rFonts w:hint="eastAsia"/>
          <w:sz w:val="24"/>
        </w:rPr>
        <w:t>操作</w:t>
      </w:r>
      <w:r w:rsidRPr="00AE63A3">
        <w:rPr>
          <w:sz w:val="24"/>
        </w:rPr>
        <w:t>的</w:t>
      </w:r>
      <w:r w:rsidR="000967F4">
        <w:rPr>
          <w:rFonts w:hint="eastAsia"/>
          <w:sz w:val="24"/>
        </w:rPr>
        <w:t>次数</w:t>
      </w:r>
      <w:r w:rsidRPr="00AE63A3">
        <w:rPr>
          <w:sz w:val="24"/>
        </w:rPr>
        <w:t>也增加，</w:t>
      </w:r>
      <w:r w:rsidR="000967F4" w:rsidRPr="000967F4">
        <w:rPr>
          <w:rFonts w:hint="eastAsia"/>
          <w:sz w:val="24"/>
        </w:rPr>
        <w:t>导致需要更多时间来执行，从而减少了搜索潜在解的机会</w:t>
      </w:r>
      <w:r w:rsidRPr="00AE63A3">
        <w:rPr>
          <w:sz w:val="24"/>
        </w:rPr>
        <w:t>。</w:t>
      </w:r>
      <w:r w:rsidR="000967F4">
        <w:rPr>
          <w:rFonts w:hint="eastAsia"/>
          <w:sz w:val="24"/>
        </w:rPr>
        <w:t>而</w:t>
      </w:r>
      <w:r w:rsidRPr="00AE63A3">
        <w:rPr>
          <w:sz w:val="24"/>
        </w:rPr>
        <w:t>参数</w:t>
      </w:r>
      <m:oMath>
        <m:r>
          <w:rPr>
            <w:rFonts w:ascii="Cambria Math" w:hAnsi="Cambria Math"/>
            <w:sz w:val="24"/>
          </w:rPr>
          <m:t>α</m:t>
        </m:r>
      </m:oMath>
      <w:r w:rsidRPr="00AE63A3">
        <w:rPr>
          <w:sz w:val="24"/>
        </w:rPr>
        <w:t>对</w:t>
      </w:r>
      <w:r w:rsidRPr="00AE63A3">
        <w:rPr>
          <w:sz w:val="24"/>
        </w:rPr>
        <w:t>VIG</w:t>
      </w:r>
      <w:r w:rsidRPr="00AE63A3">
        <w:rPr>
          <w:sz w:val="24"/>
        </w:rPr>
        <w:t>影响不大</w:t>
      </w:r>
      <w:r w:rsidR="000967F4">
        <w:rPr>
          <w:rFonts w:hint="eastAsia"/>
          <w:sz w:val="24"/>
        </w:rPr>
        <w:t>，</w:t>
      </w:r>
      <w:r w:rsidRPr="00AE63A3">
        <w:rPr>
          <w:sz w:val="24"/>
        </w:rPr>
        <w:t>当</w:t>
      </w:r>
      <m:oMath>
        <m:r>
          <w:rPr>
            <w:rFonts w:ascii="Cambria Math" w:hAnsi="Cambria Math"/>
            <w:sz w:val="24"/>
          </w:rPr>
          <m:t>α=2200</m:t>
        </m:r>
      </m:oMath>
      <w:r w:rsidRPr="00AE63A3">
        <w:rPr>
          <w:sz w:val="24"/>
        </w:rPr>
        <w:t>时，</w:t>
      </w:r>
      <w:r w:rsidRPr="00AE63A3">
        <w:rPr>
          <w:sz w:val="24"/>
        </w:rPr>
        <w:t>VIG</w:t>
      </w:r>
      <w:r w:rsidRPr="00AE63A3">
        <w:rPr>
          <w:sz w:val="24"/>
        </w:rPr>
        <w:t>表现出优势。</w:t>
      </w:r>
    </w:p>
    <w:p w14:paraId="6A5858D0" w14:textId="25711804" w:rsidR="0061522F" w:rsidRPr="0061522F" w:rsidRDefault="00AE63A3" w:rsidP="0061522F">
      <w:pPr>
        <w:spacing w:line="460" w:lineRule="exact"/>
        <w:ind w:firstLineChars="200" w:firstLine="480"/>
        <w:rPr>
          <w:sz w:val="24"/>
        </w:rPr>
      </w:pPr>
      <w:r w:rsidRPr="00AE63A3">
        <w:rPr>
          <w:sz w:val="24"/>
        </w:rPr>
        <w:t>表</w:t>
      </w:r>
      <w:r w:rsidRPr="00AE63A3">
        <w:rPr>
          <w:sz w:val="24"/>
        </w:rPr>
        <w:t>2-3</w:t>
      </w:r>
      <w:r w:rsidRPr="00AE63A3">
        <w:rPr>
          <w:sz w:val="24"/>
        </w:rPr>
        <w:t>展示了参数的显著性水平以及所有规模实例的</w:t>
      </w:r>
      <w:r w:rsidRPr="00AE63A3">
        <w:rPr>
          <w:sz w:val="24"/>
        </w:rPr>
        <w:t>ARPI</w:t>
      </w:r>
      <w:r w:rsidRPr="00AE63A3">
        <w:rPr>
          <w:sz w:val="24"/>
        </w:rPr>
        <w:t>值，其中</w:t>
      </w:r>
      <w:r w:rsidRPr="00AE63A3">
        <w:rPr>
          <w:sz w:val="24"/>
        </w:rPr>
        <w:t>Delta</w:t>
      </w:r>
      <w:r w:rsidRPr="00AE63A3">
        <w:rPr>
          <w:sz w:val="24"/>
        </w:rPr>
        <w:t>是通过计算参数五个级别之间的最大和最小</w:t>
      </w:r>
      <w:r w:rsidRPr="00AE63A3">
        <w:rPr>
          <w:sz w:val="24"/>
        </w:rPr>
        <w:t>ARPI</w:t>
      </w:r>
      <w:r w:rsidRPr="00AE63A3">
        <w:rPr>
          <w:sz w:val="24"/>
        </w:rPr>
        <w:t>值之间的差异来衡量效果的大小。</w:t>
      </w:r>
      <w:r w:rsidRPr="00AE63A3">
        <w:rPr>
          <w:sz w:val="24"/>
        </w:rPr>
        <w:t>Delta</w:t>
      </w:r>
      <w:r w:rsidRPr="00AE63A3">
        <w:rPr>
          <w:sz w:val="24"/>
        </w:rPr>
        <w:t>越大或者</w:t>
      </w:r>
      <w:r w:rsidR="00F61B1A">
        <w:rPr>
          <w:rFonts w:hint="eastAsia"/>
          <w:sz w:val="24"/>
        </w:rPr>
        <w:t>R</w:t>
      </w:r>
      <w:r w:rsidRPr="00AE63A3">
        <w:rPr>
          <w:sz w:val="24"/>
        </w:rPr>
        <w:t>ank</w:t>
      </w:r>
      <w:r w:rsidRPr="00AE63A3">
        <w:rPr>
          <w:sz w:val="24"/>
        </w:rPr>
        <w:t>指标越小，说明该参数影响明显。由此可见，</w:t>
      </w:r>
      <m:oMath>
        <m:r>
          <w:rPr>
            <w:rFonts w:ascii="Cambria Math" w:hAnsi="Cambria Math"/>
            <w:sz w:val="24"/>
          </w:rPr>
          <m:t>d</m:t>
        </m:r>
      </m:oMath>
      <w:r w:rsidRPr="00AE63A3">
        <w:rPr>
          <w:sz w:val="24"/>
        </w:rPr>
        <w:t>和</w:t>
      </w:r>
      <m:oMath>
        <m:r>
          <w:rPr>
            <w:rFonts w:ascii="Cambria Math" w:hAnsi="Cambria Math"/>
            <w:sz w:val="24"/>
          </w:rPr>
          <m:t>α</m:t>
        </m:r>
      </m:oMath>
      <w:r w:rsidRPr="00AE63A3">
        <w:rPr>
          <w:sz w:val="24"/>
        </w:rPr>
        <w:t>分别对算法有较大和较小的影响。</w:t>
      </w:r>
    </w:p>
    <w:p w14:paraId="7D5350E9" w14:textId="77777777" w:rsidR="00AE63A3" w:rsidRPr="00464D21" w:rsidRDefault="00AE63A3" w:rsidP="00464D21">
      <w:pPr>
        <w:adjustRightInd w:val="0"/>
        <w:snapToGrid w:val="0"/>
        <w:spacing w:line="460" w:lineRule="exact"/>
        <w:jc w:val="center"/>
        <w:rPr>
          <w:rFonts w:eastAsia="楷体"/>
          <w:szCs w:val="21"/>
        </w:rPr>
      </w:pPr>
      <w:r w:rsidRPr="00464D21">
        <w:rPr>
          <w:rFonts w:eastAsia="楷体"/>
          <w:szCs w:val="21"/>
        </w:rPr>
        <w:t>表</w:t>
      </w:r>
      <w:r w:rsidRPr="00464D21">
        <w:rPr>
          <w:rFonts w:eastAsia="楷体"/>
          <w:szCs w:val="21"/>
        </w:rPr>
        <w:t xml:space="preserve">2-2 </w:t>
      </w:r>
      <w:r w:rsidRPr="00464D21">
        <w:rPr>
          <w:rFonts w:eastAsia="楷体"/>
          <w:szCs w:val="21"/>
        </w:rPr>
        <w:t>正交表和响应值</w:t>
      </w:r>
    </w:p>
    <w:tbl>
      <w:tblPr>
        <w:tblStyle w:val="a4"/>
        <w:tblW w:w="5255"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3"/>
        <w:gridCol w:w="1312"/>
        <w:gridCol w:w="1318"/>
        <w:gridCol w:w="1312"/>
      </w:tblGrid>
      <w:tr w:rsidR="00AE63A3" w:rsidRPr="00AE63A3" w14:paraId="63F67325" w14:textId="77777777" w:rsidTr="00B77F29">
        <w:trPr>
          <w:trHeight w:val="261"/>
          <w:jc w:val="center"/>
        </w:trPr>
        <w:tc>
          <w:tcPr>
            <w:tcW w:w="1313" w:type="dxa"/>
            <w:vMerge w:val="restart"/>
            <w:tcBorders>
              <w:top w:val="single" w:sz="6" w:space="0" w:color="auto"/>
              <w:bottom w:val="single" w:sz="4" w:space="0" w:color="auto"/>
            </w:tcBorders>
            <w:shd w:val="clear" w:color="auto" w:fill="auto"/>
            <w:vAlign w:val="center"/>
          </w:tcPr>
          <w:p w14:paraId="00540125" w14:textId="77777777" w:rsidR="00AE63A3" w:rsidRPr="00AE63A3" w:rsidRDefault="00AE63A3" w:rsidP="00FE21B8">
            <w:pPr>
              <w:snapToGrid w:val="0"/>
              <w:spacing w:line="240" w:lineRule="auto"/>
              <w:jc w:val="center"/>
              <w:rPr>
                <w:sz w:val="20"/>
                <w:szCs w:val="20"/>
                <w:lang w:bidi="en-US"/>
              </w:rPr>
            </w:pPr>
            <w:r w:rsidRPr="00AE63A3">
              <w:rPr>
                <w:rFonts w:hint="eastAsia"/>
                <w:sz w:val="20"/>
                <w:szCs w:val="20"/>
                <w:lang w:bidi="en-US"/>
              </w:rPr>
              <w:t>组合</w:t>
            </w:r>
          </w:p>
        </w:tc>
        <w:tc>
          <w:tcPr>
            <w:tcW w:w="2630" w:type="dxa"/>
            <w:gridSpan w:val="2"/>
            <w:tcBorders>
              <w:top w:val="single" w:sz="6" w:space="0" w:color="auto"/>
              <w:bottom w:val="single" w:sz="4" w:space="0" w:color="auto"/>
            </w:tcBorders>
            <w:shd w:val="clear" w:color="auto" w:fill="auto"/>
            <w:vAlign w:val="center"/>
          </w:tcPr>
          <w:p w14:paraId="31BC9DB7" w14:textId="77777777" w:rsidR="00AE63A3" w:rsidRPr="00AE63A3" w:rsidRDefault="00AE63A3" w:rsidP="00FE21B8">
            <w:pPr>
              <w:snapToGrid w:val="0"/>
              <w:spacing w:line="240" w:lineRule="auto"/>
              <w:jc w:val="center"/>
              <w:rPr>
                <w:sz w:val="20"/>
                <w:szCs w:val="20"/>
                <w:lang w:bidi="en-US"/>
              </w:rPr>
            </w:pPr>
            <w:r w:rsidRPr="00AE63A3">
              <w:rPr>
                <w:rFonts w:hint="eastAsia"/>
                <w:sz w:val="20"/>
                <w:szCs w:val="20"/>
                <w:lang w:bidi="en-US"/>
              </w:rPr>
              <w:t>参数</w:t>
            </w:r>
          </w:p>
        </w:tc>
        <w:tc>
          <w:tcPr>
            <w:tcW w:w="1312" w:type="dxa"/>
            <w:vMerge w:val="restart"/>
            <w:tcBorders>
              <w:top w:val="single" w:sz="6" w:space="0" w:color="auto"/>
              <w:bottom w:val="single" w:sz="4" w:space="0" w:color="auto"/>
            </w:tcBorders>
            <w:shd w:val="clear" w:color="auto" w:fill="auto"/>
            <w:vAlign w:val="center"/>
          </w:tcPr>
          <w:p w14:paraId="2BFB54F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ARPI</w:t>
            </w:r>
          </w:p>
        </w:tc>
      </w:tr>
      <w:tr w:rsidR="00AE63A3" w:rsidRPr="00AE63A3" w14:paraId="12EB8CF6" w14:textId="77777777" w:rsidTr="00882668">
        <w:trPr>
          <w:trHeight w:val="99"/>
          <w:jc w:val="center"/>
        </w:trPr>
        <w:tc>
          <w:tcPr>
            <w:tcW w:w="1313" w:type="dxa"/>
            <w:vMerge/>
            <w:tcBorders>
              <w:top w:val="single" w:sz="4" w:space="0" w:color="auto"/>
              <w:bottom w:val="single" w:sz="4" w:space="0" w:color="auto"/>
            </w:tcBorders>
            <w:shd w:val="clear" w:color="auto" w:fill="auto"/>
            <w:vAlign w:val="center"/>
          </w:tcPr>
          <w:p w14:paraId="00AC4B3B" w14:textId="77777777" w:rsidR="00AE63A3" w:rsidRPr="00AE63A3" w:rsidRDefault="00AE63A3" w:rsidP="00FE21B8">
            <w:pPr>
              <w:snapToGrid w:val="0"/>
              <w:spacing w:line="240" w:lineRule="auto"/>
              <w:jc w:val="center"/>
              <w:rPr>
                <w:sz w:val="20"/>
                <w:szCs w:val="20"/>
                <w:lang w:bidi="en-US"/>
              </w:rPr>
            </w:pPr>
          </w:p>
        </w:tc>
        <w:tc>
          <w:tcPr>
            <w:tcW w:w="1312" w:type="dxa"/>
            <w:tcBorders>
              <w:top w:val="single" w:sz="4" w:space="0" w:color="auto"/>
              <w:bottom w:val="single" w:sz="4" w:space="0" w:color="auto"/>
            </w:tcBorders>
            <w:shd w:val="clear" w:color="auto" w:fill="auto"/>
            <w:vAlign w:val="center"/>
          </w:tcPr>
          <w:p w14:paraId="6CCEC26A" w14:textId="77777777" w:rsidR="00AE63A3" w:rsidRPr="00AE63A3" w:rsidRDefault="00AE63A3" w:rsidP="00FE21B8">
            <w:pPr>
              <w:snapToGrid w:val="0"/>
              <w:spacing w:line="240" w:lineRule="auto"/>
              <w:jc w:val="center"/>
              <w:rPr>
                <w:i/>
                <w:iCs/>
                <w:sz w:val="20"/>
                <w:szCs w:val="20"/>
                <w:lang w:bidi="en-US"/>
              </w:rPr>
            </w:pPr>
            <w:r w:rsidRPr="00AE63A3">
              <w:rPr>
                <w:i/>
                <w:iCs/>
                <w:sz w:val="20"/>
                <w:szCs w:val="20"/>
                <w:lang w:bidi="en-US"/>
              </w:rPr>
              <w:t>d</w:t>
            </w:r>
          </w:p>
        </w:tc>
        <w:tc>
          <w:tcPr>
            <w:tcW w:w="1317" w:type="dxa"/>
            <w:tcBorders>
              <w:top w:val="single" w:sz="4" w:space="0" w:color="auto"/>
              <w:bottom w:val="single" w:sz="4" w:space="0" w:color="auto"/>
            </w:tcBorders>
            <w:shd w:val="clear" w:color="auto" w:fill="auto"/>
            <w:vAlign w:val="center"/>
          </w:tcPr>
          <w:p w14:paraId="53054E40" w14:textId="77777777" w:rsidR="00AE63A3" w:rsidRPr="00AE63A3" w:rsidRDefault="00AE63A3" w:rsidP="00FE21B8">
            <w:pPr>
              <w:snapToGrid w:val="0"/>
              <w:spacing w:line="240" w:lineRule="auto"/>
              <w:jc w:val="center"/>
              <w:rPr>
                <w:i/>
                <w:iCs/>
                <w:sz w:val="20"/>
                <w:szCs w:val="20"/>
                <w:lang w:bidi="en-US"/>
              </w:rPr>
            </w:pPr>
            <w:r w:rsidRPr="00AE63A3">
              <w:rPr>
                <w:i/>
                <w:iCs/>
                <w:sz w:val="20"/>
                <w:szCs w:val="20"/>
                <w:lang w:bidi="en-US"/>
              </w:rPr>
              <w:t>α</w:t>
            </w:r>
          </w:p>
        </w:tc>
        <w:tc>
          <w:tcPr>
            <w:tcW w:w="1312" w:type="dxa"/>
            <w:vMerge/>
            <w:tcBorders>
              <w:top w:val="single" w:sz="4" w:space="0" w:color="auto"/>
              <w:bottom w:val="single" w:sz="4" w:space="0" w:color="auto"/>
            </w:tcBorders>
            <w:shd w:val="clear" w:color="auto" w:fill="auto"/>
            <w:vAlign w:val="center"/>
          </w:tcPr>
          <w:p w14:paraId="0D97C84B" w14:textId="77777777" w:rsidR="00AE63A3" w:rsidRPr="00AE63A3" w:rsidRDefault="00AE63A3" w:rsidP="00FE21B8">
            <w:pPr>
              <w:snapToGrid w:val="0"/>
              <w:spacing w:line="240" w:lineRule="auto"/>
              <w:jc w:val="center"/>
              <w:rPr>
                <w:sz w:val="20"/>
                <w:szCs w:val="20"/>
                <w:lang w:bidi="en-US"/>
              </w:rPr>
            </w:pPr>
          </w:p>
        </w:tc>
      </w:tr>
      <w:tr w:rsidR="00AE63A3" w:rsidRPr="00AE63A3" w14:paraId="45A72BF7" w14:textId="77777777" w:rsidTr="00882668">
        <w:trPr>
          <w:trHeight w:val="261"/>
          <w:jc w:val="center"/>
        </w:trPr>
        <w:tc>
          <w:tcPr>
            <w:tcW w:w="1313" w:type="dxa"/>
            <w:tcBorders>
              <w:top w:val="single" w:sz="4" w:space="0" w:color="auto"/>
              <w:bottom w:val="nil"/>
            </w:tcBorders>
            <w:shd w:val="clear" w:color="auto" w:fill="auto"/>
            <w:vAlign w:val="center"/>
          </w:tcPr>
          <w:p w14:paraId="718B772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w:t>
            </w:r>
          </w:p>
        </w:tc>
        <w:tc>
          <w:tcPr>
            <w:tcW w:w="1312" w:type="dxa"/>
            <w:tcBorders>
              <w:top w:val="single" w:sz="4" w:space="0" w:color="auto"/>
              <w:bottom w:val="nil"/>
            </w:tcBorders>
            <w:shd w:val="clear" w:color="auto" w:fill="auto"/>
            <w:vAlign w:val="center"/>
          </w:tcPr>
          <w:p w14:paraId="0E681A4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7" w:type="dxa"/>
            <w:tcBorders>
              <w:top w:val="single" w:sz="4" w:space="0" w:color="auto"/>
              <w:bottom w:val="nil"/>
            </w:tcBorders>
            <w:shd w:val="clear" w:color="auto" w:fill="auto"/>
            <w:vAlign w:val="center"/>
          </w:tcPr>
          <w:p w14:paraId="4AC58F6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1600</w:t>
            </w:r>
          </w:p>
        </w:tc>
        <w:tc>
          <w:tcPr>
            <w:tcW w:w="1312" w:type="dxa"/>
            <w:tcBorders>
              <w:top w:val="single" w:sz="4" w:space="0" w:color="auto"/>
              <w:bottom w:val="nil"/>
            </w:tcBorders>
            <w:shd w:val="clear" w:color="auto" w:fill="auto"/>
            <w:vAlign w:val="center"/>
          </w:tcPr>
          <w:p w14:paraId="181A57C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0.747758</w:t>
            </w:r>
          </w:p>
        </w:tc>
      </w:tr>
      <w:tr w:rsidR="00AE63A3" w:rsidRPr="00AE63A3" w14:paraId="2396F3C1" w14:textId="77777777" w:rsidTr="00A938BB">
        <w:trPr>
          <w:trHeight w:val="268"/>
          <w:jc w:val="center"/>
        </w:trPr>
        <w:tc>
          <w:tcPr>
            <w:tcW w:w="1313" w:type="dxa"/>
            <w:tcBorders>
              <w:top w:val="nil"/>
            </w:tcBorders>
            <w:shd w:val="clear" w:color="auto" w:fill="auto"/>
            <w:vAlign w:val="center"/>
          </w:tcPr>
          <w:p w14:paraId="394E6A1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2" w:type="dxa"/>
            <w:tcBorders>
              <w:top w:val="nil"/>
            </w:tcBorders>
            <w:shd w:val="clear" w:color="auto" w:fill="auto"/>
            <w:vAlign w:val="center"/>
          </w:tcPr>
          <w:p w14:paraId="1047BEA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7" w:type="dxa"/>
            <w:tcBorders>
              <w:top w:val="nil"/>
            </w:tcBorders>
            <w:shd w:val="clear" w:color="auto" w:fill="auto"/>
            <w:vAlign w:val="center"/>
          </w:tcPr>
          <w:p w14:paraId="2B69FA8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1800</w:t>
            </w:r>
          </w:p>
        </w:tc>
        <w:tc>
          <w:tcPr>
            <w:tcW w:w="1312" w:type="dxa"/>
            <w:tcBorders>
              <w:top w:val="nil"/>
            </w:tcBorders>
            <w:shd w:val="clear" w:color="auto" w:fill="auto"/>
            <w:vAlign w:val="center"/>
          </w:tcPr>
          <w:p w14:paraId="1BBC585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0.720745</w:t>
            </w:r>
          </w:p>
        </w:tc>
      </w:tr>
      <w:tr w:rsidR="00AE63A3" w:rsidRPr="00AE63A3" w14:paraId="50A86252" w14:textId="77777777" w:rsidTr="00B77F29">
        <w:trPr>
          <w:trHeight w:val="261"/>
          <w:jc w:val="center"/>
        </w:trPr>
        <w:tc>
          <w:tcPr>
            <w:tcW w:w="1313" w:type="dxa"/>
            <w:shd w:val="clear" w:color="auto" w:fill="auto"/>
            <w:vAlign w:val="center"/>
          </w:tcPr>
          <w:p w14:paraId="7111F246"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lastRenderedPageBreak/>
              <w:t>3</w:t>
            </w:r>
          </w:p>
        </w:tc>
        <w:tc>
          <w:tcPr>
            <w:tcW w:w="1312" w:type="dxa"/>
            <w:shd w:val="clear" w:color="auto" w:fill="auto"/>
            <w:vAlign w:val="center"/>
          </w:tcPr>
          <w:p w14:paraId="58886C5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7" w:type="dxa"/>
            <w:shd w:val="clear" w:color="auto" w:fill="auto"/>
            <w:vAlign w:val="center"/>
          </w:tcPr>
          <w:p w14:paraId="04B19B8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2000</w:t>
            </w:r>
          </w:p>
        </w:tc>
        <w:tc>
          <w:tcPr>
            <w:tcW w:w="1312" w:type="dxa"/>
            <w:shd w:val="clear" w:color="auto" w:fill="auto"/>
            <w:vAlign w:val="center"/>
          </w:tcPr>
          <w:p w14:paraId="2CA853E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0.729445</w:t>
            </w:r>
          </w:p>
        </w:tc>
      </w:tr>
      <w:tr w:rsidR="00AE63A3" w:rsidRPr="00AE63A3" w14:paraId="6D98483B" w14:textId="77777777" w:rsidTr="00B77F29">
        <w:trPr>
          <w:trHeight w:val="268"/>
          <w:jc w:val="center"/>
        </w:trPr>
        <w:tc>
          <w:tcPr>
            <w:tcW w:w="1313" w:type="dxa"/>
            <w:shd w:val="clear" w:color="auto" w:fill="auto"/>
            <w:vAlign w:val="center"/>
          </w:tcPr>
          <w:p w14:paraId="66D0B89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2" w:type="dxa"/>
            <w:shd w:val="clear" w:color="auto" w:fill="auto"/>
            <w:vAlign w:val="center"/>
          </w:tcPr>
          <w:p w14:paraId="704703D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7" w:type="dxa"/>
            <w:shd w:val="clear" w:color="auto" w:fill="auto"/>
            <w:vAlign w:val="center"/>
          </w:tcPr>
          <w:p w14:paraId="6F6A969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2200</w:t>
            </w:r>
          </w:p>
        </w:tc>
        <w:tc>
          <w:tcPr>
            <w:tcW w:w="1312" w:type="dxa"/>
            <w:shd w:val="clear" w:color="auto" w:fill="auto"/>
            <w:vAlign w:val="center"/>
          </w:tcPr>
          <w:p w14:paraId="6720BA4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0.739731</w:t>
            </w:r>
          </w:p>
        </w:tc>
      </w:tr>
      <w:tr w:rsidR="00AE63A3" w:rsidRPr="00AE63A3" w14:paraId="6CEF640E" w14:textId="77777777" w:rsidTr="00B77F29">
        <w:trPr>
          <w:trHeight w:val="261"/>
          <w:jc w:val="center"/>
        </w:trPr>
        <w:tc>
          <w:tcPr>
            <w:tcW w:w="1313" w:type="dxa"/>
            <w:shd w:val="clear" w:color="auto" w:fill="auto"/>
            <w:vAlign w:val="center"/>
          </w:tcPr>
          <w:p w14:paraId="0617EFF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2" w:type="dxa"/>
            <w:shd w:val="clear" w:color="auto" w:fill="auto"/>
            <w:vAlign w:val="center"/>
          </w:tcPr>
          <w:p w14:paraId="5F5E1D1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17" w:type="dxa"/>
            <w:shd w:val="clear" w:color="auto" w:fill="auto"/>
            <w:vAlign w:val="center"/>
          </w:tcPr>
          <w:p w14:paraId="388DE77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2400</w:t>
            </w:r>
          </w:p>
        </w:tc>
        <w:tc>
          <w:tcPr>
            <w:tcW w:w="1312" w:type="dxa"/>
            <w:shd w:val="clear" w:color="auto" w:fill="auto"/>
            <w:vAlign w:val="center"/>
          </w:tcPr>
          <w:p w14:paraId="36F4EB3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0.697866</w:t>
            </w:r>
          </w:p>
        </w:tc>
      </w:tr>
      <w:tr w:rsidR="00AE63A3" w:rsidRPr="00AE63A3" w14:paraId="56741BB4" w14:textId="77777777" w:rsidTr="00B77F29">
        <w:trPr>
          <w:trHeight w:val="268"/>
          <w:jc w:val="center"/>
        </w:trPr>
        <w:tc>
          <w:tcPr>
            <w:tcW w:w="1313" w:type="dxa"/>
            <w:shd w:val="clear" w:color="auto" w:fill="auto"/>
            <w:vAlign w:val="center"/>
          </w:tcPr>
          <w:p w14:paraId="36DE623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2" w:type="dxa"/>
            <w:shd w:val="clear" w:color="auto" w:fill="auto"/>
            <w:vAlign w:val="center"/>
          </w:tcPr>
          <w:p w14:paraId="0C6A14C6"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17" w:type="dxa"/>
            <w:shd w:val="clear" w:color="auto" w:fill="auto"/>
            <w:vAlign w:val="center"/>
          </w:tcPr>
          <w:p w14:paraId="5CABA60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1600</w:t>
            </w:r>
          </w:p>
        </w:tc>
        <w:tc>
          <w:tcPr>
            <w:tcW w:w="1312" w:type="dxa"/>
            <w:shd w:val="clear" w:color="auto" w:fill="auto"/>
            <w:vAlign w:val="center"/>
          </w:tcPr>
          <w:p w14:paraId="400D39E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0.551798</w:t>
            </w:r>
          </w:p>
        </w:tc>
      </w:tr>
      <w:tr w:rsidR="00AE63A3" w:rsidRPr="00AE63A3" w14:paraId="0A965140" w14:textId="77777777" w:rsidTr="00B77F29">
        <w:trPr>
          <w:trHeight w:val="261"/>
          <w:jc w:val="center"/>
        </w:trPr>
        <w:tc>
          <w:tcPr>
            <w:tcW w:w="1313" w:type="dxa"/>
            <w:shd w:val="clear" w:color="auto" w:fill="auto"/>
            <w:vAlign w:val="center"/>
          </w:tcPr>
          <w:p w14:paraId="3F57A3B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7</w:t>
            </w:r>
          </w:p>
        </w:tc>
        <w:tc>
          <w:tcPr>
            <w:tcW w:w="1312" w:type="dxa"/>
            <w:shd w:val="clear" w:color="auto" w:fill="auto"/>
            <w:vAlign w:val="center"/>
          </w:tcPr>
          <w:p w14:paraId="20310085"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17" w:type="dxa"/>
            <w:shd w:val="clear" w:color="auto" w:fill="auto"/>
            <w:vAlign w:val="center"/>
          </w:tcPr>
          <w:p w14:paraId="12EDC20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1800</w:t>
            </w:r>
          </w:p>
        </w:tc>
        <w:tc>
          <w:tcPr>
            <w:tcW w:w="1312" w:type="dxa"/>
            <w:shd w:val="clear" w:color="auto" w:fill="auto"/>
            <w:vAlign w:val="center"/>
          </w:tcPr>
          <w:p w14:paraId="4638C2C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0.556757</w:t>
            </w:r>
          </w:p>
        </w:tc>
      </w:tr>
      <w:tr w:rsidR="00AE63A3" w:rsidRPr="00AE63A3" w14:paraId="39308CFE" w14:textId="77777777" w:rsidTr="00B77F29">
        <w:trPr>
          <w:trHeight w:val="261"/>
          <w:jc w:val="center"/>
        </w:trPr>
        <w:tc>
          <w:tcPr>
            <w:tcW w:w="1313" w:type="dxa"/>
            <w:shd w:val="clear" w:color="auto" w:fill="auto"/>
            <w:vAlign w:val="center"/>
          </w:tcPr>
          <w:p w14:paraId="43B7B3C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8</w:t>
            </w:r>
          </w:p>
        </w:tc>
        <w:tc>
          <w:tcPr>
            <w:tcW w:w="1312" w:type="dxa"/>
            <w:shd w:val="clear" w:color="auto" w:fill="auto"/>
            <w:vAlign w:val="center"/>
          </w:tcPr>
          <w:p w14:paraId="7977D31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17" w:type="dxa"/>
            <w:shd w:val="clear" w:color="auto" w:fill="auto"/>
            <w:vAlign w:val="center"/>
          </w:tcPr>
          <w:p w14:paraId="04EA33B6"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2000</w:t>
            </w:r>
          </w:p>
        </w:tc>
        <w:tc>
          <w:tcPr>
            <w:tcW w:w="1312" w:type="dxa"/>
            <w:shd w:val="clear" w:color="auto" w:fill="auto"/>
            <w:vAlign w:val="center"/>
          </w:tcPr>
          <w:p w14:paraId="27CE877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0.555334</w:t>
            </w:r>
          </w:p>
        </w:tc>
      </w:tr>
      <w:tr w:rsidR="00AE63A3" w:rsidRPr="00AE63A3" w14:paraId="01E6254E" w14:textId="77777777" w:rsidTr="00B77F29">
        <w:trPr>
          <w:trHeight w:val="268"/>
          <w:jc w:val="center"/>
        </w:trPr>
        <w:tc>
          <w:tcPr>
            <w:tcW w:w="1313" w:type="dxa"/>
            <w:shd w:val="clear" w:color="auto" w:fill="auto"/>
            <w:vAlign w:val="center"/>
          </w:tcPr>
          <w:p w14:paraId="169DCA2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9</w:t>
            </w:r>
          </w:p>
        </w:tc>
        <w:tc>
          <w:tcPr>
            <w:tcW w:w="1312" w:type="dxa"/>
            <w:shd w:val="clear" w:color="auto" w:fill="auto"/>
            <w:vAlign w:val="center"/>
          </w:tcPr>
          <w:p w14:paraId="3E61513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17" w:type="dxa"/>
            <w:shd w:val="clear" w:color="auto" w:fill="auto"/>
            <w:vAlign w:val="center"/>
          </w:tcPr>
          <w:p w14:paraId="3675D8B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2200</w:t>
            </w:r>
          </w:p>
        </w:tc>
        <w:tc>
          <w:tcPr>
            <w:tcW w:w="1312" w:type="dxa"/>
            <w:shd w:val="clear" w:color="auto" w:fill="auto"/>
            <w:vAlign w:val="center"/>
          </w:tcPr>
          <w:p w14:paraId="6208AD1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0.582645</w:t>
            </w:r>
          </w:p>
        </w:tc>
      </w:tr>
      <w:tr w:rsidR="00AE63A3" w:rsidRPr="00AE63A3" w14:paraId="439666F1" w14:textId="77777777" w:rsidTr="00B77F29">
        <w:trPr>
          <w:trHeight w:val="261"/>
          <w:jc w:val="center"/>
        </w:trPr>
        <w:tc>
          <w:tcPr>
            <w:tcW w:w="1313" w:type="dxa"/>
            <w:shd w:val="clear" w:color="auto" w:fill="auto"/>
            <w:vAlign w:val="center"/>
          </w:tcPr>
          <w:p w14:paraId="7531C6C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10</w:t>
            </w:r>
          </w:p>
        </w:tc>
        <w:tc>
          <w:tcPr>
            <w:tcW w:w="1312" w:type="dxa"/>
            <w:shd w:val="clear" w:color="auto" w:fill="auto"/>
            <w:vAlign w:val="center"/>
          </w:tcPr>
          <w:p w14:paraId="11A4796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17" w:type="dxa"/>
            <w:shd w:val="clear" w:color="auto" w:fill="auto"/>
            <w:vAlign w:val="center"/>
          </w:tcPr>
          <w:p w14:paraId="6DD2F1A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2400</w:t>
            </w:r>
          </w:p>
        </w:tc>
        <w:tc>
          <w:tcPr>
            <w:tcW w:w="1312" w:type="dxa"/>
            <w:shd w:val="clear" w:color="auto" w:fill="auto"/>
            <w:vAlign w:val="center"/>
          </w:tcPr>
          <w:p w14:paraId="508CC60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0.567974</w:t>
            </w:r>
          </w:p>
        </w:tc>
      </w:tr>
      <w:tr w:rsidR="00AE63A3" w:rsidRPr="00AE63A3" w14:paraId="4F460A7D" w14:textId="77777777" w:rsidTr="00B77F29">
        <w:trPr>
          <w:trHeight w:val="268"/>
          <w:jc w:val="center"/>
        </w:trPr>
        <w:tc>
          <w:tcPr>
            <w:tcW w:w="1313" w:type="dxa"/>
            <w:shd w:val="clear" w:color="auto" w:fill="auto"/>
            <w:vAlign w:val="center"/>
          </w:tcPr>
          <w:p w14:paraId="7BF8084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11</w:t>
            </w:r>
          </w:p>
        </w:tc>
        <w:tc>
          <w:tcPr>
            <w:tcW w:w="1312" w:type="dxa"/>
            <w:shd w:val="clear" w:color="auto" w:fill="auto"/>
            <w:vAlign w:val="center"/>
          </w:tcPr>
          <w:p w14:paraId="7563B9F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7" w:type="dxa"/>
            <w:shd w:val="clear" w:color="auto" w:fill="auto"/>
            <w:vAlign w:val="center"/>
          </w:tcPr>
          <w:p w14:paraId="0DE1BE3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1600</w:t>
            </w:r>
          </w:p>
        </w:tc>
        <w:tc>
          <w:tcPr>
            <w:tcW w:w="1312" w:type="dxa"/>
            <w:shd w:val="clear" w:color="auto" w:fill="auto"/>
            <w:vAlign w:val="center"/>
          </w:tcPr>
          <w:p w14:paraId="284A8E6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0.60351</w:t>
            </w:r>
          </w:p>
        </w:tc>
      </w:tr>
      <w:tr w:rsidR="00AE63A3" w:rsidRPr="00AE63A3" w14:paraId="4058EA1F" w14:textId="77777777" w:rsidTr="00B77F29">
        <w:trPr>
          <w:trHeight w:val="261"/>
          <w:jc w:val="center"/>
        </w:trPr>
        <w:tc>
          <w:tcPr>
            <w:tcW w:w="1313" w:type="dxa"/>
            <w:shd w:val="clear" w:color="auto" w:fill="auto"/>
            <w:vAlign w:val="center"/>
          </w:tcPr>
          <w:p w14:paraId="4D0D4E0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12</w:t>
            </w:r>
          </w:p>
        </w:tc>
        <w:tc>
          <w:tcPr>
            <w:tcW w:w="1312" w:type="dxa"/>
            <w:shd w:val="clear" w:color="auto" w:fill="auto"/>
            <w:vAlign w:val="center"/>
          </w:tcPr>
          <w:p w14:paraId="12773C9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7" w:type="dxa"/>
            <w:shd w:val="clear" w:color="auto" w:fill="auto"/>
            <w:vAlign w:val="center"/>
          </w:tcPr>
          <w:p w14:paraId="035CECE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1800</w:t>
            </w:r>
          </w:p>
        </w:tc>
        <w:tc>
          <w:tcPr>
            <w:tcW w:w="1312" w:type="dxa"/>
            <w:shd w:val="clear" w:color="auto" w:fill="auto"/>
            <w:vAlign w:val="center"/>
          </w:tcPr>
          <w:p w14:paraId="1EF88D7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0.587508</w:t>
            </w:r>
          </w:p>
        </w:tc>
      </w:tr>
      <w:tr w:rsidR="00AE63A3" w:rsidRPr="00AE63A3" w14:paraId="4B231F73" w14:textId="77777777" w:rsidTr="00B77F29">
        <w:trPr>
          <w:trHeight w:val="268"/>
          <w:jc w:val="center"/>
        </w:trPr>
        <w:tc>
          <w:tcPr>
            <w:tcW w:w="1313" w:type="dxa"/>
            <w:shd w:val="clear" w:color="auto" w:fill="auto"/>
            <w:vAlign w:val="center"/>
          </w:tcPr>
          <w:p w14:paraId="2E1A8ED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13</w:t>
            </w:r>
          </w:p>
        </w:tc>
        <w:tc>
          <w:tcPr>
            <w:tcW w:w="1312" w:type="dxa"/>
            <w:shd w:val="clear" w:color="auto" w:fill="auto"/>
            <w:vAlign w:val="center"/>
          </w:tcPr>
          <w:p w14:paraId="4BE59C7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7" w:type="dxa"/>
            <w:shd w:val="clear" w:color="auto" w:fill="auto"/>
            <w:vAlign w:val="center"/>
          </w:tcPr>
          <w:p w14:paraId="42AFCE4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2000</w:t>
            </w:r>
          </w:p>
        </w:tc>
        <w:tc>
          <w:tcPr>
            <w:tcW w:w="1312" w:type="dxa"/>
            <w:shd w:val="clear" w:color="auto" w:fill="auto"/>
            <w:vAlign w:val="center"/>
          </w:tcPr>
          <w:p w14:paraId="6D896636"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0.581717</w:t>
            </w:r>
          </w:p>
        </w:tc>
      </w:tr>
      <w:tr w:rsidR="00AE63A3" w:rsidRPr="00AE63A3" w14:paraId="46B887FB" w14:textId="77777777" w:rsidTr="00B77F29">
        <w:trPr>
          <w:trHeight w:val="261"/>
          <w:jc w:val="center"/>
        </w:trPr>
        <w:tc>
          <w:tcPr>
            <w:tcW w:w="1313" w:type="dxa"/>
            <w:shd w:val="clear" w:color="auto" w:fill="auto"/>
            <w:vAlign w:val="center"/>
          </w:tcPr>
          <w:p w14:paraId="1D7A661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14</w:t>
            </w:r>
          </w:p>
        </w:tc>
        <w:tc>
          <w:tcPr>
            <w:tcW w:w="1312" w:type="dxa"/>
            <w:shd w:val="clear" w:color="auto" w:fill="auto"/>
            <w:vAlign w:val="center"/>
          </w:tcPr>
          <w:p w14:paraId="7BABDFC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7" w:type="dxa"/>
            <w:shd w:val="clear" w:color="auto" w:fill="auto"/>
            <w:vAlign w:val="center"/>
          </w:tcPr>
          <w:p w14:paraId="0BB53B4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2200</w:t>
            </w:r>
          </w:p>
        </w:tc>
        <w:tc>
          <w:tcPr>
            <w:tcW w:w="1312" w:type="dxa"/>
            <w:shd w:val="clear" w:color="auto" w:fill="auto"/>
            <w:vAlign w:val="center"/>
          </w:tcPr>
          <w:p w14:paraId="42AECB4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0.524173</w:t>
            </w:r>
          </w:p>
        </w:tc>
      </w:tr>
      <w:tr w:rsidR="00AE63A3" w:rsidRPr="00AE63A3" w14:paraId="5C66CF7F" w14:textId="77777777" w:rsidTr="00B77F29">
        <w:trPr>
          <w:trHeight w:val="261"/>
          <w:jc w:val="center"/>
        </w:trPr>
        <w:tc>
          <w:tcPr>
            <w:tcW w:w="1313" w:type="dxa"/>
            <w:shd w:val="clear" w:color="auto" w:fill="auto"/>
            <w:vAlign w:val="center"/>
          </w:tcPr>
          <w:p w14:paraId="30457C5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15</w:t>
            </w:r>
          </w:p>
        </w:tc>
        <w:tc>
          <w:tcPr>
            <w:tcW w:w="1312" w:type="dxa"/>
            <w:shd w:val="clear" w:color="auto" w:fill="auto"/>
            <w:vAlign w:val="center"/>
          </w:tcPr>
          <w:p w14:paraId="74BF7BA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17" w:type="dxa"/>
            <w:shd w:val="clear" w:color="auto" w:fill="auto"/>
            <w:vAlign w:val="center"/>
          </w:tcPr>
          <w:p w14:paraId="70F8A1E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2400</w:t>
            </w:r>
          </w:p>
        </w:tc>
        <w:tc>
          <w:tcPr>
            <w:tcW w:w="1312" w:type="dxa"/>
            <w:shd w:val="clear" w:color="auto" w:fill="auto"/>
            <w:vAlign w:val="center"/>
          </w:tcPr>
          <w:p w14:paraId="0D67A66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0.57228</w:t>
            </w:r>
          </w:p>
        </w:tc>
      </w:tr>
      <w:tr w:rsidR="00AE63A3" w:rsidRPr="00AE63A3" w14:paraId="02851A94" w14:textId="77777777" w:rsidTr="00B77F29">
        <w:trPr>
          <w:trHeight w:val="268"/>
          <w:jc w:val="center"/>
        </w:trPr>
        <w:tc>
          <w:tcPr>
            <w:tcW w:w="1313" w:type="dxa"/>
            <w:shd w:val="clear" w:color="auto" w:fill="auto"/>
            <w:vAlign w:val="center"/>
          </w:tcPr>
          <w:p w14:paraId="6F33296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w:t>
            </w:r>
          </w:p>
        </w:tc>
        <w:tc>
          <w:tcPr>
            <w:tcW w:w="1312" w:type="dxa"/>
            <w:shd w:val="clear" w:color="auto" w:fill="auto"/>
            <w:vAlign w:val="center"/>
          </w:tcPr>
          <w:p w14:paraId="18C9493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7" w:type="dxa"/>
            <w:shd w:val="clear" w:color="auto" w:fill="auto"/>
            <w:vAlign w:val="center"/>
          </w:tcPr>
          <w:p w14:paraId="7D09836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1600</w:t>
            </w:r>
          </w:p>
        </w:tc>
        <w:tc>
          <w:tcPr>
            <w:tcW w:w="1312" w:type="dxa"/>
            <w:shd w:val="clear" w:color="auto" w:fill="auto"/>
            <w:vAlign w:val="center"/>
          </w:tcPr>
          <w:p w14:paraId="71025BB5"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0.631847</w:t>
            </w:r>
          </w:p>
        </w:tc>
      </w:tr>
      <w:tr w:rsidR="00AE63A3" w:rsidRPr="00AE63A3" w14:paraId="79151712" w14:textId="77777777" w:rsidTr="00B77F29">
        <w:trPr>
          <w:trHeight w:val="261"/>
          <w:jc w:val="center"/>
        </w:trPr>
        <w:tc>
          <w:tcPr>
            <w:tcW w:w="1313" w:type="dxa"/>
            <w:shd w:val="clear" w:color="auto" w:fill="auto"/>
            <w:vAlign w:val="center"/>
          </w:tcPr>
          <w:p w14:paraId="475961E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17</w:t>
            </w:r>
          </w:p>
        </w:tc>
        <w:tc>
          <w:tcPr>
            <w:tcW w:w="1312" w:type="dxa"/>
            <w:shd w:val="clear" w:color="auto" w:fill="auto"/>
            <w:vAlign w:val="center"/>
          </w:tcPr>
          <w:p w14:paraId="4B0EA9D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7" w:type="dxa"/>
            <w:shd w:val="clear" w:color="auto" w:fill="auto"/>
            <w:vAlign w:val="center"/>
          </w:tcPr>
          <w:p w14:paraId="0C96D82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1800</w:t>
            </w:r>
          </w:p>
        </w:tc>
        <w:tc>
          <w:tcPr>
            <w:tcW w:w="1312" w:type="dxa"/>
            <w:shd w:val="clear" w:color="auto" w:fill="auto"/>
            <w:vAlign w:val="center"/>
          </w:tcPr>
          <w:p w14:paraId="11EE2BD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0.641343</w:t>
            </w:r>
          </w:p>
        </w:tc>
      </w:tr>
      <w:tr w:rsidR="00AE63A3" w:rsidRPr="00AE63A3" w14:paraId="59B406B9" w14:textId="77777777" w:rsidTr="00B77F29">
        <w:trPr>
          <w:trHeight w:val="268"/>
          <w:jc w:val="center"/>
        </w:trPr>
        <w:tc>
          <w:tcPr>
            <w:tcW w:w="1313" w:type="dxa"/>
            <w:shd w:val="clear" w:color="auto" w:fill="auto"/>
            <w:vAlign w:val="center"/>
          </w:tcPr>
          <w:p w14:paraId="3922F55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w:t>
            </w:r>
          </w:p>
        </w:tc>
        <w:tc>
          <w:tcPr>
            <w:tcW w:w="1312" w:type="dxa"/>
            <w:shd w:val="clear" w:color="auto" w:fill="auto"/>
            <w:vAlign w:val="center"/>
          </w:tcPr>
          <w:p w14:paraId="0D29EDE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7" w:type="dxa"/>
            <w:shd w:val="clear" w:color="auto" w:fill="auto"/>
            <w:vAlign w:val="center"/>
          </w:tcPr>
          <w:p w14:paraId="1C99A49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2000</w:t>
            </w:r>
          </w:p>
        </w:tc>
        <w:tc>
          <w:tcPr>
            <w:tcW w:w="1312" w:type="dxa"/>
            <w:shd w:val="clear" w:color="auto" w:fill="auto"/>
            <w:vAlign w:val="center"/>
          </w:tcPr>
          <w:p w14:paraId="4D4B381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0.655224</w:t>
            </w:r>
          </w:p>
        </w:tc>
      </w:tr>
      <w:tr w:rsidR="00AE63A3" w:rsidRPr="00AE63A3" w14:paraId="06855D44" w14:textId="77777777" w:rsidTr="00B77F29">
        <w:trPr>
          <w:trHeight w:val="261"/>
          <w:jc w:val="center"/>
        </w:trPr>
        <w:tc>
          <w:tcPr>
            <w:tcW w:w="1313" w:type="dxa"/>
            <w:shd w:val="clear" w:color="auto" w:fill="auto"/>
            <w:vAlign w:val="center"/>
          </w:tcPr>
          <w:p w14:paraId="6A72D9C5"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19</w:t>
            </w:r>
          </w:p>
        </w:tc>
        <w:tc>
          <w:tcPr>
            <w:tcW w:w="1312" w:type="dxa"/>
            <w:shd w:val="clear" w:color="auto" w:fill="auto"/>
            <w:vAlign w:val="center"/>
          </w:tcPr>
          <w:p w14:paraId="5319505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7" w:type="dxa"/>
            <w:shd w:val="clear" w:color="auto" w:fill="auto"/>
            <w:vAlign w:val="center"/>
          </w:tcPr>
          <w:p w14:paraId="0D2C7B3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2200</w:t>
            </w:r>
          </w:p>
        </w:tc>
        <w:tc>
          <w:tcPr>
            <w:tcW w:w="1312" w:type="dxa"/>
            <w:shd w:val="clear" w:color="auto" w:fill="auto"/>
            <w:vAlign w:val="center"/>
          </w:tcPr>
          <w:p w14:paraId="7E7FC3B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0.64794</w:t>
            </w:r>
          </w:p>
        </w:tc>
      </w:tr>
      <w:tr w:rsidR="00AE63A3" w:rsidRPr="00AE63A3" w14:paraId="4B4023CA" w14:textId="77777777" w:rsidTr="00B77F29">
        <w:trPr>
          <w:trHeight w:val="268"/>
          <w:jc w:val="center"/>
        </w:trPr>
        <w:tc>
          <w:tcPr>
            <w:tcW w:w="1313" w:type="dxa"/>
            <w:shd w:val="clear" w:color="auto" w:fill="auto"/>
            <w:vAlign w:val="center"/>
          </w:tcPr>
          <w:p w14:paraId="4557BC5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w:t>
            </w:r>
          </w:p>
        </w:tc>
        <w:tc>
          <w:tcPr>
            <w:tcW w:w="1312" w:type="dxa"/>
            <w:shd w:val="clear" w:color="auto" w:fill="auto"/>
            <w:vAlign w:val="center"/>
          </w:tcPr>
          <w:p w14:paraId="51E0354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17" w:type="dxa"/>
            <w:shd w:val="clear" w:color="auto" w:fill="auto"/>
            <w:vAlign w:val="center"/>
          </w:tcPr>
          <w:p w14:paraId="216809E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2400</w:t>
            </w:r>
          </w:p>
        </w:tc>
        <w:tc>
          <w:tcPr>
            <w:tcW w:w="1312" w:type="dxa"/>
            <w:shd w:val="clear" w:color="auto" w:fill="auto"/>
            <w:vAlign w:val="center"/>
          </w:tcPr>
          <w:p w14:paraId="2F50D675"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0.639212</w:t>
            </w:r>
          </w:p>
        </w:tc>
      </w:tr>
      <w:tr w:rsidR="00AE63A3" w:rsidRPr="00AE63A3" w14:paraId="63F3D5EE" w14:textId="77777777" w:rsidTr="00B77F29">
        <w:trPr>
          <w:trHeight w:val="261"/>
          <w:jc w:val="center"/>
        </w:trPr>
        <w:tc>
          <w:tcPr>
            <w:tcW w:w="1313" w:type="dxa"/>
            <w:shd w:val="clear" w:color="auto" w:fill="auto"/>
            <w:vAlign w:val="center"/>
          </w:tcPr>
          <w:p w14:paraId="76A9DBB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21</w:t>
            </w:r>
          </w:p>
        </w:tc>
        <w:tc>
          <w:tcPr>
            <w:tcW w:w="1312" w:type="dxa"/>
            <w:shd w:val="clear" w:color="auto" w:fill="auto"/>
            <w:vAlign w:val="center"/>
          </w:tcPr>
          <w:p w14:paraId="6D5DF0F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7" w:type="dxa"/>
            <w:shd w:val="clear" w:color="auto" w:fill="auto"/>
            <w:vAlign w:val="center"/>
          </w:tcPr>
          <w:p w14:paraId="47F106B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1600</w:t>
            </w:r>
          </w:p>
        </w:tc>
        <w:tc>
          <w:tcPr>
            <w:tcW w:w="1312" w:type="dxa"/>
            <w:shd w:val="clear" w:color="auto" w:fill="auto"/>
            <w:vAlign w:val="center"/>
          </w:tcPr>
          <w:p w14:paraId="049BB17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0.734407</w:t>
            </w:r>
          </w:p>
        </w:tc>
      </w:tr>
      <w:tr w:rsidR="00AE63A3" w:rsidRPr="00AE63A3" w14:paraId="06428272" w14:textId="77777777" w:rsidTr="00B77F29">
        <w:trPr>
          <w:trHeight w:val="268"/>
          <w:jc w:val="center"/>
        </w:trPr>
        <w:tc>
          <w:tcPr>
            <w:tcW w:w="1313" w:type="dxa"/>
            <w:shd w:val="clear" w:color="auto" w:fill="auto"/>
            <w:vAlign w:val="center"/>
          </w:tcPr>
          <w:p w14:paraId="1C62F20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w:t>
            </w:r>
          </w:p>
        </w:tc>
        <w:tc>
          <w:tcPr>
            <w:tcW w:w="1312" w:type="dxa"/>
            <w:shd w:val="clear" w:color="auto" w:fill="auto"/>
            <w:vAlign w:val="center"/>
          </w:tcPr>
          <w:p w14:paraId="1AEC36A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7" w:type="dxa"/>
            <w:shd w:val="clear" w:color="auto" w:fill="auto"/>
            <w:vAlign w:val="center"/>
          </w:tcPr>
          <w:p w14:paraId="72F9C0B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1800</w:t>
            </w:r>
          </w:p>
        </w:tc>
        <w:tc>
          <w:tcPr>
            <w:tcW w:w="1312" w:type="dxa"/>
            <w:shd w:val="clear" w:color="auto" w:fill="auto"/>
            <w:vAlign w:val="center"/>
          </w:tcPr>
          <w:p w14:paraId="7264209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0.691219</w:t>
            </w:r>
          </w:p>
        </w:tc>
      </w:tr>
      <w:tr w:rsidR="00AE63A3" w:rsidRPr="00AE63A3" w14:paraId="23002947" w14:textId="77777777" w:rsidTr="00B77F29">
        <w:trPr>
          <w:trHeight w:val="261"/>
          <w:jc w:val="center"/>
        </w:trPr>
        <w:tc>
          <w:tcPr>
            <w:tcW w:w="1313" w:type="dxa"/>
            <w:shd w:val="clear" w:color="auto" w:fill="auto"/>
            <w:vAlign w:val="center"/>
          </w:tcPr>
          <w:p w14:paraId="4092F73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23</w:t>
            </w:r>
          </w:p>
        </w:tc>
        <w:tc>
          <w:tcPr>
            <w:tcW w:w="1312" w:type="dxa"/>
            <w:shd w:val="clear" w:color="auto" w:fill="auto"/>
            <w:vAlign w:val="center"/>
          </w:tcPr>
          <w:p w14:paraId="61224AA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7" w:type="dxa"/>
            <w:shd w:val="clear" w:color="auto" w:fill="auto"/>
            <w:vAlign w:val="center"/>
          </w:tcPr>
          <w:p w14:paraId="7B979EF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2000</w:t>
            </w:r>
          </w:p>
        </w:tc>
        <w:tc>
          <w:tcPr>
            <w:tcW w:w="1312" w:type="dxa"/>
            <w:shd w:val="clear" w:color="auto" w:fill="auto"/>
            <w:vAlign w:val="center"/>
          </w:tcPr>
          <w:p w14:paraId="02B98A6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0.719173</w:t>
            </w:r>
          </w:p>
        </w:tc>
      </w:tr>
      <w:tr w:rsidR="00AE63A3" w:rsidRPr="00AE63A3" w14:paraId="28FDB217" w14:textId="77777777" w:rsidTr="00B77F29">
        <w:trPr>
          <w:trHeight w:val="261"/>
          <w:jc w:val="center"/>
        </w:trPr>
        <w:tc>
          <w:tcPr>
            <w:tcW w:w="1313" w:type="dxa"/>
            <w:shd w:val="clear" w:color="auto" w:fill="auto"/>
            <w:vAlign w:val="center"/>
          </w:tcPr>
          <w:p w14:paraId="583C4CAE"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w:t>
            </w:r>
          </w:p>
        </w:tc>
        <w:tc>
          <w:tcPr>
            <w:tcW w:w="1312" w:type="dxa"/>
            <w:shd w:val="clear" w:color="auto" w:fill="auto"/>
            <w:vAlign w:val="center"/>
          </w:tcPr>
          <w:p w14:paraId="1C568F6C"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7" w:type="dxa"/>
            <w:shd w:val="clear" w:color="auto" w:fill="auto"/>
            <w:vAlign w:val="center"/>
          </w:tcPr>
          <w:p w14:paraId="3FC8DE6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2200</w:t>
            </w:r>
          </w:p>
        </w:tc>
        <w:tc>
          <w:tcPr>
            <w:tcW w:w="1312" w:type="dxa"/>
            <w:shd w:val="clear" w:color="auto" w:fill="auto"/>
            <w:vAlign w:val="center"/>
          </w:tcPr>
          <w:p w14:paraId="1808E9C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0.669324</w:t>
            </w:r>
          </w:p>
        </w:tc>
      </w:tr>
      <w:tr w:rsidR="00AE63A3" w:rsidRPr="00AE63A3" w14:paraId="13773A6B" w14:textId="77777777" w:rsidTr="00B77F29">
        <w:trPr>
          <w:trHeight w:val="60"/>
          <w:jc w:val="center"/>
        </w:trPr>
        <w:tc>
          <w:tcPr>
            <w:tcW w:w="1313" w:type="dxa"/>
            <w:tcBorders>
              <w:bottom w:val="single" w:sz="6" w:space="0" w:color="auto"/>
            </w:tcBorders>
            <w:shd w:val="clear" w:color="auto" w:fill="auto"/>
            <w:vAlign w:val="center"/>
          </w:tcPr>
          <w:p w14:paraId="27A5EFAD"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25</w:t>
            </w:r>
          </w:p>
        </w:tc>
        <w:tc>
          <w:tcPr>
            <w:tcW w:w="1312" w:type="dxa"/>
            <w:tcBorders>
              <w:bottom w:val="single" w:sz="6" w:space="0" w:color="auto"/>
            </w:tcBorders>
            <w:shd w:val="clear" w:color="auto" w:fill="auto"/>
            <w:vAlign w:val="center"/>
          </w:tcPr>
          <w:p w14:paraId="23E8991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6</w:t>
            </w:r>
          </w:p>
        </w:tc>
        <w:tc>
          <w:tcPr>
            <w:tcW w:w="1317" w:type="dxa"/>
            <w:tcBorders>
              <w:bottom w:val="single" w:sz="6" w:space="0" w:color="auto"/>
            </w:tcBorders>
            <w:shd w:val="clear" w:color="auto" w:fill="auto"/>
            <w:vAlign w:val="center"/>
          </w:tcPr>
          <w:p w14:paraId="2D45C7A5"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2400</w:t>
            </w:r>
          </w:p>
        </w:tc>
        <w:tc>
          <w:tcPr>
            <w:tcW w:w="1312" w:type="dxa"/>
            <w:tcBorders>
              <w:bottom w:val="single" w:sz="6" w:space="0" w:color="auto"/>
            </w:tcBorders>
            <w:shd w:val="clear" w:color="auto" w:fill="auto"/>
            <w:vAlign w:val="center"/>
          </w:tcPr>
          <w:p w14:paraId="6908D8E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0.696156</w:t>
            </w:r>
          </w:p>
        </w:tc>
      </w:tr>
    </w:tbl>
    <w:p w14:paraId="4EFD65B1" w14:textId="3E4EB279" w:rsidR="00AE63A3" w:rsidRPr="00AE63A3" w:rsidRDefault="00AE63A3" w:rsidP="00464D21">
      <w:pPr>
        <w:adjustRightInd w:val="0"/>
        <w:snapToGrid w:val="0"/>
        <w:spacing w:line="460" w:lineRule="exact"/>
        <w:jc w:val="center"/>
        <w:rPr>
          <w:rFonts w:eastAsia="楷体"/>
          <w:szCs w:val="21"/>
        </w:rPr>
      </w:pPr>
      <w:r w:rsidRPr="00AE63A3">
        <w:rPr>
          <w:rFonts w:eastAsia="楷体"/>
          <w:szCs w:val="21"/>
        </w:rPr>
        <w:t>表</w:t>
      </w:r>
      <w:r w:rsidRPr="00AE63A3">
        <w:rPr>
          <w:rFonts w:eastAsia="楷体"/>
          <w:szCs w:val="21"/>
        </w:rPr>
        <w:t xml:space="preserve">2-3 </w:t>
      </w:r>
      <w:r w:rsidRPr="00AE63A3">
        <w:rPr>
          <w:rFonts w:eastAsia="楷体"/>
          <w:szCs w:val="21"/>
        </w:rPr>
        <w:t>每个参数的</w:t>
      </w:r>
      <w:r w:rsidRPr="00AE63A3">
        <w:rPr>
          <w:rFonts w:eastAsia="楷体"/>
          <w:szCs w:val="21"/>
        </w:rPr>
        <w:t>ARPI</w:t>
      </w:r>
      <w:r w:rsidRPr="00AE63A3">
        <w:rPr>
          <w:rFonts w:eastAsia="楷体"/>
          <w:szCs w:val="21"/>
        </w:rPr>
        <w:t>响应值</w:t>
      </w:r>
    </w:p>
    <w:tbl>
      <w:tblPr>
        <w:tblStyle w:val="a4"/>
        <w:tblW w:w="416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88"/>
        <w:gridCol w:w="1388"/>
        <w:gridCol w:w="1388"/>
      </w:tblGrid>
      <w:tr w:rsidR="00AE63A3" w:rsidRPr="00AE63A3" w14:paraId="41A37BCF" w14:textId="77777777" w:rsidTr="00B77F29">
        <w:trPr>
          <w:trHeight w:val="251"/>
          <w:jc w:val="center"/>
        </w:trPr>
        <w:tc>
          <w:tcPr>
            <w:tcW w:w="1388" w:type="dxa"/>
            <w:tcBorders>
              <w:top w:val="single" w:sz="8" w:space="0" w:color="auto"/>
              <w:bottom w:val="single" w:sz="4" w:space="0" w:color="auto"/>
            </w:tcBorders>
            <w:shd w:val="clear" w:color="auto" w:fill="auto"/>
            <w:vAlign w:val="center"/>
          </w:tcPr>
          <w:p w14:paraId="6A330932" w14:textId="77777777" w:rsidR="00AE63A3" w:rsidRPr="00AE63A3" w:rsidRDefault="00AE63A3" w:rsidP="00FE21B8">
            <w:pPr>
              <w:snapToGrid w:val="0"/>
              <w:spacing w:line="240" w:lineRule="auto"/>
              <w:jc w:val="center"/>
              <w:rPr>
                <w:sz w:val="20"/>
                <w:szCs w:val="20"/>
                <w:lang w:bidi="en-US"/>
              </w:rPr>
            </w:pPr>
            <w:r w:rsidRPr="00AE63A3">
              <w:rPr>
                <w:rFonts w:hint="eastAsia"/>
                <w:sz w:val="20"/>
                <w:szCs w:val="20"/>
                <w:lang w:bidi="en-US"/>
              </w:rPr>
              <w:t>水平</w:t>
            </w:r>
          </w:p>
        </w:tc>
        <w:tc>
          <w:tcPr>
            <w:tcW w:w="1388" w:type="dxa"/>
            <w:tcBorders>
              <w:top w:val="single" w:sz="8" w:space="0" w:color="auto"/>
              <w:bottom w:val="single" w:sz="4" w:space="0" w:color="auto"/>
            </w:tcBorders>
            <w:shd w:val="clear" w:color="auto" w:fill="auto"/>
            <w:vAlign w:val="center"/>
          </w:tcPr>
          <w:p w14:paraId="42F4B175" w14:textId="77777777" w:rsidR="00AE63A3" w:rsidRPr="00AE63A3" w:rsidRDefault="00AE63A3" w:rsidP="00FE21B8">
            <w:pPr>
              <w:snapToGrid w:val="0"/>
              <w:spacing w:line="240" w:lineRule="auto"/>
              <w:jc w:val="center"/>
              <w:rPr>
                <w:i/>
                <w:iCs/>
                <w:sz w:val="20"/>
                <w:szCs w:val="20"/>
                <w:lang w:bidi="en-US"/>
              </w:rPr>
            </w:pPr>
            <w:r w:rsidRPr="00AE63A3">
              <w:rPr>
                <w:i/>
                <w:iCs/>
                <w:sz w:val="20"/>
                <w:szCs w:val="20"/>
                <w:lang w:bidi="en-US"/>
              </w:rPr>
              <w:t>d</w:t>
            </w:r>
          </w:p>
        </w:tc>
        <w:tc>
          <w:tcPr>
            <w:tcW w:w="1388" w:type="dxa"/>
            <w:tcBorders>
              <w:top w:val="single" w:sz="8" w:space="0" w:color="auto"/>
              <w:bottom w:val="single" w:sz="4" w:space="0" w:color="auto"/>
            </w:tcBorders>
            <w:shd w:val="clear" w:color="auto" w:fill="auto"/>
            <w:vAlign w:val="center"/>
          </w:tcPr>
          <w:p w14:paraId="4048BDBB" w14:textId="77777777" w:rsidR="00AE63A3" w:rsidRPr="00AE63A3" w:rsidRDefault="00AE63A3" w:rsidP="00FE21B8">
            <w:pPr>
              <w:snapToGrid w:val="0"/>
              <w:spacing w:line="240" w:lineRule="auto"/>
              <w:jc w:val="center"/>
              <w:rPr>
                <w:i/>
                <w:iCs/>
                <w:sz w:val="20"/>
                <w:szCs w:val="20"/>
                <w:lang w:bidi="en-US"/>
              </w:rPr>
            </w:pPr>
            <w:r w:rsidRPr="00AE63A3">
              <w:rPr>
                <w:i/>
                <w:iCs/>
                <w:sz w:val="20"/>
                <w:szCs w:val="20"/>
                <w:lang w:bidi="en-US"/>
              </w:rPr>
              <w:t>α</w:t>
            </w:r>
          </w:p>
        </w:tc>
      </w:tr>
      <w:tr w:rsidR="00AE63A3" w:rsidRPr="00AE63A3" w14:paraId="13ED1797" w14:textId="77777777" w:rsidTr="00B77F29">
        <w:trPr>
          <w:trHeight w:val="258"/>
          <w:jc w:val="center"/>
        </w:trPr>
        <w:tc>
          <w:tcPr>
            <w:tcW w:w="1388" w:type="dxa"/>
            <w:tcBorders>
              <w:top w:val="single" w:sz="4" w:space="0" w:color="auto"/>
            </w:tcBorders>
            <w:shd w:val="clear" w:color="auto" w:fill="auto"/>
            <w:vAlign w:val="center"/>
          </w:tcPr>
          <w:p w14:paraId="37D19BFA"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w:t>
            </w:r>
          </w:p>
        </w:tc>
        <w:tc>
          <w:tcPr>
            <w:tcW w:w="1388" w:type="dxa"/>
            <w:tcBorders>
              <w:top w:val="single" w:sz="4" w:space="0" w:color="auto"/>
            </w:tcBorders>
            <w:shd w:val="clear" w:color="auto" w:fill="auto"/>
            <w:vAlign w:val="center"/>
          </w:tcPr>
          <w:p w14:paraId="7F598F3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0.7271</w:t>
            </w:r>
          </w:p>
        </w:tc>
        <w:tc>
          <w:tcPr>
            <w:tcW w:w="1388" w:type="dxa"/>
            <w:tcBorders>
              <w:top w:val="single" w:sz="4" w:space="0" w:color="auto"/>
            </w:tcBorders>
            <w:shd w:val="clear" w:color="auto" w:fill="auto"/>
            <w:vAlign w:val="center"/>
          </w:tcPr>
          <w:p w14:paraId="29D9646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0.6539</w:t>
            </w:r>
          </w:p>
        </w:tc>
      </w:tr>
      <w:tr w:rsidR="00AE63A3" w:rsidRPr="00AE63A3" w14:paraId="47FA654B" w14:textId="77777777" w:rsidTr="00B77F29">
        <w:trPr>
          <w:trHeight w:val="251"/>
          <w:jc w:val="center"/>
        </w:trPr>
        <w:tc>
          <w:tcPr>
            <w:tcW w:w="1388" w:type="dxa"/>
            <w:shd w:val="clear" w:color="auto" w:fill="auto"/>
            <w:vAlign w:val="center"/>
          </w:tcPr>
          <w:p w14:paraId="09AEA55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c>
          <w:tcPr>
            <w:tcW w:w="1388" w:type="dxa"/>
            <w:shd w:val="clear" w:color="auto" w:fill="auto"/>
            <w:vAlign w:val="center"/>
          </w:tcPr>
          <w:p w14:paraId="0C0AD2C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0.5629</w:t>
            </w:r>
          </w:p>
        </w:tc>
        <w:tc>
          <w:tcPr>
            <w:tcW w:w="1388" w:type="dxa"/>
            <w:shd w:val="clear" w:color="auto" w:fill="auto"/>
            <w:vAlign w:val="center"/>
          </w:tcPr>
          <w:p w14:paraId="1643F42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0.6395</w:t>
            </w:r>
          </w:p>
        </w:tc>
      </w:tr>
      <w:tr w:rsidR="00AE63A3" w:rsidRPr="00AE63A3" w14:paraId="55BDD37A" w14:textId="77777777" w:rsidTr="00B77F29">
        <w:trPr>
          <w:trHeight w:val="258"/>
          <w:jc w:val="center"/>
        </w:trPr>
        <w:tc>
          <w:tcPr>
            <w:tcW w:w="1388" w:type="dxa"/>
            <w:shd w:val="clear" w:color="auto" w:fill="auto"/>
            <w:vAlign w:val="center"/>
          </w:tcPr>
          <w:p w14:paraId="6C0CC20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3</w:t>
            </w:r>
          </w:p>
        </w:tc>
        <w:tc>
          <w:tcPr>
            <w:tcW w:w="1388" w:type="dxa"/>
            <w:shd w:val="clear" w:color="auto" w:fill="auto"/>
            <w:vAlign w:val="center"/>
          </w:tcPr>
          <w:p w14:paraId="407BF024"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0.5738</w:t>
            </w:r>
          </w:p>
        </w:tc>
        <w:tc>
          <w:tcPr>
            <w:tcW w:w="1388" w:type="dxa"/>
            <w:shd w:val="clear" w:color="auto" w:fill="auto"/>
            <w:vAlign w:val="center"/>
          </w:tcPr>
          <w:p w14:paraId="6DB86313"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0.6482</w:t>
            </w:r>
          </w:p>
        </w:tc>
      </w:tr>
      <w:tr w:rsidR="00AE63A3" w:rsidRPr="00AE63A3" w14:paraId="4231AD29" w14:textId="77777777" w:rsidTr="00B77F29">
        <w:trPr>
          <w:trHeight w:val="251"/>
          <w:jc w:val="center"/>
        </w:trPr>
        <w:tc>
          <w:tcPr>
            <w:tcW w:w="1388" w:type="dxa"/>
            <w:shd w:val="clear" w:color="auto" w:fill="auto"/>
            <w:vAlign w:val="center"/>
          </w:tcPr>
          <w:p w14:paraId="6E66C7A9"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4</w:t>
            </w:r>
          </w:p>
        </w:tc>
        <w:tc>
          <w:tcPr>
            <w:tcW w:w="1388" w:type="dxa"/>
            <w:shd w:val="clear" w:color="auto" w:fill="auto"/>
            <w:vAlign w:val="center"/>
          </w:tcPr>
          <w:p w14:paraId="78067E26"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0.6431</w:t>
            </w:r>
          </w:p>
        </w:tc>
        <w:tc>
          <w:tcPr>
            <w:tcW w:w="1388" w:type="dxa"/>
            <w:shd w:val="clear" w:color="auto" w:fill="auto"/>
            <w:vAlign w:val="center"/>
          </w:tcPr>
          <w:p w14:paraId="2C227D67"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0.6328</w:t>
            </w:r>
          </w:p>
        </w:tc>
      </w:tr>
      <w:tr w:rsidR="00AE63A3" w:rsidRPr="00AE63A3" w14:paraId="00262F7E" w14:textId="77777777" w:rsidTr="00B77F29">
        <w:trPr>
          <w:trHeight w:val="258"/>
          <w:jc w:val="center"/>
        </w:trPr>
        <w:tc>
          <w:tcPr>
            <w:tcW w:w="1388" w:type="dxa"/>
            <w:shd w:val="clear" w:color="auto" w:fill="auto"/>
            <w:vAlign w:val="center"/>
          </w:tcPr>
          <w:p w14:paraId="06CCE87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5</w:t>
            </w:r>
          </w:p>
        </w:tc>
        <w:tc>
          <w:tcPr>
            <w:tcW w:w="1388" w:type="dxa"/>
            <w:shd w:val="clear" w:color="auto" w:fill="auto"/>
            <w:vAlign w:val="center"/>
          </w:tcPr>
          <w:p w14:paraId="7DFE1C20"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0.7021</w:t>
            </w:r>
          </w:p>
        </w:tc>
        <w:tc>
          <w:tcPr>
            <w:tcW w:w="1388" w:type="dxa"/>
            <w:shd w:val="clear" w:color="auto" w:fill="auto"/>
            <w:vAlign w:val="center"/>
          </w:tcPr>
          <w:p w14:paraId="1889F91B"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0.6347</w:t>
            </w:r>
          </w:p>
        </w:tc>
      </w:tr>
      <w:tr w:rsidR="00AE63A3" w:rsidRPr="00AE63A3" w14:paraId="7E206CD9" w14:textId="77777777" w:rsidTr="00B77F29">
        <w:trPr>
          <w:trHeight w:val="251"/>
          <w:jc w:val="center"/>
        </w:trPr>
        <w:tc>
          <w:tcPr>
            <w:tcW w:w="1388" w:type="dxa"/>
            <w:shd w:val="clear" w:color="auto" w:fill="auto"/>
            <w:vAlign w:val="center"/>
          </w:tcPr>
          <w:p w14:paraId="53F8AE78" w14:textId="101DD5AB" w:rsidR="00AE63A3" w:rsidRPr="00AE63A3" w:rsidRDefault="00F61B1A" w:rsidP="00FE21B8">
            <w:pPr>
              <w:snapToGrid w:val="0"/>
              <w:spacing w:line="240" w:lineRule="auto"/>
              <w:jc w:val="center"/>
              <w:rPr>
                <w:sz w:val="20"/>
                <w:szCs w:val="20"/>
                <w:lang w:bidi="en-US"/>
              </w:rPr>
            </w:pPr>
            <w:r w:rsidRPr="00F61B1A">
              <w:rPr>
                <w:sz w:val="20"/>
                <w:szCs w:val="20"/>
                <w:lang w:bidi="en-US"/>
              </w:rPr>
              <w:t>Delta</w:t>
            </w:r>
          </w:p>
        </w:tc>
        <w:tc>
          <w:tcPr>
            <w:tcW w:w="1388" w:type="dxa"/>
            <w:shd w:val="clear" w:color="auto" w:fill="auto"/>
            <w:vAlign w:val="center"/>
          </w:tcPr>
          <w:p w14:paraId="064A0631"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0.1642</w:t>
            </w:r>
          </w:p>
        </w:tc>
        <w:tc>
          <w:tcPr>
            <w:tcW w:w="1388" w:type="dxa"/>
            <w:shd w:val="clear" w:color="auto" w:fill="auto"/>
            <w:vAlign w:val="center"/>
          </w:tcPr>
          <w:p w14:paraId="60DC4A6F"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0.0211</w:t>
            </w:r>
          </w:p>
        </w:tc>
      </w:tr>
      <w:tr w:rsidR="00AE63A3" w:rsidRPr="00AE63A3" w14:paraId="5895CD17" w14:textId="77777777" w:rsidTr="00B77F29">
        <w:trPr>
          <w:trHeight w:val="258"/>
          <w:jc w:val="center"/>
        </w:trPr>
        <w:tc>
          <w:tcPr>
            <w:tcW w:w="1388" w:type="dxa"/>
            <w:tcBorders>
              <w:bottom w:val="single" w:sz="8" w:space="0" w:color="auto"/>
            </w:tcBorders>
            <w:shd w:val="clear" w:color="auto" w:fill="auto"/>
            <w:vAlign w:val="center"/>
          </w:tcPr>
          <w:p w14:paraId="3CFCA995" w14:textId="36CF6888" w:rsidR="00AE63A3" w:rsidRPr="00AE63A3" w:rsidRDefault="00F61B1A" w:rsidP="00FE21B8">
            <w:pPr>
              <w:snapToGrid w:val="0"/>
              <w:spacing w:line="240" w:lineRule="auto"/>
              <w:jc w:val="center"/>
              <w:rPr>
                <w:sz w:val="20"/>
                <w:szCs w:val="20"/>
                <w:lang w:bidi="en-US"/>
              </w:rPr>
            </w:pPr>
            <w:r>
              <w:rPr>
                <w:rFonts w:hint="eastAsia"/>
                <w:sz w:val="20"/>
                <w:szCs w:val="20"/>
                <w:lang w:bidi="en-US"/>
              </w:rPr>
              <w:t>Rank</w:t>
            </w:r>
          </w:p>
        </w:tc>
        <w:tc>
          <w:tcPr>
            <w:tcW w:w="1388" w:type="dxa"/>
            <w:tcBorders>
              <w:bottom w:val="single" w:sz="8" w:space="0" w:color="auto"/>
            </w:tcBorders>
            <w:shd w:val="clear" w:color="auto" w:fill="auto"/>
            <w:vAlign w:val="center"/>
          </w:tcPr>
          <w:p w14:paraId="44029092"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1</w:t>
            </w:r>
          </w:p>
        </w:tc>
        <w:tc>
          <w:tcPr>
            <w:tcW w:w="1388" w:type="dxa"/>
            <w:tcBorders>
              <w:bottom w:val="single" w:sz="8" w:space="0" w:color="auto"/>
            </w:tcBorders>
            <w:shd w:val="clear" w:color="auto" w:fill="auto"/>
            <w:vAlign w:val="center"/>
          </w:tcPr>
          <w:p w14:paraId="317109E8" w14:textId="77777777" w:rsidR="00AE63A3" w:rsidRPr="00AE63A3" w:rsidRDefault="00AE63A3" w:rsidP="00FE21B8">
            <w:pPr>
              <w:snapToGrid w:val="0"/>
              <w:spacing w:line="240" w:lineRule="auto"/>
              <w:jc w:val="center"/>
              <w:rPr>
                <w:sz w:val="20"/>
                <w:szCs w:val="20"/>
                <w:lang w:bidi="en-US"/>
              </w:rPr>
            </w:pPr>
            <w:r w:rsidRPr="00AE63A3">
              <w:rPr>
                <w:sz w:val="20"/>
                <w:szCs w:val="20"/>
                <w:lang w:bidi="en-US"/>
              </w:rPr>
              <w:t>2</w:t>
            </w:r>
          </w:p>
        </w:tc>
      </w:tr>
    </w:tbl>
    <w:p w14:paraId="7675275B" w14:textId="77777777" w:rsidR="00AE63A3" w:rsidRPr="00AE63A3" w:rsidRDefault="00AE63A3" w:rsidP="00A938BB">
      <w:pPr>
        <w:jc w:val="center"/>
        <w:rPr>
          <w:sz w:val="24"/>
        </w:rPr>
      </w:pPr>
      <w:r w:rsidRPr="00AE63A3">
        <w:rPr>
          <w:noProof/>
          <w:sz w:val="24"/>
        </w:rPr>
        <w:drawing>
          <wp:inline distT="0" distB="0" distL="0" distR="0" wp14:anchorId="7FBCDDAB" wp14:editId="0B90E5F5">
            <wp:extent cx="2584450" cy="1699403"/>
            <wp:effectExtent l="0" t="0" r="6350" b="0"/>
            <wp:docPr id="1089965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87603" cy="1701476"/>
                    </a:xfrm>
                    <a:prstGeom prst="rect">
                      <a:avLst/>
                    </a:prstGeom>
                    <a:noFill/>
                  </pic:spPr>
                </pic:pic>
              </a:graphicData>
            </a:graphic>
          </wp:inline>
        </w:drawing>
      </w:r>
    </w:p>
    <w:p w14:paraId="61C340C5" w14:textId="71436065" w:rsidR="000B16DF" w:rsidRPr="00C35C41" w:rsidRDefault="00AE63A3" w:rsidP="00C35C41">
      <w:pPr>
        <w:spacing w:line="460" w:lineRule="exact"/>
        <w:jc w:val="center"/>
        <w:rPr>
          <w:rFonts w:eastAsia="楷体"/>
          <w:szCs w:val="21"/>
        </w:rPr>
      </w:pPr>
      <w:r w:rsidRPr="00AE63A3">
        <w:rPr>
          <w:rFonts w:eastAsia="楷体"/>
          <w:szCs w:val="21"/>
        </w:rPr>
        <w:t>图</w:t>
      </w:r>
      <w:r w:rsidRPr="00AE63A3">
        <w:rPr>
          <w:rFonts w:eastAsia="楷体"/>
          <w:szCs w:val="21"/>
        </w:rPr>
        <w:t xml:space="preserve">2-4 </w:t>
      </w:r>
      <w:r w:rsidRPr="00AE63A3">
        <w:rPr>
          <w:rFonts w:eastAsia="楷体"/>
          <w:szCs w:val="21"/>
        </w:rPr>
        <w:t>所有参数</w:t>
      </w:r>
      <w:proofErr w:type="gramStart"/>
      <w:r w:rsidRPr="00AE63A3">
        <w:rPr>
          <w:rFonts w:eastAsia="楷体"/>
          <w:szCs w:val="21"/>
        </w:rPr>
        <w:t>的田口分析</w:t>
      </w:r>
      <w:proofErr w:type="gramEnd"/>
    </w:p>
    <w:p w14:paraId="438EEF9E" w14:textId="77777777" w:rsidR="00B379C5" w:rsidRPr="00B379C5" w:rsidRDefault="00B379C5" w:rsidP="00B379C5">
      <w:pPr>
        <w:pStyle w:val="3"/>
        <w:adjustRightInd w:val="0"/>
        <w:snapToGrid w:val="0"/>
        <w:spacing w:before="0" w:after="0" w:line="460" w:lineRule="exact"/>
        <w:rPr>
          <w:sz w:val="24"/>
        </w:rPr>
      </w:pPr>
      <w:r w:rsidRPr="00B379C5">
        <w:rPr>
          <w:sz w:val="24"/>
        </w:rPr>
        <w:t xml:space="preserve">2.4.2 </w:t>
      </w:r>
      <w:r w:rsidRPr="00B379C5">
        <w:rPr>
          <w:rFonts w:hint="eastAsia"/>
          <w:sz w:val="24"/>
        </w:rPr>
        <w:t>模型评估</w:t>
      </w:r>
    </w:p>
    <w:p w14:paraId="5D8B4B53" w14:textId="0FF1825D" w:rsidR="00B379C5" w:rsidRPr="00B379C5" w:rsidRDefault="00B379C5" w:rsidP="00B379C5">
      <w:pPr>
        <w:spacing w:line="460" w:lineRule="exact"/>
        <w:ind w:firstLineChars="200" w:firstLine="480"/>
        <w:rPr>
          <w:sz w:val="24"/>
        </w:rPr>
      </w:pPr>
      <w:r w:rsidRPr="00B379C5">
        <w:rPr>
          <w:rFonts w:hint="eastAsia"/>
          <w:sz w:val="24"/>
        </w:rPr>
        <w:t>本小节</w:t>
      </w:r>
      <w:r w:rsidRPr="00B379C5">
        <w:rPr>
          <w:sz w:val="24"/>
        </w:rPr>
        <w:t>随机选择</w:t>
      </w:r>
      <w:r w:rsidR="00AA7832">
        <w:rPr>
          <w:rFonts w:hint="eastAsia"/>
          <w:sz w:val="24"/>
        </w:rPr>
        <w:t>了</w:t>
      </w:r>
      <w:r w:rsidRPr="00B379C5">
        <w:rPr>
          <w:sz w:val="24"/>
        </w:rPr>
        <w:t>9</w:t>
      </w:r>
      <w:r w:rsidRPr="00B379C5">
        <w:rPr>
          <w:sz w:val="24"/>
        </w:rPr>
        <w:t>个小规模实例</w:t>
      </w:r>
      <w:r w:rsidR="00AA7832">
        <w:rPr>
          <w:rFonts w:hint="eastAsia"/>
          <w:sz w:val="24"/>
        </w:rPr>
        <w:t>，</w:t>
      </w:r>
      <w:r w:rsidRPr="00B379C5">
        <w:rPr>
          <w:rFonts w:hint="eastAsia"/>
          <w:sz w:val="24"/>
        </w:rPr>
        <w:t>并</w:t>
      </w:r>
      <w:r w:rsidR="00AA7832">
        <w:rPr>
          <w:rFonts w:hint="eastAsia"/>
          <w:sz w:val="24"/>
        </w:rPr>
        <w:t>利用</w:t>
      </w:r>
      <w:r w:rsidRPr="00B379C5">
        <w:rPr>
          <w:sz w:val="24"/>
        </w:rPr>
        <w:t>Gurobi</w:t>
      </w:r>
      <w:r w:rsidRPr="00B379C5">
        <w:rPr>
          <w:sz w:val="24"/>
        </w:rPr>
        <w:t>求解器</w:t>
      </w:r>
      <w:r w:rsidRPr="00B379C5">
        <w:rPr>
          <w:sz w:val="24"/>
        </w:rPr>
        <w:fldChar w:fldCharType="begin"/>
      </w:r>
      <w:r w:rsidR="00C269D4">
        <w:rPr>
          <w:sz w:val="24"/>
        </w:rPr>
        <w:instrText xml:space="preserve"> ADDIN ZOTERO_ITEM CSL_CITATION {"citationID":"Hkw0G2dW","properties":{"formattedCitation":"\\super [63]\\nosupersub{}","plainCitation":"[63]","noteIndex":0},"citationItems":[{"id":4192,"uris":["http://zotero.org/users/9145449/items/REGIL58T"],"itemData":{"id":4192,"type":"article-journal","abstract":"With the increase in production levels, a pattern of industrial production has shifted from a single factory to multiple factories, resulting in a distributed production model. The distributed flowshop scheduling problem (DPFSP) is of great research significance as a frequent pattern in real production activities. In this paper, according to real-world scenarios, we have added blocking constraints and sequence-dependent setup times (SDST) to the DFSP and proposed a distributed blocking flowshop scheduling problem with sequence-dependent setup times (DBFSP_SDST). In a distributed environment, the allocation of resources and utilization have become an urgent problem to be solved. In addition, scheduling problems related to resource conservation have also attracted increasing attention. Therefore, we study DBFSP_SDST and consider minimizing the energy consumption cost of the critical factory (critical factory is the factory with maximum energy consumption cost) under resource balance. To tackle this problem, an effective iterated greedy algorithm based on a learning-based variable neighborhood search algorithm (VNIG) is proposed. In VNIG, an efficient construction heuristic is well designed. Two different local searches based on the characteristics of the proposed problem are developed to enhance the local exploitation by neighborhood searching. A learning-based selection variable neighborhood search strategy is designed to avoid the solution trapping in local optima. By conducting extensive simulation experiments, the proposed VNIG shows superior performance compared with artificial chemical reaction optimization (CRO, 2017), the discrete artificial bee colony algorithm (DABC, 2018), the iterative greedy algorithm with a variable neighborhood search scheme (IGR, 2021), and the evolution strategy approach (ES, 2022).","container-title":"Applied Soft Computing","DOI":"10.1016/j.asoc.2022.109502","ISSN":"1568-4946","journalAbbreviation":"Applied Soft Computing","language":"en","page":"109502","source":"ScienceDirect","title":"An effective iterative greedy algorithm for distributed blocking flowshop scheduling problem with balanced energy costs criterion","volume":"129","author":[{"family":"Han","given":"Xue"},{"family":"Han","given":"Yuyan"},{"family":"Zhang","given":"Biao"},{"family":"Qin","given":"Haoxiang"},{"family":"Li","given":"Junqing"},{"family":"Liu","given":"Yiping"},{"family":"Gong","given":"Dunwei"}],"issued":{"date-parts":[["2022",11,1]]}}}],"schema":"https://github.com/citation-style-language/schema/raw/master/csl-citation.json"} </w:instrText>
      </w:r>
      <w:r w:rsidRPr="00B379C5">
        <w:rPr>
          <w:sz w:val="24"/>
        </w:rPr>
        <w:fldChar w:fldCharType="separate"/>
      </w:r>
      <w:r w:rsidR="001647F0" w:rsidRPr="001647F0">
        <w:rPr>
          <w:kern w:val="0"/>
          <w:sz w:val="24"/>
          <w:vertAlign w:val="superscript"/>
        </w:rPr>
        <w:t>[63]</w:t>
      </w:r>
      <w:r w:rsidRPr="00B379C5">
        <w:rPr>
          <w:sz w:val="24"/>
        </w:rPr>
        <w:fldChar w:fldCharType="end"/>
      </w:r>
      <w:r w:rsidRPr="00B379C5">
        <w:rPr>
          <w:sz w:val="24"/>
        </w:rPr>
        <w:t>来</w:t>
      </w:r>
      <w:r w:rsidRPr="00B379C5">
        <w:rPr>
          <w:rFonts w:hint="eastAsia"/>
          <w:sz w:val="24"/>
        </w:rPr>
        <w:t>执行</w:t>
      </w:r>
      <w:r w:rsidRPr="00B379C5">
        <w:rPr>
          <w:rFonts w:hint="eastAsia"/>
          <w:sz w:val="24"/>
        </w:rPr>
        <w:t>MILP</w:t>
      </w:r>
      <w:r w:rsidRPr="00B379C5">
        <w:rPr>
          <w:sz w:val="24"/>
        </w:rPr>
        <w:t>。</w:t>
      </w:r>
      <w:r w:rsidRPr="00B379C5">
        <w:rPr>
          <w:sz w:val="24"/>
        </w:rPr>
        <w:t>Gurobi</w:t>
      </w:r>
      <w:r w:rsidRPr="00B379C5">
        <w:rPr>
          <w:sz w:val="24"/>
        </w:rPr>
        <w:t>求解器和</w:t>
      </w:r>
      <w:r w:rsidRPr="00B379C5">
        <w:rPr>
          <w:sz w:val="24"/>
        </w:rPr>
        <w:t>VIG</w:t>
      </w:r>
      <w:r w:rsidRPr="00B379C5">
        <w:rPr>
          <w:sz w:val="24"/>
        </w:rPr>
        <w:t>算法的最大终止</w:t>
      </w:r>
      <w:r w:rsidRPr="00B379C5">
        <w:rPr>
          <w:rFonts w:hint="eastAsia"/>
          <w:sz w:val="24"/>
        </w:rPr>
        <w:t>时间</w:t>
      </w:r>
      <w:r w:rsidRPr="00B379C5">
        <w:rPr>
          <w:sz w:val="24"/>
        </w:rPr>
        <w:t>分别设置为</w:t>
      </w:r>
      <w:r w:rsidRPr="00B379C5">
        <w:rPr>
          <w:sz w:val="24"/>
        </w:rPr>
        <w:t>3600</w:t>
      </w:r>
      <w:r w:rsidR="00611EE4">
        <w:rPr>
          <w:rFonts w:hint="eastAsia"/>
          <w:sz w:val="24"/>
        </w:rPr>
        <w:t>秒</w:t>
      </w:r>
      <w:r w:rsidRPr="00B379C5">
        <w:rPr>
          <w:rFonts w:hint="eastAsia"/>
          <w:sz w:val="24"/>
        </w:rPr>
        <w:t>和</w:t>
      </w:r>
      <m:oMath>
        <m:r>
          <w:rPr>
            <w:rFonts w:ascii="Cambria Math" w:hAnsi="Cambria Math"/>
            <w:sz w:val="24"/>
          </w:rPr>
          <m:t>J×S×10</m:t>
        </m:r>
      </m:oMath>
      <w:r w:rsidR="00611EE4">
        <w:rPr>
          <w:rFonts w:hint="eastAsia"/>
          <w:sz w:val="24"/>
        </w:rPr>
        <w:t>毫秒</w:t>
      </w:r>
      <w:r w:rsidRPr="00B379C5">
        <w:rPr>
          <w:sz w:val="24"/>
        </w:rPr>
        <w:t>。</w:t>
      </w:r>
      <w:r w:rsidRPr="00B379C5">
        <w:rPr>
          <w:sz w:val="24"/>
        </w:rPr>
        <w:t>VIG</w:t>
      </w:r>
      <w:r w:rsidRPr="00B379C5">
        <w:rPr>
          <w:sz w:val="24"/>
        </w:rPr>
        <w:t>算法</w:t>
      </w:r>
      <w:r w:rsidR="00611EE4">
        <w:rPr>
          <w:rFonts w:hint="eastAsia"/>
          <w:sz w:val="24"/>
        </w:rPr>
        <w:t>中</w:t>
      </w:r>
      <w:r w:rsidRPr="00B379C5">
        <w:rPr>
          <w:sz w:val="24"/>
        </w:rPr>
        <w:t>每个实例独立运行</w:t>
      </w:r>
      <w:r w:rsidRPr="00B379C5">
        <w:rPr>
          <w:sz w:val="24"/>
        </w:rPr>
        <w:t>20</w:t>
      </w:r>
      <w:r w:rsidRPr="00B379C5">
        <w:rPr>
          <w:sz w:val="24"/>
        </w:rPr>
        <w:t>次，</w:t>
      </w:r>
      <w:r w:rsidR="00611EE4">
        <w:rPr>
          <w:rFonts w:hint="eastAsia"/>
          <w:sz w:val="24"/>
        </w:rPr>
        <w:t>然后取</w:t>
      </w:r>
      <w:r w:rsidRPr="00B379C5">
        <w:rPr>
          <w:sz w:val="24"/>
        </w:rPr>
        <w:t>20</w:t>
      </w:r>
      <w:r w:rsidRPr="00B379C5">
        <w:rPr>
          <w:sz w:val="24"/>
        </w:rPr>
        <w:t>次</w:t>
      </w:r>
      <w:r w:rsidR="00656F28">
        <w:rPr>
          <w:rFonts w:hint="eastAsia"/>
          <w:sz w:val="24"/>
        </w:rPr>
        <w:t>makespan</w:t>
      </w:r>
      <w:r w:rsidRPr="00B379C5">
        <w:rPr>
          <w:sz w:val="24"/>
        </w:rPr>
        <w:t>的平均值作为最终</w:t>
      </w:r>
      <w:r w:rsidRPr="00B379C5">
        <w:rPr>
          <w:sz w:val="24"/>
        </w:rPr>
        <w:lastRenderedPageBreak/>
        <w:t>的目标值。表</w:t>
      </w:r>
      <w:r w:rsidRPr="00B379C5">
        <w:rPr>
          <w:sz w:val="24"/>
        </w:rPr>
        <w:t>2-4</w:t>
      </w:r>
      <w:r w:rsidRPr="00B379C5">
        <w:rPr>
          <w:rFonts w:hint="eastAsia"/>
          <w:sz w:val="24"/>
        </w:rPr>
        <w:t>列出</w:t>
      </w:r>
      <w:r w:rsidRPr="00B379C5">
        <w:rPr>
          <w:sz w:val="24"/>
        </w:rPr>
        <w:t>了</w:t>
      </w:r>
      <w:r w:rsidRPr="00B379C5">
        <w:rPr>
          <w:sz w:val="24"/>
        </w:rPr>
        <w:t>MILP</w:t>
      </w:r>
      <w:r w:rsidRPr="00B379C5">
        <w:rPr>
          <w:sz w:val="24"/>
        </w:rPr>
        <w:t>和</w:t>
      </w:r>
      <w:r w:rsidRPr="00B379C5">
        <w:rPr>
          <w:sz w:val="24"/>
        </w:rPr>
        <w:t>VIG</w:t>
      </w:r>
      <w:r w:rsidRPr="00B379C5">
        <w:rPr>
          <w:rFonts w:hint="eastAsia"/>
          <w:sz w:val="24"/>
        </w:rPr>
        <w:t>取得</w:t>
      </w:r>
      <w:r w:rsidRPr="00B379C5">
        <w:rPr>
          <w:sz w:val="24"/>
        </w:rPr>
        <w:t>的</w:t>
      </w:r>
      <w:r w:rsidR="0076560A">
        <w:rPr>
          <w:sz w:val="24"/>
        </w:rPr>
        <w:t>完成时间</w:t>
      </w:r>
      <w:r w:rsidRPr="00B379C5">
        <w:rPr>
          <w:sz w:val="24"/>
        </w:rPr>
        <w:t>和</w:t>
      </w:r>
      <w:r w:rsidRPr="00B379C5">
        <w:rPr>
          <w:rFonts w:hint="eastAsia"/>
          <w:sz w:val="24"/>
        </w:rPr>
        <w:t>算法</w:t>
      </w:r>
      <w:r w:rsidRPr="00B379C5">
        <w:rPr>
          <w:sz w:val="24"/>
        </w:rPr>
        <w:t>运行时间</w:t>
      </w:r>
      <w:r w:rsidR="003A0F32">
        <w:rPr>
          <w:rFonts w:hint="eastAsia"/>
          <w:sz w:val="24"/>
        </w:rPr>
        <w:t>（</w:t>
      </w:r>
      <w:r w:rsidR="003A0F32">
        <w:rPr>
          <w:rFonts w:hint="eastAsia"/>
          <w:sz w:val="24"/>
        </w:rPr>
        <w:t>Time</w:t>
      </w:r>
      <w:r w:rsidR="003A0F32">
        <w:rPr>
          <w:rFonts w:hint="eastAsia"/>
          <w:sz w:val="24"/>
        </w:rPr>
        <w:t>）</w:t>
      </w:r>
      <w:r w:rsidRPr="00B379C5">
        <w:rPr>
          <w:sz w:val="24"/>
        </w:rPr>
        <w:t>。</w:t>
      </w:r>
      <w:r w:rsidR="00611EE4">
        <w:rPr>
          <w:rFonts w:hint="eastAsia"/>
          <w:sz w:val="24"/>
        </w:rPr>
        <w:t>在表中，</w:t>
      </w:r>
      <w:r w:rsidRPr="00B379C5">
        <w:rPr>
          <w:rFonts w:hint="eastAsia"/>
          <w:sz w:val="24"/>
        </w:rPr>
        <w:t>粗体表示最好的值。</w:t>
      </w:r>
    </w:p>
    <w:p w14:paraId="3BEEAEAF" w14:textId="23066869" w:rsidR="00AA7832" w:rsidRPr="00AA7832" w:rsidRDefault="00B379C5" w:rsidP="00AA7832">
      <w:pPr>
        <w:spacing w:line="460" w:lineRule="exact"/>
        <w:ind w:firstLineChars="200" w:firstLine="480"/>
        <w:rPr>
          <w:sz w:val="24"/>
        </w:rPr>
      </w:pPr>
      <w:r w:rsidRPr="00B379C5">
        <w:rPr>
          <w:rFonts w:hint="eastAsia"/>
          <w:sz w:val="24"/>
        </w:rPr>
        <w:t>在表</w:t>
      </w:r>
      <w:r w:rsidRPr="00B379C5">
        <w:rPr>
          <w:sz w:val="24"/>
        </w:rPr>
        <w:t>2-4</w:t>
      </w:r>
      <w:r w:rsidRPr="00B379C5">
        <w:rPr>
          <w:sz w:val="24"/>
        </w:rPr>
        <w:t>中，对于小</w:t>
      </w:r>
      <w:r w:rsidRPr="00B379C5">
        <w:rPr>
          <w:rFonts w:hint="eastAsia"/>
          <w:sz w:val="24"/>
        </w:rPr>
        <w:t>规模</w:t>
      </w:r>
      <w:r w:rsidRPr="00B379C5">
        <w:rPr>
          <w:sz w:val="24"/>
        </w:rPr>
        <w:t>实例（例如</w:t>
      </w:r>
      <m:oMath>
        <m:r>
          <w:rPr>
            <w:rFonts w:ascii="Cambria Math" w:hAnsi="Cambria Math"/>
            <w:sz w:val="24"/>
          </w:rPr>
          <m:t>8×2</m:t>
        </m:r>
      </m:oMath>
      <w:r w:rsidRPr="00B379C5">
        <w:rPr>
          <w:sz w:val="24"/>
        </w:rPr>
        <w:t>、</w:t>
      </w:r>
      <m:oMath>
        <m:r>
          <w:rPr>
            <w:rFonts w:ascii="Cambria Math" w:hAnsi="Cambria Math"/>
            <w:sz w:val="24"/>
          </w:rPr>
          <m:t>8×3</m:t>
        </m:r>
      </m:oMath>
      <w:r w:rsidRPr="00B379C5">
        <w:rPr>
          <w:sz w:val="24"/>
        </w:rPr>
        <w:t>、</w:t>
      </w:r>
      <m:oMath>
        <m:r>
          <w:rPr>
            <w:rFonts w:ascii="Cambria Math" w:hAnsi="Cambria Math"/>
            <w:sz w:val="24"/>
          </w:rPr>
          <m:t>8×4</m:t>
        </m:r>
      </m:oMath>
      <w:r w:rsidRPr="00B379C5">
        <w:rPr>
          <w:sz w:val="24"/>
        </w:rPr>
        <w:t>、</w:t>
      </w:r>
      <m:oMath>
        <m:r>
          <w:rPr>
            <w:rFonts w:ascii="Cambria Math" w:hAnsi="Cambria Math"/>
            <w:sz w:val="24"/>
          </w:rPr>
          <m:t>13×3</m:t>
        </m:r>
      </m:oMath>
      <w:r w:rsidRPr="00B379C5">
        <w:rPr>
          <w:sz w:val="24"/>
        </w:rPr>
        <w:t>和</w:t>
      </w:r>
      <m:oMath>
        <m:r>
          <w:rPr>
            <w:rFonts w:ascii="Cambria Math" w:hAnsi="Cambria Math"/>
            <w:sz w:val="24"/>
          </w:rPr>
          <m:t>18×2</m:t>
        </m:r>
      </m:oMath>
      <w:r w:rsidRPr="00B379C5">
        <w:rPr>
          <w:sz w:val="24"/>
        </w:rPr>
        <w:t>）</w:t>
      </w:r>
      <w:r w:rsidR="00656F28">
        <w:rPr>
          <w:rFonts w:hint="eastAsia"/>
          <w:sz w:val="24"/>
        </w:rPr>
        <w:t>，</w:t>
      </w:r>
      <w:r w:rsidR="00656F28">
        <w:rPr>
          <w:rFonts w:hint="eastAsia"/>
          <w:sz w:val="24"/>
        </w:rPr>
        <w:t>MILP</w:t>
      </w:r>
      <w:r w:rsidR="00656F28">
        <w:rPr>
          <w:rFonts w:hint="eastAsia"/>
          <w:sz w:val="24"/>
        </w:rPr>
        <w:t>的</w:t>
      </w:r>
      <w:r w:rsidRPr="00B379C5">
        <w:rPr>
          <w:sz w:val="24"/>
        </w:rPr>
        <w:t>表现更好。</w:t>
      </w:r>
      <w:r w:rsidRPr="00B379C5">
        <w:rPr>
          <w:rFonts w:hint="eastAsia"/>
          <w:sz w:val="24"/>
        </w:rPr>
        <w:t>但是</w:t>
      </w:r>
      <w:r w:rsidRPr="00B379C5">
        <w:rPr>
          <w:sz w:val="24"/>
        </w:rPr>
        <w:t>随着实例</w:t>
      </w:r>
      <w:r w:rsidRPr="00B379C5">
        <w:rPr>
          <w:rFonts w:hint="eastAsia"/>
          <w:sz w:val="24"/>
        </w:rPr>
        <w:t>规模</w:t>
      </w:r>
      <w:r w:rsidRPr="00B379C5">
        <w:rPr>
          <w:sz w:val="24"/>
        </w:rPr>
        <w:t>的增</w:t>
      </w:r>
      <w:r w:rsidRPr="00B379C5">
        <w:rPr>
          <w:rFonts w:hint="eastAsia"/>
          <w:sz w:val="24"/>
        </w:rPr>
        <w:t>大</w:t>
      </w:r>
      <w:r w:rsidRPr="00B379C5">
        <w:rPr>
          <w:sz w:val="24"/>
        </w:rPr>
        <w:t>，与</w:t>
      </w:r>
      <w:r w:rsidRPr="00B379C5">
        <w:rPr>
          <w:sz w:val="24"/>
        </w:rPr>
        <w:t>VIG</w:t>
      </w:r>
      <w:r w:rsidRPr="00B379C5">
        <w:rPr>
          <w:sz w:val="24"/>
        </w:rPr>
        <w:t>相比，</w:t>
      </w:r>
      <w:r w:rsidRPr="00B379C5">
        <w:rPr>
          <w:sz w:val="24"/>
        </w:rPr>
        <w:t>MILP</w:t>
      </w:r>
      <w:r w:rsidRPr="00B379C5">
        <w:rPr>
          <w:sz w:val="24"/>
        </w:rPr>
        <w:t>的性能逐渐下降，例如</w:t>
      </w:r>
      <w:r w:rsidR="00656F28">
        <w:rPr>
          <w:rFonts w:hint="eastAsia"/>
          <w:sz w:val="24"/>
        </w:rPr>
        <w:t>实例</w:t>
      </w:r>
      <m:oMath>
        <m:r>
          <w:rPr>
            <w:rFonts w:ascii="Cambria Math" w:hAnsi="Cambria Math"/>
            <w:sz w:val="24"/>
          </w:rPr>
          <m:t>13×4</m:t>
        </m:r>
      </m:oMath>
      <w:r w:rsidRPr="00B379C5">
        <w:rPr>
          <w:sz w:val="24"/>
        </w:rPr>
        <w:t>、</w:t>
      </w:r>
      <m:oMath>
        <m:r>
          <w:rPr>
            <w:rFonts w:ascii="Cambria Math" w:hAnsi="Cambria Math"/>
            <w:sz w:val="24"/>
          </w:rPr>
          <m:t>18×3</m:t>
        </m:r>
      </m:oMath>
      <w:r w:rsidRPr="00B379C5">
        <w:rPr>
          <w:sz w:val="24"/>
        </w:rPr>
        <w:t>和</w:t>
      </w:r>
      <m:oMath>
        <m:r>
          <w:rPr>
            <w:rFonts w:ascii="Cambria Math" w:hAnsi="Cambria Math"/>
            <w:sz w:val="24"/>
          </w:rPr>
          <m:t>18×4</m:t>
        </m:r>
      </m:oMath>
      <w:r w:rsidRPr="00B379C5">
        <w:rPr>
          <w:sz w:val="24"/>
        </w:rPr>
        <w:t>。</w:t>
      </w:r>
      <w:r w:rsidR="00656F28">
        <w:rPr>
          <w:rFonts w:hint="eastAsia"/>
          <w:sz w:val="24"/>
        </w:rPr>
        <w:t>此外，</w:t>
      </w:r>
      <w:r w:rsidRPr="00B379C5">
        <w:rPr>
          <w:sz w:val="24"/>
        </w:rPr>
        <w:t>表</w:t>
      </w:r>
      <w:r w:rsidRPr="00B379C5">
        <w:rPr>
          <w:sz w:val="24"/>
        </w:rPr>
        <w:t>2-4</w:t>
      </w:r>
      <w:r w:rsidRPr="00B379C5">
        <w:rPr>
          <w:sz w:val="24"/>
        </w:rPr>
        <w:t>还表明</w:t>
      </w:r>
      <w:r w:rsidRPr="00B379C5">
        <w:rPr>
          <w:sz w:val="24"/>
        </w:rPr>
        <w:t>MILP</w:t>
      </w:r>
      <w:r w:rsidRPr="00B379C5">
        <w:rPr>
          <w:sz w:val="24"/>
        </w:rPr>
        <w:t>解决问题所需的时间</w:t>
      </w:r>
      <w:r w:rsidR="00656F28">
        <w:rPr>
          <w:rFonts w:hint="eastAsia"/>
          <w:sz w:val="24"/>
        </w:rPr>
        <w:t>远远超过</w:t>
      </w:r>
      <w:r w:rsidRPr="00B379C5">
        <w:rPr>
          <w:sz w:val="24"/>
        </w:rPr>
        <w:t>VIG</w:t>
      </w:r>
      <w:r w:rsidRPr="00B379C5">
        <w:rPr>
          <w:sz w:val="24"/>
        </w:rPr>
        <w:t>。</w:t>
      </w:r>
      <w:r w:rsidR="00656F28">
        <w:rPr>
          <w:rFonts w:hint="eastAsia"/>
          <w:sz w:val="24"/>
        </w:rPr>
        <w:t>特别是</w:t>
      </w:r>
      <w:r w:rsidRPr="00B379C5">
        <w:rPr>
          <w:sz w:val="24"/>
        </w:rPr>
        <w:t>对于大规模实例，</w:t>
      </w:r>
      <w:r w:rsidRPr="00B379C5">
        <w:rPr>
          <w:sz w:val="24"/>
        </w:rPr>
        <w:t>MILP</w:t>
      </w:r>
      <w:r w:rsidRPr="00B379C5">
        <w:rPr>
          <w:sz w:val="24"/>
        </w:rPr>
        <w:t>模型很难在短时间内提供良好的解决方案。在实际生产中，需要在合理的时间内找到近似最优解。相比之下，</w:t>
      </w:r>
      <w:r w:rsidRPr="00B379C5">
        <w:rPr>
          <w:rFonts w:hint="eastAsia"/>
          <w:sz w:val="24"/>
        </w:rPr>
        <w:t>本章</w:t>
      </w:r>
      <w:r w:rsidRPr="00B379C5">
        <w:rPr>
          <w:sz w:val="24"/>
        </w:rPr>
        <w:t>所提出的</w:t>
      </w:r>
      <w:r w:rsidRPr="00B379C5">
        <w:rPr>
          <w:sz w:val="24"/>
        </w:rPr>
        <w:t>VIG</w:t>
      </w:r>
      <w:r w:rsidRPr="00B379C5">
        <w:rPr>
          <w:sz w:val="24"/>
        </w:rPr>
        <w:t>更适合实际应用。</w:t>
      </w:r>
    </w:p>
    <w:p w14:paraId="75A41F86" w14:textId="77777777" w:rsidR="00B379C5" w:rsidRPr="00B379C5" w:rsidRDefault="00B379C5" w:rsidP="00B379C5">
      <w:pPr>
        <w:spacing w:line="460" w:lineRule="exact"/>
        <w:jc w:val="center"/>
        <w:rPr>
          <w:rFonts w:eastAsia="楷体"/>
          <w:szCs w:val="21"/>
        </w:rPr>
      </w:pPr>
      <w:r w:rsidRPr="00B379C5">
        <w:rPr>
          <w:rFonts w:eastAsia="楷体"/>
          <w:szCs w:val="21"/>
        </w:rPr>
        <w:t>表</w:t>
      </w:r>
      <w:r w:rsidRPr="00B379C5">
        <w:rPr>
          <w:rFonts w:eastAsia="楷体"/>
          <w:szCs w:val="21"/>
        </w:rPr>
        <w:t>2-4 MILP</w:t>
      </w:r>
      <w:r w:rsidRPr="00B379C5">
        <w:rPr>
          <w:rFonts w:eastAsia="楷体"/>
          <w:szCs w:val="21"/>
        </w:rPr>
        <w:t>和</w:t>
      </w:r>
      <w:r w:rsidRPr="00B379C5">
        <w:rPr>
          <w:rFonts w:eastAsia="楷体"/>
          <w:szCs w:val="21"/>
        </w:rPr>
        <w:t>VIG</w:t>
      </w:r>
      <w:r w:rsidRPr="00B379C5">
        <w:rPr>
          <w:rFonts w:eastAsia="楷体"/>
          <w:szCs w:val="21"/>
        </w:rPr>
        <w:t>的实验结果</w:t>
      </w:r>
    </w:p>
    <w:tbl>
      <w:tblPr>
        <w:tblStyle w:val="a4"/>
        <w:tblW w:w="473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47"/>
        <w:gridCol w:w="948"/>
        <w:gridCol w:w="948"/>
        <w:gridCol w:w="947"/>
        <w:gridCol w:w="949"/>
      </w:tblGrid>
      <w:tr w:rsidR="00B379C5" w:rsidRPr="00FF2047" w14:paraId="4696735B" w14:textId="77777777" w:rsidTr="00B77F29">
        <w:trPr>
          <w:trHeight w:val="255"/>
          <w:jc w:val="center"/>
        </w:trPr>
        <w:tc>
          <w:tcPr>
            <w:tcW w:w="947" w:type="dxa"/>
            <w:vMerge w:val="restart"/>
            <w:tcBorders>
              <w:top w:val="single" w:sz="8" w:space="0" w:color="auto"/>
              <w:bottom w:val="nil"/>
            </w:tcBorders>
            <w:shd w:val="clear" w:color="auto" w:fill="auto"/>
            <w:vAlign w:val="center"/>
          </w:tcPr>
          <w:p w14:paraId="345A4E71" w14:textId="69476A6E"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J×S</m:t>
                </m:r>
              </m:oMath>
            </m:oMathPara>
          </w:p>
        </w:tc>
        <w:tc>
          <w:tcPr>
            <w:tcW w:w="1896" w:type="dxa"/>
            <w:gridSpan w:val="2"/>
            <w:tcBorders>
              <w:top w:val="single" w:sz="8" w:space="0" w:color="auto"/>
              <w:bottom w:val="single" w:sz="4" w:space="0" w:color="auto"/>
            </w:tcBorders>
            <w:shd w:val="clear" w:color="auto" w:fill="auto"/>
            <w:vAlign w:val="center"/>
          </w:tcPr>
          <w:p w14:paraId="07801B26"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MILP</w:t>
            </w:r>
          </w:p>
        </w:tc>
        <w:tc>
          <w:tcPr>
            <w:tcW w:w="1896" w:type="dxa"/>
            <w:gridSpan w:val="2"/>
            <w:tcBorders>
              <w:top w:val="single" w:sz="8" w:space="0" w:color="auto"/>
              <w:bottom w:val="single" w:sz="4" w:space="0" w:color="auto"/>
            </w:tcBorders>
            <w:shd w:val="clear" w:color="auto" w:fill="auto"/>
            <w:vAlign w:val="center"/>
          </w:tcPr>
          <w:p w14:paraId="589E28F7"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VIG</w:t>
            </w:r>
          </w:p>
        </w:tc>
      </w:tr>
      <w:tr w:rsidR="00B379C5" w:rsidRPr="00FF2047" w14:paraId="56CDAFEC" w14:textId="77777777" w:rsidTr="00B3194A">
        <w:trPr>
          <w:trHeight w:val="204"/>
          <w:jc w:val="center"/>
        </w:trPr>
        <w:tc>
          <w:tcPr>
            <w:tcW w:w="947" w:type="dxa"/>
            <w:vMerge/>
            <w:tcBorders>
              <w:top w:val="nil"/>
              <w:bottom w:val="single" w:sz="4" w:space="0" w:color="auto"/>
            </w:tcBorders>
            <w:shd w:val="clear" w:color="auto" w:fill="auto"/>
            <w:vAlign w:val="center"/>
          </w:tcPr>
          <w:p w14:paraId="14D44BEB" w14:textId="77777777" w:rsidR="00B379C5" w:rsidRPr="00B379C5" w:rsidRDefault="00B379C5" w:rsidP="00B3194A">
            <w:pPr>
              <w:snapToGrid w:val="0"/>
              <w:spacing w:line="240" w:lineRule="auto"/>
              <w:jc w:val="center"/>
              <w:rPr>
                <w:sz w:val="20"/>
                <w:szCs w:val="20"/>
                <w:lang w:bidi="en-US"/>
              </w:rPr>
            </w:pPr>
          </w:p>
        </w:tc>
        <w:tc>
          <w:tcPr>
            <w:tcW w:w="948" w:type="dxa"/>
            <w:tcBorders>
              <w:top w:val="single" w:sz="4" w:space="0" w:color="auto"/>
              <w:bottom w:val="single" w:sz="4" w:space="0" w:color="auto"/>
            </w:tcBorders>
            <w:shd w:val="clear" w:color="auto" w:fill="auto"/>
            <w:vAlign w:val="center"/>
          </w:tcPr>
          <w:p w14:paraId="2F713264" w14:textId="66E4CC98" w:rsidR="00B379C5" w:rsidRPr="00B379C5" w:rsidRDefault="00B379C5" w:rsidP="00B3194A">
            <w:pPr>
              <w:snapToGrid w:val="0"/>
              <w:spacing w:line="240" w:lineRule="auto"/>
              <w:jc w:val="center"/>
              <w:rPr>
                <w:sz w:val="20"/>
                <w:szCs w:val="20"/>
                <w:lang w:bidi="en-US"/>
              </w:rPr>
            </w:pPr>
            <w:r w:rsidRPr="00B379C5">
              <w:rPr>
                <w:rFonts w:hint="eastAsia"/>
                <w:sz w:val="20"/>
                <w:szCs w:val="20"/>
                <w:lang w:bidi="en-US"/>
              </w:rPr>
              <w:t>m</w:t>
            </w:r>
            <w:r w:rsidRPr="00B379C5">
              <w:rPr>
                <w:sz w:val="20"/>
                <w:szCs w:val="20"/>
                <w:lang w:bidi="en-US"/>
              </w:rPr>
              <w:t>akespan</w:t>
            </w:r>
          </w:p>
        </w:tc>
        <w:tc>
          <w:tcPr>
            <w:tcW w:w="948" w:type="dxa"/>
            <w:tcBorders>
              <w:top w:val="single" w:sz="4" w:space="0" w:color="auto"/>
              <w:bottom w:val="single" w:sz="4" w:space="0" w:color="auto"/>
            </w:tcBorders>
            <w:shd w:val="clear" w:color="auto" w:fill="auto"/>
            <w:vAlign w:val="center"/>
          </w:tcPr>
          <w:p w14:paraId="24A6ECC3" w14:textId="6B190130" w:rsidR="00B379C5" w:rsidRPr="00B379C5" w:rsidRDefault="00B379C5" w:rsidP="00B3194A">
            <w:pPr>
              <w:snapToGrid w:val="0"/>
              <w:spacing w:line="240" w:lineRule="auto"/>
              <w:jc w:val="center"/>
              <w:rPr>
                <w:sz w:val="20"/>
                <w:szCs w:val="20"/>
                <w:lang w:bidi="en-US"/>
              </w:rPr>
            </w:pPr>
            <w:r w:rsidRPr="00B379C5">
              <w:rPr>
                <w:rFonts w:hint="eastAsia"/>
                <w:sz w:val="20"/>
                <w:szCs w:val="20"/>
                <w:lang w:bidi="en-US"/>
              </w:rPr>
              <w:t>Time</w:t>
            </w:r>
            <w:r w:rsidRPr="00B379C5">
              <w:rPr>
                <w:sz w:val="20"/>
                <w:szCs w:val="20"/>
                <w:lang w:bidi="en-US"/>
              </w:rPr>
              <w:t xml:space="preserve"> (s)</w:t>
            </w:r>
          </w:p>
        </w:tc>
        <w:tc>
          <w:tcPr>
            <w:tcW w:w="947" w:type="dxa"/>
            <w:tcBorders>
              <w:top w:val="single" w:sz="4" w:space="0" w:color="auto"/>
              <w:bottom w:val="single" w:sz="4" w:space="0" w:color="auto"/>
            </w:tcBorders>
            <w:shd w:val="clear" w:color="auto" w:fill="auto"/>
            <w:vAlign w:val="center"/>
          </w:tcPr>
          <w:p w14:paraId="32D5C4CA" w14:textId="44605585" w:rsidR="00B379C5" w:rsidRPr="00B379C5" w:rsidRDefault="00B379C5" w:rsidP="00B3194A">
            <w:pPr>
              <w:snapToGrid w:val="0"/>
              <w:spacing w:line="240" w:lineRule="auto"/>
              <w:jc w:val="center"/>
              <w:rPr>
                <w:sz w:val="20"/>
                <w:szCs w:val="20"/>
                <w:lang w:bidi="en-US"/>
              </w:rPr>
            </w:pPr>
            <w:r w:rsidRPr="00B379C5">
              <w:rPr>
                <w:rFonts w:hint="eastAsia"/>
                <w:sz w:val="20"/>
                <w:szCs w:val="20"/>
                <w:lang w:bidi="en-US"/>
              </w:rPr>
              <w:t>m</w:t>
            </w:r>
            <w:r w:rsidRPr="00B379C5">
              <w:rPr>
                <w:sz w:val="20"/>
                <w:szCs w:val="20"/>
                <w:lang w:bidi="en-US"/>
              </w:rPr>
              <w:t>akespan</w:t>
            </w:r>
          </w:p>
        </w:tc>
        <w:tc>
          <w:tcPr>
            <w:tcW w:w="949" w:type="dxa"/>
            <w:tcBorders>
              <w:top w:val="single" w:sz="4" w:space="0" w:color="auto"/>
              <w:bottom w:val="single" w:sz="4" w:space="0" w:color="auto"/>
            </w:tcBorders>
            <w:shd w:val="clear" w:color="auto" w:fill="auto"/>
            <w:vAlign w:val="center"/>
          </w:tcPr>
          <w:p w14:paraId="4DEB4BF4" w14:textId="22F34E8B" w:rsidR="00B379C5" w:rsidRPr="00B379C5" w:rsidRDefault="00B379C5" w:rsidP="00B3194A">
            <w:pPr>
              <w:snapToGrid w:val="0"/>
              <w:spacing w:line="240" w:lineRule="auto"/>
              <w:jc w:val="center"/>
              <w:rPr>
                <w:sz w:val="20"/>
                <w:szCs w:val="20"/>
                <w:lang w:bidi="en-US"/>
              </w:rPr>
            </w:pPr>
            <w:r w:rsidRPr="00B379C5">
              <w:rPr>
                <w:rFonts w:hint="eastAsia"/>
                <w:sz w:val="20"/>
                <w:szCs w:val="20"/>
                <w:lang w:bidi="en-US"/>
              </w:rPr>
              <w:t>Time</w:t>
            </w:r>
            <w:r w:rsidRPr="00B379C5">
              <w:rPr>
                <w:sz w:val="20"/>
                <w:szCs w:val="20"/>
                <w:lang w:bidi="en-US"/>
              </w:rPr>
              <w:t xml:space="preserve"> (s)</w:t>
            </w:r>
          </w:p>
        </w:tc>
      </w:tr>
      <w:tr w:rsidR="00B379C5" w:rsidRPr="00FF2047" w14:paraId="297C128B" w14:textId="77777777" w:rsidTr="00B3194A">
        <w:trPr>
          <w:trHeight w:val="255"/>
          <w:jc w:val="center"/>
        </w:trPr>
        <w:tc>
          <w:tcPr>
            <w:tcW w:w="947" w:type="dxa"/>
            <w:tcBorders>
              <w:top w:val="single" w:sz="4" w:space="0" w:color="auto"/>
            </w:tcBorders>
            <w:shd w:val="clear" w:color="auto" w:fill="auto"/>
            <w:vAlign w:val="center"/>
          </w:tcPr>
          <w:p w14:paraId="2BE2DA3C" w14:textId="2AF98FFB"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8×2</m:t>
                </m:r>
              </m:oMath>
            </m:oMathPara>
          </w:p>
        </w:tc>
        <w:tc>
          <w:tcPr>
            <w:tcW w:w="948" w:type="dxa"/>
            <w:tcBorders>
              <w:top w:val="single" w:sz="4" w:space="0" w:color="auto"/>
            </w:tcBorders>
            <w:shd w:val="clear" w:color="auto" w:fill="auto"/>
            <w:vAlign w:val="center"/>
          </w:tcPr>
          <w:p w14:paraId="38DB000C"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74</w:t>
            </w:r>
          </w:p>
        </w:tc>
        <w:tc>
          <w:tcPr>
            <w:tcW w:w="948" w:type="dxa"/>
            <w:tcBorders>
              <w:top w:val="single" w:sz="4" w:space="0" w:color="auto"/>
            </w:tcBorders>
            <w:shd w:val="clear" w:color="auto" w:fill="auto"/>
            <w:vAlign w:val="center"/>
          </w:tcPr>
          <w:p w14:paraId="449D9471"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2.28</w:t>
            </w:r>
          </w:p>
        </w:tc>
        <w:tc>
          <w:tcPr>
            <w:tcW w:w="947" w:type="dxa"/>
            <w:tcBorders>
              <w:top w:val="single" w:sz="4" w:space="0" w:color="auto"/>
            </w:tcBorders>
            <w:shd w:val="clear" w:color="auto" w:fill="auto"/>
            <w:vAlign w:val="center"/>
          </w:tcPr>
          <w:p w14:paraId="6C5482D9"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74</w:t>
            </w:r>
          </w:p>
        </w:tc>
        <w:tc>
          <w:tcPr>
            <w:tcW w:w="949" w:type="dxa"/>
            <w:tcBorders>
              <w:top w:val="single" w:sz="4" w:space="0" w:color="auto"/>
            </w:tcBorders>
            <w:shd w:val="clear" w:color="auto" w:fill="auto"/>
            <w:vAlign w:val="center"/>
          </w:tcPr>
          <w:p w14:paraId="012CA9D5"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0.17</w:t>
            </w:r>
          </w:p>
        </w:tc>
      </w:tr>
      <w:tr w:rsidR="00B379C5" w:rsidRPr="00FF2047" w14:paraId="362CB10B" w14:textId="77777777" w:rsidTr="00B3194A">
        <w:trPr>
          <w:trHeight w:val="270"/>
          <w:jc w:val="center"/>
        </w:trPr>
        <w:tc>
          <w:tcPr>
            <w:tcW w:w="947" w:type="dxa"/>
            <w:shd w:val="clear" w:color="auto" w:fill="auto"/>
            <w:vAlign w:val="center"/>
          </w:tcPr>
          <w:p w14:paraId="17E020E3" w14:textId="312666F5"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8×3</m:t>
                </m:r>
              </m:oMath>
            </m:oMathPara>
          </w:p>
        </w:tc>
        <w:tc>
          <w:tcPr>
            <w:tcW w:w="948" w:type="dxa"/>
            <w:shd w:val="clear" w:color="auto" w:fill="auto"/>
            <w:vAlign w:val="center"/>
          </w:tcPr>
          <w:p w14:paraId="0C5A60E6"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154</w:t>
            </w:r>
          </w:p>
        </w:tc>
        <w:tc>
          <w:tcPr>
            <w:tcW w:w="948" w:type="dxa"/>
            <w:shd w:val="clear" w:color="auto" w:fill="auto"/>
            <w:vAlign w:val="center"/>
          </w:tcPr>
          <w:p w14:paraId="02440AC6"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1.13</w:t>
            </w:r>
          </w:p>
        </w:tc>
        <w:tc>
          <w:tcPr>
            <w:tcW w:w="947" w:type="dxa"/>
            <w:shd w:val="clear" w:color="auto" w:fill="auto"/>
            <w:vAlign w:val="center"/>
          </w:tcPr>
          <w:p w14:paraId="075DF409"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158</w:t>
            </w:r>
          </w:p>
        </w:tc>
        <w:tc>
          <w:tcPr>
            <w:tcW w:w="949" w:type="dxa"/>
            <w:shd w:val="clear" w:color="auto" w:fill="auto"/>
            <w:vAlign w:val="center"/>
          </w:tcPr>
          <w:p w14:paraId="3A67AB8A"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0.25</w:t>
            </w:r>
          </w:p>
        </w:tc>
      </w:tr>
      <w:tr w:rsidR="00B379C5" w:rsidRPr="00FF2047" w14:paraId="73E06C28" w14:textId="77777777" w:rsidTr="00B3194A">
        <w:trPr>
          <w:trHeight w:val="255"/>
          <w:jc w:val="center"/>
        </w:trPr>
        <w:tc>
          <w:tcPr>
            <w:tcW w:w="947" w:type="dxa"/>
            <w:shd w:val="clear" w:color="auto" w:fill="auto"/>
            <w:vAlign w:val="center"/>
          </w:tcPr>
          <w:p w14:paraId="6B90B2C2" w14:textId="6444B5F5"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8×4</m:t>
                </m:r>
              </m:oMath>
            </m:oMathPara>
          </w:p>
        </w:tc>
        <w:tc>
          <w:tcPr>
            <w:tcW w:w="948" w:type="dxa"/>
            <w:shd w:val="clear" w:color="auto" w:fill="auto"/>
            <w:vAlign w:val="center"/>
          </w:tcPr>
          <w:p w14:paraId="2926AC6C"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185</w:t>
            </w:r>
          </w:p>
        </w:tc>
        <w:tc>
          <w:tcPr>
            <w:tcW w:w="948" w:type="dxa"/>
            <w:shd w:val="clear" w:color="auto" w:fill="auto"/>
            <w:vAlign w:val="center"/>
          </w:tcPr>
          <w:p w14:paraId="4BB16D19"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5.66</w:t>
            </w:r>
          </w:p>
        </w:tc>
        <w:tc>
          <w:tcPr>
            <w:tcW w:w="947" w:type="dxa"/>
            <w:shd w:val="clear" w:color="auto" w:fill="auto"/>
            <w:vAlign w:val="center"/>
          </w:tcPr>
          <w:p w14:paraId="70B324F5"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186</w:t>
            </w:r>
          </w:p>
        </w:tc>
        <w:tc>
          <w:tcPr>
            <w:tcW w:w="949" w:type="dxa"/>
            <w:shd w:val="clear" w:color="auto" w:fill="auto"/>
            <w:vAlign w:val="center"/>
          </w:tcPr>
          <w:p w14:paraId="239DB2C8"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0.33</w:t>
            </w:r>
          </w:p>
        </w:tc>
      </w:tr>
      <w:tr w:rsidR="00B379C5" w:rsidRPr="00FF2047" w14:paraId="77A83745" w14:textId="77777777" w:rsidTr="00B3194A">
        <w:trPr>
          <w:trHeight w:val="255"/>
          <w:jc w:val="center"/>
        </w:trPr>
        <w:tc>
          <w:tcPr>
            <w:tcW w:w="947" w:type="dxa"/>
            <w:shd w:val="clear" w:color="auto" w:fill="auto"/>
            <w:vAlign w:val="center"/>
          </w:tcPr>
          <w:p w14:paraId="03A24201" w14:textId="1791B720"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13×2</m:t>
                </m:r>
              </m:oMath>
            </m:oMathPara>
          </w:p>
        </w:tc>
        <w:tc>
          <w:tcPr>
            <w:tcW w:w="948" w:type="dxa"/>
            <w:shd w:val="clear" w:color="auto" w:fill="auto"/>
            <w:vAlign w:val="center"/>
          </w:tcPr>
          <w:p w14:paraId="02CAE36E"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194</w:t>
            </w:r>
          </w:p>
        </w:tc>
        <w:tc>
          <w:tcPr>
            <w:tcW w:w="948" w:type="dxa"/>
            <w:shd w:val="clear" w:color="auto" w:fill="auto"/>
            <w:vAlign w:val="center"/>
          </w:tcPr>
          <w:p w14:paraId="3C8395E1"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935.10</w:t>
            </w:r>
          </w:p>
        </w:tc>
        <w:tc>
          <w:tcPr>
            <w:tcW w:w="947" w:type="dxa"/>
            <w:shd w:val="clear" w:color="auto" w:fill="auto"/>
            <w:vAlign w:val="center"/>
          </w:tcPr>
          <w:p w14:paraId="1F19A4F2"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196</w:t>
            </w:r>
          </w:p>
        </w:tc>
        <w:tc>
          <w:tcPr>
            <w:tcW w:w="949" w:type="dxa"/>
            <w:shd w:val="clear" w:color="auto" w:fill="auto"/>
            <w:vAlign w:val="center"/>
          </w:tcPr>
          <w:p w14:paraId="35D997FB"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0.27</w:t>
            </w:r>
          </w:p>
        </w:tc>
      </w:tr>
      <w:tr w:rsidR="00B379C5" w:rsidRPr="00FF2047" w14:paraId="65B9AAEE" w14:textId="77777777" w:rsidTr="00B3194A">
        <w:trPr>
          <w:trHeight w:val="270"/>
          <w:jc w:val="center"/>
        </w:trPr>
        <w:tc>
          <w:tcPr>
            <w:tcW w:w="947" w:type="dxa"/>
            <w:shd w:val="clear" w:color="auto" w:fill="auto"/>
            <w:vAlign w:val="center"/>
          </w:tcPr>
          <w:p w14:paraId="0B5D5006" w14:textId="5FC47C07"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13×3</m:t>
                </m:r>
              </m:oMath>
            </m:oMathPara>
          </w:p>
        </w:tc>
        <w:tc>
          <w:tcPr>
            <w:tcW w:w="948" w:type="dxa"/>
            <w:shd w:val="clear" w:color="auto" w:fill="auto"/>
            <w:vAlign w:val="center"/>
          </w:tcPr>
          <w:p w14:paraId="15D3B6B2"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193</w:t>
            </w:r>
          </w:p>
        </w:tc>
        <w:tc>
          <w:tcPr>
            <w:tcW w:w="948" w:type="dxa"/>
            <w:shd w:val="clear" w:color="auto" w:fill="auto"/>
            <w:vAlign w:val="center"/>
          </w:tcPr>
          <w:p w14:paraId="76148D33"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3600</w:t>
            </w:r>
          </w:p>
        </w:tc>
        <w:tc>
          <w:tcPr>
            <w:tcW w:w="947" w:type="dxa"/>
            <w:shd w:val="clear" w:color="auto" w:fill="auto"/>
            <w:vAlign w:val="center"/>
          </w:tcPr>
          <w:p w14:paraId="0D79C2C2"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196</w:t>
            </w:r>
          </w:p>
        </w:tc>
        <w:tc>
          <w:tcPr>
            <w:tcW w:w="949" w:type="dxa"/>
            <w:shd w:val="clear" w:color="auto" w:fill="auto"/>
            <w:vAlign w:val="center"/>
          </w:tcPr>
          <w:p w14:paraId="13314F3E"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0.39</w:t>
            </w:r>
          </w:p>
        </w:tc>
      </w:tr>
      <w:tr w:rsidR="00B379C5" w:rsidRPr="00FF2047" w14:paraId="6C7AEE9F" w14:textId="77777777" w:rsidTr="00B3194A">
        <w:trPr>
          <w:trHeight w:val="255"/>
          <w:jc w:val="center"/>
        </w:trPr>
        <w:tc>
          <w:tcPr>
            <w:tcW w:w="947" w:type="dxa"/>
            <w:shd w:val="clear" w:color="auto" w:fill="auto"/>
            <w:vAlign w:val="center"/>
          </w:tcPr>
          <w:p w14:paraId="1EDF4926" w14:textId="3E273AEE"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13×4</m:t>
                </m:r>
              </m:oMath>
            </m:oMathPara>
          </w:p>
        </w:tc>
        <w:tc>
          <w:tcPr>
            <w:tcW w:w="948" w:type="dxa"/>
            <w:shd w:val="clear" w:color="auto" w:fill="auto"/>
            <w:vAlign w:val="center"/>
          </w:tcPr>
          <w:p w14:paraId="770604BA"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247</w:t>
            </w:r>
          </w:p>
        </w:tc>
        <w:tc>
          <w:tcPr>
            <w:tcW w:w="948" w:type="dxa"/>
            <w:shd w:val="clear" w:color="auto" w:fill="auto"/>
            <w:vAlign w:val="center"/>
          </w:tcPr>
          <w:p w14:paraId="3CF0502D"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3600</w:t>
            </w:r>
          </w:p>
        </w:tc>
        <w:tc>
          <w:tcPr>
            <w:tcW w:w="947" w:type="dxa"/>
            <w:shd w:val="clear" w:color="auto" w:fill="auto"/>
            <w:vAlign w:val="center"/>
          </w:tcPr>
          <w:p w14:paraId="6A40AAE2"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241</w:t>
            </w:r>
          </w:p>
        </w:tc>
        <w:tc>
          <w:tcPr>
            <w:tcW w:w="949" w:type="dxa"/>
            <w:shd w:val="clear" w:color="auto" w:fill="auto"/>
            <w:vAlign w:val="center"/>
          </w:tcPr>
          <w:p w14:paraId="4DE88674"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0.53</w:t>
            </w:r>
          </w:p>
        </w:tc>
      </w:tr>
      <w:tr w:rsidR="00B379C5" w:rsidRPr="00FF2047" w14:paraId="60EA2F1D" w14:textId="77777777" w:rsidTr="00B3194A">
        <w:trPr>
          <w:trHeight w:val="270"/>
          <w:jc w:val="center"/>
        </w:trPr>
        <w:tc>
          <w:tcPr>
            <w:tcW w:w="947" w:type="dxa"/>
            <w:shd w:val="clear" w:color="auto" w:fill="auto"/>
            <w:vAlign w:val="center"/>
          </w:tcPr>
          <w:p w14:paraId="43214BD6" w14:textId="1B9DCFE4"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18×2</m:t>
                </m:r>
              </m:oMath>
            </m:oMathPara>
          </w:p>
        </w:tc>
        <w:tc>
          <w:tcPr>
            <w:tcW w:w="948" w:type="dxa"/>
            <w:shd w:val="clear" w:color="auto" w:fill="auto"/>
            <w:vAlign w:val="center"/>
          </w:tcPr>
          <w:p w14:paraId="6F67372B"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243</w:t>
            </w:r>
          </w:p>
        </w:tc>
        <w:tc>
          <w:tcPr>
            <w:tcW w:w="948" w:type="dxa"/>
            <w:shd w:val="clear" w:color="auto" w:fill="auto"/>
            <w:vAlign w:val="center"/>
          </w:tcPr>
          <w:p w14:paraId="65BC5212"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3600</w:t>
            </w:r>
          </w:p>
        </w:tc>
        <w:tc>
          <w:tcPr>
            <w:tcW w:w="947" w:type="dxa"/>
            <w:shd w:val="clear" w:color="auto" w:fill="auto"/>
            <w:vAlign w:val="center"/>
          </w:tcPr>
          <w:p w14:paraId="04A57AA6"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243</w:t>
            </w:r>
          </w:p>
        </w:tc>
        <w:tc>
          <w:tcPr>
            <w:tcW w:w="949" w:type="dxa"/>
            <w:shd w:val="clear" w:color="auto" w:fill="auto"/>
            <w:vAlign w:val="center"/>
          </w:tcPr>
          <w:p w14:paraId="5B5EDA51"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0.38</w:t>
            </w:r>
          </w:p>
        </w:tc>
      </w:tr>
      <w:tr w:rsidR="00B379C5" w:rsidRPr="00FF2047" w14:paraId="31436594" w14:textId="77777777" w:rsidTr="00B3194A">
        <w:trPr>
          <w:trHeight w:val="255"/>
          <w:jc w:val="center"/>
        </w:trPr>
        <w:tc>
          <w:tcPr>
            <w:tcW w:w="947" w:type="dxa"/>
            <w:shd w:val="clear" w:color="auto" w:fill="auto"/>
            <w:vAlign w:val="center"/>
          </w:tcPr>
          <w:p w14:paraId="131E55A3" w14:textId="2D1B872A"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18×3</m:t>
                </m:r>
              </m:oMath>
            </m:oMathPara>
          </w:p>
        </w:tc>
        <w:tc>
          <w:tcPr>
            <w:tcW w:w="948" w:type="dxa"/>
            <w:shd w:val="clear" w:color="auto" w:fill="auto"/>
            <w:vAlign w:val="center"/>
          </w:tcPr>
          <w:p w14:paraId="0DC8097D"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298</w:t>
            </w:r>
          </w:p>
        </w:tc>
        <w:tc>
          <w:tcPr>
            <w:tcW w:w="948" w:type="dxa"/>
            <w:shd w:val="clear" w:color="auto" w:fill="auto"/>
            <w:vAlign w:val="center"/>
          </w:tcPr>
          <w:p w14:paraId="4E20A786"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3600</w:t>
            </w:r>
          </w:p>
        </w:tc>
        <w:tc>
          <w:tcPr>
            <w:tcW w:w="947" w:type="dxa"/>
            <w:shd w:val="clear" w:color="auto" w:fill="auto"/>
            <w:vAlign w:val="center"/>
          </w:tcPr>
          <w:p w14:paraId="55C79279"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296</w:t>
            </w:r>
          </w:p>
        </w:tc>
        <w:tc>
          <w:tcPr>
            <w:tcW w:w="949" w:type="dxa"/>
            <w:shd w:val="clear" w:color="auto" w:fill="auto"/>
            <w:vAlign w:val="center"/>
          </w:tcPr>
          <w:p w14:paraId="644B2125"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0.55</w:t>
            </w:r>
          </w:p>
        </w:tc>
      </w:tr>
      <w:tr w:rsidR="00B379C5" w:rsidRPr="00FF2047" w14:paraId="2896DB3D" w14:textId="77777777" w:rsidTr="00656F28">
        <w:trPr>
          <w:trHeight w:val="66"/>
          <w:jc w:val="center"/>
        </w:trPr>
        <w:tc>
          <w:tcPr>
            <w:tcW w:w="947" w:type="dxa"/>
            <w:tcBorders>
              <w:bottom w:val="single" w:sz="8" w:space="0" w:color="auto"/>
            </w:tcBorders>
            <w:shd w:val="clear" w:color="auto" w:fill="auto"/>
            <w:vAlign w:val="center"/>
          </w:tcPr>
          <w:p w14:paraId="019CB024" w14:textId="28F2749B" w:rsidR="00B379C5" w:rsidRPr="00B379C5" w:rsidRDefault="008C1545" w:rsidP="00B3194A">
            <w:pPr>
              <w:snapToGrid w:val="0"/>
              <w:spacing w:line="240" w:lineRule="auto"/>
              <w:jc w:val="center"/>
              <w:rPr>
                <w:sz w:val="20"/>
                <w:szCs w:val="20"/>
                <w:lang w:bidi="en-US"/>
              </w:rPr>
            </w:pPr>
            <m:oMathPara>
              <m:oMath>
                <m:r>
                  <w:rPr>
                    <w:rFonts w:ascii="Cambria Math" w:hAnsi="Cambria Math"/>
                    <w:sz w:val="20"/>
                    <w:szCs w:val="20"/>
                    <w:lang w:bidi="en-US"/>
                  </w:rPr>
                  <m:t>18×4</m:t>
                </m:r>
              </m:oMath>
            </m:oMathPara>
          </w:p>
        </w:tc>
        <w:tc>
          <w:tcPr>
            <w:tcW w:w="948" w:type="dxa"/>
            <w:tcBorders>
              <w:bottom w:val="single" w:sz="8" w:space="0" w:color="auto"/>
            </w:tcBorders>
            <w:shd w:val="clear" w:color="auto" w:fill="auto"/>
            <w:vAlign w:val="center"/>
          </w:tcPr>
          <w:p w14:paraId="731E1297"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341</w:t>
            </w:r>
          </w:p>
        </w:tc>
        <w:tc>
          <w:tcPr>
            <w:tcW w:w="948" w:type="dxa"/>
            <w:tcBorders>
              <w:bottom w:val="single" w:sz="8" w:space="0" w:color="auto"/>
            </w:tcBorders>
            <w:shd w:val="clear" w:color="auto" w:fill="auto"/>
            <w:vAlign w:val="center"/>
          </w:tcPr>
          <w:p w14:paraId="63BC2FED"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3600</w:t>
            </w:r>
          </w:p>
        </w:tc>
        <w:tc>
          <w:tcPr>
            <w:tcW w:w="947" w:type="dxa"/>
            <w:tcBorders>
              <w:bottom w:val="single" w:sz="8" w:space="0" w:color="auto"/>
            </w:tcBorders>
            <w:shd w:val="clear" w:color="auto" w:fill="auto"/>
            <w:vAlign w:val="center"/>
          </w:tcPr>
          <w:p w14:paraId="45879341" w14:textId="77777777" w:rsidR="00B379C5" w:rsidRPr="00B379C5" w:rsidRDefault="00B379C5" w:rsidP="00B3194A">
            <w:pPr>
              <w:snapToGrid w:val="0"/>
              <w:spacing w:line="240" w:lineRule="auto"/>
              <w:jc w:val="center"/>
              <w:rPr>
                <w:b/>
                <w:bCs/>
                <w:sz w:val="20"/>
                <w:szCs w:val="20"/>
                <w:lang w:bidi="en-US"/>
              </w:rPr>
            </w:pPr>
            <w:r w:rsidRPr="00B379C5">
              <w:rPr>
                <w:b/>
                <w:bCs/>
                <w:sz w:val="20"/>
                <w:szCs w:val="20"/>
                <w:lang w:bidi="en-US"/>
              </w:rPr>
              <w:t>328</w:t>
            </w:r>
          </w:p>
        </w:tc>
        <w:tc>
          <w:tcPr>
            <w:tcW w:w="949" w:type="dxa"/>
            <w:tcBorders>
              <w:bottom w:val="single" w:sz="8" w:space="0" w:color="auto"/>
            </w:tcBorders>
            <w:shd w:val="clear" w:color="auto" w:fill="auto"/>
            <w:vAlign w:val="center"/>
          </w:tcPr>
          <w:p w14:paraId="7D28FDA0" w14:textId="77777777" w:rsidR="00B379C5" w:rsidRPr="00B379C5" w:rsidRDefault="00B379C5" w:rsidP="00B3194A">
            <w:pPr>
              <w:snapToGrid w:val="0"/>
              <w:spacing w:line="240" w:lineRule="auto"/>
              <w:jc w:val="center"/>
              <w:rPr>
                <w:sz w:val="20"/>
                <w:szCs w:val="20"/>
                <w:lang w:bidi="en-US"/>
              </w:rPr>
            </w:pPr>
            <w:r w:rsidRPr="00B379C5">
              <w:rPr>
                <w:sz w:val="20"/>
                <w:szCs w:val="20"/>
                <w:lang w:bidi="en-US"/>
              </w:rPr>
              <w:t>0.73</w:t>
            </w:r>
          </w:p>
        </w:tc>
      </w:tr>
    </w:tbl>
    <w:p w14:paraId="3C7A9F5E" w14:textId="77777777" w:rsidR="00B3194A" w:rsidRPr="00B3194A" w:rsidRDefault="00B3194A" w:rsidP="00B3194A">
      <w:pPr>
        <w:pStyle w:val="3"/>
        <w:adjustRightInd w:val="0"/>
        <w:snapToGrid w:val="0"/>
        <w:spacing w:before="0" w:after="0" w:line="460" w:lineRule="exact"/>
        <w:rPr>
          <w:sz w:val="24"/>
        </w:rPr>
      </w:pPr>
      <w:r w:rsidRPr="00B3194A">
        <w:rPr>
          <w:sz w:val="24"/>
        </w:rPr>
        <w:t xml:space="preserve">2.4.3 </w:t>
      </w:r>
      <w:r w:rsidRPr="00B3194A">
        <w:rPr>
          <w:rFonts w:hint="eastAsia"/>
          <w:sz w:val="24"/>
        </w:rPr>
        <w:t>算法的组件测试</w:t>
      </w:r>
    </w:p>
    <w:p w14:paraId="4740B3E3" w14:textId="40AD4D30" w:rsidR="00B3194A" w:rsidRPr="00B3194A" w:rsidRDefault="0093142D" w:rsidP="00B3194A">
      <w:pPr>
        <w:adjustRightInd w:val="0"/>
        <w:snapToGrid w:val="0"/>
        <w:spacing w:line="460" w:lineRule="exact"/>
        <w:ind w:firstLineChars="200" w:firstLine="480"/>
        <w:rPr>
          <w:sz w:val="24"/>
        </w:rPr>
      </w:pPr>
      <w:r w:rsidRPr="0093142D">
        <w:rPr>
          <w:rFonts w:hint="eastAsia"/>
          <w:sz w:val="24"/>
        </w:rPr>
        <w:t>本节进行了两组对比实验，旨在评估算法组件的性能</w:t>
      </w:r>
      <w:r w:rsidR="00B3194A" w:rsidRPr="00B3194A">
        <w:rPr>
          <w:sz w:val="24"/>
        </w:rPr>
        <w:t>，包括不同解码策略的比较和</w:t>
      </w:r>
      <w:r w:rsidR="00B3194A" w:rsidRPr="00B3194A">
        <w:rPr>
          <w:rFonts w:hint="eastAsia"/>
          <w:sz w:val="24"/>
        </w:rPr>
        <w:t>局部</w:t>
      </w:r>
      <w:r w:rsidR="00B3194A" w:rsidRPr="00B3194A">
        <w:rPr>
          <w:sz w:val="24"/>
        </w:rPr>
        <w:t>搜索策略的比较，以验证其有效性。</w:t>
      </w:r>
      <w:r w:rsidR="00B3194A" w:rsidRPr="00B3194A">
        <w:rPr>
          <w:rFonts w:hint="eastAsia"/>
          <w:sz w:val="24"/>
        </w:rPr>
        <w:t>所有对比试验都是在相同的配置下进行的，每个实例独立重复</w:t>
      </w:r>
      <w:r w:rsidR="00B3194A" w:rsidRPr="00B3194A">
        <w:rPr>
          <w:rFonts w:hint="eastAsia"/>
          <w:sz w:val="24"/>
        </w:rPr>
        <w:t>2</w:t>
      </w:r>
      <w:r w:rsidR="00B3194A" w:rsidRPr="00B3194A">
        <w:rPr>
          <w:sz w:val="24"/>
        </w:rPr>
        <w:t>0</w:t>
      </w:r>
      <w:r w:rsidR="00B3194A" w:rsidRPr="00B3194A">
        <w:rPr>
          <w:rFonts w:hint="eastAsia"/>
          <w:sz w:val="24"/>
        </w:rPr>
        <w:t>次，停止条件为</w:t>
      </w:r>
      <m:oMath>
        <m:r>
          <w:rPr>
            <w:rFonts w:ascii="Cambria Math" w:hAnsi="Cambria Math"/>
            <w:sz w:val="24"/>
          </w:rPr>
          <m:t>J×S×10</m:t>
        </m:r>
      </m:oMath>
      <w:r w:rsidR="00B3194A" w:rsidRPr="00B3194A">
        <w:rPr>
          <w:rFonts w:hint="eastAsia"/>
          <w:sz w:val="24"/>
        </w:rPr>
        <w:t>。图</w:t>
      </w:r>
      <w:r w:rsidR="00B3194A" w:rsidRPr="00B3194A">
        <w:rPr>
          <w:rFonts w:hint="eastAsia"/>
          <w:sz w:val="24"/>
        </w:rPr>
        <w:t>2</w:t>
      </w:r>
      <w:r w:rsidR="00B3194A" w:rsidRPr="00B3194A">
        <w:rPr>
          <w:sz w:val="24"/>
        </w:rPr>
        <w:t>-5</w:t>
      </w:r>
      <w:r w:rsidR="00B3194A" w:rsidRPr="00B3194A">
        <w:rPr>
          <w:rFonts w:hint="eastAsia"/>
          <w:sz w:val="24"/>
        </w:rPr>
        <w:t>和图</w:t>
      </w:r>
      <w:r w:rsidR="00B3194A" w:rsidRPr="00B3194A">
        <w:rPr>
          <w:rFonts w:hint="eastAsia"/>
          <w:sz w:val="24"/>
        </w:rPr>
        <w:t>2</w:t>
      </w:r>
      <w:r w:rsidR="00B3194A" w:rsidRPr="00B3194A">
        <w:rPr>
          <w:sz w:val="24"/>
        </w:rPr>
        <w:t>-6</w:t>
      </w:r>
      <w:r w:rsidR="00B3194A" w:rsidRPr="00B3194A">
        <w:rPr>
          <w:rFonts w:hint="eastAsia"/>
          <w:sz w:val="24"/>
        </w:rPr>
        <w:t>分别表示解码策略对比和局部搜索策略对比的置信区间图。</w:t>
      </w:r>
    </w:p>
    <w:p w14:paraId="1841E408" w14:textId="30A008F6" w:rsidR="00B3194A" w:rsidRPr="00B3194A" w:rsidRDefault="00B3194A" w:rsidP="00B3194A">
      <w:pPr>
        <w:adjustRightInd w:val="0"/>
        <w:snapToGrid w:val="0"/>
        <w:spacing w:line="460" w:lineRule="exact"/>
        <w:ind w:firstLineChars="200" w:firstLine="480"/>
        <w:rPr>
          <w:sz w:val="24"/>
        </w:rPr>
      </w:pPr>
      <w:r w:rsidRPr="00B3194A">
        <w:rPr>
          <w:rFonts w:hint="eastAsia"/>
          <w:sz w:val="24"/>
        </w:rPr>
        <w:t>第一组实验</w:t>
      </w:r>
      <w:r w:rsidRPr="00B3194A">
        <w:rPr>
          <w:sz w:val="24"/>
        </w:rPr>
        <w:t>验证混合解码的</w:t>
      </w:r>
      <w:r w:rsidR="004D6802">
        <w:rPr>
          <w:rFonts w:hint="eastAsia"/>
          <w:sz w:val="24"/>
        </w:rPr>
        <w:t>策略的</w:t>
      </w:r>
      <w:r w:rsidRPr="00B3194A">
        <w:rPr>
          <w:sz w:val="24"/>
        </w:rPr>
        <w:t>优越性，测试了仅</w:t>
      </w:r>
      <w:r w:rsidRPr="00B3194A">
        <w:rPr>
          <w:rFonts w:hint="eastAsia"/>
          <w:sz w:val="24"/>
        </w:rPr>
        <w:t>反向</w:t>
      </w:r>
      <w:r w:rsidRPr="00B3194A">
        <w:rPr>
          <w:sz w:val="24"/>
        </w:rPr>
        <w:t>解码、仅</w:t>
      </w:r>
      <w:r w:rsidRPr="00B3194A">
        <w:rPr>
          <w:rFonts w:hint="eastAsia"/>
          <w:sz w:val="24"/>
        </w:rPr>
        <w:t>正向</w:t>
      </w:r>
      <w:r w:rsidRPr="00B3194A">
        <w:rPr>
          <w:sz w:val="24"/>
        </w:rPr>
        <w:t>解码和混合解码的</w:t>
      </w:r>
      <w:r w:rsidRPr="00B3194A">
        <w:rPr>
          <w:sz w:val="24"/>
        </w:rPr>
        <w:t>VIG</w:t>
      </w:r>
      <w:r w:rsidRPr="00B3194A">
        <w:rPr>
          <w:sz w:val="24"/>
        </w:rPr>
        <w:t>的性能</w:t>
      </w:r>
      <w:r w:rsidRPr="00B3194A">
        <w:rPr>
          <w:rFonts w:hint="eastAsia"/>
          <w:sz w:val="24"/>
        </w:rPr>
        <w:t>。从</w:t>
      </w:r>
      <w:r w:rsidRPr="00B3194A">
        <w:rPr>
          <w:sz w:val="24"/>
        </w:rPr>
        <w:t>图</w:t>
      </w:r>
      <w:r w:rsidRPr="00B3194A">
        <w:rPr>
          <w:sz w:val="24"/>
        </w:rPr>
        <w:t>2-5</w:t>
      </w:r>
      <w:r w:rsidRPr="00B3194A">
        <w:rPr>
          <w:sz w:val="24"/>
        </w:rPr>
        <w:t>中</w:t>
      </w:r>
      <w:r w:rsidRPr="00B3194A">
        <w:rPr>
          <w:rFonts w:hint="eastAsia"/>
          <w:sz w:val="24"/>
        </w:rPr>
        <w:t>可以</w:t>
      </w:r>
      <w:r w:rsidR="004D6802">
        <w:rPr>
          <w:rFonts w:hint="eastAsia"/>
          <w:sz w:val="24"/>
        </w:rPr>
        <w:t>观察到</w:t>
      </w:r>
      <w:r w:rsidRPr="00B3194A">
        <w:rPr>
          <w:sz w:val="24"/>
        </w:rPr>
        <w:t>，混合解码策略优于单一解码策略。原因可能是不同的解码策略可</w:t>
      </w:r>
      <w:r w:rsidRPr="00B3194A">
        <w:rPr>
          <w:rFonts w:hint="eastAsia"/>
          <w:sz w:val="24"/>
        </w:rPr>
        <w:t>以获得不同的</w:t>
      </w:r>
      <w:r w:rsidRPr="00B3194A">
        <w:rPr>
          <w:sz w:val="24"/>
        </w:rPr>
        <w:t>makespan</w:t>
      </w:r>
      <w:r w:rsidR="004D6802">
        <w:rPr>
          <w:rFonts w:hint="eastAsia"/>
          <w:sz w:val="24"/>
        </w:rPr>
        <w:t>值</w:t>
      </w:r>
      <w:r w:rsidRPr="00B3194A">
        <w:rPr>
          <w:sz w:val="24"/>
        </w:rPr>
        <w:t>，</w:t>
      </w:r>
      <w:r w:rsidR="004D6802">
        <w:rPr>
          <w:rFonts w:hint="eastAsia"/>
          <w:sz w:val="24"/>
        </w:rPr>
        <w:t>而</w:t>
      </w:r>
      <w:r w:rsidRPr="00B3194A">
        <w:rPr>
          <w:sz w:val="24"/>
        </w:rPr>
        <w:t>多</w:t>
      </w:r>
      <w:r w:rsidR="004D6802">
        <w:rPr>
          <w:rFonts w:hint="eastAsia"/>
          <w:sz w:val="24"/>
        </w:rPr>
        <w:t>种</w:t>
      </w:r>
      <w:r w:rsidRPr="00B3194A">
        <w:rPr>
          <w:sz w:val="24"/>
        </w:rPr>
        <w:t>解码策略比单一解码策略</w:t>
      </w:r>
      <w:r w:rsidR="004D6802">
        <w:rPr>
          <w:rFonts w:hint="eastAsia"/>
          <w:sz w:val="24"/>
        </w:rPr>
        <w:t>更有可能</w:t>
      </w:r>
      <w:r w:rsidRPr="00B3194A">
        <w:rPr>
          <w:sz w:val="24"/>
        </w:rPr>
        <w:t>提供更多</w:t>
      </w:r>
      <w:r w:rsidRPr="00B3194A">
        <w:rPr>
          <w:rFonts w:hint="eastAsia"/>
          <w:sz w:val="24"/>
        </w:rPr>
        <w:t>近似解，</w:t>
      </w:r>
      <w:r w:rsidR="004D6802">
        <w:rPr>
          <w:rFonts w:hint="eastAsia"/>
          <w:sz w:val="24"/>
        </w:rPr>
        <w:t>从而极大地</w:t>
      </w:r>
      <w:r w:rsidRPr="00B3194A">
        <w:rPr>
          <w:rFonts w:hint="eastAsia"/>
          <w:sz w:val="24"/>
        </w:rPr>
        <w:t>提高算法的多样性</w:t>
      </w:r>
      <w:r w:rsidRPr="00B3194A">
        <w:rPr>
          <w:sz w:val="24"/>
        </w:rPr>
        <w:t>。因此，</w:t>
      </w:r>
      <w:r w:rsidRPr="00B3194A">
        <w:rPr>
          <w:rFonts w:hint="eastAsia"/>
          <w:sz w:val="24"/>
        </w:rPr>
        <w:t>本章选择</w:t>
      </w:r>
      <w:r w:rsidRPr="00B3194A">
        <w:rPr>
          <w:sz w:val="24"/>
        </w:rPr>
        <w:t>混合</w:t>
      </w:r>
      <w:r w:rsidRPr="00B3194A">
        <w:rPr>
          <w:rFonts w:hint="eastAsia"/>
          <w:sz w:val="24"/>
        </w:rPr>
        <w:t>解码</w:t>
      </w:r>
      <w:r w:rsidR="004D6802">
        <w:rPr>
          <w:rFonts w:hint="eastAsia"/>
          <w:sz w:val="24"/>
        </w:rPr>
        <w:t>策略</w:t>
      </w:r>
      <w:r w:rsidRPr="00B3194A">
        <w:rPr>
          <w:rFonts w:hint="eastAsia"/>
          <w:sz w:val="24"/>
        </w:rPr>
        <w:t>来处理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B3194A">
        <w:rPr>
          <w:sz w:val="24"/>
        </w:rPr>
        <w:t>。</w:t>
      </w:r>
    </w:p>
    <w:p w14:paraId="506124F9" w14:textId="6CF0ADF4" w:rsidR="00B3194A" w:rsidRPr="00B3194A" w:rsidRDefault="00B3194A" w:rsidP="00F42060">
      <w:pPr>
        <w:adjustRightInd w:val="0"/>
        <w:snapToGrid w:val="0"/>
        <w:spacing w:line="460" w:lineRule="exact"/>
        <w:ind w:firstLineChars="200" w:firstLine="480"/>
        <w:rPr>
          <w:sz w:val="24"/>
        </w:rPr>
      </w:pPr>
      <w:r w:rsidRPr="00B3194A">
        <w:rPr>
          <w:rFonts w:hint="eastAsia"/>
          <w:sz w:val="24"/>
        </w:rPr>
        <w:t>第二组实验</w:t>
      </w:r>
      <w:r w:rsidR="00D869AC">
        <w:rPr>
          <w:rFonts w:hint="eastAsia"/>
          <w:sz w:val="24"/>
        </w:rPr>
        <w:t>旨在</w:t>
      </w:r>
      <w:r w:rsidRPr="00B3194A">
        <w:rPr>
          <w:rFonts w:hint="eastAsia"/>
          <w:sz w:val="24"/>
        </w:rPr>
        <w:t>验证局部搜索策略的有效性，对比了本章提出的基于</w:t>
      </w:r>
      <w:r w:rsidRPr="00B3194A">
        <w:rPr>
          <w:rFonts w:hint="eastAsia"/>
          <w:sz w:val="24"/>
        </w:rPr>
        <w:t>Swap</w:t>
      </w:r>
      <w:r w:rsidRPr="00B3194A">
        <w:rPr>
          <w:rFonts w:hint="eastAsia"/>
          <w:sz w:val="24"/>
        </w:rPr>
        <w:t>的局部搜索策略和基于</w:t>
      </w:r>
      <w:r>
        <w:rPr>
          <w:rFonts w:hint="eastAsia"/>
          <w:sz w:val="24"/>
        </w:rPr>
        <w:t>插入（</w:t>
      </w:r>
      <w:r w:rsidRPr="00B3194A">
        <w:rPr>
          <w:rFonts w:hint="eastAsia"/>
          <w:sz w:val="24"/>
        </w:rPr>
        <w:t>Insert</w:t>
      </w:r>
      <w:r>
        <w:rPr>
          <w:rFonts w:hint="eastAsia"/>
          <w:sz w:val="24"/>
        </w:rPr>
        <w:t>）</w:t>
      </w:r>
      <w:r w:rsidRPr="00B3194A">
        <w:rPr>
          <w:rFonts w:hint="eastAsia"/>
          <w:sz w:val="24"/>
        </w:rPr>
        <w:t>的局部搜索策略。</w:t>
      </w:r>
      <w:r w:rsidRPr="00B3194A">
        <w:rPr>
          <w:sz w:val="24"/>
        </w:rPr>
        <w:t>从图</w:t>
      </w:r>
      <w:r w:rsidRPr="00B3194A">
        <w:rPr>
          <w:sz w:val="24"/>
        </w:rPr>
        <w:t>2-6</w:t>
      </w:r>
      <w:r w:rsidRPr="00B3194A">
        <w:rPr>
          <w:sz w:val="24"/>
        </w:rPr>
        <w:t>中</w:t>
      </w:r>
      <w:r w:rsidRPr="00B3194A">
        <w:rPr>
          <w:rFonts w:hint="eastAsia"/>
          <w:sz w:val="24"/>
        </w:rPr>
        <w:t>可以看出</w:t>
      </w:r>
      <w:r w:rsidRPr="00B3194A">
        <w:rPr>
          <w:sz w:val="24"/>
        </w:rPr>
        <w:t>，</w:t>
      </w:r>
      <w:r w:rsidRPr="00B3194A">
        <w:rPr>
          <w:rFonts w:hint="eastAsia"/>
          <w:sz w:val="24"/>
        </w:rPr>
        <w:t>Swap</w:t>
      </w:r>
      <w:r w:rsidR="00D869AC">
        <w:rPr>
          <w:rFonts w:hint="eastAsia"/>
          <w:sz w:val="24"/>
        </w:rPr>
        <w:t>操作</w:t>
      </w:r>
      <w:r w:rsidRPr="00B3194A">
        <w:rPr>
          <w:sz w:val="24"/>
        </w:rPr>
        <w:t>明显比</w:t>
      </w:r>
      <w:r w:rsidRPr="00B3194A">
        <w:rPr>
          <w:rFonts w:hint="eastAsia"/>
          <w:sz w:val="24"/>
        </w:rPr>
        <w:t>Insert</w:t>
      </w:r>
      <w:r w:rsidR="00D869AC">
        <w:rPr>
          <w:rFonts w:hint="eastAsia"/>
          <w:sz w:val="24"/>
        </w:rPr>
        <w:t>操作</w:t>
      </w:r>
      <w:r w:rsidRPr="00B3194A">
        <w:rPr>
          <w:sz w:val="24"/>
        </w:rPr>
        <w:t>更有效</w:t>
      </w:r>
      <w:r w:rsidRPr="00B3194A">
        <w:rPr>
          <w:rFonts w:hint="eastAsia"/>
          <w:sz w:val="24"/>
        </w:rPr>
        <w:t>。</w:t>
      </w:r>
      <w:r w:rsidR="00D869AC">
        <w:rPr>
          <w:rFonts w:hint="eastAsia"/>
          <w:sz w:val="24"/>
        </w:rPr>
        <w:t>这</w:t>
      </w:r>
      <w:r w:rsidRPr="00B3194A">
        <w:rPr>
          <w:sz w:val="24"/>
        </w:rPr>
        <w:t>可能是</w:t>
      </w:r>
      <w:r w:rsidR="00D869AC">
        <w:rPr>
          <w:rFonts w:hint="eastAsia"/>
          <w:sz w:val="24"/>
        </w:rPr>
        <w:t>因为</w:t>
      </w:r>
      <w:r w:rsidRPr="00B3194A">
        <w:rPr>
          <w:sz w:val="24"/>
        </w:rPr>
        <w:t>前者的时间复杂度低于后者。在相同的</w:t>
      </w:r>
      <w:r w:rsidRPr="00B3194A">
        <w:rPr>
          <w:rFonts w:hint="eastAsia"/>
          <w:sz w:val="24"/>
        </w:rPr>
        <w:t>运行</w:t>
      </w:r>
      <w:r w:rsidRPr="00B3194A">
        <w:rPr>
          <w:sz w:val="24"/>
        </w:rPr>
        <w:t>时间内，使用</w:t>
      </w:r>
      <w:r w:rsidRPr="00B3194A">
        <w:rPr>
          <w:rFonts w:hint="eastAsia"/>
          <w:sz w:val="24"/>
        </w:rPr>
        <w:t>Swap</w:t>
      </w:r>
      <w:r w:rsidR="00D869AC">
        <w:rPr>
          <w:rFonts w:hint="eastAsia"/>
          <w:sz w:val="24"/>
        </w:rPr>
        <w:t>操作</w:t>
      </w:r>
      <w:r w:rsidRPr="00B3194A">
        <w:rPr>
          <w:sz w:val="24"/>
        </w:rPr>
        <w:t>的迭代次数远</w:t>
      </w:r>
      <w:r w:rsidR="00D869AC">
        <w:rPr>
          <w:rFonts w:hint="eastAsia"/>
          <w:sz w:val="24"/>
        </w:rPr>
        <w:t>超过</w:t>
      </w:r>
      <w:r w:rsidRPr="00B3194A">
        <w:rPr>
          <w:rFonts w:hint="eastAsia"/>
          <w:sz w:val="24"/>
        </w:rPr>
        <w:t>Insert</w:t>
      </w:r>
      <w:r w:rsidR="00D869AC">
        <w:rPr>
          <w:rFonts w:hint="eastAsia"/>
          <w:sz w:val="24"/>
        </w:rPr>
        <w:t>操作</w:t>
      </w:r>
      <w:r w:rsidRPr="00B3194A">
        <w:rPr>
          <w:sz w:val="24"/>
        </w:rPr>
        <w:t>，</w:t>
      </w:r>
      <w:r w:rsidR="00D869AC">
        <w:rPr>
          <w:rFonts w:hint="eastAsia"/>
          <w:sz w:val="24"/>
        </w:rPr>
        <w:t>因此</w:t>
      </w:r>
      <w:r w:rsidRPr="00B3194A">
        <w:rPr>
          <w:sz w:val="24"/>
        </w:rPr>
        <w:t>VIG</w:t>
      </w:r>
      <w:r w:rsidRPr="00B3194A">
        <w:rPr>
          <w:sz w:val="24"/>
        </w:rPr>
        <w:t>能够获得更多可能的</w:t>
      </w:r>
      <w:r w:rsidRPr="00B3194A">
        <w:rPr>
          <w:rFonts w:hint="eastAsia"/>
          <w:sz w:val="24"/>
        </w:rPr>
        <w:t>近似解或探索更多的邻域。</w:t>
      </w:r>
      <w:r w:rsidRPr="00B3194A">
        <w:rPr>
          <w:sz w:val="24"/>
        </w:rPr>
        <w:t>因此，基于</w:t>
      </w:r>
      <w:r w:rsidRPr="00B3194A">
        <w:rPr>
          <w:rFonts w:hint="eastAsia"/>
          <w:sz w:val="24"/>
        </w:rPr>
        <w:t>Swap</w:t>
      </w:r>
      <w:r w:rsidRPr="00B3194A">
        <w:rPr>
          <w:sz w:val="24"/>
        </w:rPr>
        <w:t>的局部搜索</w:t>
      </w:r>
      <w:r w:rsidR="00D869AC">
        <w:rPr>
          <w:rFonts w:hint="eastAsia"/>
          <w:sz w:val="24"/>
        </w:rPr>
        <w:t>策</w:t>
      </w:r>
      <w:r w:rsidR="00D869AC">
        <w:rPr>
          <w:rFonts w:hint="eastAsia"/>
          <w:sz w:val="24"/>
        </w:rPr>
        <w:lastRenderedPageBreak/>
        <w:t>略</w:t>
      </w:r>
      <w:r w:rsidRPr="00B3194A">
        <w:rPr>
          <w:sz w:val="24"/>
        </w:rPr>
        <w:t>可以增强算法的性能，可以有效地探索未发现的邻域并</w:t>
      </w:r>
      <w:r w:rsidR="00D869AC">
        <w:rPr>
          <w:rFonts w:hint="eastAsia"/>
          <w:sz w:val="24"/>
        </w:rPr>
        <w:t>提供</w:t>
      </w:r>
      <w:r w:rsidRPr="00B3194A">
        <w:rPr>
          <w:sz w:val="24"/>
        </w:rPr>
        <w:t>更多高质量的解。</w:t>
      </w:r>
    </w:p>
    <w:p w14:paraId="39D452AD" w14:textId="77777777" w:rsidR="00B3194A" w:rsidRPr="00B3194A" w:rsidRDefault="00B3194A" w:rsidP="00B3194A">
      <w:pPr>
        <w:adjustRightInd w:val="0"/>
        <w:snapToGrid w:val="0"/>
        <w:jc w:val="center"/>
        <w:rPr>
          <w:rFonts w:eastAsia="楷体"/>
          <w:szCs w:val="21"/>
          <w:lang w:bidi="en-US"/>
        </w:rPr>
      </w:pPr>
      <w:r w:rsidRPr="00B3194A">
        <w:rPr>
          <w:rFonts w:eastAsia="楷体"/>
          <w:noProof/>
          <w:szCs w:val="21"/>
          <w:lang w:bidi="en-US"/>
        </w:rPr>
        <w:drawing>
          <wp:inline distT="0" distB="0" distL="0" distR="0" wp14:anchorId="5610931C" wp14:editId="54E887EA">
            <wp:extent cx="3200400" cy="1492985"/>
            <wp:effectExtent l="0" t="0" r="0" b="0"/>
            <wp:docPr id="64721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463" t="15514" r="17598" b="14576"/>
                    <a:stretch/>
                  </pic:blipFill>
                  <pic:spPr bwMode="auto">
                    <a:xfrm>
                      <a:off x="0" y="0"/>
                      <a:ext cx="3244973" cy="1513778"/>
                    </a:xfrm>
                    <a:prstGeom prst="rect">
                      <a:avLst/>
                    </a:prstGeom>
                    <a:noFill/>
                    <a:ln>
                      <a:noFill/>
                    </a:ln>
                    <a:extLst>
                      <a:ext uri="{53640926-AAD7-44D8-BBD7-CCE9431645EC}">
                        <a14:shadowObscured xmlns:a14="http://schemas.microsoft.com/office/drawing/2010/main"/>
                      </a:ext>
                    </a:extLst>
                  </pic:spPr>
                </pic:pic>
              </a:graphicData>
            </a:graphic>
          </wp:inline>
        </w:drawing>
      </w:r>
    </w:p>
    <w:p w14:paraId="2174981B" w14:textId="77777777" w:rsidR="00B3194A" w:rsidRPr="00B3194A" w:rsidRDefault="00B3194A" w:rsidP="00B3194A">
      <w:pPr>
        <w:adjustRightInd w:val="0"/>
        <w:snapToGrid w:val="0"/>
        <w:spacing w:line="460" w:lineRule="exact"/>
        <w:jc w:val="center"/>
        <w:rPr>
          <w:rFonts w:eastAsia="楷体"/>
          <w:szCs w:val="21"/>
          <w:lang w:bidi="en-US"/>
        </w:rPr>
      </w:pPr>
      <w:r w:rsidRPr="00B3194A">
        <w:rPr>
          <w:rFonts w:eastAsia="楷体"/>
          <w:szCs w:val="21"/>
          <w:lang w:bidi="en-US"/>
        </w:rPr>
        <w:t>图</w:t>
      </w:r>
      <w:r w:rsidRPr="00B3194A">
        <w:rPr>
          <w:rFonts w:eastAsia="楷体"/>
          <w:szCs w:val="21"/>
          <w:lang w:bidi="en-US"/>
        </w:rPr>
        <w:t xml:space="preserve">2-5 </w:t>
      </w:r>
      <w:r w:rsidRPr="00B3194A">
        <w:rPr>
          <w:rFonts w:eastAsia="楷体"/>
          <w:szCs w:val="21"/>
          <w:lang w:bidi="en-US"/>
        </w:rPr>
        <w:t>不同解码策略的均值图</w:t>
      </w:r>
    </w:p>
    <w:p w14:paraId="10FC14CF" w14:textId="77777777" w:rsidR="00B3194A" w:rsidRPr="00B3194A" w:rsidRDefault="00B3194A" w:rsidP="00B3194A">
      <w:pPr>
        <w:adjustRightInd w:val="0"/>
        <w:snapToGrid w:val="0"/>
        <w:jc w:val="center"/>
        <w:rPr>
          <w:rFonts w:eastAsia="楷体"/>
          <w:szCs w:val="21"/>
          <w:lang w:bidi="en-US"/>
        </w:rPr>
      </w:pPr>
      <w:r w:rsidRPr="00B3194A">
        <w:rPr>
          <w:rFonts w:eastAsia="楷体"/>
          <w:noProof/>
          <w:szCs w:val="21"/>
          <w:lang w:val="en-CA"/>
        </w:rPr>
        <w:drawing>
          <wp:inline distT="0" distB="0" distL="0" distR="0" wp14:anchorId="77B307AD" wp14:editId="2A3A78BA">
            <wp:extent cx="3383280" cy="1502916"/>
            <wp:effectExtent l="0" t="0" r="7620" b="2540"/>
            <wp:docPr id="85091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659" t="16299" r="15982" b="13736"/>
                    <a:stretch/>
                  </pic:blipFill>
                  <pic:spPr bwMode="auto">
                    <a:xfrm>
                      <a:off x="0" y="0"/>
                      <a:ext cx="3403124" cy="1511731"/>
                    </a:xfrm>
                    <a:prstGeom prst="rect">
                      <a:avLst/>
                    </a:prstGeom>
                    <a:noFill/>
                    <a:ln>
                      <a:noFill/>
                    </a:ln>
                    <a:extLst>
                      <a:ext uri="{53640926-AAD7-44D8-BBD7-CCE9431645EC}">
                        <a14:shadowObscured xmlns:a14="http://schemas.microsoft.com/office/drawing/2010/main"/>
                      </a:ext>
                    </a:extLst>
                  </pic:spPr>
                </pic:pic>
              </a:graphicData>
            </a:graphic>
          </wp:inline>
        </w:drawing>
      </w:r>
    </w:p>
    <w:p w14:paraId="31B70A3D" w14:textId="77777777" w:rsidR="00B3194A" w:rsidRPr="00B3194A" w:rsidRDefault="00B3194A" w:rsidP="00B3194A">
      <w:pPr>
        <w:adjustRightInd w:val="0"/>
        <w:snapToGrid w:val="0"/>
        <w:spacing w:line="460" w:lineRule="exact"/>
        <w:jc w:val="center"/>
        <w:rPr>
          <w:rFonts w:eastAsia="楷体"/>
          <w:szCs w:val="21"/>
          <w:lang w:bidi="en-US"/>
        </w:rPr>
      </w:pPr>
      <w:r w:rsidRPr="00B3194A">
        <w:rPr>
          <w:rFonts w:eastAsia="楷体"/>
          <w:szCs w:val="21"/>
          <w:lang w:bidi="en-US"/>
        </w:rPr>
        <w:t>图</w:t>
      </w:r>
      <w:r w:rsidRPr="00B3194A">
        <w:rPr>
          <w:rFonts w:eastAsia="楷体"/>
          <w:szCs w:val="21"/>
          <w:lang w:bidi="en-US"/>
        </w:rPr>
        <w:t xml:space="preserve">2-6 </w:t>
      </w:r>
      <w:r w:rsidRPr="00B3194A">
        <w:rPr>
          <w:rFonts w:eastAsia="楷体"/>
          <w:szCs w:val="21"/>
          <w:lang w:bidi="en-US"/>
        </w:rPr>
        <w:t>不同局部搜索策略的均值图</w:t>
      </w:r>
    </w:p>
    <w:p w14:paraId="5886E84D" w14:textId="77777777" w:rsidR="005640A5" w:rsidRPr="005640A5" w:rsidRDefault="005640A5" w:rsidP="005640A5">
      <w:pPr>
        <w:pStyle w:val="3"/>
        <w:spacing w:before="120" w:after="120" w:line="460" w:lineRule="exact"/>
        <w:rPr>
          <w:sz w:val="24"/>
          <w:szCs w:val="24"/>
        </w:rPr>
      </w:pPr>
      <w:r w:rsidRPr="005640A5">
        <w:rPr>
          <w:sz w:val="24"/>
          <w:szCs w:val="24"/>
        </w:rPr>
        <w:t xml:space="preserve">2.4.5 </w:t>
      </w:r>
      <w:r w:rsidRPr="005640A5">
        <w:rPr>
          <w:rFonts w:hint="eastAsia"/>
          <w:sz w:val="24"/>
          <w:szCs w:val="24"/>
        </w:rPr>
        <w:t>算法的性能测试</w:t>
      </w:r>
    </w:p>
    <w:p w14:paraId="4A8AC1EA" w14:textId="5999A13E" w:rsidR="005640A5" w:rsidRPr="005640A5" w:rsidRDefault="005640A5" w:rsidP="005640A5">
      <w:pPr>
        <w:spacing w:line="460" w:lineRule="exact"/>
        <w:ind w:firstLineChars="200" w:firstLine="480"/>
        <w:rPr>
          <w:sz w:val="24"/>
        </w:rPr>
      </w:pPr>
      <w:r w:rsidRPr="005640A5">
        <w:rPr>
          <w:rFonts w:hint="eastAsia"/>
          <w:sz w:val="24"/>
        </w:rPr>
        <w:t>为了评估</w:t>
      </w:r>
      <w:r w:rsidRPr="005640A5">
        <w:rPr>
          <w:sz w:val="24"/>
        </w:rPr>
        <w:t>VIG</w:t>
      </w:r>
      <w:r w:rsidR="00A92A42">
        <w:rPr>
          <w:rFonts w:hint="eastAsia"/>
          <w:sz w:val="24"/>
        </w:rPr>
        <w:t>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5640A5">
        <w:rPr>
          <w:rFonts w:hint="eastAsia"/>
          <w:sz w:val="24"/>
        </w:rPr>
        <w:t>的性能</w:t>
      </w:r>
      <w:r w:rsidRPr="005640A5">
        <w:rPr>
          <w:sz w:val="24"/>
        </w:rPr>
        <w:t>，本</w:t>
      </w:r>
      <w:r w:rsidRPr="005640A5">
        <w:rPr>
          <w:rFonts w:hint="eastAsia"/>
          <w:sz w:val="24"/>
        </w:rPr>
        <w:t>小</w:t>
      </w:r>
      <w:r w:rsidRPr="005640A5">
        <w:rPr>
          <w:sz w:val="24"/>
        </w:rPr>
        <w:t>节</w:t>
      </w:r>
      <w:r w:rsidRPr="005640A5">
        <w:rPr>
          <w:rFonts w:hint="eastAsia"/>
          <w:sz w:val="24"/>
        </w:rPr>
        <w:t>对</w:t>
      </w:r>
      <w:r w:rsidRPr="005640A5">
        <w:rPr>
          <w:sz w:val="24"/>
        </w:rPr>
        <w:t>VIG</w:t>
      </w:r>
      <w:r w:rsidRPr="005640A5">
        <w:rPr>
          <w:sz w:val="24"/>
        </w:rPr>
        <w:t>与六种算法进行了比较</w:t>
      </w:r>
      <w:r w:rsidR="00A92A42">
        <w:rPr>
          <w:rFonts w:hint="eastAsia"/>
          <w:sz w:val="24"/>
        </w:rPr>
        <w:t>，</w:t>
      </w:r>
      <w:r w:rsidRPr="005640A5">
        <w:rPr>
          <w:sz w:val="24"/>
        </w:rPr>
        <w:t>包括四种基于群体的智能优化方法</w:t>
      </w:r>
      <w:r w:rsidR="00A92A42">
        <w:rPr>
          <w:rFonts w:hint="eastAsia"/>
          <w:sz w:val="24"/>
        </w:rPr>
        <w:t>（</w:t>
      </w:r>
      <w:r w:rsidRPr="005640A5">
        <w:rPr>
          <w:sz w:val="24"/>
        </w:rPr>
        <w:t>GA</w:t>
      </w:r>
      <w:r w:rsidRPr="005640A5">
        <w:rPr>
          <w:sz w:val="24"/>
        </w:rPr>
        <w:fldChar w:fldCharType="begin"/>
      </w:r>
      <w:r w:rsidR="00575415">
        <w:rPr>
          <w:sz w:val="24"/>
        </w:rPr>
        <w:instrText xml:space="preserve"> ADDIN ZOTERO_ITEM CSL_CITATION {"citationID":"tUEZmHTG","properties":{"formattedCitation":"\\super [79]\\nosupersub{}","plainCitation":"[79]","noteIndex":0},"citationItems":[{"id":2537,"uris":["http://zotero.org/users/9145449/items/HRPEC6EG"],"itemData":{"id":2537,"type":"article-journal","abstract":"Lot streaming means breaking a lot into sublots, where sublots may be transferred to a number of machines for the operations. Here, the multi-job lot streaming problem in a multistage hybrid flow shop having identical parallel machines at stages with work-in-process (WIP) jobs, work shifts constraint, and sequence-dependent setup times is studied. The aim is to minimize the sum of weighted completion times of jobs in each shift in order to furnish a better machine utilization for the following shifts. Our model in meeting the job demands appropriates job scheduling on machines for processing, the sequence of operations on allocated machines, the size of the sublots in the work shifts, the work completion times in all the shifts, and the jobs in each stage as the WIP jobs. To solve the problem, a genetic algorithm (GA) and simulated annealing (SA) are proposed to compute the best scheduling for the hybrid flow shop problem. Numerical illustrations demonstrate the applicability of the proposed model and the effectiveness of the GA.","container-title":"The International Journal of Advanced Manufacturing Technology","DOI":"10.1007/s00170-013-5265-6","ISSN":"1433-3015","issue":"1","journalAbbreviation":"Int J Adv Manuf Technol","language":"en","page":"501-514","source":"Springer Link","title":"Multi-job lot streaming to minimize the weighted completion time in a hybrid flow shop scheduling problem with work shift constraint","volume":"70","author":[{"family":"Nejati","given":"Mohsen"},{"family":"Mahdavi","given":"Iraj"},{"family":"Hassanzadeh","given":"Reza"},{"family":"Mahdavi-Amiri","given":"Nezam"},{"family":"Mojarad","given":"MohamadSailm"}],"issued":{"date-parts":[["2014",1,1]]}}}],"schema":"https://github.com/citation-style-language/schema/raw/master/csl-citation.json"} </w:instrText>
      </w:r>
      <w:r w:rsidRPr="005640A5">
        <w:rPr>
          <w:sz w:val="24"/>
        </w:rPr>
        <w:fldChar w:fldCharType="separate"/>
      </w:r>
      <w:r w:rsidR="001647F0" w:rsidRPr="001647F0">
        <w:rPr>
          <w:kern w:val="0"/>
          <w:sz w:val="24"/>
          <w:vertAlign w:val="superscript"/>
        </w:rPr>
        <w:t>[79]</w:t>
      </w:r>
      <w:r w:rsidRPr="005640A5">
        <w:rPr>
          <w:sz w:val="24"/>
        </w:rPr>
        <w:fldChar w:fldCharType="end"/>
      </w:r>
      <w:r w:rsidRPr="005640A5">
        <w:rPr>
          <w:sz w:val="24"/>
        </w:rPr>
        <w:t>、</w:t>
      </w:r>
      <w:r w:rsidRPr="005640A5">
        <w:rPr>
          <w:sz w:val="24"/>
        </w:rPr>
        <w:t>DABC</w:t>
      </w:r>
      <w:r w:rsidRPr="005640A5">
        <w:rPr>
          <w:sz w:val="24"/>
        </w:rPr>
        <w:fldChar w:fldCharType="begin"/>
      </w:r>
      <w:r w:rsidR="009432A7">
        <w:rPr>
          <w:sz w:val="24"/>
        </w:rPr>
        <w:instrText xml:space="preserve"> ADDIN ZOTERO_ITEM CSL_CITATION {"citationID":"59HkKN9q","properties":{"formattedCitation":"\\super [24]\\nosupersub{}","plainCitation":"[24]","noteIndex":0},"citationItems":[{"id":4274,"uris":["http://zotero.org/users/9145449/items/D8N3G8E3"],"itemData":{"id":4274,"type":"article-journal","abstract":"The hybrid ﬂowshop scheduling (HFS) problem with the objective of minimising the makespan has important applications in a variety of industrial systems. This paper presents an effective discrete artiﬁcial bee colony (DABC) algorithm that has a hybrid representation and a combination of forward decoding and backward decoding methods for solving the problem. Based on the dispatching rules, the well-known NEH heuristic, and the two decoding methods, we ﬁrst provide a total of 24 heuristics. Next, an initial population is generated with a high level of quality and diversity based on the presented heuristics. A new control parameter is introduced to conduct the search of employed bees and onlooker bees with the intention of balancing the global exploration and local exploitation, and an enhanced strategy is proposed for the scout bee phase to prevent the algorithm from searching in poor regions of the solution space. A problem-speciﬁc local reﬁnement procedure is developed to search for solution space that is unexplored by the honey bees. Afterward, the parameters and operators of the proposed DABC are calibrated by means of a design of experiments approach. Finally, a comparative evaluation is conducted, with the best performing algorithms presented for the HFS problem under consideration, and with adaptations of some state-of-the-art metaheuristics that were originally designed for other HFS problems. The results show that the proposed DABC performs much better than the other algorithms in solving the HFS problem with the makespan criterion.","container-title":"Omega","DOI":"10.1016/j.omega.2013.12.004","ISSN":"03050483","journalAbbreviation":"Omega","language":"en","page":"42-56","source":"DOI.org (Crossref)","title":"A novel discrete artificial bee colony algorithm for the hybrid flowshop scheduling problem with makespan minimisation","volume":"45","author":[{"family":"Pan","given":"Quan-Ke"},{"family":"Wang","given":"Ling"},{"family":"Li","given":"Jun-Qing"},{"family":"Duan","given":"Jun-Hua"}],"issued":{"date-parts":[["2014",6]]}}}],"schema":"https://github.com/citation-style-language/schema/raw/master/csl-citation.json"} </w:instrText>
      </w:r>
      <w:r w:rsidRPr="005640A5">
        <w:rPr>
          <w:sz w:val="24"/>
        </w:rPr>
        <w:fldChar w:fldCharType="separate"/>
      </w:r>
      <w:r w:rsidR="001647F0" w:rsidRPr="001647F0">
        <w:rPr>
          <w:kern w:val="0"/>
          <w:sz w:val="24"/>
          <w:vertAlign w:val="superscript"/>
        </w:rPr>
        <w:t>[24]</w:t>
      </w:r>
      <w:r w:rsidRPr="005640A5">
        <w:rPr>
          <w:sz w:val="24"/>
        </w:rPr>
        <w:fldChar w:fldCharType="end"/>
      </w:r>
      <w:r w:rsidRPr="005640A5">
        <w:rPr>
          <w:sz w:val="24"/>
        </w:rPr>
        <w:t>、</w:t>
      </w:r>
      <w:r w:rsidRPr="005640A5">
        <w:rPr>
          <w:sz w:val="24"/>
        </w:rPr>
        <w:t>EMBO</w:t>
      </w:r>
      <w:r w:rsidRPr="005640A5">
        <w:rPr>
          <w:sz w:val="24"/>
        </w:rPr>
        <w:fldChar w:fldCharType="begin"/>
      </w:r>
      <w:r w:rsidR="009432A7">
        <w:rPr>
          <w:sz w:val="24"/>
        </w:rPr>
        <w:instrText xml:space="preserve"> ADDIN ZOTERO_ITEM CSL_CITATION {"citationID":"JNtvKSTm","properties":{"formattedCitation":"\\super [26]\\nosupersub{}","plainCitation":"[26]","noteIndex":0},"citationItems":[{"id":2735,"uris":["http://zotero.org/users/9145449/items/3UQN2TKV"],"itemData":{"id":2735,"type":"article-journal","abstract":"In this paper, the problem of hybrid flowshop hybridizing with lot streaming (HLFS) with the objective of minimizing the total flow time is addressed. We propose a mathematical model and an effective modified migrating birds optimization (EMBO) to solve this problem within an acceptable computational time. A so-called shortest waiting time rule (SWT) is introduced to schedule the jobs concurrently arriving at stages more reasonably. A combined neighborhood search strategy is developed that unites two different neighborhood operators during evolution, not only taking full advantage of their specializations but also promoting their joint efforts. Two competitive mechanisms are respectively used to increase the probability of locating better solutions at the front of the flock and enhance the interaction between two lines. The scout phase on the basis of the Glover operator and a well-designed local search is applied to the individuals trapped into local optimums and helps the algorithm explore potential promising domains. The dynamic solution acceptance criteria is developed to strike a compromise between intensification and diversification mechanisms. The performance of our proposed algorithm is evaluated by comparisons with seven other efficient algorithms in the literature. And the extensive numerical illustrations demonstrate that the proposed algorithm performs much more effectively for the addressed problem.","container-title":"Applied Soft Computing","DOI":"10.1016/j.asoc.2016.12.021","ISSN":"1568-4946","journalAbbreviation":"Applied Soft Computing","language":"en","page":"14-27","source":"ScienceDirect","title":"An effective modified migrating birds optimization for hybrid flowshop scheduling problem with lot streaming","volume":"52","author":[{"family":"Zhang","given":"Biao"},{"family":"Pan","given":"Quan-ke"},{"family":"Gao","given":"Liang"},{"family":"Zhang","given":"Xin-li"},{"family":"Sang","given":"Hong-yan"},{"family":"Li","given":"Jun-qing"}],"issued":{"date-parts":[["2017",3,1]]}}}],"schema":"https://github.com/citation-style-language/schema/raw/master/csl-citation.json"} </w:instrText>
      </w:r>
      <w:r w:rsidRPr="005640A5">
        <w:rPr>
          <w:sz w:val="24"/>
        </w:rPr>
        <w:fldChar w:fldCharType="separate"/>
      </w:r>
      <w:r w:rsidR="001647F0" w:rsidRPr="001647F0">
        <w:rPr>
          <w:kern w:val="0"/>
          <w:sz w:val="24"/>
          <w:vertAlign w:val="superscript"/>
        </w:rPr>
        <w:t>[26]</w:t>
      </w:r>
      <w:r w:rsidRPr="005640A5">
        <w:rPr>
          <w:sz w:val="24"/>
        </w:rPr>
        <w:fldChar w:fldCharType="end"/>
      </w:r>
      <w:r w:rsidRPr="005640A5">
        <w:rPr>
          <w:sz w:val="24"/>
        </w:rPr>
        <w:t>和</w:t>
      </w:r>
      <w:r w:rsidRPr="005640A5">
        <w:rPr>
          <w:sz w:val="24"/>
        </w:rPr>
        <w:t>DPSO</w:t>
      </w:r>
      <w:r w:rsidRPr="005640A5">
        <w:rPr>
          <w:sz w:val="24"/>
        </w:rPr>
        <w:fldChar w:fldCharType="begin"/>
      </w:r>
      <w:r w:rsidR="009432A7">
        <w:rPr>
          <w:sz w:val="24"/>
        </w:rPr>
        <w:instrText xml:space="preserve"> ADDIN ZOTERO_ITEM CSL_CITATION {"citationID":"tL7JRkg3","properties":{"formattedCitation":"\\super [27]\\nosupersub{}","plainCitation":"[27]","noteIndex":0},"citationItems":[{"id":2167,"uris":["http://zotero.org/users/9145449/items/8SVQMCJN"],"itemData":{"id":2167,"type":"article-journal","container-title":"Computers &amp; Operations Research","DOI":"10.1016/j.cor.2019.104812","ISSN":"03050548","journalAbbreviation":"Computers &amp; Operations Research","language":"en","page":"104812","source":"DOI.org (Crossref)","title":"An improved particle swarm optimization algorithm to solve hybrid flowshop scheduling problems with the effect of human factors – A case study","volume":"114","author":[{"family":"Marichelvam","given":"M.K."},{"family":"Geetha","given":"M."},{"family":"Tosun","given":"Ömür"}],"issued":{"date-parts":[["2020",2]]}}}],"schema":"https://github.com/citation-style-language/schema/raw/master/csl-citation.json"} </w:instrText>
      </w:r>
      <w:r w:rsidRPr="005640A5">
        <w:rPr>
          <w:sz w:val="24"/>
        </w:rPr>
        <w:fldChar w:fldCharType="separate"/>
      </w:r>
      <w:r w:rsidR="001647F0" w:rsidRPr="001647F0">
        <w:rPr>
          <w:kern w:val="0"/>
          <w:sz w:val="24"/>
          <w:vertAlign w:val="superscript"/>
        </w:rPr>
        <w:t>[27]</w:t>
      </w:r>
      <w:r w:rsidRPr="005640A5">
        <w:rPr>
          <w:sz w:val="24"/>
        </w:rPr>
        <w:fldChar w:fldCharType="end"/>
      </w:r>
      <w:r w:rsidR="00A92A42">
        <w:rPr>
          <w:rFonts w:hint="eastAsia"/>
          <w:sz w:val="24"/>
        </w:rPr>
        <w:t>）</w:t>
      </w:r>
      <w:r w:rsidRPr="005640A5">
        <w:rPr>
          <w:sz w:val="24"/>
        </w:rPr>
        <w:t>以及两种改进的</w:t>
      </w:r>
      <w:r w:rsidRPr="005640A5">
        <w:rPr>
          <w:sz w:val="24"/>
        </w:rPr>
        <w:t>IG</w:t>
      </w:r>
      <w:r w:rsidRPr="005640A5">
        <w:rPr>
          <w:sz w:val="24"/>
        </w:rPr>
        <w:t>算法</w:t>
      </w:r>
      <w:r w:rsidR="00A92A42">
        <w:rPr>
          <w:rFonts w:hint="eastAsia"/>
          <w:sz w:val="24"/>
        </w:rPr>
        <w:t>（</w:t>
      </w:r>
      <w:r w:rsidRPr="005640A5">
        <w:rPr>
          <w:sz w:val="24"/>
        </w:rPr>
        <w:t>IGTALL</w:t>
      </w:r>
      <w:r w:rsidRPr="005640A5">
        <w:rPr>
          <w:sz w:val="24"/>
        </w:rPr>
        <w:fldChar w:fldCharType="begin"/>
      </w:r>
      <w:r w:rsidR="009432A7">
        <w:rPr>
          <w:sz w:val="24"/>
        </w:rPr>
        <w:instrText xml:space="preserve"> ADDIN ZOTERO_ITEM CSL_CITATION {"citationID":"ONmsTYqK","properties":{"formattedCitation":"\\super [22]\\nosupersub{}","plainCitation":"[22]","noteIndex":0},"citationItems":[{"id":2425,"uris":["http://zotero.org/users/9145449/items/MXIPVMUJ"],"itemData":{"id":2425,"type":"article-journal","abstract":"We consider the multistage hybrid flowshop scheduling problem, in which each stage consists of parallel identical machines. The problem is to determine a schedule that minimizes the makespan for a given set of jobs over a finite planning horizon. Since this problem class is NP-hard in the strong sense, there seems to be no escape from appealing to heuristic procedures to achieve near-optimal solutions to real life problems. First, a series of new global lower bounds to be used to estimate the minimum makespan are derived. Then, two new metaheuristic algorithms first sequence and then allocate jobs to machines based on a particular partition of the shop. The optimization procedure is based on simulated annealing and the variable-depth search. Computational experiments show the efficiency of the proposed procedures.","container-title":"International Journal of Production Economics","DOI":"10.1016/j.ijpe.2004.12.025","ISSN":"0925-5273","issue":"2","journalAbbreviation":"International Journal of Production Economics","language":"en","page":"322-334","source":"ScienceDirect","title":"Metaheuristic algorithms for the multistage hybrid flowshop scheduling problem","volume":"100","author":[{"family":"Jin","given":"Zhihong"},{"family":"Yang","given":"Zan"},{"family":"Ito","given":"Takahiro"}],"issued":{"date-parts":[["2006",4,1]]}}}],"schema":"https://github.com/citation-style-language/schema/raw/master/csl-citation.json"} </w:instrText>
      </w:r>
      <w:r w:rsidRPr="005640A5">
        <w:rPr>
          <w:sz w:val="24"/>
        </w:rPr>
        <w:fldChar w:fldCharType="separate"/>
      </w:r>
      <w:r w:rsidR="001647F0" w:rsidRPr="001647F0">
        <w:rPr>
          <w:kern w:val="0"/>
          <w:sz w:val="24"/>
          <w:vertAlign w:val="superscript"/>
        </w:rPr>
        <w:t>[22]</w:t>
      </w:r>
      <w:r w:rsidRPr="005640A5">
        <w:rPr>
          <w:sz w:val="24"/>
        </w:rPr>
        <w:fldChar w:fldCharType="end"/>
      </w:r>
      <w:r w:rsidRPr="005640A5">
        <w:rPr>
          <w:sz w:val="24"/>
        </w:rPr>
        <w:t>和</w:t>
      </w:r>
      <w:r w:rsidRPr="005640A5">
        <w:rPr>
          <w:sz w:val="24"/>
        </w:rPr>
        <w:t>IGDLM</w:t>
      </w:r>
      <w:r w:rsidRPr="005640A5">
        <w:rPr>
          <w:sz w:val="24"/>
        </w:rPr>
        <w:fldChar w:fldCharType="begin"/>
      </w:r>
      <w:r w:rsidR="00575415">
        <w:rPr>
          <w:sz w:val="24"/>
        </w:rPr>
        <w:instrText xml:space="preserve"> ADDIN ZOTERO_ITEM CSL_CITATION {"citationID":"jf5pc2En","properties":{"formattedCitation":"\\super [75]\\nosupersub{}","plainCitation":"[75]","noteIndex":0},"citationItems":[{"id":2121,"uris":["http://zotero.org/users/9145449/items/MWYNM5IQ"],"itemData":</w:instrText>
      </w:r>
      <w:r w:rsidR="00575415">
        <w:rPr>
          <w:rFonts w:hint="eastAsia"/>
          <w:sz w:val="24"/>
        </w:rPr>
        <w:instrText>{"id":2121,"type":"article-journal","abstract":"</w:instrText>
      </w:r>
      <w:r w:rsidR="00575415">
        <w:rPr>
          <w:rFonts w:hint="eastAsia"/>
          <w:sz w:val="24"/>
        </w:rPr>
        <w:instrText>混合流水车间调度是制造业领域的前沿方向</w:instrText>
      </w:r>
      <w:r w:rsidR="00575415">
        <w:rPr>
          <w:rFonts w:hint="eastAsia"/>
          <w:sz w:val="24"/>
        </w:rPr>
        <w:instrText>,</w:instrText>
      </w:r>
      <w:r w:rsidR="00575415">
        <w:rPr>
          <w:rFonts w:hint="eastAsia"/>
          <w:sz w:val="24"/>
        </w:rPr>
        <w:instrText>而研究带有阻塞约束的问题更具有现实意义</w:instrText>
      </w:r>
      <w:r w:rsidR="00575415">
        <w:rPr>
          <w:rFonts w:hint="eastAsia"/>
          <w:sz w:val="24"/>
        </w:rPr>
        <w:instrText>.</w:instrText>
      </w:r>
      <w:r w:rsidR="00575415">
        <w:rPr>
          <w:rFonts w:hint="eastAsia"/>
          <w:sz w:val="24"/>
        </w:rPr>
        <w:instrText>针对阻塞混合流水车间调度问题</w:instrText>
      </w:r>
      <w:r w:rsidR="00575415">
        <w:rPr>
          <w:rFonts w:hint="eastAsia"/>
          <w:sz w:val="24"/>
        </w:rPr>
        <w:instrText>(BHFSP),</w:instrText>
      </w:r>
      <w:r w:rsidR="00575415">
        <w:rPr>
          <w:rFonts w:hint="eastAsia"/>
          <w:sz w:val="24"/>
        </w:rPr>
        <w:instrText>以最小化最大完工时间为优化目标建立</w:instrText>
      </w:r>
      <w:r w:rsidR="00575415">
        <w:rPr>
          <w:rFonts w:hint="eastAsia"/>
          <w:sz w:val="24"/>
        </w:rPr>
        <w:instrText>BHFSP</w:instrText>
      </w:r>
      <w:r w:rsidR="00575415">
        <w:rPr>
          <w:rFonts w:hint="eastAsia"/>
          <w:sz w:val="24"/>
        </w:rPr>
        <w:instrText>的数学模型并详细阐述其计算过程</w:instrText>
      </w:r>
      <w:r w:rsidR="00575415">
        <w:rPr>
          <w:rFonts w:hint="eastAsia"/>
          <w:sz w:val="24"/>
        </w:rPr>
        <w:instrText>,</w:instrText>
      </w:r>
      <w:r w:rsidR="00575415">
        <w:rPr>
          <w:rFonts w:hint="eastAsia"/>
          <w:sz w:val="24"/>
        </w:rPr>
        <w:instrText>在零缓冲区特性的基础上设计一种双层变异策略的迭代贪婪</w:instrText>
      </w:r>
      <w:r w:rsidR="00575415">
        <w:rPr>
          <w:rFonts w:hint="eastAsia"/>
          <w:sz w:val="24"/>
        </w:rPr>
        <w:instrText>(IGDLM)</w:instrText>
      </w:r>
      <w:r w:rsidR="00575415">
        <w:rPr>
          <w:rFonts w:hint="eastAsia"/>
          <w:sz w:val="24"/>
        </w:rPr>
        <w:instrText>算法求解</w:instrText>
      </w:r>
      <w:r w:rsidR="00575415">
        <w:rPr>
          <w:rFonts w:hint="eastAsia"/>
          <w:sz w:val="24"/>
        </w:rPr>
        <w:instrText>BHFSP.</w:instrText>
      </w:r>
      <w:r w:rsidR="00575415">
        <w:rPr>
          <w:rFonts w:hint="eastAsia"/>
          <w:sz w:val="24"/>
        </w:rPr>
        <w:instrText>分析传统迭代贪婪</w:instrText>
      </w:r>
      <w:r w:rsidR="00575415">
        <w:rPr>
          <w:rFonts w:hint="eastAsia"/>
          <w:sz w:val="24"/>
        </w:rPr>
        <w:instrText>(IG)</w:instrText>
      </w:r>
      <w:r w:rsidR="00575415">
        <w:rPr>
          <w:rFonts w:hint="eastAsia"/>
          <w:sz w:val="24"/>
        </w:rPr>
        <w:instrText>算法中的优势和不足</w:instrText>
      </w:r>
      <w:r w:rsidR="00575415">
        <w:rPr>
          <w:rFonts w:hint="eastAsia"/>
          <w:sz w:val="24"/>
        </w:rPr>
        <w:instrText>,</w:instrText>
      </w:r>
      <w:r w:rsidR="00575415">
        <w:rPr>
          <w:rFonts w:hint="eastAsia"/>
          <w:sz w:val="24"/>
        </w:rPr>
        <w:instrText>针对阻塞特性提出双层变异策略来提高解的多样性</w:instrText>
      </w:r>
      <w:r w:rsidR="00575415">
        <w:rPr>
          <w:rFonts w:hint="eastAsia"/>
          <w:sz w:val="24"/>
        </w:rPr>
        <w:instrText>,</w:instrText>
      </w:r>
      <w:r w:rsidR="00575415">
        <w:rPr>
          <w:rFonts w:hint="eastAsia"/>
          <w:sz w:val="24"/>
        </w:rPr>
        <w:instrText>进一步平衡所提算法的全局探索和局部搜索能力</w:instrText>
      </w:r>
      <w:r w:rsidR="00575415">
        <w:rPr>
          <w:rFonts w:hint="eastAsia"/>
          <w:sz w:val="24"/>
        </w:rPr>
        <w:instrText>.</w:instrText>
      </w:r>
      <w:r w:rsidR="00575415">
        <w:rPr>
          <w:rFonts w:hint="eastAsia"/>
          <w:sz w:val="24"/>
        </w:rPr>
        <w:instrText>通过</w:instrText>
      </w:r>
      <w:r w:rsidR="00575415">
        <w:rPr>
          <w:rFonts w:hint="eastAsia"/>
          <w:sz w:val="24"/>
        </w:rPr>
        <w:instrText>100</w:instrText>
      </w:r>
      <w:r w:rsidR="00575415">
        <w:rPr>
          <w:rFonts w:hint="eastAsia"/>
          <w:sz w:val="24"/>
        </w:rPr>
        <w:instrText>个测试算例的数值仿真以及与</w:instrText>
      </w:r>
      <w:r w:rsidR="00575415">
        <w:rPr>
          <w:rFonts w:hint="eastAsia"/>
          <w:sz w:val="24"/>
        </w:rPr>
        <w:instrText>5</w:instrText>
      </w:r>
      <w:r w:rsidR="00575415">
        <w:rPr>
          <w:rFonts w:hint="eastAsia"/>
          <w:sz w:val="24"/>
        </w:rPr>
        <w:instrText>种代表算法的统计比较</w:instrText>
      </w:r>
      <w:r w:rsidR="00575415">
        <w:rPr>
          <w:rFonts w:hint="eastAsia"/>
          <w:sz w:val="24"/>
        </w:rPr>
        <w:instrText>,</w:instrText>
      </w:r>
      <w:r w:rsidR="00575415">
        <w:rPr>
          <w:rFonts w:hint="eastAsia"/>
          <w:sz w:val="24"/>
        </w:rPr>
        <w:instrText>验证所提出的双层变异策略与</w:instrText>
      </w:r>
      <w:r w:rsidR="00575415">
        <w:rPr>
          <w:rFonts w:hint="eastAsia"/>
          <w:sz w:val="24"/>
        </w:rPr>
        <w:instrText>IG</w:instrText>
      </w:r>
      <w:r w:rsidR="00575415">
        <w:rPr>
          <w:rFonts w:hint="eastAsia"/>
          <w:sz w:val="24"/>
        </w:rPr>
        <w:instrText>融合的算法能够得到更好的目标值</w:instrText>
      </w:r>
      <w:r w:rsidR="00575415">
        <w:rPr>
          <w:rFonts w:hint="eastAsia"/>
          <w:sz w:val="24"/>
        </w:rPr>
        <w:instrText>,</w:instrText>
      </w:r>
      <w:r w:rsidR="00575415">
        <w:rPr>
          <w:rFonts w:hint="eastAsia"/>
          <w:sz w:val="24"/>
        </w:rPr>
        <w:instrText>并为中大规模的</w:instrText>
      </w:r>
      <w:r w:rsidR="00575415">
        <w:rPr>
          <w:rFonts w:hint="eastAsia"/>
          <w:sz w:val="24"/>
        </w:rPr>
        <w:instrText>BHFSP</w:instrText>
      </w:r>
      <w:r w:rsidR="00575415">
        <w:rPr>
          <w:rFonts w:hint="eastAsia"/>
          <w:sz w:val="24"/>
        </w:rPr>
        <w:instrText>提供更优的调度方案</w:instrText>
      </w:r>
      <w:r w:rsidR="00575415">
        <w:rPr>
          <w:rFonts w:hint="eastAsia"/>
          <w:sz w:val="24"/>
        </w:rPr>
        <w:instrText>.","container-title":"</w:instrText>
      </w:r>
      <w:r w:rsidR="00575415">
        <w:rPr>
          <w:rFonts w:hint="eastAsia"/>
          <w:sz w:val="24"/>
        </w:rPr>
        <w:instrText>控制与决策</w:instrText>
      </w:r>
      <w:r w:rsidR="00575415">
        <w:rPr>
          <w:rFonts w:hint="eastAsia"/>
          <w:sz w:val="24"/>
        </w:rPr>
        <w:instrText>","DOI":"10.13195/j.kzyjc.2021.0607","ISSN":"1001-0920","issue":"9","language":"</w:instrText>
      </w:r>
      <w:r w:rsidR="00575415">
        <w:rPr>
          <w:rFonts w:hint="eastAsia"/>
          <w:sz w:val="24"/>
        </w:rPr>
        <w:instrText>中文</w:instrText>
      </w:r>
      <w:r w:rsidR="00575415">
        <w:rPr>
          <w:rFonts w:hint="eastAsia"/>
          <w:sz w:val="24"/>
        </w:rPr>
        <w:instrText>;","note":"2 citations(CNKI)[2022-9-12]&lt;</w:instrText>
      </w:r>
      <w:r w:rsidR="00575415">
        <w:rPr>
          <w:rFonts w:hint="eastAsia"/>
          <w:sz w:val="24"/>
        </w:rPr>
        <w:instrText>北大核心</w:instrText>
      </w:r>
      <w:r w:rsidR="00575415">
        <w:rPr>
          <w:rFonts w:hint="eastAsia"/>
          <w:sz w:val="24"/>
        </w:rPr>
        <w:instrText>, EI, CSCD&gt;","page":"2323-2332","source":"CNKI","title":"</w:instrText>
      </w:r>
      <w:r w:rsidR="00575415">
        <w:rPr>
          <w:rFonts w:hint="eastAsia"/>
          <w:sz w:val="24"/>
        </w:rPr>
        <w:instrText>求解阻塞混合流水车间调度的双层变异迭代贪婪算法</w:instrText>
      </w:r>
      <w:r w:rsidR="00575415">
        <w:rPr>
          <w:rFonts w:hint="eastAsia"/>
          <w:sz w:val="24"/>
        </w:rPr>
        <w:instrText>","volume":"37","author":[{"family":"</w:instrText>
      </w:r>
      <w:r w:rsidR="00575415">
        <w:rPr>
          <w:rFonts w:hint="eastAsia"/>
          <w:sz w:val="24"/>
        </w:rPr>
        <w:instrText>秦</w:instrText>
      </w:r>
      <w:r w:rsidR="00575415">
        <w:rPr>
          <w:rFonts w:hint="eastAsia"/>
          <w:sz w:val="24"/>
        </w:rPr>
        <w:instrText>","given":"</w:instrText>
      </w:r>
      <w:r w:rsidR="00575415">
        <w:rPr>
          <w:rFonts w:hint="eastAsia"/>
          <w:sz w:val="24"/>
        </w:rPr>
        <w:instrText>浩翔</w:instrText>
      </w:r>
      <w:r w:rsidR="00575415">
        <w:rPr>
          <w:rFonts w:hint="eastAsia"/>
          <w:sz w:val="24"/>
        </w:rPr>
        <w:instrText>"},{"family":"</w:instrText>
      </w:r>
      <w:r w:rsidR="00575415">
        <w:rPr>
          <w:rFonts w:hint="eastAsia"/>
          <w:sz w:val="24"/>
        </w:rPr>
        <w:instrText>韩</w:instrText>
      </w:r>
      <w:r w:rsidR="00575415">
        <w:rPr>
          <w:rFonts w:hint="eastAsia"/>
          <w:sz w:val="24"/>
        </w:rPr>
        <w:instrText>","given":"</w:instrText>
      </w:r>
      <w:r w:rsidR="00575415">
        <w:rPr>
          <w:rFonts w:hint="eastAsia"/>
          <w:sz w:val="24"/>
        </w:rPr>
        <w:instrText>玉艳</w:instrText>
      </w:r>
      <w:r w:rsidR="00575415">
        <w:rPr>
          <w:rFonts w:hint="eastAsia"/>
          <w:sz w:val="24"/>
        </w:rPr>
        <w:instrText>"},{"family":"</w:instrText>
      </w:r>
      <w:r w:rsidR="00575415">
        <w:rPr>
          <w:rFonts w:hint="eastAsia"/>
          <w:sz w:val="24"/>
        </w:rPr>
        <w:instrText>陈</w:instrText>
      </w:r>
      <w:r w:rsidR="00575415">
        <w:rPr>
          <w:rFonts w:hint="eastAsia"/>
          <w:sz w:val="24"/>
        </w:rPr>
        <w:instrText>","given":"</w:instrText>
      </w:r>
      <w:r w:rsidR="00575415">
        <w:rPr>
          <w:rFonts w:hint="eastAsia"/>
          <w:sz w:val="24"/>
        </w:rPr>
        <w:instrText>庆达</w:instrText>
      </w:r>
      <w:r w:rsidR="00575415">
        <w:rPr>
          <w:rFonts w:hint="eastAsia"/>
          <w:sz w:val="24"/>
        </w:rPr>
        <w:instrText>"},{"family":"</w:instrText>
      </w:r>
      <w:r w:rsidR="00575415">
        <w:rPr>
          <w:rFonts w:hint="eastAsia"/>
          <w:sz w:val="24"/>
        </w:rPr>
        <w:instrText>李</w:instrText>
      </w:r>
      <w:r w:rsidR="00575415">
        <w:rPr>
          <w:rFonts w:hint="eastAsia"/>
          <w:sz w:val="24"/>
        </w:rPr>
        <w:instrText>","given":"</w:instrText>
      </w:r>
      <w:r w:rsidR="00575415">
        <w:rPr>
          <w:rFonts w:hint="eastAsia"/>
          <w:sz w:val="24"/>
        </w:rPr>
        <w:instrText>俊青</w:instrText>
      </w:r>
      <w:r w:rsidR="00575415">
        <w:rPr>
          <w:rFonts w:hint="eastAsia"/>
          <w:sz w:val="24"/>
        </w:rPr>
        <w:instrText>"},{"family":"</w:instrText>
      </w:r>
      <w:r w:rsidR="00575415">
        <w:rPr>
          <w:rFonts w:hint="eastAsia"/>
          <w:sz w:val="24"/>
        </w:rPr>
        <w:instrText>桑</w:instrText>
      </w:r>
      <w:r w:rsidR="00575415">
        <w:rPr>
          <w:rFonts w:hint="eastAsia"/>
          <w:sz w:val="24"/>
        </w:rPr>
        <w:instrText>","given":"</w:instrText>
      </w:r>
      <w:r w:rsidR="00575415">
        <w:rPr>
          <w:rFonts w:hint="eastAsia"/>
          <w:sz w:val="24"/>
        </w:rPr>
        <w:instrText>红燕</w:instrText>
      </w:r>
      <w:r w:rsidR="00575415">
        <w:rPr>
          <w:rFonts w:hint="eastAsia"/>
          <w:sz w:val="24"/>
        </w:rPr>
        <w:instrText>"}],"issued":{"date-parts":[[</w:instrText>
      </w:r>
      <w:r w:rsidR="00575415">
        <w:rPr>
          <w:sz w:val="24"/>
        </w:rPr>
        <w:instrText xml:space="preserve">"2022"]]}}}],"schema":"https://github.com/citation-style-language/schema/raw/master/csl-citation.json"} </w:instrText>
      </w:r>
      <w:r w:rsidRPr="005640A5">
        <w:rPr>
          <w:sz w:val="24"/>
        </w:rPr>
        <w:fldChar w:fldCharType="separate"/>
      </w:r>
      <w:r w:rsidR="001647F0" w:rsidRPr="001647F0">
        <w:rPr>
          <w:kern w:val="0"/>
          <w:sz w:val="24"/>
          <w:vertAlign w:val="superscript"/>
        </w:rPr>
        <w:t>[75]</w:t>
      </w:r>
      <w:r w:rsidRPr="005640A5">
        <w:rPr>
          <w:sz w:val="24"/>
        </w:rPr>
        <w:fldChar w:fldCharType="end"/>
      </w:r>
      <w:r w:rsidR="00A92A42">
        <w:rPr>
          <w:rFonts w:hint="eastAsia"/>
          <w:sz w:val="24"/>
        </w:rPr>
        <w:t>）</w:t>
      </w:r>
      <w:r w:rsidRPr="005640A5">
        <w:rPr>
          <w:sz w:val="24"/>
        </w:rPr>
        <w:t>。以上六种比较算法都是针对</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prmu</m:t>
        </m:r>
        <m:r>
          <m:rPr>
            <m:sty m:val="p"/>
          </m:rPr>
          <w:rPr>
            <w:rFonts w:ascii="Cambria Math" w:hAnsi="Cambria Math"/>
            <w:sz w:val="24"/>
          </w:rPr>
          <m:t>|</m:t>
        </m:r>
        <m:r>
          <w:rPr>
            <w:rFonts w:ascii="Cambria Math" w:hAnsi="Cambria Math"/>
            <w:sz w:val="24"/>
          </w:rPr>
          <m:t>γ</m:t>
        </m:r>
      </m:oMath>
      <w:r w:rsidRPr="005640A5">
        <w:rPr>
          <w:sz w:val="24"/>
        </w:rPr>
        <w:t>提出的，并已被证明具有优异的性能</w:t>
      </w:r>
      <w:r w:rsidRPr="005640A5">
        <w:rPr>
          <w:rFonts w:hint="eastAsia"/>
          <w:sz w:val="24"/>
        </w:rPr>
        <w:t>，</w:t>
      </w:r>
      <w:r w:rsidR="00C3193B">
        <w:rPr>
          <w:rFonts w:hint="eastAsia"/>
          <w:sz w:val="24"/>
        </w:rPr>
        <w:t>因此</w:t>
      </w:r>
      <w:r w:rsidRPr="005640A5">
        <w:rPr>
          <w:sz w:val="24"/>
        </w:rPr>
        <w:t>将它们视为对比算法是公平的。为了公平起见，对它们进行了适当的修改以适应</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5640A5">
        <w:rPr>
          <w:rFonts w:hint="eastAsia"/>
          <w:sz w:val="24"/>
        </w:rPr>
        <w:t>。表</w:t>
      </w:r>
      <w:r w:rsidRPr="005640A5">
        <w:rPr>
          <w:sz w:val="24"/>
        </w:rPr>
        <w:t>2-5</w:t>
      </w:r>
      <w:r w:rsidRPr="005640A5">
        <w:rPr>
          <w:rFonts w:hint="eastAsia"/>
          <w:sz w:val="24"/>
        </w:rPr>
        <w:t>列出</w:t>
      </w:r>
      <w:r w:rsidRPr="005640A5">
        <w:rPr>
          <w:sz w:val="24"/>
        </w:rPr>
        <w:t>了实验结果，</w:t>
      </w:r>
      <w:r w:rsidRPr="005640A5">
        <w:rPr>
          <w:rFonts w:hint="eastAsia"/>
          <w:sz w:val="24"/>
        </w:rPr>
        <w:t>包括</w:t>
      </w:r>
      <w:r w:rsidRPr="005640A5">
        <w:rPr>
          <w:sz w:val="24"/>
        </w:rPr>
        <w:t>所有算法在</w:t>
      </w:r>
      <w:r w:rsidRPr="005640A5">
        <w:rPr>
          <w:sz w:val="24"/>
        </w:rPr>
        <w:t>10</w:t>
      </w:r>
      <w:r w:rsidRPr="005640A5">
        <w:rPr>
          <w:sz w:val="24"/>
        </w:rPr>
        <w:t>个不同</w:t>
      </w:r>
      <w:r w:rsidRPr="005640A5">
        <w:rPr>
          <w:rFonts w:hint="eastAsia"/>
          <w:sz w:val="24"/>
        </w:rPr>
        <w:t>规模的实例</w:t>
      </w:r>
      <w:r w:rsidRPr="005640A5">
        <w:rPr>
          <w:sz w:val="24"/>
        </w:rPr>
        <w:t>上获得的平均</w:t>
      </w:r>
      <w:r w:rsidR="0076560A">
        <w:rPr>
          <w:sz w:val="24"/>
        </w:rPr>
        <w:t>完成时间</w:t>
      </w:r>
      <w:r w:rsidRPr="005640A5">
        <w:rPr>
          <w:sz w:val="24"/>
        </w:rPr>
        <w:t>（</w:t>
      </w:r>
      <w:r w:rsidRPr="005640A5">
        <w:rPr>
          <w:sz w:val="24"/>
        </w:rPr>
        <w:t>AVG</w:t>
      </w:r>
      <w:r w:rsidRPr="005640A5">
        <w:rPr>
          <w:sz w:val="24"/>
        </w:rPr>
        <w:t>）和</w:t>
      </w:r>
      <w:r w:rsidRPr="005640A5">
        <w:rPr>
          <w:sz w:val="24"/>
        </w:rPr>
        <w:t>RPI</w:t>
      </w:r>
      <w:r w:rsidRPr="005640A5">
        <w:rPr>
          <w:sz w:val="24"/>
        </w:rPr>
        <w:t>值。</w:t>
      </w:r>
      <w:proofErr w:type="gramStart"/>
      <w:r w:rsidRPr="005640A5">
        <w:rPr>
          <w:rFonts w:hint="eastAsia"/>
          <w:sz w:val="24"/>
        </w:rPr>
        <w:t>最佳值</w:t>
      </w:r>
      <w:proofErr w:type="gramEnd"/>
      <w:r w:rsidRPr="005640A5">
        <w:rPr>
          <w:rFonts w:hint="eastAsia"/>
          <w:sz w:val="24"/>
        </w:rPr>
        <w:t>使用粗体表示。</w:t>
      </w:r>
      <w:r w:rsidRPr="005640A5">
        <w:rPr>
          <w:sz w:val="24"/>
        </w:rPr>
        <w:t>同时，为了直观地说明比较算法的优点，图</w:t>
      </w:r>
      <w:r w:rsidRPr="005640A5">
        <w:rPr>
          <w:sz w:val="24"/>
        </w:rPr>
        <w:t>2-7</w:t>
      </w:r>
      <w:r w:rsidRPr="005640A5">
        <w:rPr>
          <w:sz w:val="24"/>
        </w:rPr>
        <w:t>显示了所有测试算法的最小</w:t>
      </w:r>
      <w:r w:rsidRPr="005640A5">
        <w:rPr>
          <w:rFonts w:hint="eastAsia"/>
          <w:sz w:val="24"/>
        </w:rPr>
        <w:t>显著</w:t>
      </w:r>
      <w:r w:rsidRPr="005640A5">
        <w:rPr>
          <w:sz w:val="24"/>
        </w:rPr>
        <w:t>差异置信区间。</w:t>
      </w:r>
    </w:p>
    <w:p w14:paraId="483E1615" w14:textId="210E320B" w:rsidR="005640A5" w:rsidRPr="005640A5" w:rsidRDefault="005640A5" w:rsidP="005640A5">
      <w:pPr>
        <w:spacing w:line="460" w:lineRule="exact"/>
        <w:ind w:firstLineChars="200" w:firstLine="480"/>
        <w:rPr>
          <w:sz w:val="24"/>
        </w:rPr>
      </w:pPr>
      <w:r w:rsidRPr="005640A5">
        <w:rPr>
          <w:rFonts w:hint="eastAsia"/>
          <w:sz w:val="24"/>
        </w:rPr>
        <w:t>在表</w:t>
      </w:r>
      <w:r w:rsidRPr="005640A5">
        <w:rPr>
          <w:rFonts w:hint="eastAsia"/>
          <w:sz w:val="24"/>
        </w:rPr>
        <w:t>2</w:t>
      </w:r>
      <w:r w:rsidRPr="005640A5">
        <w:rPr>
          <w:sz w:val="24"/>
        </w:rPr>
        <w:t>-7</w:t>
      </w:r>
      <w:r w:rsidRPr="005640A5">
        <w:rPr>
          <w:sz w:val="24"/>
        </w:rPr>
        <w:t>中，</w:t>
      </w:r>
      <w:r w:rsidRPr="005640A5">
        <w:rPr>
          <w:sz w:val="24"/>
        </w:rPr>
        <w:t>VIG</w:t>
      </w:r>
      <w:r w:rsidRPr="005640A5">
        <w:rPr>
          <w:sz w:val="24"/>
        </w:rPr>
        <w:t>在解决</w:t>
      </w:r>
      <w:r w:rsidRPr="005640A5">
        <w:rPr>
          <w:sz w:val="24"/>
        </w:rPr>
        <w:t>10</w:t>
      </w:r>
      <w:r w:rsidRPr="005640A5">
        <w:rPr>
          <w:sz w:val="24"/>
        </w:rPr>
        <w:t>个不同规模的实例集时表现出了极其优越的性能。可以观察到</w:t>
      </w:r>
      <w:r w:rsidRPr="005640A5">
        <w:rPr>
          <w:sz w:val="24"/>
        </w:rPr>
        <w:t>VI</w:t>
      </w:r>
      <w:r w:rsidRPr="005640A5">
        <w:rPr>
          <w:rFonts w:hint="eastAsia"/>
          <w:sz w:val="24"/>
        </w:rPr>
        <w:t>G</w:t>
      </w:r>
      <w:r w:rsidRPr="005640A5">
        <w:rPr>
          <w:rFonts w:hint="eastAsia"/>
          <w:sz w:val="24"/>
        </w:rPr>
        <w:t>得到</w:t>
      </w:r>
      <w:r w:rsidRPr="005640A5">
        <w:rPr>
          <w:sz w:val="24"/>
        </w:rPr>
        <w:t>的最佳</w:t>
      </w:r>
      <w:r w:rsidRPr="005640A5">
        <w:rPr>
          <w:rFonts w:hint="eastAsia"/>
          <w:sz w:val="24"/>
        </w:rPr>
        <w:t>AVG</w:t>
      </w:r>
      <w:r w:rsidRPr="005640A5">
        <w:rPr>
          <w:sz w:val="24"/>
        </w:rPr>
        <w:t>数量为</w:t>
      </w:r>
      <w:r w:rsidRPr="005640A5">
        <w:rPr>
          <w:sz w:val="24"/>
        </w:rPr>
        <w:t>10</w:t>
      </w:r>
      <w:r w:rsidRPr="005640A5">
        <w:rPr>
          <w:sz w:val="24"/>
        </w:rPr>
        <w:t>，其次是</w:t>
      </w:r>
      <w:r w:rsidRPr="005640A5">
        <w:rPr>
          <w:sz w:val="24"/>
        </w:rPr>
        <w:t>DPSO</w:t>
      </w:r>
      <w:r w:rsidRPr="005640A5">
        <w:rPr>
          <w:rFonts w:hint="eastAsia"/>
          <w:sz w:val="24"/>
        </w:rPr>
        <w:t>（</w:t>
      </w:r>
      <w:r w:rsidRPr="005640A5">
        <w:rPr>
          <w:sz w:val="24"/>
        </w:rPr>
        <w:t>2</w:t>
      </w:r>
      <w:r w:rsidR="00C3193B">
        <w:rPr>
          <w:rFonts w:hint="eastAsia"/>
          <w:sz w:val="24"/>
        </w:rPr>
        <w:t>个</w:t>
      </w:r>
      <w:r w:rsidRPr="005640A5">
        <w:rPr>
          <w:rFonts w:hint="eastAsia"/>
          <w:sz w:val="24"/>
        </w:rPr>
        <w:t>）</w:t>
      </w:r>
      <w:r w:rsidRPr="005640A5">
        <w:rPr>
          <w:sz w:val="24"/>
        </w:rPr>
        <w:t>、</w:t>
      </w:r>
      <w:r w:rsidRPr="005640A5">
        <w:rPr>
          <w:sz w:val="24"/>
        </w:rPr>
        <w:t>IGDLM</w:t>
      </w:r>
      <w:r w:rsidRPr="005640A5">
        <w:rPr>
          <w:rFonts w:hint="eastAsia"/>
          <w:sz w:val="24"/>
        </w:rPr>
        <w:t>（</w:t>
      </w:r>
      <w:r w:rsidRPr="005640A5">
        <w:rPr>
          <w:sz w:val="24"/>
        </w:rPr>
        <w:t>1</w:t>
      </w:r>
      <w:r w:rsidR="00C3193B">
        <w:rPr>
          <w:rFonts w:hint="eastAsia"/>
          <w:sz w:val="24"/>
        </w:rPr>
        <w:t>个</w:t>
      </w:r>
      <w:r w:rsidRPr="005640A5">
        <w:rPr>
          <w:rFonts w:hint="eastAsia"/>
          <w:sz w:val="24"/>
        </w:rPr>
        <w:t>）</w:t>
      </w:r>
      <w:r w:rsidRPr="005640A5">
        <w:rPr>
          <w:sz w:val="24"/>
        </w:rPr>
        <w:t>、</w:t>
      </w:r>
      <w:r w:rsidRPr="005640A5">
        <w:rPr>
          <w:sz w:val="24"/>
        </w:rPr>
        <w:t>IGTALL</w:t>
      </w:r>
      <w:r w:rsidRPr="005640A5">
        <w:rPr>
          <w:rFonts w:hint="eastAsia"/>
          <w:sz w:val="24"/>
        </w:rPr>
        <w:t>（</w:t>
      </w:r>
      <w:r w:rsidRPr="005640A5">
        <w:rPr>
          <w:sz w:val="24"/>
        </w:rPr>
        <w:t>0</w:t>
      </w:r>
      <w:r w:rsidR="00C3193B">
        <w:rPr>
          <w:rFonts w:hint="eastAsia"/>
          <w:sz w:val="24"/>
        </w:rPr>
        <w:t>个</w:t>
      </w:r>
      <w:r w:rsidRPr="005640A5">
        <w:rPr>
          <w:rFonts w:hint="eastAsia"/>
          <w:sz w:val="24"/>
        </w:rPr>
        <w:t>）</w:t>
      </w:r>
      <w:r w:rsidRPr="005640A5">
        <w:rPr>
          <w:sz w:val="24"/>
        </w:rPr>
        <w:t>、</w:t>
      </w:r>
      <w:r w:rsidRPr="005640A5">
        <w:rPr>
          <w:sz w:val="24"/>
        </w:rPr>
        <w:t>GA</w:t>
      </w:r>
      <w:r w:rsidRPr="005640A5">
        <w:rPr>
          <w:rFonts w:hint="eastAsia"/>
          <w:sz w:val="24"/>
        </w:rPr>
        <w:t>（</w:t>
      </w:r>
      <w:r w:rsidRPr="005640A5">
        <w:rPr>
          <w:sz w:val="24"/>
        </w:rPr>
        <w:t>0</w:t>
      </w:r>
      <w:r w:rsidR="00C3193B">
        <w:rPr>
          <w:rFonts w:hint="eastAsia"/>
          <w:sz w:val="24"/>
        </w:rPr>
        <w:t>个</w:t>
      </w:r>
      <w:r w:rsidRPr="005640A5">
        <w:rPr>
          <w:rFonts w:hint="eastAsia"/>
          <w:sz w:val="24"/>
        </w:rPr>
        <w:t>）</w:t>
      </w:r>
      <w:r w:rsidRPr="005640A5">
        <w:rPr>
          <w:sz w:val="24"/>
        </w:rPr>
        <w:t>、</w:t>
      </w:r>
      <w:r w:rsidRPr="005640A5">
        <w:rPr>
          <w:sz w:val="24"/>
        </w:rPr>
        <w:t>EMBO</w:t>
      </w:r>
      <w:r w:rsidRPr="005640A5">
        <w:rPr>
          <w:rFonts w:hint="eastAsia"/>
          <w:sz w:val="24"/>
        </w:rPr>
        <w:t>（</w:t>
      </w:r>
      <w:r w:rsidRPr="005640A5">
        <w:rPr>
          <w:sz w:val="24"/>
        </w:rPr>
        <w:t>0</w:t>
      </w:r>
      <w:r w:rsidR="00C3193B">
        <w:rPr>
          <w:rFonts w:hint="eastAsia"/>
          <w:sz w:val="24"/>
        </w:rPr>
        <w:t>个</w:t>
      </w:r>
      <w:r w:rsidRPr="005640A5">
        <w:rPr>
          <w:rFonts w:hint="eastAsia"/>
          <w:sz w:val="24"/>
        </w:rPr>
        <w:t>）</w:t>
      </w:r>
      <w:r w:rsidRPr="005640A5">
        <w:rPr>
          <w:sz w:val="24"/>
        </w:rPr>
        <w:t>和</w:t>
      </w:r>
      <w:r w:rsidRPr="005640A5">
        <w:rPr>
          <w:sz w:val="24"/>
        </w:rPr>
        <w:t>DABC</w:t>
      </w:r>
      <w:r w:rsidRPr="005640A5">
        <w:rPr>
          <w:rFonts w:hint="eastAsia"/>
          <w:sz w:val="24"/>
        </w:rPr>
        <w:t>（</w:t>
      </w:r>
      <w:r w:rsidRPr="005640A5">
        <w:rPr>
          <w:sz w:val="24"/>
        </w:rPr>
        <w:t>0</w:t>
      </w:r>
      <w:r w:rsidR="00C3193B">
        <w:rPr>
          <w:rFonts w:hint="eastAsia"/>
          <w:sz w:val="24"/>
        </w:rPr>
        <w:t>个</w:t>
      </w:r>
      <w:r w:rsidRPr="005640A5">
        <w:rPr>
          <w:rFonts w:hint="eastAsia"/>
          <w:sz w:val="24"/>
        </w:rPr>
        <w:t>）</w:t>
      </w:r>
      <w:r w:rsidRPr="005640A5">
        <w:rPr>
          <w:sz w:val="24"/>
        </w:rPr>
        <w:t>。同时，</w:t>
      </w:r>
      <w:r w:rsidRPr="005640A5">
        <w:rPr>
          <w:sz w:val="24"/>
        </w:rPr>
        <w:t>VIG</w:t>
      </w:r>
      <w:r w:rsidRPr="005640A5">
        <w:rPr>
          <w:sz w:val="24"/>
        </w:rPr>
        <w:t>获得的</w:t>
      </w:r>
      <w:r w:rsidRPr="005640A5">
        <w:rPr>
          <w:sz w:val="24"/>
        </w:rPr>
        <w:t>RPI</w:t>
      </w:r>
      <w:r w:rsidRPr="005640A5">
        <w:rPr>
          <w:sz w:val="24"/>
        </w:rPr>
        <w:t>值是所有算法中</w:t>
      </w:r>
      <w:r w:rsidR="00C3193B">
        <w:rPr>
          <w:rFonts w:hint="eastAsia"/>
          <w:sz w:val="24"/>
        </w:rPr>
        <w:t>最佳</w:t>
      </w:r>
      <w:r w:rsidRPr="005640A5">
        <w:rPr>
          <w:sz w:val="24"/>
        </w:rPr>
        <w:t>的。总体而言，</w:t>
      </w:r>
      <w:r w:rsidRPr="005640A5">
        <w:rPr>
          <w:sz w:val="24"/>
        </w:rPr>
        <w:t>VIG</w:t>
      </w:r>
      <w:r w:rsidRPr="005640A5">
        <w:rPr>
          <w:sz w:val="24"/>
        </w:rPr>
        <w:t>在求解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5640A5">
        <w:rPr>
          <w:sz w:val="24"/>
        </w:rPr>
        <w:t>方面优于</w:t>
      </w:r>
      <w:r w:rsidR="00C3193B">
        <w:rPr>
          <w:rFonts w:hint="eastAsia"/>
          <w:sz w:val="24"/>
        </w:rPr>
        <w:t>其他</w:t>
      </w:r>
      <w:r w:rsidRPr="005640A5">
        <w:rPr>
          <w:sz w:val="24"/>
        </w:rPr>
        <w:t>对比算法，这可能归因于混合解码策略可以有效地识别</w:t>
      </w:r>
      <w:r w:rsidRPr="005640A5">
        <w:rPr>
          <w:rFonts w:hint="eastAsia"/>
          <w:sz w:val="24"/>
        </w:rPr>
        <w:t>和选择较小的</w:t>
      </w:r>
      <w:r w:rsidR="0076560A">
        <w:rPr>
          <w:rFonts w:hint="eastAsia"/>
          <w:sz w:val="24"/>
        </w:rPr>
        <w:t>完成时间</w:t>
      </w:r>
      <w:r w:rsidRPr="005640A5">
        <w:rPr>
          <w:sz w:val="24"/>
        </w:rPr>
        <w:t>。此外，基于交换的</w:t>
      </w:r>
      <w:r w:rsidRPr="005640A5">
        <w:rPr>
          <w:rFonts w:hint="eastAsia"/>
          <w:sz w:val="24"/>
        </w:rPr>
        <w:t>局部</w:t>
      </w:r>
      <w:r w:rsidRPr="005640A5">
        <w:rPr>
          <w:sz w:val="24"/>
        </w:rPr>
        <w:t>搜索可以更有效地探索</w:t>
      </w:r>
      <w:r w:rsidRPr="005640A5">
        <w:rPr>
          <w:rFonts w:hint="eastAsia"/>
          <w:sz w:val="24"/>
        </w:rPr>
        <w:t>未知</w:t>
      </w:r>
      <w:r w:rsidRPr="005640A5">
        <w:rPr>
          <w:sz w:val="24"/>
        </w:rPr>
        <w:t>的邻域，</w:t>
      </w:r>
      <w:r w:rsidRPr="005640A5">
        <w:rPr>
          <w:rFonts w:hint="eastAsia"/>
          <w:sz w:val="24"/>
        </w:rPr>
        <w:t>找</w:t>
      </w:r>
      <w:r w:rsidRPr="005640A5">
        <w:rPr>
          <w:rFonts w:hint="eastAsia"/>
          <w:sz w:val="24"/>
        </w:rPr>
        <w:lastRenderedPageBreak/>
        <w:t>到更多的近似最优解</w:t>
      </w:r>
      <w:r w:rsidRPr="005640A5">
        <w:rPr>
          <w:sz w:val="24"/>
        </w:rPr>
        <w:t>。</w:t>
      </w:r>
    </w:p>
    <w:p w14:paraId="10E208EF" w14:textId="0A3AB139" w:rsidR="005640A5" w:rsidRPr="005640A5" w:rsidRDefault="005640A5" w:rsidP="005640A5">
      <w:pPr>
        <w:spacing w:line="460" w:lineRule="exact"/>
        <w:ind w:firstLineChars="200" w:firstLine="480"/>
        <w:rPr>
          <w:sz w:val="24"/>
        </w:rPr>
      </w:pPr>
      <w:r w:rsidRPr="005640A5">
        <w:rPr>
          <w:rFonts w:hint="eastAsia"/>
          <w:sz w:val="24"/>
        </w:rPr>
        <w:t>图</w:t>
      </w:r>
      <w:r w:rsidRPr="005640A5">
        <w:rPr>
          <w:sz w:val="24"/>
        </w:rPr>
        <w:t>2-7</w:t>
      </w:r>
      <w:r w:rsidRPr="005640A5">
        <w:rPr>
          <w:sz w:val="24"/>
        </w:rPr>
        <w:t>显示了测试算法的最小</w:t>
      </w:r>
      <w:r w:rsidRPr="005640A5">
        <w:rPr>
          <w:rFonts w:hint="eastAsia"/>
          <w:sz w:val="24"/>
        </w:rPr>
        <w:t>显著</w:t>
      </w:r>
      <w:r w:rsidRPr="005640A5">
        <w:rPr>
          <w:sz w:val="24"/>
        </w:rPr>
        <w:t>差异置信区间。可以观察到，</w:t>
      </w:r>
      <w:r w:rsidRPr="005640A5">
        <w:rPr>
          <w:sz w:val="24"/>
        </w:rPr>
        <w:t>VIG</w:t>
      </w:r>
      <w:r w:rsidRPr="005640A5">
        <w:rPr>
          <w:rFonts w:hint="eastAsia"/>
          <w:sz w:val="24"/>
        </w:rPr>
        <w:t>的性能</w:t>
      </w:r>
      <w:r w:rsidRPr="005640A5">
        <w:rPr>
          <w:sz w:val="24"/>
        </w:rPr>
        <w:t>优于其他比较算法，其次是</w:t>
      </w:r>
      <w:r w:rsidRPr="005640A5">
        <w:rPr>
          <w:sz w:val="24"/>
        </w:rPr>
        <w:t>IGDLM</w:t>
      </w:r>
      <w:r w:rsidRPr="005640A5">
        <w:rPr>
          <w:sz w:val="24"/>
        </w:rPr>
        <w:t>、</w:t>
      </w:r>
      <w:r w:rsidRPr="005640A5">
        <w:rPr>
          <w:sz w:val="24"/>
        </w:rPr>
        <w:t>EMBO</w:t>
      </w:r>
      <w:r w:rsidR="00C3193B">
        <w:rPr>
          <w:rFonts w:hint="eastAsia"/>
          <w:sz w:val="24"/>
        </w:rPr>
        <w:t>、</w:t>
      </w:r>
      <w:r w:rsidRPr="005640A5">
        <w:rPr>
          <w:sz w:val="24"/>
        </w:rPr>
        <w:t>IGTALL</w:t>
      </w:r>
      <w:r w:rsidRPr="005640A5">
        <w:rPr>
          <w:sz w:val="24"/>
        </w:rPr>
        <w:t>、</w:t>
      </w:r>
      <w:r w:rsidRPr="005640A5">
        <w:rPr>
          <w:sz w:val="24"/>
        </w:rPr>
        <w:t>DPSO</w:t>
      </w:r>
      <w:r w:rsidRPr="005640A5">
        <w:rPr>
          <w:sz w:val="24"/>
        </w:rPr>
        <w:t>、</w:t>
      </w:r>
      <w:r w:rsidRPr="005640A5">
        <w:rPr>
          <w:sz w:val="24"/>
        </w:rPr>
        <w:t>DABC</w:t>
      </w:r>
      <w:r w:rsidRPr="005640A5">
        <w:rPr>
          <w:sz w:val="24"/>
        </w:rPr>
        <w:t>和</w:t>
      </w:r>
      <w:r w:rsidRPr="005640A5">
        <w:rPr>
          <w:sz w:val="24"/>
        </w:rPr>
        <w:t>GA</w:t>
      </w:r>
      <w:r w:rsidRPr="005640A5">
        <w:rPr>
          <w:sz w:val="24"/>
        </w:rPr>
        <w:t>。</w:t>
      </w:r>
      <w:r w:rsidRPr="005640A5">
        <w:rPr>
          <w:rFonts w:hint="eastAsia"/>
          <w:sz w:val="24"/>
        </w:rPr>
        <w:t>由此可以得出</w:t>
      </w:r>
      <w:r w:rsidRPr="005640A5">
        <w:rPr>
          <w:sz w:val="24"/>
        </w:rPr>
        <w:t>，该算法包括所提出的混合解码、局部搜索和交互策略，</w:t>
      </w:r>
      <w:r w:rsidR="00C3193B">
        <w:rPr>
          <w:rFonts w:hint="eastAsia"/>
          <w:sz w:val="24"/>
        </w:rPr>
        <w:t>在</w:t>
      </w:r>
      <w:r w:rsidRPr="005640A5">
        <w:rPr>
          <w:sz w:val="24"/>
        </w:rPr>
        <w:t>求解</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C3193B">
        <w:rPr>
          <w:rFonts w:hint="eastAsia"/>
          <w:sz w:val="24"/>
        </w:rPr>
        <w:t>时是有效的</w:t>
      </w:r>
      <w:r w:rsidRPr="005640A5">
        <w:rPr>
          <w:sz w:val="24"/>
        </w:rPr>
        <w:t>。</w:t>
      </w:r>
    </w:p>
    <w:p w14:paraId="15364342" w14:textId="5182DD9F" w:rsidR="00A92A42" w:rsidRPr="00A92A42" w:rsidRDefault="005640A5" w:rsidP="00A92A42">
      <w:pPr>
        <w:spacing w:line="460" w:lineRule="exact"/>
        <w:ind w:firstLineChars="200" w:firstLine="480"/>
        <w:rPr>
          <w:sz w:val="24"/>
        </w:rPr>
      </w:pPr>
      <w:r w:rsidRPr="005640A5">
        <w:rPr>
          <w:rFonts w:hint="eastAsia"/>
          <w:sz w:val="24"/>
        </w:rPr>
        <w:t>为了进一步证明</w:t>
      </w:r>
      <w:r w:rsidRPr="005640A5">
        <w:rPr>
          <w:sz w:val="24"/>
        </w:rPr>
        <w:t>VIG</w:t>
      </w:r>
      <w:r w:rsidRPr="005640A5">
        <w:rPr>
          <w:sz w:val="24"/>
        </w:rPr>
        <w:t>的优越性，</w:t>
      </w:r>
      <w:r w:rsidRPr="005640A5">
        <w:rPr>
          <w:rFonts w:hint="eastAsia"/>
          <w:sz w:val="24"/>
        </w:rPr>
        <w:t>本节另外</w:t>
      </w:r>
      <w:r w:rsidRPr="005640A5">
        <w:rPr>
          <w:sz w:val="24"/>
        </w:rPr>
        <w:t>选择了</w:t>
      </w:r>
      <w:r w:rsidRPr="005640A5">
        <w:rPr>
          <w:sz w:val="24"/>
        </w:rPr>
        <w:t>4</w:t>
      </w:r>
      <w:r w:rsidRPr="005640A5">
        <w:rPr>
          <w:sz w:val="24"/>
        </w:rPr>
        <w:t>个不同</w:t>
      </w:r>
      <w:r w:rsidRPr="005640A5">
        <w:rPr>
          <w:rFonts w:hint="eastAsia"/>
          <w:sz w:val="24"/>
        </w:rPr>
        <w:t>规模</w:t>
      </w:r>
      <w:r w:rsidRPr="005640A5">
        <w:rPr>
          <w:sz w:val="24"/>
        </w:rPr>
        <w:t>的实例，</w:t>
      </w:r>
      <w:r w:rsidR="00232EB5">
        <w:rPr>
          <w:rFonts w:hint="eastAsia"/>
          <w:sz w:val="24"/>
        </w:rPr>
        <w:t>包括</w:t>
      </w:r>
      <w:r w:rsidRPr="005640A5">
        <w:rPr>
          <w:sz w:val="24"/>
        </w:rPr>
        <w:t>20×10</w:t>
      </w:r>
      <w:r w:rsidRPr="005640A5">
        <w:rPr>
          <w:sz w:val="24"/>
        </w:rPr>
        <w:t>、</w:t>
      </w:r>
      <w:r w:rsidRPr="005640A5">
        <w:rPr>
          <w:sz w:val="24"/>
        </w:rPr>
        <w:t>60×10</w:t>
      </w:r>
      <w:r w:rsidRPr="005640A5">
        <w:rPr>
          <w:sz w:val="24"/>
        </w:rPr>
        <w:t>、</w:t>
      </w:r>
      <w:r w:rsidRPr="005640A5">
        <w:rPr>
          <w:sz w:val="24"/>
        </w:rPr>
        <w:t>80×5</w:t>
      </w:r>
      <w:r w:rsidRPr="005640A5">
        <w:rPr>
          <w:sz w:val="24"/>
        </w:rPr>
        <w:t>和</w:t>
      </w:r>
      <w:r w:rsidRPr="005640A5">
        <w:rPr>
          <w:sz w:val="24"/>
        </w:rPr>
        <w:t>100×5</w:t>
      </w:r>
      <w:r w:rsidRPr="005640A5">
        <w:rPr>
          <w:sz w:val="24"/>
        </w:rPr>
        <w:t>，</w:t>
      </w:r>
      <w:r w:rsidR="00232EB5">
        <w:rPr>
          <w:rFonts w:hint="eastAsia"/>
          <w:sz w:val="24"/>
        </w:rPr>
        <w:t>所绘制的</w:t>
      </w:r>
      <w:r w:rsidRPr="005640A5">
        <w:rPr>
          <w:sz w:val="24"/>
        </w:rPr>
        <w:t>箱线图</w:t>
      </w:r>
      <w:r w:rsidRPr="005640A5">
        <w:rPr>
          <w:rFonts w:hint="eastAsia"/>
          <w:sz w:val="24"/>
        </w:rPr>
        <w:t>如</w:t>
      </w:r>
      <w:r w:rsidRPr="005640A5">
        <w:rPr>
          <w:sz w:val="24"/>
        </w:rPr>
        <w:t>图</w:t>
      </w:r>
      <w:r w:rsidRPr="005640A5">
        <w:rPr>
          <w:sz w:val="24"/>
        </w:rPr>
        <w:t>2-8</w:t>
      </w:r>
      <w:r w:rsidRPr="005640A5">
        <w:rPr>
          <w:rFonts w:hint="eastAsia"/>
          <w:sz w:val="24"/>
        </w:rPr>
        <w:t>所示</w:t>
      </w:r>
      <w:r w:rsidRPr="005640A5">
        <w:rPr>
          <w:sz w:val="24"/>
        </w:rPr>
        <w:t>。</w:t>
      </w:r>
      <w:r w:rsidR="00232EB5" w:rsidRPr="00232EB5">
        <w:rPr>
          <w:rFonts w:hint="eastAsia"/>
          <w:sz w:val="24"/>
        </w:rPr>
        <w:t>观察箱线图可以发现</w:t>
      </w:r>
      <w:r w:rsidR="00232EB5">
        <w:rPr>
          <w:rFonts w:hint="eastAsia"/>
          <w:sz w:val="24"/>
        </w:rPr>
        <w:t>，</w:t>
      </w:r>
      <w:r w:rsidRPr="005640A5">
        <w:rPr>
          <w:rFonts w:hint="eastAsia"/>
          <w:sz w:val="24"/>
        </w:rPr>
        <w:t>VIG</w:t>
      </w:r>
      <w:r w:rsidRPr="005640A5">
        <w:rPr>
          <w:rFonts w:hint="eastAsia"/>
          <w:sz w:val="24"/>
        </w:rPr>
        <w:t>的目标值区间</w:t>
      </w:r>
      <w:r w:rsidRPr="005640A5">
        <w:rPr>
          <w:sz w:val="24"/>
        </w:rPr>
        <w:t>比</w:t>
      </w:r>
      <w:r w:rsidRPr="005640A5">
        <w:rPr>
          <w:sz w:val="24"/>
        </w:rPr>
        <w:t>IGDLM</w:t>
      </w:r>
      <w:r w:rsidRPr="005640A5">
        <w:rPr>
          <w:sz w:val="24"/>
        </w:rPr>
        <w:t>、</w:t>
      </w:r>
      <w:r w:rsidRPr="005640A5">
        <w:rPr>
          <w:sz w:val="24"/>
        </w:rPr>
        <w:t>EMBO</w:t>
      </w:r>
      <w:r w:rsidRPr="005640A5">
        <w:rPr>
          <w:sz w:val="24"/>
        </w:rPr>
        <w:t>、</w:t>
      </w:r>
      <w:r w:rsidRPr="005640A5">
        <w:rPr>
          <w:sz w:val="24"/>
        </w:rPr>
        <w:t>IGTALL</w:t>
      </w:r>
      <w:r w:rsidRPr="005640A5">
        <w:rPr>
          <w:sz w:val="24"/>
        </w:rPr>
        <w:t>、</w:t>
      </w:r>
      <w:r w:rsidRPr="005640A5">
        <w:rPr>
          <w:sz w:val="24"/>
        </w:rPr>
        <w:t>DPSO</w:t>
      </w:r>
      <w:r w:rsidRPr="005640A5">
        <w:rPr>
          <w:sz w:val="24"/>
        </w:rPr>
        <w:t>、</w:t>
      </w:r>
      <w:r w:rsidRPr="005640A5">
        <w:rPr>
          <w:sz w:val="24"/>
        </w:rPr>
        <w:t>DABC</w:t>
      </w:r>
      <w:r w:rsidRPr="005640A5">
        <w:rPr>
          <w:sz w:val="24"/>
        </w:rPr>
        <w:t>和</w:t>
      </w:r>
      <w:r w:rsidRPr="005640A5">
        <w:rPr>
          <w:sz w:val="24"/>
        </w:rPr>
        <w:t>GA</w:t>
      </w:r>
      <w:r w:rsidRPr="005640A5">
        <w:rPr>
          <w:sz w:val="24"/>
        </w:rPr>
        <w:t>更小</w:t>
      </w:r>
      <w:r w:rsidR="00232EB5">
        <w:rPr>
          <w:rFonts w:hint="eastAsia"/>
          <w:sz w:val="24"/>
        </w:rPr>
        <w:t>，并且</w:t>
      </w:r>
      <w:r w:rsidRPr="005640A5">
        <w:rPr>
          <w:sz w:val="24"/>
        </w:rPr>
        <w:t>在随机选择的四个测试实例中，</w:t>
      </w:r>
      <w:r w:rsidRPr="005640A5">
        <w:rPr>
          <w:sz w:val="24"/>
        </w:rPr>
        <w:t>VIG</w:t>
      </w:r>
      <w:r w:rsidRPr="005640A5">
        <w:rPr>
          <w:sz w:val="24"/>
        </w:rPr>
        <w:t>表现出相对稳定的状态。这表明</w:t>
      </w:r>
      <w:r w:rsidRPr="005640A5">
        <w:rPr>
          <w:rFonts w:hint="eastAsia"/>
          <w:sz w:val="24"/>
        </w:rPr>
        <w:t>VIG</w:t>
      </w:r>
      <w:r w:rsidRPr="005640A5">
        <w:rPr>
          <w:sz w:val="24"/>
        </w:rPr>
        <w:t>在处理不同大小的实例时收敛性良好</w:t>
      </w:r>
      <w:r w:rsidR="00232EB5">
        <w:rPr>
          <w:rFonts w:hint="eastAsia"/>
          <w:sz w:val="24"/>
        </w:rPr>
        <w:t>，</w:t>
      </w:r>
      <w:r w:rsidR="00232EB5" w:rsidRPr="00232EB5">
        <w:rPr>
          <w:rFonts w:hint="eastAsia"/>
          <w:sz w:val="24"/>
        </w:rPr>
        <w:t>并且具有较低的解方差</w:t>
      </w:r>
      <w:r w:rsidRPr="005640A5">
        <w:rPr>
          <w:sz w:val="24"/>
        </w:rPr>
        <w:t>。从整体来看，</w:t>
      </w:r>
      <w:r w:rsidRPr="005640A5">
        <w:rPr>
          <w:sz w:val="24"/>
        </w:rPr>
        <w:t>VIG</w:t>
      </w:r>
      <w:r w:rsidRPr="005640A5">
        <w:rPr>
          <w:sz w:val="24"/>
        </w:rPr>
        <w:t>获得了最好的</w:t>
      </w:r>
      <w:r w:rsidR="0076560A">
        <w:rPr>
          <w:sz w:val="24"/>
        </w:rPr>
        <w:t>完成时间</w:t>
      </w:r>
      <w:r w:rsidRPr="005640A5">
        <w:rPr>
          <w:sz w:val="24"/>
        </w:rPr>
        <w:t>值。</w:t>
      </w:r>
    </w:p>
    <w:p w14:paraId="4C03715D" w14:textId="77777777" w:rsidR="005640A5" w:rsidRPr="005E3482" w:rsidRDefault="005640A5" w:rsidP="005640A5">
      <w:pPr>
        <w:spacing w:line="460" w:lineRule="exact"/>
        <w:jc w:val="center"/>
        <w:rPr>
          <w:rFonts w:eastAsia="楷体"/>
          <w:szCs w:val="21"/>
        </w:rPr>
      </w:pPr>
      <w:r w:rsidRPr="005E3482">
        <w:rPr>
          <w:rFonts w:eastAsia="楷体"/>
          <w:szCs w:val="21"/>
        </w:rPr>
        <w:t>表</w:t>
      </w:r>
      <w:r w:rsidRPr="005E3482">
        <w:rPr>
          <w:rFonts w:eastAsia="楷体"/>
          <w:szCs w:val="21"/>
        </w:rPr>
        <w:t xml:space="preserve">2-5 </w:t>
      </w:r>
      <w:r w:rsidRPr="005E3482">
        <w:rPr>
          <w:rFonts w:eastAsia="楷体"/>
          <w:szCs w:val="21"/>
        </w:rPr>
        <w:t>对比算法的平均完成时间和</w:t>
      </w:r>
      <w:r w:rsidRPr="005E3482">
        <w:rPr>
          <w:rFonts w:eastAsia="楷体"/>
          <w:szCs w:val="21"/>
        </w:rPr>
        <w:t>RPI</w:t>
      </w:r>
    </w:p>
    <w:tbl>
      <w:tblPr>
        <w:tblStyle w:val="a4"/>
        <w:tblW w:w="815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1"/>
        <w:gridCol w:w="620"/>
        <w:gridCol w:w="458"/>
        <w:gridCol w:w="620"/>
        <w:gridCol w:w="458"/>
        <w:gridCol w:w="621"/>
        <w:gridCol w:w="459"/>
        <w:gridCol w:w="621"/>
        <w:gridCol w:w="459"/>
        <w:gridCol w:w="621"/>
        <w:gridCol w:w="459"/>
        <w:gridCol w:w="536"/>
        <w:gridCol w:w="463"/>
        <w:gridCol w:w="625"/>
        <w:gridCol w:w="458"/>
        <w:gridCol w:w="12"/>
      </w:tblGrid>
      <w:tr w:rsidR="005640A5" w:rsidRPr="00231E49" w14:paraId="72FFD182" w14:textId="77777777" w:rsidTr="00B77F29">
        <w:trPr>
          <w:trHeight w:val="262"/>
          <w:jc w:val="center"/>
        </w:trPr>
        <w:tc>
          <w:tcPr>
            <w:tcW w:w="661" w:type="dxa"/>
            <w:vMerge w:val="restart"/>
            <w:tcBorders>
              <w:top w:val="single" w:sz="8" w:space="0" w:color="auto"/>
              <w:bottom w:val="nil"/>
            </w:tcBorders>
            <w:shd w:val="clear" w:color="auto" w:fill="auto"/>
            <w:vAlign w:val="center"/>
          </w:tcPr>
          <w:p w14:paraId="3B20DDF8" w14:textId="77777777" w:rsidR="005640A5" w:rsidRPr="005640A5" w:rsidRDefault="005640A5" w:rsidP="00B77F29">
            <w:pPr>
              <w:snapToGrid w:val="0"/>
              <w:spacing w:line="240" w:lineRule="auto"/>
              <w:jc w:val="center"/>
              <w:rPr>
                <w:sz w:val="20"/>
                <w:szCs w:val="20"/>
                <w:lang w:bidi="en-US"/>
              </w:rPr>
            </w:pPr>
            <w:r w:rsidRPr="005640A5">
              <w:rPr>
                <w:i/>
                <w:iCs/>
                <w:sz w:val="20"/>
                <w:szCs w:val="20"/>
                <w:lang w:bidi="en-US"/>
              </w:rPr>
              <w:t>J×S</w:t>
            </w:r>
          </w:p>
        </w:tc>
        <w:tc>
          <w:tcPr>
            <w:tcW w:w="1078" w:type="dxa"/>
            <w:gridSpan w:val="2"/>
            <w:tcBorders>
              <w:top w:val="single" w:sz="8" w:space="0" w:color="auto"/>
              <w:bottom w:val="single" w:sz="4" w:space="0" w:color="auto"/>
            </w:tcBorders>
            <w:shd w:val="clear" w:color="auto" w:fill="auto"/>
            <w:vAlign w:val="center"/>
          </w:tcPr>
          <w:p w14:paraId="76F03D1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VIG</w:t>
            </w:r>
          </w:p>
        </w:tc>
        <w:tc>
          <w:tcPr>
            <w:tcW w:w="1078" w:type="dxa"/>
            <w:gridSpan w:val="2"/>
            <w:tcBorders>
              <w:top w:val="single" w:sz="8" w:space="0" w:color="auto"/>
              <w:bottom w:val="single" w:sz="4" w:space="0" w:color="auto"/>
            </w:tcBorders>
            <w:shd w:val="clear" w:color="auto" w:fill="auto"/>
            <w:vAlign w:val="center"/>
          </w:tcPr>
          <w:p w14:paraId="7965B9C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IGTALL</w:t>
            </w:r>
          </w:p>
        </w:tc>
        <w:tc>
          <w:tcPr>
            <w:tcW w:w="1080" w:type="dxa"/>
            <w:gridSpan w:val="2"/>
            <w:tcBorders>
              <w:top w:val="single" w:sz="8" w:space="0" w:color="auto"/>
              <w:bottom w:val="single" w:sz="4" w:space="0" w:color="auto"/>
            </w:tcBorders>
            <w:shd w:val="clear" w:color="auto" w:fill="auto"/>
            <w:vAlign w:val="center"/>
          </w:tcPr>
          <w:p w14:paraId="4E9520AC"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IGDLM</w:t>
            </w:r>
          </w:p>
        </w:tc>
        <w:tc>
          <w:tcPr>
            <w:tcW w:w="1080" w:type="dxa"/>
            <w:gridSpan w:val="2"/>
            <w:tcBorders>
              <w:top w:val="single" w:sz="8" w:space="0" w:color="auto"/>
              <w:bottom w:val="single" w:sz="4" w:space="0" w:color="auto"/>
            </w:tcBorders>
            <w:shd w:val="clear" w:color="auto" w:fill="auto"/>
            <w:vAlign w:val="center"/>
          </w:tcPr>
          <w:p w14:paraId="4A13396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GA</w:t>
            </w:r>
          </w:p>
        </w:tc>
        <w:tc>
          <w:tcPr>
            <w:tcW w:w="1080" w:type="dxa"/>
            <w:gridSpan w:val="2"/>
            <w:tcBorders>
              <w:top w:val="single" w:sz="8" w:space="0" w:color="auto"/>
              <w:bottom w:val="single" w:sz="4" w:space="0" w:color="auto"/>
            </w:tcBorders>
            <w:shd w:val="clear" w:color="auto" w:fill="auto"/>
            <w:vAlign w:val="center"/>
          </w:tcPr>
          <w:p w14:paraId="5E8F0DB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EMBO</w:t>
            </w:r>
          </w:p>
        </w:tc>
        <w:tc>
          <w:tcPr>
            <w:tcW w:w="999" w:type="dxa"/>
            <w:gridSpan w:val="2"/>
            <w:tcBorders>
              <w:top w:val="single" w:sz="8" w:space="0" w:color="auto"/>
              <w:bottom w:val="single" w:sz="4" w:space="0" w:color="auto"/>
            </w:tcBorders>
            <w:shd w:val="clear" w:color="auto" w:fill="auto"/>
            <w:vAlign w:val="center"/>
          </w:tcPr>
          <w:p w14:paraId="310E471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DPSO</w:t>
            </w:r>
          </w:p>
        </w:tc>
        <w:tc>
          <w:tcPr>
            <w:tcW w:w="1095" w:type="dxa"/>
            <w:gridSpan w:val="3"/>
            <w:tcBorders>
              <w:top w:val="single" w:sz="8" w:space="0" w:color="auto"/>
              <w:bottom w:val="single" w:sz="4" w:space="0" w:color="auto"/>
            </w:tcBorders>
            <w:shd w:val="clear" w:color="auto" w:fill="auto"/>
            <w:vAlign w:val="center"/>
          </w:tcPr>
          <w:p w14:paraId="0BCA829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DABC</w:t>
            </w:r>
          </w:p>
        </w:tc>
      </w:tr>
      <w:tr w:rsidR="005640A5" w:rsidRPr="00231E49" w14:paraId="71CF6A7E" w14:textId="77777777" w:rsidTr="00B77F29">
        <w:trPr>
          <w:gridAfter w:val="1"/>
          <w:wAfter w:w="12" w:type="dxa"/>
          <w:trHeight w:val="205"/>
          <w:jc w:val="center"/>
        </w:trPr>
        <w:tc>
          <w:tcPr>
            <w:tcW w:w="661" w:type="dxa"/>
            <w:vMerge/>
            <w:tcBorders>
              <w:top w:val="nil"/>
              <w:bottom w:val="single" w:sz="4" w:space="0" w:color="auto"/>
            </w:tcBorders>
            <w:shd w:val="clear" w:color="auto" w:fill="auto"/>
            <w:vAlign w:val="center"/>
          </w:tcPr>
          <w:p w14:paraId="5B156A73" w14:textId="77777777" w:rsidR="005640A5" w:rsidRPr="005640A5" w:rsidRDefault="005640A5" w:rsidP="00B77F29">
            <w:pPr>
              <w:snapToGrid w:val="0"/>
              <w:spacing w:line="240" w:lineRule="auto"/>
              <w:jc w:val="center"/>
              <w:rPr>
                <w:sz w:val="20"/>
                <w:szCs w:val="20"/>
                <w:lang w:bidi="en-US"/>
              </w:rPr>
            </w:pPr>
          </w:p>
        </w:tc>
        <w:tc>
          <w:tcPr>
            <w:tcW w:w="620" w:type="dxa"/>
            <w:tcBorders>
              <w:top w:val="single" w:sz="4" w:space="0" w:color="auto"/>
              <w:bottom w:val="single" w:sz="4" w:space="0" w:color="auto"/>
            </w:tcBorders>
            <w:shd w:val="clear" w:color="auto" w:fill="auto"/>
            <w:vAlign w:val="center"/>
          </w:tcPr>
          <w:p w14:paraId="5FA1B24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8" w:type="dxa"/>
            <w:tcBorders>
              <w:top w:val="single" w:sz="4" w:space="0" w:color="auto"/>
              <w:bottom w:val="single" w:sz="4" w:space="0" w:color="auto"/>
            </w:tcBorders>
            <w:shd w:val="clear" w:color="auto" w:fill="auto"/>
            <w:vAlign w:val="center"/>
          </w:tcPr>
          <w:p w14:paraId="5941AC0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620" w:type="dxa"/>
            <w:tcBorders>
              <w:top w:val="single" w:sz="4" w:space="0" w:color="auto"/>
              <w:bottom w:val="single" w:sz="4" w:space="0" w:color="auto"/>
            </w:tcBorders>
            <w:shd w:val="clear" w:color="auto" w:fill="auto"/>
            <w:vAlign w:val="center"/>
          </w:tcPr>
          <w:p w14:paraId="47717F0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8" w:type="dxa"/>
            <w:tcBorders>
              <w:top w:val="single" w:sz="4" w:space="0" w:color="auto"/>
              <w:bottom w:val="single" w:sz="4" w:space="0" w:color="auto"/>
            </w:tcBorders>
            <w:shd w:val="clear" w:color="auto" w:fill="auto"/>
            <w:vAlign w:val="center"/>
          </w:tcPr>
          <w:p w14:paraId="682229D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621" w:type="dxa"/>
            <w:tcBorders>
              <w:top w:val="single" w:sz="4" w:space="0" w:color="auto"/>
              <w:bottom w:val="single" w:sz="4" w:space="0" w:color="auto"/>
            </w:tcBorders>
            <w:shd w:val="clear" w:color="auto" w:fill="auto"/>
            <w:vAlign w:val="center"/>
          </w:tcPr>
          <w:p w14:paraId="01AD280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9" w:type="dxa"/>
            <w:tcBorders>
              <w:top w:val="single" w:sz="4" w:space="0" w:color="auto"/>
              <w:bottom w:val="single" w:sz="4" w:space="0" w:color="auto"/>
            </w:tcBorders>
            <w:shd w:val="clear" w:color="auto" w:fill="auto"/>
            <w:vAlign w:val="center"/>
          </w:tcPr>
          <w:p w14:paraId="6AE664F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621" w:type="dxa"/>
            <w:tcBorders>
              <w:top w:val="single" w:sz="4" w:space="0" w:color="auto"/>
              <w:bottom w:val="single" w:sz="4" w:space="0" w:color="auto"/>
            </w:tcBorders>
            <w:shd w:val="clear" w:color="auto" w:fill="auto"/>
            <w:vAlign w:val="center"/>
          </w:tcPr>
          <w:p w14:paraId="23BC6DA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9" w:type="dxa"/>
            <w:tcBorders>
              <w:top w:val="single" w:sz="4" w:space="0" w:color="auto"/>
              <w:bottom w:val="single" w:sz="4" w:space="0" w:color="auto"/>
            </w:tcBorders>
            <w:shd w:val="clear" w:color="auto" w:fill="auto"/>
            <w:vAlign w:val="center"/>
          </w:tcPr>
          <w:p w14:paraId="0EC7EEF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621" w:type="dxa"/>
            <w:tcBorders>
              <w:top w:val="single" w:sz="4" w:space="0" w:color="auto"/>
              <w:bottom w:val="single" w:sz="4" w:space="0" w:color="auto"/>
            </w:tcBorders>
            <w:shd w:val="clear" w:color="auto" w:fill="auto"/>
            <w:vAlign w:val="center"/>
          </w:tcPr>
          <w:p w14:paraId="2728771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9" w:type="dxa"/>
            <w:tcBorders>
              <w:top w:val="single" w:sz="4" w:space="0" w:color="auto"/>
              <w:bottom w:val="single" w:sz="4" w:space="0" w:color="auto"/>
            </w:tcBorders>
            <w:shd w:val="clear" w:color="auto" w:fill="auto"/>
            <w:vAlign w:val="center"/>
          </w:tcPr>
          <w:p w14:paraId="566E828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536" w:type="dxa"/>
            <w:tcBorders>
              <w:top w:val="single" w:sz="4" w:space="0" w:color="auto"/>
              <w:bottom w:val="single" w:sz="4" w:space="0" w:color="auto"/>
            </w:tcBorders>
            <w:shd w:val="clear" w:color="auto" w:fill="auto"/>
            <w:vAlign w:val="center"/>
          </w:tcPr>
          <w:p w14:paraId="6891691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63" w:type="dxa"/>
            <w:tcBorders>
              <w:top w:val="single" w:sz="4" w:space="0" w:color="auto"/>
              <w:bottom w:val="single" w:sz="4" w:space="0" w:color="auto"/>
            </w:tcBorders>
            <w:shd w:val="clear" w:color="auto" w:fill="auto"/>
            <w:vAlign w:val="center"/>
          </w:tcPr>
          <w:p w14:paraId="2D78F26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c>
          <w:tcPr>
            <w:tcW w:w="625" w:type="dxa"/>
            <w:tcBorders>
              <w:top w:val="single" w:sz="4" w:space="0" w:color="auto"/>
              <w:bottom w:val="single" w:sz="4" w:space="0" w:color="auto"/>
            </w:tcBorders>
            <w:shd w:val="clear" w:color="auto" w:fill="auto"/>
            <w:vAlign w:val="center"/>
          </w:tcPr>
          <w:p w14:paraId="13F8B7A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AVG</w:t>
            </w:r>
          </w:p>
        </w:tc>
        <w:tc>
          <w:tcPr>
            <w:tcW w:w="458" w:type="dxa"/>
            <w:tcBorders>
              <w:top w:val="single" w:sz="4" w:space="0" w:color="auto"/>
              <w:bottom w:val="single" w:sz="4" w:space="0" w:color="auto"/>
            </w:tcBorders>
            <w:shd w:val="clear" w:color="auto" w:fill="auto"/>
            <w:vAlign w:val="center"/>
          </w:tcPr>
          <w:p w14:paraId="47AA782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RPI</w:t>
            </w:r>
          </w:p>
        </w:tc>
      </w:tr>
      <w:tr w:rsidR="005640A5" w:rsidRPr="00231E49" w14:paraId="12E9D846" w14:textId="77777777" w:rsidTr="00B77F29">
        <w:trPr>
          <w:gridAfter w:val="1"/>
          <w:wAfter w:w="12" w:type="dxa"/>
          <w:trHeight w:val="262"/>
          <w:jc w:val="center"/>
        </w:trPr>
        <w:tc>
          <w:tcPr>
            <w:tcW w:w="661" w:type="dxa"/>
            <w:tcBorders>
              <w:top w:val="single" w:sz="4" w:space="0" w:color="auto"/>
            </w:tcBorders>
            <w:shd w:val="clear" w:color="auto" w:fill="auto"/>
            <w:vAlign w:val="center"/>
          </w:tcPr>
          <w:p w14:paraId="3D35622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20×5</w:t>
            </w:r>
          </w:p>
        </w:tc>
        <w:tc>
          <w:tcPr>
            <w:tcW w:w="620" w:type="dxa"/>
            <w:tcBorders>
              <w:top w:val="single" w:sz="4" w:space="0" w:color="auto"/>
            </w:tcBorders>
            <w:shd w:val="clear" w:color="auto" w:fill="auto"/>
            <w:vAlign w:val="center"/>
          </w:tcPr>
          <w:p w14:paraId="440442AC"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794</w:t>
            </w:r>
          </w:p>
        </w:tc>
        <w:tc>
          <w:tcPr>
            <w:tcW w:w="458" w:type="dxa"/>
            <w:tcBorders>
              <w:top w:val="single" w:sz="4" w:space="0" w:color="auto"/>
            </w:tcBorders>
            <w:shd w:val="clear" w:color="auto" w:fill="auto"/>
            <w:vAlign w:val="center"/>
          </w:tcPr>
          <w:p w14:paraId="727E90A8"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0.08</w:t>
            </w:r>
          </w:p>
        </w:tc>
        <w:tc>
          <w:tcPr>
            <w:tcW w:w="620" w:type="dxa"/>
            <w:tcBorders>
              <w:top w:val="single" w:sz="4" w:space="0" w:color="auto"/>
            </w:tcBorders>
            <w:shd w:val="clear" w:color="auto" w:fill="auto"/>
            <w:vAlign w:val="center"/>
          </w:tcPr>
          <w:p w14:paraId="7C80648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798</w:t>
            </w:r>
          </w:p>
        </w:tc>
        <w:tc>
          <w:tcPr>
            <w:tcW w:w="458" w:type="dxa"/>
            <w:tcBorders>
              <w:top w:val="single" w:sz="4" w:space="0" w:color="auto"/>
            </w:tcBorders>
            <w:shd w:val="clear" w:color="auto" w:fill="auto"/>
            <w:vAlign w:val="center"/>
          </w:tcPr>
          <w:p w14:paraId="649CA33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0.72</w:t>
            </w:r>
          </w:p>
        </w:tc>
        <w:tc>
          <w:tcPr>
            <w:tcW w:w="621" w:type="dxa"/>
            <w:tcBorders>
              <w:top w:val="single" w:sz="4" w:space="0" w:color="auto"/>
            </w:tcBorders>
            <w:shd w:val="clear" w:color="auto" w:fill="auto"/>
            <w:vAlign w:val="center"/>
          </w:tcPr>
          <w:p w14:paraId="682E8D0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796</w:t>
            </w:r>
          </w:p>
        </w:tc>
        <w:tc>
          <w:tcPr>
            <w:tcW w:w="459" w:type="dxa"/>
            <w:tcBorders>
              <w:top w:val="single" w:sz="4" w:space="0" w:color="auto"/>
            </w:tcBorders>
            <w:shd w:val="clear" w:color="auto" w:fill="auto"/>
            <w:vAlign w:val="center"/>
          </w:tcPr>
          <w:p w14:paraId="5CE4749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0.37</w:t>
            </w:r>
          </w:p>
        </w:tc>
        <w:tc>
          <w:tcPr>
            <w:tcW w:w="621" w:type="dxa"/>
            <w:tcBorders>
              <w:top w:val="single" w:sz="4" w:space="0" w:color="auto"/>
            </w:tcBorders>
            <w:shd w:val="clear" w:color="auto" w:fill="auto"/>
            <w:vAlign w:val="center"/>
          </w:tcPr>
          <w:p w14:paraId="435ACB0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810</w:t>
            </w:r>
          </w:p>
        </w:tc>
        <w:tc>
          <w:tcPr>
            <w:tcW w:w="459" w:type="dxa"/>
            <w:tcBorders>
              <w:top w:val="single" w:sz="4" w:space="0" w:color="auto"/>
            </w:tcBorders>
            <w:shd w:val="clear" w:color="auto" w:fill="auto"/>
            <w:vAlign w:val="center"/>
          </w:tcPr>
          <w:p w14:paraId="0D2ADE0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2.41</w:t>
            </w:r>
          </w:p>
        </w:tc>
        <w:tc>
          <w:tcPr>
            <w:tcW w:w="621" w:type="dxa"/>
            <w:tcBorders>
              <w:top w:val="single" w:sz="4" w:space="0" w:color="auto"/>
            </w:tcBorders>
            <w:shd w:val="clear" w:color="auto" w:fill="auto"/>
            <w:vAlign w:val="center"/>
          </w:tcPr>
          <w:p w14:paraId="40936A69"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795</w:t>
            </w:r>
          </w:p>
        </w:tc>
        <w:tc>
          <w:tcPr>
            <w:tcW w:w="459" w:type="dxa"/>
            <w:tcBorders>
              <w:top w:val="single" w:sz="4" w:space="0" w:color="auto"/>
            </w:tcBorders>
            <w:shd w:val="clear" w:color="auto" w:fill="auto"/>
            <w:vAlign w:val="center"/>
          </w:tcPr>
          <w:p w14:paraId="726611C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0.18</w:t>
            </w:r>
          </w:p>
        </w:tc>
        <w:tc>
          <w:tcPr>
            <w:tcW w:w="536" w:type="dxa"/>
            <w:tcBorders>
              <w:top w:val="single" w:sz="4" w:space="0" w:color="auto"/>
            </w:tcBorders>
            <w:shd w:val="clear" w:color="auto" w:fill="auto"/>
            <w:vAlign w:val="center"/>
          </w:tcPr>
          <w:p w14:paraId="50C45AF4"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796</w:t>
            </w:r>
          </w:p>
        </w:tc>
        <w:tc>
          <w:tcPr>
            <w:tcW w:w="463" w:type="dxa"/>
            <w:tcBorders>
              <w:top w:val="single" w:sz="4" w:space="0" w:color="auto"/>
            </w:tcBorders>
            <w:shd w:val="clear" w:color="auto" w:fill="auto"/>
            <w:vAlign w:val="center"/>
          </w:tcPr>
          <w:p w14:paraId="17E218E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0.33</w:t>
            </w:r>
          </w:p>
        </w:tc>
        <w:tc>
          <w:tcPr>
            <w:tcW w:w="625" w:type="dxa"/>
            <w:tcBorders>
              <w:top w:val="single" w:sz="4" w:space="0" w:color="auto"/>
            </w:tcBorders>
            <w:shd w:val="clear" w:color="auto" w:fill="auto"/>
            <w:vAlign w:val="center"/>
          </w:tcPr>
          <w:p w14:paraId="57E17290"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796</w:t>
            </w:r>
          </w:p>
        </w:tc>
        <w:tc>
          <w:tcPr>
            <w:tcW w:w="458" w:type="dxa"/>
            <w:tcBorders>
              <w:top w:val="single" w:sz="4" w:space="0" w:color="auto"/>
            </w:tcBorders>
            <w:shd w:val="clear" w:color="auto" w:fill="auto"/>
            <w:vAlign w:val="center"/>
          </w:tcPr>
          <w:p w14:paraId="7EF4DDB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0.47</w:t>
            </w:r>
          </w:p>
        </w:tc>
      </w:tr>
      <w:tr w:rsidR="005640A5" w:rsidRPr="00231E49" w14:paraId="00175221" w14:textId="77777777" w:rsidTr="00B77F29">
        <w:trPr>
          <w:gridAfter w:val="1"/>
          <w:wAfter w:w="12" w:type="dxa"/>
          <w:trHeight w:val="262"/>
          <w:jc w:val="center"/>
        </w:trPr>
        <w:tc>
          <w:tcPr>
            <w:tcW w:w="661" w:type="dxa"/>
            <w:shd w:val="clear" w:color="auto" w:fill="auto"/>
            <w:vAlign w:val="center"/>
          </w:tcPr>
          <w:p w14:paraId="301AAA6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20×10</w:t>
            </w:r>
          </w:p>
        </w:tc>
        <w:tc>
          <w:tcPr>
            <w:tcW w:w="620" w:type="dxa"/>
            <w:shd w:val="clear" w:color="auto" w:fill="auto"/>
            <w:vAlign w:val="center"/>
          </w:tcPr>
          <w:p w14:paraId="0A081B5F"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1350</w:t>
            </w:r>
          </w:p>
        </w:tc>
        <w:tc>
          <w:tcPr>
            <w:tcW w:w="458" w:type="dxa"/>
            <w:shd w:val="clear" w:color="auto" w:fill="auto"/>
            <w:vAlign w:val="center"/>
          </w:tcPr>
          <w:p w14:paraId="740EB8D7"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0.11</w:t>
            </w:r>
          </w:p>
        </w:tc>
        <w:tc>
          <w:tcPr>
            <w:tcW w:w="620" w:type="dxa"/>
            <w:shd w:val="clear" w:color="auto" w:fill="auto"/>
            <w:vAlign w:val="center"/>
          </w:tcPr>
          <w:p w14:paraId="73D60C2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1357</w:t>
            </w:r>
          </w:p>
        </w:tc>
        <w:tc>
          <w:tcPr>
            <w:tcW w:w="458" w:type="dxa"/>
            <w:shd w:val="clear" w:color="auto" w:fill="auto"/>
            <w:vAlign w:val="center"/>
          </w:tcPr>
          <w:p w14:paraId="759E5F7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0.61</w:t>
            </w:r>
          </w:p>
        </w:tc>
        <w:tc>
          <w:tcPr>
            <w:tcW w:w="621" w:type="dxa"/>
            <w:shd w:val="clear" w:color="auto" w:fill="auto"/>
            <w:vAlign w:val="center"/>
          </w:tcPr>
          <w:p w14:paraId="57C1EDFD"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1351</w:t>
            </w:r>
          </w:p>
        </w:tc>
        <w:tc>
          <w:tcPr>
            <w:tcW w:w="459" w:type="dxa"/>
            <w:shd w:val="clear" w:color="auto" w:fill="auto"/>
            <w:vAlign w:val="center"/>
          </w:tcPr>
          <w:p w14:paraId="45D3E9F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0.20</w:t>
            </w:r>
          </w:p>
        </w:tc>
        <w:tc>
          <w:tcPr>
            <w:tcW w:w="621" w:type="dxa"/>
            <w:shd w:val="clear" w:color="auto" w:fill="auto"/>
            <w:vAlign w:val="center"/>
          </w:tcPr>
          <w:p w14:paraId="6DC26CA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1389</w:t>
            </w:r>
          </w:p>
        </w:tc>
        <w:tc>
          <w:tcPr>
            <w:tcW w:w="459" w:type="dxa"/>
            <w:shd w:val="clear" w:color="auto" w:fill="auto"/>
            <w:vAlign w:val="center"/>
          </w:tcPr>
          <w:p w14:paraId="56CF6C6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3.04</w:t>
            </w:r>
          </w:p>
        </w:tc>
        <w:tc>
          <w:tcPr>
            <w:tcW w:w="621" w:type="dxa"/>
            <w:shd w:val="clear" w:color="auto" w:fill="auto"/>
            <w:vAlign w:val="center"/>
          </w:tcPr>
          <w:p w14:paraId="6E7DAF1C"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1352</w:t>
            </w:r>
          </w:p>
        </w:tc>
        <w:tc>
          <w:tcPr>
            <w:tcW w:w="459" w:type="dxa"/>
            <w:shd w:val="clear" w:color="auto" w:fill="auto"/>
            <w:vAlign w:val="center"/>
          </w:tcPr>
          <w:p w14:paraId="66B3B84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0.27</w:t>
            </w:r>
          </w:p>
        </w:tc>
        <w:tc>
          <w:tcPr>
            <w:tcW w:w="536" w:type="dxa"/>
            <w:shd w:val="clear" w:color="auto" w:fill="auto"/>
            <w:vAlign w:val="center"/>
          </w:tcPr>
          <w:p w14:paraId="17B0BC2F"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1350</w:t>
            </w:r>
          </w:p>
        </w:tc>
        <w:tc>
          <w:tcPr>
            <w:tcW w:w="463" w:type="dxa"/>
            <w:shd w:val="clear" w:color="auto" w:fill="auto"/>
            <w:vAlign w:val="center"/>
          </w:tcPr>
          <w:p w14:paraId="7230026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0.14</w:t>
            </w:r>
          </w:p>
        </w:tc>
        <w:tc>
          <w:tcPr>
            <w:tcW w:w="625" w:type="dxa"/>
            <w:shd w:val="clear" w:color="auto" w:fill="auto"/>
            <w:vAlign w:val="center"/>
          </w:tcPr>
          <w:p w14:paraId="36D842FE"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1355</w:t>
            </w:r>
          </w:p>
        </w:tc>
        <w:tc>
          <w:tcPr>
            <w:tcW w:w="458" w:type="dxa"/>
            <w:shd w:val="clear" w:color="auto" w:fill="auto"/>
            <w:vAlign w:val="center"/>
          </w:tcPr>
          <w:p w14:paraId="218ED89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0.52</w:t>
            </w:r>
          </w:p>
        </w:tc>
      </w:tr>
      <w:tr w:rsidR="005640A5" w:rsidRPr="00231E49" w14:paraId="4DAF945D" w14:textId="77777777" w:rsidTr="00B77F29">
        <w:trPr>
          <w:gridAfter w:val="1"/>
          <w:wAfter w:w="12" w:type="dxa"/>
          <w:trHeight w:val="262"/>
          <w:jc w:val="center"/>
        </w:trPr>
        <w:tc>
          <w:tcPr>
            <w:tcW w:w="661" w:type="dxa"/>
            <w:shd w:val="clear" w:color="auto" w:fill="auto"/>
            <w:vAlign w:val="center"/>
          </w:tcPr>
          <w:p w14:paraId="19B65D7C"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40×5</w:t>
            </w:r>
          </w:p>
        </w:tc>
        <w:tc>
          <w:tcPr>
            <w:tcW w:w="620" w:type="dxa"/>
            <w:shd w:val="clear" w:color="auto" w:fill="auto"/>
            <w:vAlign w:val="center"/>
          </w:tcPr>
          <w:p w14:paraId="042D18F2"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1363</w:t>
            </w:r>
          </w:p>
        </w:tc>
        <w:tc>
          <w:tcPr>
            <w:tcW w:w="458" w:type="dxa"/>
            <w:shd w:val="clear" w:color="auto" w:fill="auto"/>
            <w:vAlign w:val="center"/>
          </w:tcPr>
          <w:p w14:paraId="5122B434"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0.31</w:t>
            </w:r>
          </w:p>
        </w:tc>
        <w:tc>
          <w:tcPr>
            <w:tcW w:w="620" w:type="dxa"/>
            <w:shd w:val="clear" w:color="auto" w:fill="auto"/>
            <w:vAlign w:val="center"/>
          </w:tcPr>
          <w:p w14:paraId="3B6810B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1386</w:t>
            </w:r>
          </w:p>
        </w:tc>
        <w:tc>
          <w:tcPr>
            <w:tcW w:w="458" w:type="dxa"/>
            <w:shd w:val="clear" w:color="auto" w:fill="auto"/>
            <w:vAlign w:val="center"/>
          </w:tcPr>
          <w:p w14:paraId="225529D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2.36</w:t>
            </w:r>
          </w:p>
        </w:tc>
        <w:tc>
          <w:tcPr>
            <w:tcW w:w="621" w:type="dxa"/>
            <w:shd w:val="clear" w:color="auto" w:fill="auto"/>
            <w:vAlign w:val="center"/>
          </w:tcPr>
          <w:p w14:paraId="3833319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1380</w:t>
            </w:r>
          </w:p>
        </w:tc>
        <w:tc>
          <w:tcPr>
            <w:tcW w:w="459" w:type="dxa"/>
            <w:shd w:val="clear" w:color="auto" w:fill="auto"/>
            <w:vAlign w:val="center"/>
          </w:tcPr>
          <w:p w14:paraId="1F032E5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1.83</w:t>
            </w:r>
          </w:p>
        </w:tc>
        <w:tc>
          <w:tcPr>
            <w:tcW w:w="621" w:type="dxa"/>
            <w:shd w:val="clear" w:color="auto" w:fill="auto"/>
            <w:vAlign w:val="center"/>
          </w:tcPr>
          <w:p w14:paraId="5814FB4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1403</w:t>
            </w:r>
          </w:p>
        </w:tc>
        <w:tc>
          <w:tcPr>
            <w:tcW w:w="459" w:type="dxa"/>
            <w:shd w:val="clear" w:color="auto" w:fill="auto"/>
            <w:vAlign w:val="center"/>
          </w:tcPr>
          <w:p w14:paraId="37F86D1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3.82</w:t>
            </w:r>
          </w:p>
        </w:tc>
        <w:tc>
          <w:tcPr>
            <w:tcW w:w="621" w:type="dxa"/>
            <w:shd w:val="clear" w:color="auto" w:fill="auto"/>
            <w:vAlign w:val="center"/>
          </w:tcPr>
          <w:p w14:paraId="507E023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1376</w:t>
            </w:r>
          </w:p>
        </w:tc>
        <w:tc>
          <w:tcPr>
            <w:tcW w:w="459" w:type="dxa"/>
            <w:shd w:val="clear" w:color="auto" w:fill="auto"/>
            <w:vAlign w:val="center"/>
          </w:tcPr>
          <w:p w14:paraId="0D26EEC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1.48</w:t>
            </w:r>
          </w:p>
        </w:tc>
        <w:tc>
          <w:tcPr>
            <w:tcW w:w="536" w:type="dxa"/>
            <w:shd w:val="clear" w:color="auto" w:fill="auto"/>
            <w:vAlign w:val="center"/>
          </w:tcPr>
          <w:p w14:paraId="29A37ED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1393</w:t>
            </w:r>
          </w:p>
        </w:tc>
        <w:tc>
          <w:tcPr>
            <w:tcW w:w="463" w:type="dxa"/>
            <w:shd w:val="clear" w:color="auto" w:fill="auto"/>
            <w:vAlign w:val="center"/>
          </w:tcPr>
          <w:p w14:paraId="0045040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2.99</w:t>
            </w:r>
          </w:p>
        </w:tc>
        <w:tc>
          <w:tcPr>
            <w:tcW w:w="625" w:type="dxa"/>
            <w:shd w:val="clear" w:color="auto" w:fill="auto"/>
            <w:vAlign w:val="center"/>
          </w:tcPr>
          <w:p w14:paraId="72B91E5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1393</w:t>
            </w:r>
          </w:p>
        </w:tc>
        <w:tc>
          <w:tcPr>
            <w:tcW w:w="458" w:type="dxa"/>
            <w:shd w:val="clear" w:color="auto" w:fill="auto"/>
            <w:vAlign w:val="center"/>
          </w:tcPr>
          <w:p w14:paraId="42CD011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2.97</w:t>
            </w:r>
          </w:p>
        </w:tc>
      </w:tr>
      <w:tr w:rsidR="005640A5" w:rsidRPr="00231E49" w14:paraId="1B8E501D" w14:textId="77777777" w:rsidTr="00B77F29">
        <w:trPr>
          <w:gridAfter w:val="1"/>
          <w:wAfter w:w="12" w:type="dxa"/>
          <w:trHeight w:val="262"/>
          <w:jc w:val="center"/>
        </w:trPr>
        <w:tc>
          <w:tcPr>
            <w:tcW w:w="661" w:type="dxa"/>
            <w:shd w:val="clear" w:color="auto" w:fill="auto"/>
            <w:vAlign w:val="center"/>
          </w:tcPr>
          <w:p w14:paraId="63DB98C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40×10</w:t>
            </w:r>
          </w:p>
        </w:tc>
        <w:tc>
          <w:tcPr>
            <w:tcW w:w="620" w:type="dxa"/>
            <w:shd w:val="clear" w:color="auto" w:fill="auto"/>
            <w:vAlign w:val="center"/>
          </w:tcPr>
          <w:p w14:paraId="7A815186"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2215</w:t>
            </w:r>
          </w:p>
        </w:tc>
        <w:tc>
          <w:tcPr>
            <w:tcW w:w="458" w:type="dxa"/>
            <w:shd w:val="clear" w:color="auto" w:fill="auto"/>
            <w:vAlign w:val="center"/>
          </w:tcPr>
          <w:p w14:paraId="4E218135"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0.13</w:t>
            </w:r>
          </w:p>
        </w:tc>
        <w:tc>
          <w:tcPr>
            <w:tcW w:w="620" w:type="dxa"/>
            <w:shd w:val="clear" w:color="auto" w:fill="auto"/>
            <w:vAlign w:val="center"/>
          </w:tcPr>
          <w:p w14:paraId="7666AE1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2235</w:t>
            </w:r>
          </w:p>
        </w:tc>
        <w:tc>
          <w:tcPr>
            <w:tcW w:w="458" w:type="dxa"/>
            <w:shd w:val="clear" w:color="auto" w:fill="auto"/>
            <w:vAlign w:val="center"/>
          </w:tcPr>
          <w:p w14:paraId="5C31680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1.01</w:t>
            </w:r>
          </w:p>
        </w:tc>
        <w:tc>
          <w:tcPr>
            <w:tcW w:w="621" w:type="dxa"/>
            <w:shd w:val="clear" w:color="auto" w:fill="auto"/>
            <w:vAlign w:val="center"/>
          </w:tcPr>
          <w:p w14:paraId="6E71571E"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2224</w:t>
            </w:r>
          </w:p>
        </w:tc>
        <w:tc>
          <w:tcPr>
            <w:tcW w:w="459" w:type="dxa"/>
            <w:shd w:val="clear" w:color="auto" w:fill="auto"/>
            <w:vAlign w:val="center"/>
          </w:tcPr>
          <w:p w14:paraId="0D28140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0.52</w:t>
            </w:r>
          </w:p>
        </w:tc>
        <w:tc>
          <w:tcPr>
            <w:tcW w:w="621" w:type="dxa"/>
            <w:shd w:val="clear" w:color="auto" w:fill="auto"/>
            <w:vAlign w:val="center"/>
          </w:tcPr>
          <w:p w14:paraId="559553B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2271</w:t>
            </w:r>
          </w:p>
        </w:tc>
        <w:tc>
          <w:tcPr>
            <w:tcW w:w="459" w:type="dxa"/>
            <w:shd w:val="clear" w:color="auto" w:fill="auto"/>
            <w:vAlign w:val="center"/>
          </w:tcPr>
          <w:p w14:paraId="5CBA7BE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2.66</w:t>
            </w:r>
          </w:p>
        </w:tc>
        <w:tc>
          <w:tcPr>
            <w:tcW w:w="621" w:type="dxa"/>
            <w:shd w:val="clear" w:color="auto" w:fill="auto"/>
            <w:vAlign w:val="center"/>
          </w:tcPr>
          <w:p w14:paraId="792F8176"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2229</w:t>
            </w:r>
          </w:p>
        </w:tc>
        <w:tc>
          <w:tcPr>
            <w:tcW w:w="459" w:type="dxa"/>
            <w:shd w:val="clear" w:color="auto" w:fill="auto"/>
            <w:vAlign w:val="center"/>
          </w:tcPr>
          <w:p w14:paraId="2E868F7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0.74</w:t>
            </w:r>
          </w:p>
        </w:tc>
        <w:tc>
          <w:tcPr>
            <w:tcW w:w="536" w:type="dxa"/>
            <w:shd w:val="clear" w:color="auto" w:fill="auto"/>
            <w:vAlign w:val="center"/>
          </w:tcPr>
          <w:p w14:paraId="7B39BA63"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2242</w:t>
            </w:r>
          </w:p>
        </w:tc>
        <w:tc>
          <w:tcPr>
            <w:tcW w:w="463" w:type="dxa"/>
            <w:shd w:val="clear" w:color="auto" w:fill="auto"/>
            <w:vAlign w:val="center"/>
          </w:tcPr>
          <w:p w14:paraId="70B06E1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1.27</w:t>
            </w:r>
          </w:p>
        </w:tc>
        <w:tc>
          <w:tcPr>
            <w:tcW w:w="625" w:type="dxa"/>
            <w:shd w:val="clear" w:color="auto" w:fill="auto"/>
            <w:vAlign w:val="center"/>
          </w:tcPr>
          <w:p w14:paraId="3B7C213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2255</w:t>
            </w:r>
          </w:p>
        </w:tc>
        <w:tc>
          <w:tcPr>
            <w:tcW w:w="458" w:type="dxa"/>
            <w:shd w:val="clear" w:color="auto" w:fill="auto"/>
            <w:vAlign w:val="center"/>
          </w:tcPr>
          <w:p w14:paraId="241382D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1.86</w:t>
            </w:r>
          </w:p>
        </w:tc>
      </w:tr>
      <w:tr w:rsidR="005640A5" w:rsidRPr="00231E49" w14:paraId="6E0FC362" w14:textId="77777777" w:rsidTr="00B77F29">
        <w:trPr>
          <w:gridAfter w:val="1"/>
          <w:wAfter w:w="12" w:type="dxa"/>
          <w:trHeight w:val="276"/>
          <w:jc w:val="center"/>
        </w:trPr>
        <w:tc>
          <w:tcPr>
            <w:tcW w:w="661" w:type="dxa"/>
            <w:shd w:val="clear" w:color="auto" w:fill="auto"/>
            <w:vAlign w:val="center"/>
          </w:tcPr>
          <w:p w14:paraId="3DA4274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60×5</w:t>
            </w:r>
          </w:p>
        </w:tc>
        <w:tc>
          <w:tcPr>
            <w:tcW w:w="620" w:type="dxa"/>
            <w:shd w:val="clear" w:color="auto" w:fill="auto"/>
            <w:vAlign w:val="center"/>
          </w:tcPr>
          <w:p w14:paraId="5D829D5C"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2761</w:t>
            </w:r>
          </w:p>
        </w:tc>
        <w:tc>
          <w:tcPr>
            <w:tcW w:w="458" w:type="dxa"/>
            <w:shd w:val="clear" w:color="auto" w:fill="auto"/>
            <w:vAlign w:val="center"/>
          </w:tcPr>
          <w:p w14:paraId="76DBCDD3"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w:t>
            </w:r>
          </w:p>
        </w:tc>
        <w:tc>
          <w:tcPr>
            <w:tcW w:w="620" w:type="dxa"/>
            <w:shd w:val="clear" w:color="auto" w:fill="auto"/>
            <w:vAlign w:val="center"/>
          </w:tcPr>
          <w:p w14:paraId="69741E12"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2762</w:t>
            </w:r>
          </w:p>
        </w:tc>
        <w:tc>
          <w:tcPr>
            <w:tcW w:w="458" w:type="dxa"/>
            <w:shd w:val="clear" w:color="auto" w:fill="auto"/>
            <w:vAlign w:val="center"/>
          </w:tcPr>
          <w:p w14:paraId="26B293A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0.03</w:t>
            </w:r>
          </w:p>
        </w:tc>
        <w:tc>
          <w:tcPr>
            <w:tcW w:w="621" w:type="dxa"/>
            <w:shd w:val="clear" w:color="auto" w:fill="auto"/>
            <w:vAlign w:val="center"/>
          </w:tcPr>
          <w:p w14:paraId="2BD70B7E"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2761</w:t>
            </w:r>
          </w:p>
        </w:tc>
        <w:tc>
          <w:tcPr>
            <w:tcW w:w="459" w:type="dxa"/>
            <w:shd w:val="clear" w:color="auto" w:fill="auto"/>
            <w:vAlign w:val="center"/>
          </w:tcPr>
          <w:p w14:paraId="73E09F7C"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0.01</w:t>
            </w:r>
          </w:p>
        </w:tc>
        <w:tc>
          <w:tcPr>
            <w:tcW w:w="621" w:type="dxa"/>
            <w:shd w:val="clear" w:color="auto" w:fill="auto"/>
            <w:vAlign w:val="center"/>
          </w:tcPr>
          <w:p w14:paraId="0B53598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2770</w:t>
            </w:r>
          </w:p>
        </w:tc>
        <w:tc>
          <w:tcPr>
            <w:tcW w:w="459" w:type="dxa"/>
            <w:shd w:val="clear" w:color="auto" w:fill="auto"/>
            <w:vAlign w:val="center"/>
          </w:tcPr>
          <w:p w14:paraId="179E3EB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0.35</w:t>
            </w:r>
          </w:p>
        </w:tc>
        <w:tc>
          <w:tcPr>
            <w:tcW w:w="621" w:type="dxa"/>
            <w:shd w:val="clear" w:color="auto" w:fill="auto"/>
            <w:vAlign w:val="center"/>
          </w:tcPr>
          <w:p w14:paraId="2CD91F44"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2762</w:t>
            </w:r>
          </w:p>
        </w:tc>
        <w:tc>
          <w:tcPr>
            <w:tcW w:w="459" w:type="dxa"/>
            <w:shd w:val="clear" w:color="auto" w:fill="auto"/>
            <w:vAlign w:val="center"/>
          </w:tcPr>
          <w:p w14:paraId="2091484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0.04</w:t>
            </w:r>
          </w:p>
        </w:tc>
        <w:tc>
          <w:tcPr>
            <w:tcW w:w="536" w:type="dxa"/>
            <w:shd w:val="clear" w:color="auto" w:fill="auto"/>
            <w:vAlign w:val="center"/>
          </w:tcPr>
          <w:p w14:paraId="008F683A"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2761</w:t>
            </w:r>
          </w:p>
        </w:tc>
        <w:tc>
          <w:tcPr>
            <w:tcW w:w="463" w:type="dxa"/>
            <w:shd w:val="clear" w:color="auto" w:fill="auto"/>
            <w:vAlign w:val="center"/>
          </w:tcPr>
          <w:p w14:paraId="189E19A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0.02</w:t>
            </w:r>
          </w:p>
        </w:tc>
        <w:tc>
          <w:tcPr>
            <w:tcW w:w="625" w:type="dxa"/>
            <w:shd w:val="clear" w:color="auto" w:fill="auto"/>
            <w:vAlign w:val="center"/>
          </w:tcPr>
          <w:p w14:paraId="044B6920"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2764</w:t>
            </w:r>
          </w:p>
        </w:tc>
        <w:tc>
          <w:tcPr>
            <w:tcW w:w="458" w:type="dxa"/>
            <w:shd w:val="clear" w:color="auto" w:fill="auto"/>
            <w:vAlign w:val="center"/>
          </w:tcPr>
          <w:p w14:paraId="5C0CB1D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0.14</w:t>
            </w:r>
          </w:p>
        </w:tc>
      </w:tr>
      <w:tr w:rsidR="005640A5" w:rsidRPr="00231E49" w14:paraId="036D0EC6" w14:textId="77777777" w:rsidTr="00B77F29">
        <w:trPr>
          <w:gridAfter w:val="1"/>
          <w:wAfter w:w="12" w:type="dxa"/>
          <w:trHeight w:val="262"/>
          <w:jc w:val="center"/>
        </w:trPr>
        <w:tc>
          <w:tcPr>
            <w:tcW w:w="661" w:type="dxa"/>
            <w:shd w:val="clear" w:color="auto" w:fill="auto"/>
            <w:vAlign w:val="center"/>
          </w:tcPr>
          <w:p w14:paraId="6DC77E2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60×10</w:t>
            </w:r>
          </w:p>
        </w:tc>
        <w:tc>
          <w:tcPr>
            <w:tcW w:w="620" w:type="dxa"/>
            <w:shd w:val="clear" w:color="auto" w:fill="auto"/>
            <w:vAlign w:val="center"/>
          </w:tcPr>
          <w:p w14:paraId="1940CD62"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3175</w:t>
            </w:r>
          </w:p>
        </w:tc>
        <w:tc>
          <w:tcPr>
            <w:tcW w:w="458" w:type="dxa"/>
            <w:shd w:val="clear" w:color="auto" w:fill="auto"/>
            <w:vAlign w:val="center"/>
          </w:tcPr>
          <w:p w14:paraId="6613E943"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0.21</w:t>
            </w:r>
          </w:p>
        </w:tc>
        <w:tc>
          <w:tcPr>
            <w:tcW w:w="620" w:type="dxa"/>
            <w:shd w:val="clear" w:color="auto" w:fill="auto"/>
            <w:vAlign w:val="center"/>
          </w:tcPr>
          <w:p w14:paraId="24E8A62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3200</w:t>
            </w:r>
          </w:p>
        </w:tc>
        <w:tc>
          <w:tcPr>
            <w:tcW w:w="458" w:type="dxa"/>
            <w:shd w:val="clear" w:color="auto" w:fill="auto"/>
            <w:vAlign w:val="center"/>
          </w:tcPr>
          <w:p w14:paraId="0C3BE95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1.13</w:t>
            </w:r>
          </w:p>
        </w:tc>
        <w:tc>
          <w:tcPr>
            <w:tcW w:w="621" w:type="dxa"/>
            <w:shd w:val="clear" w:color="auto" w:fill="auto"/>
            <w:vAlign w:val="center"/>
          </w:tcPr>
          <w:p w14:paraId="71734BA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3192</w:t>
            </w:r>
          </w:p>
        </w:tc>
        <w:tc>
          <w:tcPr>
            <w:tcW w:w="459" w:type="dxa"/>
            <w:shd w:val="clear" w:color="auto" w:fill="auto"/>
            <w:vAlign w:val="center"/>
          </w:tcPr>
          <w:p w14:paraId="6F2B17F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0.87</w:t>
            </w:r>
          </w:p>
        </w:tc>
        <w:tc>
          <w:tcPr>
            <w:tcW w:w="621" w:type="dxa"/>
            <w:shd w:val="clear" w:color="auto" w:fill="auto"/>
            <w:vAlign w:val="center"/>
          </w:tcPr>
          <w:p w14:paraId="6343632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3221</w:t>
            </w:r>
          </w:p>
        </w:tc>
        <w:tc>
          <w:tcPr>
            <w:tcW w:w="459" w:type="dxa"/>
            <w:shd w:val="clear" w:color="auto" w:fill="auto"/>
            <w:vAlign w:val="center"/>
          </w:tcPr>
          <w:p w14:paraId="2B3EC15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1.80</w:t>
            </w:r>
          </w:p>
        </w:tc>
        <w:tc>
          <w:tcPr>
            <w:tcW w:w="621" w:type="dxa"/>
            <w:shd w:val="clear" w:color="auto" w:fill="auto"/>
            <w:vAlign w:val="center"/>
          </w:tcPr>
          <w:p w14:paraId="218B934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3191</w:t>
            </w:r>
          </w:p>
        </w:tc>
        <w:tc>
          <w:tcPr>
            <w:tcW w:w="459" w:type="dxa"/>
            <w:shd w:val="clear" w:color="auto" w:fill="auto"/>
            <w:vAlign w:val="center"/>
          </w:tcPr>
          <w:p w14:paraId="029DC38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0.81</w:t>
            </w:r>
          </w:p>
        </w:tc>
        <w:tc>
          <w:tcPr>
            <w:tcW w:w="536" w:type="dxa"/>
            <w:shd w:val="clear" w:color="auto" w:fill="auto"/>
            <w:vAlign w:val="center"/>
          </w:tcPr>
          <w:p w14:paraId="796265A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3225</w:t>
            </w:r>
          </w:p>
        </w:tc>
        <w:tc>
          <w:tcPr>
            <w:tcW w:w="463" w:type="dxa"/>
            <w:shd w:val="clear" w:color="auto" w:fill="auto"/>
            <w:vAlign w:val="center"/>
          </w:tcPr>
          <w:p w14:paraId="4EE3D66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2.00</w:t>
            </w:r>
          </w:p>
        </w:tc>
        <w:tc>
          <w:tcPr>
            <w:tcW w:w="625" w:type="dxa"/>
            <w:shd w:val="clear" w:color="auto" w:fill="auto"/>
            <w:vAlign w:val="center"/>
          </w:tcPr>
          <w:p w14:paraId="15A4E02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3231</w:t>
            </w:r>
          </w:p>
        </w:tc>
        <w:tc>
          <w:tcPr>
            <w:tcW w:w="458" w:type="dxa"/>
            <w:shd w:val="clear" w:color="auto" w:fill="auto"/>
            <w:vAlign w:val="center"/>
          </w:tcPr>
          <w:p w14:paraId="7137C42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2.09</w:t>
            </w:r>
          </w:p>
        </w:tc>
      </w:tr>
      <w:tr w:rsidR="005640A5" w:rsidRPr="00231E49" w14:paraId="266CF9E5" w14:textId="77777777" w:rsidTr="00B77F29">
        <w:trPr>
          <w:gridAfter w:val="1"/>
          <w:wAfter w:w="12" w:type="dxa"/>
          <w:trHeight w:val="262"/>
          <w:jc w:val="center"/>
        </w:trPr>
        <w:tc>
          <w:tcPr>
            <w:tcW w:w="661" w:type="dxa"/>
            <w:shd w:val="clear" w:color="auto" w:fill="auto"/>
            <w:vAlign w:val="center"/>
          </w:tcPr>
          <w:p w14:paraId="09DC662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80×5</w:t>
            </w:r>
          </w:p>
        </w:tc>
        <w:tc>
          <w:tcPr>
            <w:tcW w:w="620" w:type="dxa"/>
            <w:shd w:val="clear" w:color="auto" w:fill="auto"/>
            <w:vAlign w:val="center"/>
          </w:tcPr>
          <w:p w14:paraId="674682D5"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3400</w:t>
            </w:r>
          </w:p>
        </w:tc>
        <w:tc>
          <w:tcPr>
            <w:tcW w:w="458" w:type="dxa"/>
            <w:shd w:val="clear" w:color="auto" w:fill="auto"/>
            <w:vAlign w:val="center"/>
          </w:tcPr>
          <w:p w14:paraId="171621D6"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0.16</w:t>
            </w:r>
          </w:p>
        </w:tc>
        <w:tc>
          <w:tcPr>
            <w:tcW w:w="620" w:type="dxa"/>
            <w:shd w:val="clear" w:color="auto" w:fill="auto"/>
            <w:vAlign w:val="center"/>
          </w:tcPr>
          <w:p w14:paraId="471CDD44"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3416</w:t>
            </w:r>
          </w:p>
        </w:tc>
        <w:tc>
          <w:tcPr>
            <w:tcW w:w="458" w:type="dxa"/>
            <w:shd w:val="clear" w:color="auto" w:fill="auto"/>
            <w:vAlign w:val="center"/>
          </w:tcPr>
          <w:p w14:paraId="39616154"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1.11</w:t>
            </w:r>
          </w:p>
        </w:tc>
        <w:tc>
          <w:tcPr>
            <w:tcW w:w="621" w:type="dxa"/>
            <w:shd w:val="clear" w:color="auto" w:fill="auto"/>
            <w:vAlign w:val="center"/>
          </w:tcPr>
          <w:p w14:paraId="67DFB55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3408</w:t>
            </w:r>
          </w:p>
        </w:tc>
        <w:tc>
          <w:tcPr>
            <w:tcW w:w="459" w:type="dxa"/>
            <w:shd w:val="clear" w:color="auto" w:fill="auto"/>
            <w:vAlign w:val="center"/>
          </w:tcPr>
          <w:p w14:paraId="0C3DDFE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0.63</w:t>
            </w:r>
          </w:p>
        </w:tc>
        <w:tc>
          <w:tcPr>
            <w:tcW w:w="621" w:type="dxa"/>
            <w:shd w:val="clear" w:color="auto" w:fill="auto"/>
            <w:vAlign w:val="center"/>
          </w:tcPr>
          <w:p w14:paraId="3CC31AA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3427</w:t>
            </w:r>
          </w:p>
        </w:tc>
        <w:tc>
          <w:tcPr>
            <w:tcW w:w="459" w:type="dxa"/>
            <w:shd w:val="clear" w:color="auto" w:fill="auto"/>
            <w:vAlign w:val="center"/>
          </w:tcPr>
          <w:p w14:paraId="23E13C1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1.50</w:t>
            </w:r>
          </w:p>
        </w:tc>
        <w:tc>
          <w:tcPr>
            <w:tcW w:w="621" w:type="dxa"/>
            <w:shd w:val="clear" w:color="auto" w:fill="auto"/>
            <w:vAlign w:val="center"/>
          </w:tcPr>
          <w:p w14:paraId="12CA777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3409</w:t>
            </w:r>
          </w:p>
        </w:tc>
        <w:tc>
          <w:tcPr>
            <w:tcW w:w="459" w:type="dxa"/>
            <w:shd w:val="clear" w:color="auto" w:fill="auto"/>
            <w:vAlign w:val="center"/>
          </w:tcPr>
          <w:p w14:paraId="7C563D3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0.61</w:t>
            </w:r>
          </w:p>
        </w:tc>
        <w:tc>
          <w:tcPr>
            <w:tcW w:w="536" w:type="dxa"/>
            <w:shd w:val="clear" w:color="auto" w:fill="auto"/>
            <w:vAlign w:val="center"/>
          </w:tcPr>
          <w:p w14:paraId="137836A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3430</w:t>
            </w:r>
          </w:p>
        </w:tc>
        <w:tc>
          <w:tcPr>
            <w:tcW w:w="463" w:type="dxa"/>
            <w:shd w:val="clear" w:color="auto" w:fill="auto"/>
            <w:vAlign w:val="center"/>
          </w:tcPr>
          <w:p w14:paraId="05D5C1A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1.89</w:t>
            </w:r>
          </w:p>
        </w:tc>
        <w:tc>
          <w:tcPr>
            <w:tcW w:w="625" w:type="dxa"/>
            <w:shd w:val="clear" w:color="auto" w:fill="auto"/>
            <w:vAlign w:val="center"/>
          </w:tcPr>
          <w:p w14:paraId="74729F0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3435</w:t>
            </w:r>
          </w:p>
        </w:tc>
        <w:tc>
          <w:tcPr>
            <w:tcW w:w="458" w:type="dxa"/>
            <w:shd w:val="clear" w:color="auto" w:fill="auto"/>
            <w:vAlign w:val="center"/>
          </w:tcPr>
          <w:p w14:paraId="6C4B78F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1.90</w:t>
            </w:r>
          </w:p>
        </w:tc>
      </w:tr>
      <w:tr w:rsidR="005640A5" w:rsidRPr="00231E49" w14:paraId="561713C8" w14:textId="77777777" w:rsidTr="00B77F29">
        <w:trPr>
          <w:gridAfter w:val="1"/>
          <w:wAfter w:w="12" w:type="dxa"/>
          <w:trHeight w:val="262"/>
          <w:jc w:val="center"/>
        </w:trPr>
        <w:tc>
          <w:tcPr>
            <w:tcW w:w="661" w:type="dxa"/>
            <w:shd w:val="clear" w:color="auto" w:fill="auto"/>
            <w:vAlign w:val="center"/>
          </w:tcPr>
          <w:p w14:paraId="3DBB8F6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80×10</w:t>
            </w:r>
          </w:p>
        </w:tc>
        <w:tc>
          <w:tcPr>
            <w:tcW w:w="620" w:type="dxa"/>
            <w:shd w:val="clear" w:color="auto" w:fill="auto"/>
            <w:vAlign w:val="center"/>
          </w:tcPr>
          <w:p w14:paraId="5F790149"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4272</w:t>
            </w:r>
          </w:p>
        </w:tc>
        <w:tc>
          <w:tcPr>
            <w:tcW w:w="458" w:type="dxa"/>
            <w:shd w:val="clear" w:color="auto" w:fill="auto"/>
            <w:vAlign w:val="center"/>
          </w:tcPr>
          <w:p w14:paraId="4033476E"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0.05</w:t>
            </w:r>
          </w:p>
        </w:tc>
        <w:tc>
          <w:tcPr>
            <w:tcW w:w="620" w:type="dxa"/>
            <w:shd w:val="clear" w:color="auto" w:fill="auto"/>
            <w:vAlign w:val="center"/>
          </w:tcPr>
          <w:p w14:paraId="0A480EBF"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4286</w:t>
            </w:r>
          </w:p>
        </w:tc>
        <w:tc>
          <w:tcPr>
            <w:tcW w:w="458" w:type="dxa"/>
            <w:shd w:val="clear" w:color="auto" w:fill="auto"/>
            <w:vAlign w:val="center"/>
          </w:tcPr>
          <w:p w14:paraId="096A695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0.36</w:t>
            </w:r>
          </w:p>
        </w:tc>
        <w:tc>
          <w:tcPr>
            <w:tcW w:w="621" w:type="dxa"/>
            <w:shd w:val="clear" w:color="auto" w:fill="auto"/>
            <w:vAlign w:val="center"/>
          </w:tcPr>
          <w:p w14:paraId="5256F72E"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4280</w:t>
            </w:r>
          </w:p>
        </w:tc>
        <w:tc>
          <w:tcPr>
            <w:tcW w:w="459" w:type="dxa"/>
            <w:shd w:val="clear" w:color="auto" w:fill="auto"/>
            <w:vAlign w:val="center"/>
          </w:tcPr>
          <w:p w14:paraId="6D5586BC"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0.22</w:t>
            </w:r>
          </w:p>
        </w:tc>
        <w:tc>
          <w:tcPr>
            <w:tcW w:w="621" w:type="dxa"/>
            <w:shd w:val="clear" w:color="auto" w:fill="auto"/>
            <w:vAlign w:val="center"/>
          </w:tcPr>
          <w:p w14:paraId="051ED12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4321</w:t>
            </w:r>
          </w:p>
        </w:tc>
        <w:tc>
          <w:tcPr>
            <w:tcW w:w="459" w:type="dxa"/>
            <w:shd w:val="clear" w:color="auto" w:fill="auto"/>
            <w:vAlign w:val="center"/>
          </w:tcPr>
          <w:p w14:paraId="0A49E27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1.17</w:t>
            </w:r>
          </w:p>
        </w:tc>
        <w:tc>
          <w:tcPr>
            <w:tcW w:w="621" w:type="dxa"/>
            <w:shd w:val="clear" w:color="auto" w:fill="auto"/>
            <w:vAlign w:val="center"/>
          </w:tcPr>
          <w:p w14:paraId="4F82A6C8"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4283</w:t>
            </w:r>
          </w:p>
        </w:tc>
        <w:tc>
          <w:tcPr>
            <w:tcW w:w="459" w:type="dxa"/>
            <w:shd w:val="clear" w:color="auto" w:fill="auto"/>
            <w:vAlign w:val="center"/>
          </w:tcPr>
          <w:p w14:paraId="62452A8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0.30</w:t>
            </w:r>
          </w:p>
        </w:tc>
        <w:tc>
          <w:tcPr>
            <w:tcW w:w="536" w:type="dxa"/>
            <w:shd w:val="clear" w:color="auto" w:fill="auto"/>
            <w:vAlign w:val="center"/>
          </w:tcPr>
          <w:p w14:paraId="127DA87B"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4332</w:t>
            </w:r>
          </w:p>
        </w:tc>
        <w:tc>
          <w:tcPr>
            <w:tcW w:w="463" w:type="dxa"/>
            <w:shd w:val="clear" w:color="auto" w:fill="auto"/>
            <w:vAlign w:val="center"/>
          </w:tcPr>
          <w:p w14:paraId="79B540E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1.39</w:t>
            </w:r>
          </w:p>
        </w:tc>
        <w:tc>
          <w:tcPr>
            <w:tcW w:w="625" w:type="dxa"/>
            <w:shd w:val="clear" w:color="auto" w:fill="auto"/>
            <w:vAlign w:val="center"/>
          </w:tcPr>
          <w:p w14:paraId="39891141" w14:textId="77777777" w:rsidR="005640A5" w:rsidRPr="005640A5" w:rsidRDefault="005640A5" w:rsidP="00B77F29">
            <w:pPr>
              <w:snapToGrid w:val="0"/>
              <w:spacing w:line="240" w:lineRule="auto"/>
              <w:jc w:val="center"/>
              <w:rPr>
                <w:b/>
                <w:bCs/>
                <w:sz w:val="20"/>
                <w:szCs w:val="20"/>
                <w:lang w:bidi="en-US"/>
              </w:rPr>
            </w:pPr>
            <w:r w:rsidRPr="005640A5">
              <w:rPr>
                <w:sz w:val="20"/>
                <w:szCs w:val="20"/>
                <w:lang w:bidi="en-US"/>
              </w:rPr>
              <w:t>4353</w:t>
            </w:r>
          </w:p>
        </w:tc>
        <w:tc>
          <w:tcPr>
            <w:tcW w:w="458" w:type="dxa"/>
            <w:shd w:val="clear" w:color="auto" w:fill="auto"/>
            <w:vAlign w:val="center"/>
          </w:tcPr>
          <w:p w14:paraId="5A67AAF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1.89</w:t>
            </w:r>
          </w:p>
        </w:tc>
      </w:tr>
      <w:tr w:rsidR="005640A5" w:rsidRPr="00231E49" w14:paraId="022210E1" w14:textId="77777777" w:rsidTr="00B77F29">
        <w:trPr>
          <w:gridAfter w:val="1"/>
          <w:wAfter w:w="12" w:type="dxa"/>
          <w:trHeight w:val="262"/>
          <w:jc w:val="center"/>
        </w:trPr>
        <w:tc>
          <w:tcPr>
            <w:tcW w:w="661" w:type="dxa"/>
            <w:shd w:val="clear" w:color="auto" w:fill="auto"/>
            <w:vAlign w:val="center"/>
          </w:tcPr>
          <w:p w14:paraId="4E5ECD2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100×5</w:t>
            </w:r>
          </w:p>
        </w:tc>
        <w:tc>
          <w:tcPr>
            <w:tcW w:w="620" w:type="dxa"/>
            <w:shd w:val="clear" w:color="auto" w:fill="auto"/>
            <w:vAlign w:val="center"/>
          </w:tcPr>
          <w:p w14:paraId="25F02CED"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3904</w:t>
            </w:r>
          </w:p>
        </w:tc>
        <w:tc>
          <w:tcPr>
            <w:tcW w:w="458" w:type="dxa"/>
            <w:shd w:val="clear" w:color="auto" w:fill="auto"/>
            <w:vAlign w:val="center"/>
          </w:tcPr>
          <w:p w14:paraId="09F853F2"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0.08</w:t>
            </w:r>
          </w:p>
        </w:tc>
        <w:tc>
          <w:tcPr>
            <w:tcW w:w="620" w:type="dxa"/>
            <w:shd w:val="clear" w:color="auto" w:fill="auto"/>
            <w:vAlign w:val="center"/>
          </w:tcPr>
          <w:p w14:paraId="16B9283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3917</w:t>
            </w:r>
          </w:p>
        </w:tc>
        <w:tc>
          <w:tcPr>
            <w:tcW w:w="458" w:type="dxa"/>
            <w:shd w:val="clear" w:color="auto" w:fill="auto"/>
            <w:vAlign w:val="center"/>
          </w:tcPr>
          <w:p w14:paraId="5848430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0.88</w:t>
            </w:r>
          </w:p>
        </w:tc>
        <w:tc>
          <w:tcPr>
            <w:tcW w:w="621" w:type="dxa"/>
            <w:shd w:val="clear" w:color="auto" w:fill="auto"/>
            <w:vAlign w:val="center"/>
          </w:tcPr>
          <w:p w14:paraId="67416D1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3911</w:t>
            </w:r>
          </w:p>
        </w:tc>
        <w:tc>
          <w:tcPr>
            <w:tcW w:w="459" w:type="dxa"/>
            <w:shd w:val="clear" w:color="auto" w:fill="auto"/>
            <w:vAlign w:val="center"/>
          </w:tcPr>
          <w:p w14:paraId="5401FE1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0.50</w:t>
            </w:r>
          </w:p>
        </w:tc>
        <w:tc>
          <w:tcPr>
            <w:tcW w:w="621" w:type="dxa"/>
            <w:shd w:val="clear" w:color="auto" w:fill="auto"/>
            <w:vAlign w:val="center"/>
          </w:tcPr>
          <w:p w14:paraId="6B7E8FA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3925</w:t>
            </w:r>
          </w:p>
        </w:tc>
        <w:tc>
          <w:tcPr>
            <w:tcW w:w="459" w:type="dxa"/>
            <w:shd w:val="clear" w:color="auto" w:fill="auto"/>
            <w:vAlign w:val="center"/>
          </w:tcPr>
          <w:p w14:paraId="715AC45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1.20</w:t>
            </w:r>
          </w:p>
        </w:tc>
        <w:tc>
          <w:tcPr>
            <w:tcW w:w="621" w:type="dxa"/>
            <w:shd w:val="clear" w:color="auto" w:fill="auto"/>
            <w:vAlign w:val="center"/>
          </w:tcPr>
          <w:p w14:paraId="422A945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3913</w:t>
            </w:r>
          </w:p>
        </w:tc>
        <w:tc>
          <w:tcPr>
            <w:tcW w:w="459" w:type="dxa"/>
            <w:shd w:val="clear" w:color="auto" w:fill="auto"/>
            <w:vAlign w:val="center"/>
          </w:tcPr>
          <w:p w14:paraId="7688E47A"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0.58</w:t>
            </w:r>
          </w:p>
        </w:tc>
        <w:tc>
          <w:tcPr>
            <w:tcW w:w="536" w:type="dxa"/>
            <w:shd w:val="clear" w:color="auto" w:fill="auto"/>
            <w:vAlign w:val="center"/>
          </w:tcPr>
          <w:p w14:paraId="7CB22297"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3932</w:t>
            </w:r>
          </w:p>
        </w:tc>
        <w:tc>
          <w:tcPr>
            <w:tcW w:w="463" w:type="dxa"/>
            <w:shd w:val="clear" w:color="auto" w:fill="auto"/>
            <w:vAlign w:val="center"/>
          </w:tcPr>
          <w:p w14:paraId="58E5E7E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1.67</w:t>
            </w:r>
          </w:p>
        </w:tc>
        <w:tc>
          <w:tcPr>
            <w:tcW w:w="625" w:type="dxa"/>
            <w:shd w:val="clear" w:color="auto" w:fill="auto"/>
            <w:vAlign w:val="center"/>
          </w:tcPr>
          <w:p w14:paraId="06FD614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3934</w:t>
            </w:r>
          </w:p>
        </w:tc>
        <w:tc>
          <w:tcPr>
            <w:tcW w:w="458" w:type="dxa"/>
            <w:shd w:val="clear" w:color="auto" w:fill="auto"/>
            <w:vAlign w:val="center"/>
          </w:tcPr>
          <w:p w14:paraId="418ABA83"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1.69</w:t>
            </w:r>
          </w:p>
        </w:tc>
      </w:tr>
      <w:tr w:rsidR="005640A5" w:rsidRPr="00231E49" w14:paraId="779CC336" w14:textId="77777777" w:rsidTr="00B77F29">
        <w:trPr>
          <w:gridAfter w:val="1"/>
          <w:wAfter w:w="12" w:type="dxa"/>
          <w:trHeight w:val="262"/>
          <w:jc w:val="center"/>
        </w:trPr>
        <w:tc>
          <w:tcPr>
            <w:tcW w:w="661" w:type="dxa"/>
            <w:shd w:val="clear" w:color="auto" w:fill="auto"/>
            <w:vAlign w:val="center"/>
          </w:tcPr>
          <w:p w14:paraId="6FEE40A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100×10</w:t>
            </w:r>
          </w:p>
        </w:tc>
        <w:tc>
          <w:tcPr>
            <w:tcW w:w="620" w:type="dxa"/>
            <w:shd w:val="clear" w:color="auto" w:fill="auto"/>
            <w:vAlign w:val="center"/>
          </w:tcPr>
          <w:p w14:paraId="22345537"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5490</w:t>
            </w:r>
          </w:p>
        </w:tc>
        <w:tc>
          <w:tcPr>
            <w:tcW w:w="458" w:type="dxa"/>
            <w:shd w:val="clear" w:color="auto" w:fill="auto"/>
            <w:vAlign w:val="center"/>
          </w:tcPr>
          <w:p w14:paraId="4CB5EF14"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0.15</w:t>
            </w:r>
          </w:p>
        </w:tc>
        <w:tc>
          <w:tcPr>
            <w:tcW w:w="620" w:type="dxa"/>
            <w:shd w:val="clear" w:color="auto" w:fill="auto"/>
            <w:vAlign w:val="center"/>
          </w:tcPr>
          <w:p w14:paraId="7AA1B2C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5526</w:t>
            </w:r>
          </w:p>
        </w:tc>
        <w:tc>
          <w:tcPr>
            <w:tcW w:w="458" w:type="dxa"/>
            <w:shd w:val="clear" w:color="auto" w:fill="auto"/>
            <w:vAlign w:val="center"/>
          </w:tcPr>
          <w:p w14:paraId="28542DF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0.81</w:t>
            </w:r>
          </w:p>
        </w:tc>
        <w:tc>
          <w:tcPr>
            <w:tcW w:w="621" w:type="dxa"/>
            <w:shd w:val="clear" w:color="auto" w:fill="auto"/>
            <w:vAlign w:val="center"/>
          </w:tcPr>
          <w:p w14:paraId="40746D6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5516</w:t>
            </w:r>
          </w:p>
        </w:tc>
        <w:tc>
          <w:tcPr>
            <w:tcW w:w="459" w:type="dxa"/>
            <w:shd w:val="clear" w:color="auto" w:fill="auto"/>
            <w:vAlign w:val="center"/>
          </w:tcPr>
          <w:p w14:paraId="4D96720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0.62</w:t>
            </w:r>
          </w:p>
        </w:tc>
        <w:tc>
          <w:tcPr>
            <w:tcW w:w="621" w:type="dxa"/>
            <w:shd w:val="clear" w:color="auto" w:fill="auto"/>
            <w:vAlign w:val="center"/>
          </w:tcPr>
          <w:p w14:paraId="1FA1F77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5549</w:t>
            </w:r>
          </w:p>
        </w:tc>
        <w:tc>
          <w:tcPr>
            <w:tcW w:w="459" w:type="dxa"/>
            <w:shd w:val="clear" w:color="auto" w:fill="auto"/>
            <w:vAlign w:val="center"/>
          </w:tcPr>
          <w:p w14:paraId="239FB0E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1.22</w:t>
            </w:r>
          </w:p>
        </w:tc>
        <w:tc>
          <w:tcPr>
            <w:tcW w:w="621" w:type="dxa"/>
            <w:shd w:val="clear" w:color="auto" w:fill="auto"/>
            <w:vAlign w:val="center"/>
          </w:tcPr>
          <w:p w14:paraId="40516C0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5504</w:t>
            </w:r>
          </w:p>
        </w:tc>
        <w:tc>
          <w:tcPr>
            <w:tcW w:w="459" w:type="dxa"/>
            <w:shd w:val="clear" w:color="auto" w:fill="auto"/>
            <w:vAlign w:val="center"/>
          </w:tcPr>
          <w:p w14:paraId="0EA901B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0.41</w:t>
            </w:r>
          </w:p>
        </w:tc>
        <w:tc>
          <w:tcPr>
            <w:tcW w:w="536" w:type="dxa"/>
            <w:shd w:val="clear" w:color="auto" w:fill="auto"/>
            <w:vAlign w:val="center"/>
          </w:tcPr>
          <w:p w14:paraId="04B26D92"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5667</w:t>
            </w:r>
          </w:p>
        </w:tc>
        <w:tc>
          <w:tcPr>
            <w:tcW w:w="463" w:type="dxa"/>
            <w:shd w:val="clear" w:color="auto" w:fill="auto"/>
            <w:vAlign w:val="center"/>
          </w:tcPr>
          <w:p w14:paraId="4C222918"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3.37</w:t>
            </w:r>
          </w:p>
        </w:tc>
        <w:tc>
          <w:tcPr>
            <w:tcW w:w="625" w:type="dxa"/>
            <w:shd w:val="clear" w:color="auto" w:fill="auto"/>
            <w:vAlign w:val="center"/>
          </w:tcPr>
          <w:p w14:paraId="558F5A4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5714</w:t>
            </w:r>
          </w:p>
        </w:tc>
        <w:tc>
          <w:tcPr>
            <w:tcW w:w="458" w:type="dxa"/>
            <w:shd w:val="clear" w:color="auto" w:fill="auto"/>
            <w:vAlign w:val="center"/>
          </w:tcPr>
          <w:p w14:paraId="778655F6"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4.24</w:t>
            </w:r>
          </w:p>
        </w:tc>
      </w:tr>
      <w:tr w:rsidR="005640A5" w:rsidRPr="00231E49" w14:paraId="0FBAB08B" w14:textId="77777777" w:rsidTr="00B77F29">
        <w:trPr>
          <w:gridAfter w:val="1"/>
          <w:wAfter w:w="12" w:type="dxa"/>
          <w:trHeight w:val="262"/>
          <w:jc w:val="center"/>
        </w:trPr>
        <w:tc>
          <w:tcPr>
            <w:tcW w:w="661" w:type="dxa"/>
            <w:tcBorders>
              <w:bottom w:val="single" w:sz="8" w:space="0" w:color="auto"/>
            </w:tcBorders>
            <w:shd w:val="clear" w:color="auto" w:fill="auto"/>
            <w:vAlign w:val="center"/>
          </w:tcPr>
          <w:p w14:paraId="53F9F0C4"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mean</w:t>
            </w:r>
          </w:p>
        </w:tc>
        <w:tc>
          <w:tcPr>
            <w:tcW w:w="620" w:type="dxa"/>
            <w:tcBorders>
              <w:bottom w:val="single" w:sz="8" w:space="0" w:color="auto"/>
            </w:tcBorders>
            <w:shd w:val="clear" w:color="auto" w:fill="auto"/>
            <w:vAlign w:val="center"/>
          </w:tcPr>
          <w:p w14:paraId="36967CAD"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2872.4</w:t>
            </w:r>
          </w:p>
        </w:tc>
        <w:tc>
          <w:tcPr>
            <w:tcW w:w="458" w:type="dxa"/>
            <w:tcBorders>
              <w:bottom w:val="single" w:sz="8" w:space="0" w:color="auto"/>
            </w:tcBorders>
            <w:shd w:val="clear" w:color="auto" w:fill="auto"/>
            <w:vAlign w:val="center"/>
          </w:tcPr>
          <w:p w14:paraId="4639BAC9" w14:textId="77777777" w:rsidR="005640A5" w:rsidRPr="005640A5" w:rsidRDefault="005640A5" w:rsidP="00B77F29">
            <w:pPr>
              <w:snapToGrid w:val="0"/>
              <w:spacing w:line="240" w:lineRule="auto"/>
              <w:jc w:val="center"/>
              <w:rPr>
                <w:b/>
                <w:bCs/>
                <w:sz w:val="20"/>
                <w:szCs w:val="20"/>
                <w:lang w:bidi="en-US"/>
              </w:rPr>
            </w:pPr>
            <w:r w:rsidRPr="005640A5">
              <w:rPr>
                <w:b/>
                <w:bCs/>
                <w:sz w:val="20"/>
                <w:szCs w:val="20"/>
                <w:lang w:bidi="en-US"/>
              </w:rPr>
              <w:t>0.13</w:t>
            </w:r>
          </w:p>
        </w:tc>
        <w:tc>
          <w:tcPr>
            <w:tcW w:w="620" w:type="dxa"/>
            <w:tcBorders>
              <w:bottom w:val="single" w:sz="8" w:space="0" w:color="auto"/>
            </w:tcBorders>
            <w:shd w:val="clear" w:color="auto" w:fill="auto"/>
            <w:vAlign w:val="center"/>
          </w:tcPr>
          <w:p w14:paraId="2FBF84DE"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2888.3</w:t>
            </w:r>
          </w:p>
        </w:tc>
        <w:tc>
          <w:tcPr>
            <w:tcW w:w="458" w:type="dxa"/>
            <w:tcBorders>
              <w:bottom w:val="single" w:sz="8" w:space="0" w:color="auto"/>
            </w:tcBorders>
            <w:shd w:val="clear" w:color="auto" w:fill="auto"/>
            <w:vAlign w:val="center"/>
          </w:tcPr>
          <w:p w14:paraId="6158F5F0"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0.92</w:t>
            </w:r>
          </w:p>
        </w:tc>
        <w:tc>
          <w:tcPr>
            <w:tcW w:w="621" w:type="dxa"/>
            <w:tcBorders>
              <w:bottom w:val="single" w:sz="8" w:space="0" w:color="auto"/>
            </w:tcBorders>
            <w:shd w:val="clear" w:color="auto" w:fill="auto"/>
            <w:vAlign w:val="center"/>
          </w:tcPr>
          <w:p w14:paraId="2CDFE85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2881.9</w:t>
            </w:r>
          </w:p>
        </w:tc>
        <w:tc>
          <w:tcPr>
            <w:tcW w:w="459" w:type="dxa"/>
            <w:tcBorders>
              <w:bottom w:val="single" w:sz="8" w:space="0" w:color="auto"/>
            </w:tcBorders>
            <w:shd w:val="clear" w:color="auto" w:fill="auto"/>
            <w:vAlign w:val="center"/>
          </w:tcPr>
          <w:p w14:paraId="24E1C1AD"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0.60</w:t>
            </w:r>
          </w:p>
        </w:tc>
        <w:tc>
          <w:tcPr>
            <w:tcW w:w="621" w:type="dxa"/>
            <w:tcBorders>
              <w:bottom w:val="single" w:sz="8" w:space="0" w:color="auto"/>
            </w:tcBorders>
            <w:shd w:val="clear" w:color="auto" w:fill="auto"/>
            <w:vAlign w:val="center"/>
          </w:tcPr>
          <w:p w14:paraId="03CFE2C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2908.6</w:t>
            </w:r>
          </w:p>
        </w:tc>
        <w:tc>
          <w:tcPr>
            <w:tcW w:w="459" w:type="dxa"/>
            <w:tcBorders>
              <w:bottom w:val="single" w:sz="8" w:space="0" w:color="auto"/>
            </w:tcBorders>
            <w:shd w:val="clear" w:color="auto" w:fill="auto"/>
            <w:vAlign w:val="center"/>
          </w:tcPr>
          <w:p w14:paraId="593C2A29"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1.87</w:t>
            </w:r>
          </w:p>
        </w:tc>
        <w:tc>
          <w:tcPr>
            <w:tcW w:w="621" w:type="dxa"/>
            <w:tcBorders>
              <w:bottom w:val="single" w:sz="8" w:space="0" w:color="auto"/>
            </w:tcBorders>
            <w:shd w:val="clear" w:color="auto" w:fill="auto"/>
            <w:vAlign w:val="center"/>
          </w:tcPr>
          <w:p w14:paraId="742A4B5F"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2881.4</w:t>
            </w:r>
          </w:p>
        </w:tc>
        <w:tc>
          <w:tcPr>
            <w:tcW w:w="459" w:type="dxa"/>
            <w:tcBorders>
              <w:bottom w:val="single" w:sz="8" w:space="0" w:color="auto"/>
            </w:tcBorders>
            <w:shd w:val="clear" w:color="auto" w:fill="auto"/>
            <w:vAlign w:val="center"/>
          </w:tcPr>
          <w:p w14:paraId="159A6B9B"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0.58</w:t>
            </w:r>
          </w:p>
        </w:tc>
        <w:tc>
          <w:tcPr>
            <w:tcW w:w="536" w:type="dxa"/>
            <w:tcBorders>
              <w:bottom w:val="single" w:sz="8" w:space="0" w:color="auto"/>
            </w:tcBorders>
            <w:shd w:val="clear" w:color="auto" w:fill="auto"/>
            <w:vAlign w:val="center"/>
          </w:tcPr>
          <w:p w14:paraId="601EE8F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2913</w:t>
            </w:r>
          </w:p>
        </w:tc>
        <w:tc>
          <w:tcPr>
            <w:tcW w:w="463" w:type="dxa"/>
            <w:tcBorders>
              <w:bottom w:val="single" w:sz="8" w:space="0" w:color="auto"/>
            </w:tcBorders>
            <w:shd w:val="clear" w:color="auto" w:fill="auto"/>
            <w:vAlign w:val="center"/>
          </w:tcPr>
          <w:p w14:paraId="1CDBDC11"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1.62</w:t>
            </w:r>
          </w:p>
        </w:tc>
        <w:tc>
          <w:tcPr>
            <w:tcW w:w="625" w:type="dxa"/>
            <w:tcBorders>
              <w:bottom w:val="single" w:sz="8" w:space="0" w:color="auto"/>
            </w:tcBorders>
            <w:shd w:val="clear" w:color="auto" w:fill="auto"/>
            <w:vAlign w:val="center"/>
          </w:tcPr>
          <w:p w14:paraId="39964295"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2923</w:t>
            </w:r>
          </w:p>
        </w:tc>
        <w:tc>
          <w:tcPr>
            <w:tcW w:w="458" w:type="dxa"/>
            <w:tcBorders>
              <w:bottom w:val="single" w:sz="8" w:space="0" w:color="auto"/>
            </w:tcBorders>
            <w:shd w:val="clear" w:color="auto" w:fill="auto"/>
            <w:vAlign w:val="center"/>
          </w:tcPr>
          <w:p w14:paraId="54850FC4" w14:textId="77777777" w:rsidR="005640A5" w:rsidRPr="005640A5" w:rsidRDefault="005640A5" w:rsidP="00B77F29">
            <w:pPr>
              <w:snapToGrid w:val="0"/>
              <w:spacing w:line="240" w:lineRule="auto"/>
              <w:jc w:val="center"/>
              <w:rPr>
                <w:sz w:val="20"/>
                <w:szCs w:val="20"/>
                <w:lang w:bidi="en-US"/>
              </w:rPr>
            </w:pPr>
            <w:r w:rsidRPr="005640A5">
              <w:rPr>
                <w:sz w:val="20"/>
                <w:szCs w:val="20"/>
                <w:lang w:bidi="en-US"/>
              </w:rPr>
              <w:t>1.91</w:t>
            </w:r>
          </w:p>
        </w:tc>
      </w:tr>
    </w:tbl>
    <w:p w14:paraId="08136BEA" w14:textId="77777777" w:rsidR="005640A5" w:rsidRDefault="005640A5" w:rsidP="005640A5">
      <w:pPr>
        <w:spacing w:line="288" w:lineRule="auto"/>
        <w:jc w:val="center"/>
        <w:rPr>
          <w:sz w:val="20"/>
          <w:szCs w:val="20"/>
        </w:rPr>
      </w:pPr>
      <w:r w:rsidRPr="001F0B81">
        <w:rPr>
          <w:noProof/>
          <w:lang w:val="en-CA" w:eastAsia="en-CA"/>
        </w:rPr>
        <w:drawing>
          <wp:inline distT="0" distB="0" distL="0" distR="0" wp14:anchorId="1A3EEC7F" wp14:editId="7B037583">
            <wp:extent cx="3397866" cy="1621525"/>
            <wp:effectExtent l="0" t="0" r="0" b="0"/>
            <wp:docPr id="2119444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838" t="14148" r="16994" b="13830"/>
                    <a:stretch/>
                  </pic:blipFill>
                  <pic:spPr bwMode="auto">
                    <a:xfrm>
                      <a:off x="0" y="0"/>
                      <a:ext cx="3421819" cy="1632956"/>
                    </a:xfrm>
                    <a:prstGeom prst="rect">
                      <a:avLst/>
                    </a:prstGeom>
                    <a:noFill/>
                    <a:ln>
                      <a:noFill/>
                    </a:ln>
                    <a:extLst>
                      <a:ext uri="{53640926-AAD7-44D8-BBD7-CCE9431645EC}">
                        <a14:shadowObscured xmlns:a14="http://schemas.microsoft.com/office/drawing/2010/main"/>
                      </a:ext>
                    </a:extLst>
                  </pic:spPr>
                </pic:pic>
              </a:graphicData>
            </a:graphic>
          </wp:inline>
        </w:drawing>
      </w:r>
    </w:p>
    <w:p w14:paraId="6C1F91F3" w14:textId="77777777" w:rsidR="005640A5" w:rsidRPr="00E26701" w:rsidRDefault="005640A5" w:rsidP="00E26701">
      <w:pPr>
        <w:spacing w:line="460" w:lineRule="exact"/>
        <w:jc w:val="center"/>
        <w:rPr>
          <w:rFonts w:eastAsia="楷体"/>
          <w:szCs w:val="21"/>
        </w:rPr>
      </w:pPr>
      <w:r w:rsidRPr="00E26701">
        <w:rPr>
          <w:rFonts w:eastAsia="楷体"/>
          <w:szCs w:val="21"/>
        </w:rPr>
        <w:t>图</w:t>
      </w:r>
      <w:r w:rsidRPr="00E26701">
        <w:rPr>
          <w:rFonts w:eastAsia="楷体"/>
          <w:szCs w:val="21"/>
        </w:rPr>
        <w:t xml:space="preserve">2-7 </w:t>
      </w:r>
      <w:r w:rsidRPr="00E26701">
        <w:rPr>
          <w:rFonts w:eastAsia="楷体"/>
          <w:szCs w:val="21"/>
        </w:rPr>
        <w:t>对比算法的置信区间</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7"/>
        <w:gridCol w:w="3777"/>
      </w:tblGrid>
      <w:tr w:rsidR="005640A5" w:rsidRPr="00E26701" w14:paraId="35F6FD93" w14:textId="77777777" w:rsidTr="00B77F29">
        <w:trPr>
          <w:jc w:val="center"/>
        </w:trPr>
        <w:tc>
          <w:tcPr>
            <w:tcW w:w="0" w:type="auto"/>
            <w:shd w:val="clear" w:color="auto" w:fill="auto"/>
            <w:vAlign w:val="center"/>
          </w:tcPr>
          <w:p w14:paraId="122EFBFC" w14:textId="77777777" w:rsidR="005640A5" w:rsidRPr="00E26701" w:rsidRDefault="005640A5" w:rsidP="00B77F29">
            <w:pPr>
              <w:spacing w:line="288" w:lineRule="auto"/>
              <w:rPr>
                <w:rFonts w:eastAsia="楷体"/>
                <w:szCs w:val="21"/>
                <w:lang w:bidi="en-US"/>
              </w:rPr>
            </w:pPr>
            <w:r w:rsidRPr="00E26701">
              <w:rPr>
                <w:rFonts w:eastAsia="楷体"/>
                <w:noProof/>
                <w:szCs w:val="21"/>
                <w:lang w:val="en-CA"/>
              </w:rPr>
              <w:lastRenderedPageBreak/>
              <w:drawing>
                <wp:inline distT="0" distB="0" distL="0" distR="0" wp14:anchorId="4EC01754" wp14:editId="3A4BCB5B">
                  <wp:extent cx="2261235" cy="1694039"/>
                  <wp:effectExtent l="0" t="0" r="0" b="0"/>
                  <wp:docPr id="211251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2534" cy="1709996"/>
                          </a:xfrm>
                          <a:prstGeom prst="rect">
                            <a:avLst/>
                          </a:prstGeom>
                          <a:noFill/>
                          <a:ln>
                            <a:noFill/>
                          </a:ln>
                        </pic:spPr>
                      </pic:pic>
                    </a:graphicData>
                  </a:graphic>
                </wp:inline>
              </w:drawing>
            </w:r>
          </w:p>
        </w:tc>
        <w:tc>
          <w:tcPr>
            <w:tcW w:w="0" w:type="auto"/>
            <w:shd w:val="clear" w:color="auto" w:fill="auto"/>
            <w:vAlign w:val="center"/>
          </w:tcPr>
          <w:p w14:paraId="2F85AAD2" w14:textId="77777777" w:rsidR="005640A5" w:rsidRPr="00E26701" w:rsidRDefault="005640A5" w:rsidP="00B77F29">
            <w:pPr>
              <w:spacing w:line="288" w:lineRule="auto"/>
              <w:rPr>
                <w:rFonts w:eastAsia="楷体"/>
                <w:szCs w:val="21"/>
                <w:lang w:bidi="en-US"/>
              </w:rPr>
            </w:pPr>
            <w:r w:rsidRPr="00E26701">
              <w:rPr>
                <w:rFonts w:eastAsia="楷体"/>
                <w:noProof/>
                <w:szCs w:val="21"/>
                <w:lang w:val="en-CA"/>
              </w:rPr>
              <w:drawing>
                <wp:inline distT="0" distB="0" distL="0" distR="0" wp14:anchorId="08C533BC" wp14:editId="105E6654">
                  <wp:extent cx="2261235" cy="1694039"/>
                  <wp:effectExtent l="0" t="0" r="0" b="0"/>
                  <wp:docPr id="1898671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80363" cy="1708369"/>
                          </a:xfrm>
                          <a:prstGeom prst="rect">
                            <a:avLst/>
                          </a:prstGeom>
                          <a:noFill/>
                          <a:ln>
                            <a:noFill/>
                          </a:ln>
                        </pic:spPr>
                      </pic:pic>
                    </a:graphicData>
                  </a:graphic>
                </wp:inline>
              </w:drawing>
            </w:r>
          </w:p>
        </w:tc>
      </w:tr>
      <w:tr w:rsidR="005640A5" w:rsidRPr="00E26701" w14:paraId="2E331B37" w14:textId="77777777" w:rsidTr="00B77F29">
        <w:trPr>
          <w:jc w:val="center"/>
        </w:trPr>
        <w:tc>
          <w:tcPr>
            <w:tcW w:w="0" w:type="auto"/>
            <w:shd w:val="clear" w:color="auto" w:fill="auto"/>
            <w:vAlign w:val="center"/>
          </w:tcPr>
          <w:p w14:paraId="5F6ACE96" w14:textId="77777777" w:rsidR="005640A5" w:rsidRPr="00E26701" w:rsidRDefault="005640A5" w:rsidP="00E26701">
            <w:pPr>
              <w:spacing w:line="460" w:lineRule="exact"/>
              <w:ind w:firstLineChars="600" w:firstLine="1260"/>
              <w:rPr>
                <w:rFonts w:eastAsia="楷体"/>
                <w:szCs w:val="21"/>
                <w:lang w:bidi="en-US"/>
              </w:rPr>
            </w:pPr>
            <w:r w:rsidRPr="00E26701">
              <w:rPr>
                <w:rFonts w:eastAsia="楷体"/>
                <w:szCs w:val="21"/>
                <w:lang w:bidi="en-US"/>
              </w:rPr>
              <w:t>(a) 20×10</w:t>
            </w:r>
          </w:p>
        </w:tc>
        <w:tc>
          <w:tcPr>
            <w:tcW w:w="0" w:type="auto"/>
            <w:shd w:val="clear" w:color="auto" w:fill="auto"/>
            <w:vAlign w:val="center"/>
          </w:tcPr>
          <w:p w14:paraId="1F8436B2" w14:textId="77777777" w:rsidR="005640A5" w:rsidRPr="00E26701" w:rsidRDefault="005640A5" w:rsidP="00E26701">
            <w:pPr>
              <w:spacing w:line="460" w:lineRule="exact"/>
              <w:ind w:firstLineChars="600" w:firstLine="1260"/>
              <w:rPr>
                <w:rFonts w:eastAsia="楷体"/>
                <w:szCs w:val="21"/>
                <w:lang w:bidi="en-US"/>
              </w:rPr>
            </w:pPr>
            <w:r w:rsidRPr="00E26701">
              <w:rPr>
                <w:rFonts w:eastAsia="楷体"/>
                <w:szCs w:val="21"/>
                <w:lang w:bidi="en-US"/>
              </w:rPr>
              <w:t>(b) 60×10</w:t>
            </w:r>
          </w:p>
        </w:tc>
      </w:tr>
      <w:tr w:rsidR="005640A5" w:rsidRPr="00E26701" w14:paraId="3B0DE10D" w14:textId="77777777" w:rsidTr="00B77F29">
        <w:trPr>
          <w:jc w:val="center"/>
        </w:trPr>
        <w:tc>
          <w:tcPr>
            <w:tcW w:w="0" w:type="auto"/>
            <w:shd w:val="clear" w:color="auto" w:fill="auto"/>
            <w:vAlign w:val="center"/>
          </w:tcPr>
          <w:p w14:paraId="79A7CA91" w14:textId="77777777" w:rsidR="005640A5" w:rsidRPr="00E26701" w:rsidRDefault="005640A5" w:rsidP="00B77F29">
            <w:pPr>
              <w:spacing w:line="288" w:lineRule="auto"/>
              <w:rPr>
                <w:rFonts w:eastAsia="楷体"/>
                <w:szCs w:val="21"/>
                <w:lang w:bidi="en-US"/>
              </w:rPr>
            </w:pPr>
            <w:r w:rsidRPr="00E26701">
              <w:rPr>
                <w:rFonts w:eastAsia="楷体"/>
                <w:noProof/>
                <w:szCs w:val="21"/>
                <w:lang w:val="en-CA"/>
              </w:rPr>
              <w:drawing>
                <wp:inline distT="0" distB="0" distL="0" distR="0" wp14:anchorId="10884C61" wp14:editId="57E6F0FD">
                  <wp:extent cx="2261235" cy="1694038"/>
                  <wp:effectExtent l="0" t="0" r="0" b="0"/>
                  <wp:docPr id="1786835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9251" cy="1707535"/>
                          </a:xfrm>
                          <a:prstGeom prst="rect">
                            <a:avLst/>
                          </a:prstGeom>
                          <a:noFill/>
                          <a:ln>
                            <a:noFill/>
                          </a:ln>
                        </pic:spPr>
                      </pic:pic>
                    </a:graphicData>
                  </a:graphic>
                </wp:inline>
              </w:drawing>
            </w:r>
          </w:p>
        </w:tc>
        <w:tc>
          <w:tcPr>
            <w:tcW w:w="0" w:type="auto"/>
            <w:shd w:val="clear" w:color="auto" w:fill="auto"/>
            <w:vAlign w:val="center"/>
          </w:tcPr>
          <w:p w14:paraId="351328B8" w14:textId="77777777" w:rsidR="005640A5" w:rsidRPr="00E26701" w:rsidRDefault="005640A5" w:rsidP="00B77F29">
            <w:pPr>
              <w:spacing w:line="288" w:lineRule="auto"/>
              <w:rPr>
                <w:rFonts w:eastAsia="楷体"/>
                <w:szCs w:val="21"/>
                <w:lang w:bidi="en-US"/>
              </w:rPr>
            </w:pPr>
            <w:r w:rsidRPr="00E26701">
              <w:rPr>
                <w:rFonts w:eastAsia="楷体"/>
                <w:noProof/>
                <w:szCs w:val="21"/>
                <w:lang w:val="en-CA"/>
              </w:rPr>
              <w:drawing>
                <wp:inline distT="0" distB="0" distL="0" distR="0" wp14:anchorId="51B80C40" wp14:editId="1CBAD422">
                  <wp:extent cx="2261235" cy="1694039"/>
                  <wp:effectExtent l="0" t="0" r="0" b="0"/>
                  <wp:docPr id="16653819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74729" cy="1704148"/>
                          </a:xfrm>
                          <a:prstGeom prst="rect">
                            <a:avLst/>
                          </a:prstGeom>
                          <a:noFill/>
                          <a:ln>
                            <a:noFill/>
                          </a:ln>
                        </pic:spPr>
                      </pic:pic>
                    </a:graphicData>
                  </a:graphic>
                </wp:inline>
              </w:drawing>
            </w:r>
          </w:p>
        </w:tc>
      </w:tr>
      <w:tr w:rsidR="005640A5" w:rsidRPr="00E26701" w14:paraId="64BEA5E4" w14:textId="77777777" w:rsidTr="00B77F29">
        <w:trPr>
          <w:jc w:val="center"/>
        </w:trPr>
        <w:tc>
          <w:tcPr>
            <w:tcW w:w="0" w:type="auto"/>
            <w:shd w:val="clear" w:color="auto" w:fill="auto"/>
            <w:vAlign w:val="center"/>
          </w:tcPr>
          <w:p w14:paraId="1E7F9122" w14:textId="77777777" w:rsidR="005640A5" w:rsidRPr="00E26701" w:rsidRDefault="005640A5" w:rsidP="00E26701">
            <w:pPr>
              <w:spacing w:line="460" w:lineRule="exact"/>
              <w:ind w:firstLineChars="700" w:firstLine="1470"/>
              <w:rPr>
                <w:rFonts w:eastAsia="楷体"/>
                <w:szCs w:val="21"/>
                <w:lang w:bidi="en-US"/>
              </w:rPr>
            </w:pPr>
            <w:r w:rsidRPr="00E26701">
              <w:rPr>
                <w:rFonts w:eastAsia="楷体"/>
                <w:szCs w:val="21"/>
                <w:lang w:bidi="en-US"/>
              </w:rPr>
              <w:t>(c) 80×5</w:t>
            </w:r>
          </w:p>
        </w:tc>
        <w:tc>
          <w:tcPr>
            <w:tcW w:w="0" w:type="auto"/>
            <w:shd w:val="clear" w:color="auto" w:fill="auto"/>
            <w:vAlign w:val="center"/>
          </w:tcPr>
          <w:p w14:paraId="1EEF7DED" w14:textId="77777777" w:rsidR="005640A5" w:rsidRPr="00E26701" w:rsidRDefault="005640A5" w:rsidP="00E26701">
            <w:pPr>
              <w:spacing w:line="460" w:lineRule="exact"/>
              <w:ind w:firstLineChars="700" w:firstLine="1470"/>
              <w:rPr>
                <w:rFonts w:eastAsia="楷体"/>
                <w:szCs w:val="21"/>
                <w:lang w:bidi="en-US"/>
              </w:rPr>
            </w:pPr>
            <w:r w:rsidRPr="00E26701">
              <w:rPr>
                <w:rFonts w:eastAsia="楷体"/>
                <w:szCs w:val="21"/>
                <w:lang w:bidi="en-US"/>
              </w:rPr>
              <w:t>(d) 100×5</w:t>
            </w:r>
          </w:p>
        </w:tc>
      </w:tr>
    </w:tbl>
    <w:p w14:paraId="6E418587" w14:textId="5973AA5C" w:rsidR="005640A5" w:rsidRPr="005E059F" w:rsidRDefault="005640A5" w:rsidP="005E059F">
      <w:pPr>
        <w:adjustRightInd w:val="0"/>
        <w:spacing w:line="460" w:lineRule="exact"/>
        <w:jc w:val="center"/>
        <w:textAlignment w:val="baseline"/>
        <w:rPr>
          <w:rFonts w:eastAsia="楷体"/>
          <w:szCs w:val="21"/>
          <w:lang w:bidi="en-US"/>
        </w:rPr>
      </w:pPr>
      <w:r w:rsidRPr="00E26701">
        <w:rPr>
          <w:rFonts w:eastAsia="楷体"/>
          <w:szCs w:val="21"/>
          <w:lang w:bidi="en-US"/>
        </w:rPr>
        <w:t>图</w:t>
      </w:r>
      <w:r w:rsidRPr="00E26701">
        <w:rPr>
          <w:rFonts w:eastAsia="楷体"/>
          <w:szCs w:val="21"/>
          <w:lang w:bidi="en-US"/>
        </w:rPr>
        <w:t xml:space="preserve">2-8 </w:t>
      </w:r>
      <w:r w:rsidRPr="00E26701">
        <w:rPr>
          <w:rFonts w:eastAsia="楷体"/>
          <w:szCs w:val="21"/>
          <w:lang w:bidi="en-US"/>
        </w:rPr>
        <w:t>对比算法的箱线图</w:t>
      </w:r>
    </w:p>
    <w:p w14:paraId="62AC74DE" w14:textId="77777777" w:rsidR="005640A5" w:rsidRPr="00C57D48" w:rsidRDefault="005640A5" w:rsidP="00C57D48">
      <w:pPr>
        <w:pStyle w:val="3"/>
        <w:spacing w:before="120" w:after="120" w:line="460" w:lineRule="exact"/>
        <w:rPr>
          <w:sz w:val="24"/>
          <w:szCs w:val="24"/>
        </w:rPr>
      </w:pPr>
      <w:r w:rsidRPr="00C57D48">
        <w:rPr>
          <w:sz w:val="24"/>
          <w:szCs w:val="24"/>
        </w:rPr>
        <w:t xml:space="preserve">2.4.6 </w:t>
      </w:r>
      <w:r w:rsidRPr="00C57D48">
        <w:rPr>
          <w:rFonts w:hint="eastAsia"/>
          <w:sz w:val="24"/>
          <w:szCs w:val="24"/>
        </w:rPr>
        <w:t>算法的收敛性测试</w:t>
      </w:r>
    </w:p>
    <w:p w14:paraId="32777267" w14:textId="6C885B86" w:rsidR="004819C6" w:rsidRPr="00C57D48" w:rsidRDefault="005640A5" w:rsidP="004819C6">
      <w:pPr>
        <w:spacing w:line="460" w:lineRule="exact"/>
        <w:ind w:firstLineChars="200" w:firstLine="480"/>
        <w:rPr>
          <w:sz w:val="24"/>
        </w:rPr>
      </w:pPr>
      <w:r w:rsidRPr="00C57D48">
        <w:rPr>
          <w:rFonts w:hint="eastAsia"/>
          <w:sz w:val="24"/>
        </w:rPr>
        <w:t>本小节分析所提算法的收敛特性，</w:t>
      </w:r>
      <w:r w:rsidRPr="00C57D48">
        <w:rPr>
          <w:sz w:val="24"/>
        </w:rPr>
        <w:t>随机选择</w:t>
      </w:r>
      <w:r w:rsidR="004819C6">
        <w:rPr>
          <w:rFonts w:hint="eastAsia"/>
          <w:sz w:val="24"/>
        </w:rPr>
        <w:t>了</w:t>
      </w:r>
      <w:r w:rsidRPr="00C57D48">
        <w:rPr>
          <w:sz w:val="24"/>
        </w:rPr>
        <w:t>40×5</w:t>
      </w:r>
      <w:r w:rsidRPr="00C57D48">
        <w:rPr>
          <w:sz w:val="24"/>
        </w:rPr>
        <w:t>、</w:t>
      </w:r>
      <w:r w:rsidRPr="00C57D48">
        <w:rPr>
          <w:sz w:val="24"/>
        </w:rPr>
        <w:t>60×10</w:t>
      </w:r>
      <w:r w:rsidRPr="00C57D48">
        <w:rPr>
          <w:sz w:val="24"/>
        </w:rPr>
        <w:t>、</w:t>
      </w:r>
      <w:r w:rsidRPr="00C57D48">
        <w:rPr>
          <w:sz w:val="24"/>
        </w:rPr>
        <w:t>80×5</w:t>
      </w:r>
      <w:r w:rsidRPr="00C57D48">
        <w:rPr>
          <w:sz w:val="24"/>
        </w:rPr>
        <w:t>和</w:t>
      </w:r>
      <w:r w:rsidRPr="00C57D48">
        <w:rPr>
          <w:sz w:val="24"/>
        </w:rPr>
        <w:t>100×10</w:t>
      </w:r>
      <w:proofErr w:type="gramStart"/>
      <w:r w:rsidRPr="00C57D48">
        <w:rPr>
          <w:sz w:val="24"/>
        </w:rPr>
        <w:t>四个</w:t>
      </w:r>
      <w:proofErr w:type="gramEnd"/>
      <w:r w:rsidRPr="00C57D48">
        <w:rPr>
          <w:sz w:val="24"/>
        </w:rPr>
        <w:t>测试实例</w:t>
      </w:r>
      <w:r w:rsidRPr="00C57D48">
        <w:rPr>
          <w:rFonts w:hint="eastAsia"/>
          <w:sz w:val="24"/>
        </w:rPr>
        <w:t>，用于</w:t>
      </w:r>
      <w:r w:rsidRPr="00C57D48">
        <w:rPr>
          <w:sz w:val="24"/>
        </w:rPr>
        <w:t>绘制进化曲线。图</w:t>
      </w:r>
      <w:r w:rsidRPr="00C57D48">
        <w:rPr>
          <w:sz w:val="24"/>
        </w:rPr>
        <w:t>2-9</w:t>
      </w:r>
      <w:r w:rsidRPr="00C57D48">
        <w:rPr>
          <w:sz w:val="24"/>
        </w:rPr>
        <w:t>中，</w:t>
      </w:r>
      <w:r w:rsidRPr="00C57D48">
        <w:rPr>
          <w:sz w:val="24"/>
        </w:rPr>
        <w:t>Y</w:t>
      </w:r>
      <w:r w:rsidRPr="00C57D48">
        <w:rPr>
          <w:sz w:val="24"/>
        </w:rPr>
        <w:t>轴为算法在进化过程中产生的</w:t>
      </w:r>
      <w:r w:rsidR="0076560A">
        <w:rPr>
          <w:rFonts w:hint="eastAsia"/>
          <w:sz w:val="24"/>
        </w:rPr>
        <w:t>完成时间</w:t>
      </w:r>
      <w:r w:rsidRPr="00C57D48">
        <w:rPr>
          <w:sz w:val="24"/>
        </w:rPr>
        <w:t>，</w:t>
      </w:r>
      <w:r w:rsidRPr="00C57D48">
        <w:rPr>
          <w:sz w:val="24"/>
        </w:rPr>
        <w:t>X</w:t>
      </w:r>
      <w:r w:rsidRPr="00C57D48">
        <w:rPr>
          <w:sz w:val="24"/>
        </w:rPr>
        <w:t>轴为算法的运行时间。从</w:t>
      </w:r>
      <w:r w:rsidR="004819C6">
        <w:rPr>
          <w:rFonts w:hint="eastAsia"/>
          <w:sz w:val="24"/>
        </w:rPr>
        <w:t>图中</w:t>
      </w:r>
      <w:r w:rsidRPr="00C57D48">
        <w:rPr>
          <w:sz w:val="24"/>
        </w:rPr>
        <w:t>可以明显看出，</w:t>
      </w:r>
      <w:r w:rsidRPr="00C57D48">
        <w:rPr>
          <w:sz w:val="24"/>
        </w:rPr>
        <w:t>VIG</w:t>
      </w:r>
      <w:r w:rsidRPr="00C57D48">
        <w:rPr>
          <w:sz w:val="24"/>
        </w:rPr>
        <w:t>具有最低的收敛曲线，在七种算法中</w:t>
      </w:r>
      <w:r w:rsidR="004819C6">
        <w:rPr>
          <w:rFonts w:hint="eastAsia"/>
          <w:sz w:val="24"/>
        </w:rPr>
        <w:t>表现</w:t>
      </w:r>
      <w:r w:rsidRPr="00C57D48">
        <w:rPr>
          <w:sz w:val="24"/>
        </w:rPr>
        <w:t>最迅速的。</w:t>
      </w:r>
      <w:r w:rsidRPr="00C57D48">
        <w:rPr>
          <w:sz w:val="24"/>
        </w:rPr>
        <w:t>VIG</w:t>
      </w:r>
      <w:r w:rsidRPr="00C57D48">
        <w:rPr>
          <w:rFonts w:hint="eastAsia"/>
          <w:sz w:val="24"/>
        </w:rPr>
        <w:t>利</w:t>
      </w:r>
      <w:r w:rsidRPr="00C57D48">
        <w:rPr>
          <w:sz w:val="24"/>
        </w:rPr>
        <w:t>用混合解码策略来获得不同的</w:t>
      </w:r>
      <w:r w:rsidRPr="00C57D48">
        <w:rPr>
          <w:sz w:val="24"/>
        </w:rPr>
        <w:t>makespan</w:t>
      </w:r>
      <w:r w:rsidRPr="00C57D48">
        <w:rPr>
          <w:sz w:val="24"/>
        </w:rPr>
        <w:t>值，</w:t>
      </w:r>
      <w:r w:rsidR="004819C6">
        <w:rPr>
          <w:rFonts w:hint="eastAsia"/>
          <w:sz w:val="24"/>
        </w:rPr>
        <w:t>从而</w:t>
      </w:r>
      <w:r w:rsidRPr="00C57D48">
        <w:rPr>
          <w:sz w:val="24"/>
        </w:rPr>
        <w:t>增加解的多样性。同时，</w:t>
      </w:r>
      <w:r w:rsidR="004819C6">
        <w:rPr>
          <w:rFonts w:hint="eastAsia"/>
          <w:sz w:val="24"/>
        </w:rPr>
        <w:t>Swap</w:t>
      </w:r>
      <w:r w:rsidRPr="00C57D48">
        <w:rPr>
          <w:sz w:val="24"/>
        </w:rPr>
        <w:t>局部搜索</w:t>
      </w:r>
      <w:r w:rsidRPr="00C57D48">
        <w:rPr>
          <w:rFonts w:hint="eastAsia"/>
          <w:sz w:val="24"/>
        </w:rPr>
        <w:t>的使用</w:t>
      </w:r>
      <w:r w:rsidRPr="00C57D48">
        <w:rPr>
          <w:sz w:val="24"/>
        </w:rPr>
        <w:t>可以进一步</w:t>
      </w:r>
      <w:r w:rsidRPr="00C57D48">
        <w:rPr>
          <w:rFonts w:hint="eastAsia"/>
          <w:sz w:val="24"/>
        </w:rPr>
        <w:t>提高对</w:t>
      </w:r>
      <w:r w:rsidRPr="00C57D48">
        <w:rPr>
          <w:sz w:val="24"/>
        </w:rPr>
        <w:t>邻域深度探索，有望找到更好的解。此外，</w:t>
      </w:r>
      <w:r w:rsidRPr="00C57D48">
        <w:rPr>
          <w:sz w:val="24"/>
        </w:rPr>
        <w:t>VIG</w:t>
      </w:r>
      <w:r w:rsidRPr="00C57D48">
        <w:rPr>
          <w:sz w:val="24"/>
        </w:rPr>
        <w:t>能够</w:t>
      </w:r>
      <w:r w:rsidRPr="00C57D48">
        <w:rPr>
          <w:rFonts w:hint="eastAsia"/>
          <w:sz w:val="24"/>
        </w:rPr>
        <w:t>在</w:t>
      </w:r>
      <w:r w:rsidRPr="00C57D48">
        <w:rPr>
          <w:sz w:val="24"/>
        </w:rPr>
        <w:t>不同规模的实例</w:t>
      </w:r>
      <w:r w:rsidRPr="00C57D48">
        <w:rPr>
          <w:rFonts w:hint="eastAsia"/>
          <w:sz w:val="24"/>
        </w:rPr>
        <w:t>中</w:t>
      </w:r>
      <w:proofErr w:type="gramStart"/>
      <w:r w:rsidR="004819C6">
        <w:rPr>
          <w:rFonts w:hint="eastAsia"/>
          <w:sz w:val="24"/>
        </w:rPr>
        <w:t>均</w:t>
      </w:r>
      <w:r w:rsidRPr="00C57D48">
        <w:rPr>
          <w:sz w:val="24"/>
        </w:rPr>
        <w:t>找到</w:t>
      </w:r>
      <w:proofErr w:type="gramEnd"/>
      <w:r w:rsidRPr="00C57D48">
        <w:rPr>
          <w:sz w:val="24"/>
        </w:rPr>
        <w:t>更好的解，并</w:t>
      </w:r>
      <w:r w:rsidRPr="00C57D48">
        <w:rPr>
          <w:rFonts w:hint="eastAsia"/>
          <w:sz w:val="24"/>
        </w:rPr>
        <w:t>呈现</w:t>
      </w:r>
      <w:r w:rsidRPr="00C57D48">
        <w:rPr>
          <w:sz w:val="24"/>
        </w:rPr>
        <w:t>较低收敛曲线，再次证明了</w:t>
      </w:r>
      <w:r w:rsidRPr="00C57D48">
        <w:rPr>
          <w:rFonts w:hint="eastAsia"/>
          <w:sz w:val="24"/>
        </w:rPr>
        <w:t>该</w:t>
      </w:r>
      <w:r w:rsidRPr="00C57D48">
        <w:rPr>
          <w:sz w:val="24"/>
        </w:rPr>
        <w:t>算法的良好收敛性。</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5640A5" w:rsidRPr="004F5C34" w14:paraId="162E3B70" w14:textId="77777777" w:rsidTr="00B77F29">
        <w:tc>
          <w:tcPr>
            <w:tcW w:w="0" w:type="auto"/>
            <w:shd w:val="clear" w:color="auto" w:fill="auto"/>
            <w:vAlign w:val="center"/>
          </w:tcPr>
          <w:p w14:paraId="2CC6AB68" w14:textId="77777777" w:rsidR="005640A5" w:rsidRPr="004F5C34" w:rsidRDefault="005640A5" w:rsidP="00B77F29">
            <w:pPr>
              <w:spacing w:line="288" w:lineRule="auto"/>
              <w:rPr>
                <w:sz w:val="16"/>
                <w:szCs w:val="16"/>
                <w:lang w:bidi="en-US"/>
              </w:rPr>
            </w:pPr>
            <w:r w:rsidRPr="004F5C34">
              <w:rPr>
                <w:rFonts w:hint="eastAsia"/>
                <w:noProof/>
                <w:sz w:val="16"/>
                <w:szCs w:val="16"/>
                <w:lang w:val="en-CA"/>
              </w:rPr>
              <w:drawing>
                <wp:inline distT="0" distB="0" distL="0" distR="0" wp14:anchorId="4668F0DF" wp14:editId="42ED70A8">
                  <wp:extent cx="2715148" cy="1337960"/>
                  <wp:effectExtent l="0" t="0" r="0" b="0"/>
                  <wp:docPr id="359356341" name="图片 35935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792842" cy="1376246"/>
                          </a:xfrm>
                          <a:prstGeom prst="rect">
                            <a:avLst/>
                          </a:prstGeom>
                          <a:noFill/>
                          <a:ln>
                            <a:noFill/>
                          </a:ln>
                        </pic:spPr>
                      </pic:pic>
                    </a:graphicData>
                  </a:graphic>
                </wp:inline>
              </w:drawing>
            </w:r>
          </w:p>
        </w:tc>
        <w:tc>
          <w:tcPr>
            <w:tcW w:w="0" w:type="auto"/>
            <w:shd w:val="clear" w:color="auto" w:fill="auto"/>
            <w:vAlign w:val="center"/>
          </w:tcPr>
          <w:p w14:paraId="5CAA8E9E" w14:textId="77777777" w:rsidR="005640A5" w:rsidRPr="004F5C34" w:rsidRDefault="005640A5" w:rsidP="00B77F29">
            <w:pPr>
              <w:spacing w:line="288" w:lineRule="auto"/>
              <w:rPr>
                <w:sz w:val="16"/>
                <w:szCs w:val="16"/>
                <w:lang w:bidi="en-US"/>
              </w:rPr>
            </w:pPr>
            <w:r w:rsidRPr="004F5C34">
              <w:rPr>
                <w:rFonts w:hint="eastAsia"/>
                <w:noProof/>
                <w:sz w:val="16"/>
                <w:szCs w:val="16"/>
                <w:lang w:val="en-CA"/>
              </w:rPr>
              <w:drawing>
                <wp:inline distT="0" distB="0" distL="0" distR="0" wp14:anchorId="2A07A81C" wp14:editId="02C9142A">
                  <wp:extent cx="2714424" cy="133760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739816" cy="1350117"/>
                          </a:xfrm>
                          <a:prstGeom prst="rect">
                            <a:avLst/>
                          </a:prstGeom>
                          <a:noFill/>
                          <a:ln>
                            <a:noFill/>
                          </a:ln>
                        </pic:spPr>
                      </pic:pic>
                    </a:graphicData>
                  </a:graphic>
                </wp:inline>
              </w:drawing>
            </w:r>
          </w:p>
        </w:tc>
      </w:tr>
      <w:tr w:rsidR="005640A5" w:rsidRPr="00C57D48" w14:paraId="7254B781" w14:textId="77777777" w:rsidTr="00B77F29">
        <w:tc>
          <w:tcPr>
            <w:tcW w:w="0" w:type="auto"/>
            <w:shd w:val="clear" w:color="auto" w:fill="auto"/>
            <w:vAlign w:val="center"/>
          </w:tcPr>
          <w:p w14:paraId="06AAEAB8" w14:textId="77777777" w:rsidR="005640A5" w:rsidRPr="00C57D48" w:rsidRDefault="005640A5" w:rsidP="00C57D48">
            <w:pPr>
              <w:spacing w:line="460" w:lineRule="exact"/>
              <w:ind w:firstLineChars="700" w:firstLine="1470"/>
              <w:rPr>
                <w:rFonts w:eastAsia="楷体"/>
                <w:szCs w:val="21"/>
                <w:lang w:bidi="en-US"/>
              </w:rPr>
            </w:pPr>
            <w:r w:rsidRPr="00C57D48">
              <w:rPr>
                <w:rFonts w:eastAsia="楷体"/>
                <w:szCs w:val="21"/>
                <w:lang w:bidi="en-US"/>
              </w:rPr>
              <w:t>(a) 40×5</w:t>
            </w:r>
          </w:p>
        </w:tc>
        <w:tc>
          <w:tcPr>
            <w:tcW w:w="0" w:type="auto"/>
            <w:shd w:val="clear" w:color="auto" w:fill="auto"/>
            <w:vAlign w:val="center"/>
          </w:tcPr>
          <w:p w14:paraId="65FB3CB4" w14:textId="77777777" w:rsidR="005640A5" w:rsidRPr="00C57D48" w:rsidRDefault="005640A5" w:rsidP="00C57D48">
            <w:pPr>
              <w:spacing w:line="460" w:lineRule="exact"/>
              <w:ind w:firstLineChars="700" w:firstLine="1470"/>
              <w:rPr>
                <w:rFonts w:eastAsia="楷体"/>
                <w:szCs w:val="21"/>
                <w:lang w:bidi="en-US"/>
              </w:rPr>
            </w:pPr>
            <w:r w:rsidRPr="00C57D48">
              <w:rPr>
                <w:rFonts w:eastAsia="楷体"/>
                <w:szCs w:val="21"/>
                <w:lang w:bidi="en-US"/>
              </w:rPr>
              <w:t>(b) 60×10</w:t>
            </w:r>
          </w:p>
        </w:tc>
      </w:tr>
      <w:tr w:rsidR="005640A5" w:rsidRPr="00C57D48" w14:paraId="5C76B130" w14:textId="77777777" w:rsidTr="00B77F29">
        <w:tc>
          <w:tcPr>
            <w:tcW w:w="0" w:type="auto"/>
            <w:shd w:val="clear" w:color="auto" w:fill="auto"/>
            <w:vAlign w:val="center"/>
          </w:tcPr>
          <w:p w14:paraId="3710C234" w14:textId="77777777" w:rsidR="005640A5" w:rsidRPr="00C57D48" w:rsidRDefault="005640A5" w:rsidP="00B77F29">
            <w:pPr>
              <w:spacing w:line="288" w:lineRule="auto"/>
              <w:rPr>
                <w:rFonts w:eastAsia="楷体"/>
                <w:szCs w:val="21"/>
                <w:lang w:bidi="en-US"/>
              </w:rPr>
            </w:pPr>
            <w:r w:rsidRPr="00C57D48">
              <w:rPr>
                <w:rFonts w:eastAsia="楷体"/>
                <w:noProof/>
                <w:szCs w:val="21"/>
                <w:lang w:val="en-CA"/>
              </w:rPr>
              <w:lastRenderedPageBreak/>
              <w:drawing>
                <wp:inline distT="0" distB="0" distL="0" distR="0" wp14:anchorId="77174880" wp14:editId="53454E03">
                  <wp:extent cx="2708885" cy="133487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766895" cy="1363460"/>
                          </a:xfrm>
                          <a:prstGeom prst="rect">
                            <a:avLst/>
                          </a:prstGeom>
                          <a:noFill/>
                          <a:ln>
                            <a:noFill/>
                          </a:ln>
                        </pic:spPr>
                      </pic:pic>
                    </a:graphicData>
                  </a:graphic>
                </wp:inline>
              </w:drawing>
            </w:r>
          </w:p>
        </w:tc>
        <w:tc>
          <w:tcPr>
            <w:tcW w:w="0" w:type="auto"/>
            <w:shd w:val="clear" w:color="auto" w:fill="auto"/>
            <w:vAlign w:val="center"/>
          </w:tcPr>
          <w:p w14:paraId="18F725ED" w14:textId="77777777" w:rsidR="005640A5" w:rsidRPr="00C57D48" w:rsidRDefault="005640A5" w:rsidP="00B77F29">
            <w:pPr>
              <w:spacing w:line="288" w:lineRule="auto"/>
              <w:rPr>
                <w:rFonts w:eastAsia="楷体"/>
                <w:szCs w:val="21"/>
                <w:lang w:bidi="en-US"/>
              </w:rPr>
            </w:pPr>
            <w:r w:rsidRPr="00C57D48">
              <w:rPr>
                <w:rFonts w:eastAsia="楷体"/>
                <w:noProof/>
                <w:szCs w:val="21"/>
                <w:lang w:val="en-CA"/>
              </w:rPr>
              <w:drawing>
                <wp:inline distT="0" distB="0" distL="0" distR="0" wp14:anchorId="24CEAF12" wp14:editId="281F012F">
                  <wp:extent cx="2708582" cy="133472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779958" cy="1369900"/>
                          </a:xfrm>
                          <a:prstGeom prst="rect">
                            <a:avLst/>
                          </a:prstGeom>
                          <a:noFill/>
                          <a:ln>
                            <a:noFill/>
                          </a:ln>
                        </pic:spPr>
                      </pic:pic>
                    </a:graphicData>
                  </a:graphic>
                </wp:inline>
              </w:drawing>
            </w:r>
          </w:p>
        </w:tc>
      </w:tr>
      <w:tr w:rsidR="005640A5" w:rsidRPr="00C57D48" w14:paraId="28A265CB" w14:textId="77777777" w:rsidTr="00B77F29">
        <w:tc>
          <w:tcPr>
            <w:tcW w:w="0" w:type="auto"/>
            <w:shd w:val="clear" w:color="auto" w:fill="auto"/>
            <w:vAlign w:val="center"/>
          </w:tcPr>
          <w:p w14:paraId="50787233" w14:textId="77777777" w:rsidR="005640A5" w:rsidRPr="00C57D48" w:rsidRDefault="005640A5" w:rsidP="00C57D48">
            <w:pPr>
              <w:spacing w:line="460" w:lineRule="exact"/>
              <w:ind w:firstLineChars="700" w:firstLine="1470"/>
              <w:rPr>
                <w:rFonts w:eastAsia="楷体"/>
                <w:szCs w:val="21"/>
                <w:lang w:bidi="en-US"/>
              </w:rPr>
            </w:pPr>
            <w:r w:rsidRPr="00C57D48">
              <w:rPr>
                <w:rFonts w:eastAsia="楷体"/>
                <w:szCs w:val="21"/>
                <w:lang w:bidi="en-US"/>
              </w:rPr>
              <w:t>(c)</w:t>
            </w:r>
            <w:r w:rsidRPr="00C57D48">
              <w:rPr>
                <w:rFonts w:eastAsia="楷体"/>
                <w:szCs w:val="21"/>
              </w:rPr>
              <w:t xml:space="preserve"> 80×5</w:t>
            </w:r>
          </w:p>
        </w:tc>
        <w:tc>
          <w:tcPr>
            <w:tcW w:w="0" w:type="auto"/>
            <w:shd w:val="clear" w:color="auto" w:fill="auto"/>
            <w:vAlign w:val="center"/>
          </w:tcPr>
          <w:p w14:paraId="37C200B8" w14:textId="77777777" w:rsidR="005640A5" w:rsidRPr="00C57D48" w:rsidRDefault="005640A5" w:rsidP="00C57D48">
            <w:pPr>
              <w:spacing w:line="460" w:lineRule="exact"/>
              <w:ind w:firstLineChars="800" w:firstLine="1680"/>
              <w:rPr>
                <w:rFonts w:eastAsia="楷体"/>
                <w:szCs w:val="21"/>
                <w:lang w:bidi="en-US"/>
              </w:rPr>
            </w:pPr>
            <w:r w:rsidRPr="00C57D48">
              <w:rPr>
                <w:rFonts w:eastAsia="楷体"/>
                <w:szCs w:val="21"/>
                <w:lang w:bidi="en-US"/>
              </w:rPr>
              <w:t>(d)</w:t>
            </w:r>
            <w:r w:rsidRPr="00C57D48">
              <w:rPr>
                <w:rFonts w:eastAsia="楷体"/>
                <w:szCs w:val="21"/>
              </w:rPr>
              <w:t xml:space="preserve"> 100×10</w:t>
            </w:r>
          </w:p>
        </w:tc>
      </w:tr>
    </w:tbl>
    <w:p w14:paraId="7927D324" w14:textId="77777777" w:rsidR="005640A5" w:rsidRPr="00C57D48" w:rsidRDefault="005640A5" w:rsidP="00C57D48">
      <w:pPr>
        <w:adjustRightInd w:val="0"/>
        <w:spacing w:line="460" w:lineRule="exact"/>
        <w:jc w:val="center"/>
        <w:textAlignment w:val="baseline"/>
        <w:rPr>
          <w:rFonts w:eastAsia="楷体"/>
          <w:szCs w:val="21"/>
          <w:lang w:bidi="en-US"/>
        </w:rPr>
      </w:pPr>
      <w:r w:rsidRPr="00C57D48">
        <w:rPr>
          <w:rFonts w:eastAsia="楷体"/>
          <w:szCs w:val="21"/>
          <w:lang w:bidi="en-US"/>
        </w:rPr>
        <w:t>图</w:t>
      </w:r>
      <w:r w:rsidRPr="00C57D48">
        <w:rPr>
          <w:rFonts w:eastAsia="楷体"/>
          <w:szCs w:val="21"/>
          <w:lang w:bidi="en-US"/>
        </w:rPr>
        <w:t xml:space="preserve">2-9 </w:t>
      </w:r>
      <w:r w:rsidRPr="00C57D48">
        <w:rPr>
          <w:rFonts w:eastAsia="楷体"/>
          <w:szCs w:val="21"/>
          <w:lang w:bidi="en-US"/>
        </w:rPr>
        <w:t>对比算法的收敛曲线</w:t>
      </w:r>
    </w:p>
    <w:p w14:paraId="07DC0757" w14:textId="77777777" w:rsidR="005640A5" w:rsidRPr="00A046D4" w:rsidRDefault="005640A5" w:rsidP="00A046D4">
      <w:pPr>
        <w:pStyle w:val="2"/>
        <w:spacing w:before="120" w:after="120" w:line="460" w:lineRule="exact"/>
        <w:rPr>
          <w:rFonts w:ascii="Times New Roman" w:eastAsia="宋体" w:hAnsi="Times New Roman"/>
          <w:sz w:val="24"/>
          <w:szCs w:val="24"/>
        </w:rPr>
      </w:pPr>
      <w:bookmarkStart w:id="14" w:name="_Toc159654700"/>
      <w:bookmarkStart w:id="15" w:name="_Toc160177551"/>
      <w:r w:rsidRPr="00A046D4">
        <w:rPr>
          <w:rFonts w:ascii="Times New Roman" w:eastAsia="宋体" w:hAnsi="Times New Roman"/>
          <w:sz w:val="24"/>
          <w:szCs w:val="24"/>
        </w:rPr>
        <w:t xml:space="preserve">2.5 </w:t>
      </w:r>
      <w:r w:rsidRPr="00A046D4">
        <w:rPr>
          <w:rFonts w:ascii="Times New Roman" w:eastAsia="宋体" w:hAnsi="Times New Roman" w:hint="eastAsia"/>
          <w:sz w:val="24"/>
          <w:szCs w:val="24"/>
        </w:rPr>
        <w:t>本章小结</w:t>
      </w:r>
      <w:bookmarkEnd w:id="14"/>
      <w:bookmarkEnd w:id="15"/>
    </w:p>
    <w:p w14:paraId="3CC914E9" w14:textId="249D7B8B" w:rsidR="00271259" w:rsidRPr="00271259" w:rsidRDefault="005640A5" w:rsidP="00271259">
      <w:pPr>
        <w:spacing w:line="460" w:lineRule="exact"/>
        <w:ind w:firstLineChars="200" w:firstLine="480"/>
        <w:rPr>
          <w:sz w:val="24"/>
        </w:rPr>
      </w:pPr>
      <w:r w:rsidRPr="00A046D4">
        <w:rPr>
          <w:sz w:val="24"/>
        </w:rPr>
        <w:t>本章对</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A046D4">
        <w:rPr>
          <w:sz w:val="24"/>
        </w:rPr>
        <w:t>进行了研究，并提出了一种</w:t>
      </w:r>
      <w:r w:rsidRPr="00A046D4">
        <w:rPr>
          <w:sz w:val="24"/>
        </w:rPr>
        <w:t>VIG</w:t>
      </w:r>
      <w:r w:rsidRPr="00A046D4">
        <w:rPr>
          <w:sz w:val="24"/>
        </w:rPr>
        <w:t>算法来优化</w:t>
      </w:r>
      <w:r w:rsidR="00271259">
        <w:rPr>
          <w:rFonts w:hint="eastAsia"/>
          <w:sz w:val="24"/>
        </w:rPr>
        <w:t>最大完成</w:t>
      </w:r>
      <w:r w:rsidRPr="00A046D4">
        <w:rPr>
          <w:sz w:val="24"/>
        </w:rPr>
        <w:t>时间。首先，建立了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A046D4">
        <w:rPr>
          <w:sz w:val="24"/>
        </w:rPr>
        <w:t>的</w:t>
      </w:r>
      <w:r w:rsidRPr="00A046D4">
        <w:rPr>
          <w:sz w:val="24"/>
        </w:rPr>
        <w:t>MILP</w:t>
      </w:r>
      <w:r w:rsidRPr="00A046D4">
        <w:rPr>
          <w:sz w:val="24"/>
        </w:rPr>
        <w:t>模型，并</w:t>
      </w:r>
      <w:r w:rsidR="00271259">
        <w:rPr>
          <w:rFonts w:hint="eastAsia"/>
          <w:sz w:val="24"/>
        </w:rPr>
        <w:t>使</w:t>
      </w:r>
      <w:r w:rsidRPr="00A046D4">
        <w:rPr>
          <w:sz w:val="24"/>
        </w:rPr>
        <w:t>用</w:t>
      </w:r>
      <w:r w:rsidRPr="00A046D4">
        <w:rPr>
          <w:sz w:val="24"/>
        </w:rPr>
        <w:t>Gurobi</w:t>
      </w:r>
      <w:r w:rsidRPr="00A046D4">
        <w:rPr>
          <w:sz w:val="24"/>
        </w:rPr>
        <w:t>求解器</w:t>
      </w:r>
      <w:r w:rsidR="00271259">
        <w:rPr>
          <w:rFonts w:hint="eastAsia"/>
          <w:sz w:val="24"/>
        </w:rPr>
        <w:t>验证</w:t>
      </w:r>
      <w:r w:rsidRPr="00A046D4">
        <w:rPr>
          <w:sz w:val="24"/>
        </w:rPr>
        <w:t>了其正确性。其次，提出了基于正向和反向</w:t>
      </w:r>
      <w:r w:rsidR="00271259">
        <w:rPr>
          <w:rFonts w:hint="eastAsia"/>
          <w:sz w:val="24"/>
        </w:rPr>
        <w:t>解码</w:t>
      </w:r>
      <w:r w:rsidRPr="00A046D4">
        <w:rPr>
          <w:sz w:val="24"/>
        </w:rPr>
        <w:t>机制的混合解码策略，以寻找更小的</w:t>
      </w:r>
      <w:r w:rsidR="0076560A">
        <w:rPr>
          <w:sz w:val="24"/>
        </w:rPr>
        <w:t>完成时间</w:t>
      </w:r>
      <w:r w:rsidRPr="00A046D4">
        <w:rPr>
          <w:sz w:val="24"/>
        </w:rPr>
        <w:t>。</w:t>
      </w:r>
      <w:r w:rsidR="00271259">
        <w:rPr>
          <w:rFonts w:hint="eastAsia"/>
          <w:sz w:val="24"/>
        </w:rPr>
        <w:t>同时</w:t>
      </w:r>
      <w:r w:rsidRPr="00A046D4">
        <w:rPr>
          <w:sz w:val="24"/>
        </w:rPr>
        <w:t>，</w:t>
      </w:r>
      <w:r w:rsidR="00271259">
        <w:rPr>
          <w:rFonts w:hint="eastAsia"/>
          <w:sz w:val="24"/>
        </w:rPr>
        <w:t>将混合解码策略嵌入到双解并行优化</w:t>
      </w:r>
      <w:r w:rsidRPr="00A046D4">
        <w:rPr>
          <w:sz w:val="24"/>
        </w:rPr>
        <w:t>框架</w:t>
      </w:r>
      <w:r w:rsidR="00271259">
        <w:rPr>
          <w:rFonts w:hint="eastAsia"/>
          <w:sz w:val="24"/>
        </w:rPr>
        <w:t>中，</w:t>
      </w:r>
      <w:r w:rsidRPr="00A046D4">
        <w:rPr>
          <w:sz w:val="24"/>
        </w:rPr>
        <w:t>以扩大</w:t>
      </w:r>
      <w:r w:rsidRPr="00A046D4">
        <w:rPr>
          <w:sz w:val="24"/>
        </w:rPr>
        <w:t>VIG</w:t>
      </w:r>
      <w:r w:rsidRPr="00A046D4">
        <w:rPr>
          <w:sz w:val="24"/>
        </w:rPr>
        <w:t>的搜索范围。此外，基于</w:t>
      </w:r>
      <w:r w:rsidR="00271259">
        <w:rPr>
          <w:rFonts w:hint="eastAsia"/>
          <w:sz w:val="24"/>
        </w:rPr>
        <w:t>Swap</w:t>
      </w:r>
      <w:r w:rsidRPr="00A046D4">
        <w:rPr>
          <w:sz w:val="24"/>
        </w:rPr>
        <w:t>的局部</w:t>
      </w:r>
      <w:r w:rsidR="00271259">
        <w:rPr>
          <w:rFonts w:hint="eastAsia"/>
          <w:sz w:val="24"/>
        </w:rPr>
        <w:t>搜索</w:t>
      </w:r>
      <w:r w:rsidRPr="00A046D4">
        <w:rPr>
          <w:sz w:val="24"/>
        </w:rPr>
        <w:t>策略能够快速改变工件序列的位置，从而节省运行时间</w:t>
      </w:r>
      <w:r w:rsidR="00271259">
        <w:rPr>
          <w:rFonts w:hint="eastAsia"/>
          <w:sz w:val="24"/>
        </w:rPr>
        <w:t>，</w:t>
      </w:r>
      <w:r w:rsidRPr="00A046D4">
        <w:rPr>
          <w:sz w:val="24"/>
        </w:rPr>
        <w:t>增加</w:t>
      </w:r>
      <w:r w:rsidR="00271259">
        <w:rPr>
          <w:rFonts w:hint="eastAsia"/>
          <w:sz w:val="24"/>
        </w:rPr>
        <w:t>深度</w:t>
      </w:r>
      <w:r w:rsidRPr="00A046D4">
        <w:rPr>
          <w:sz w:val="24"/>
        </w:rPr>
        <w:t>探索</w:t>
      </w:r>
      <w:proofErr w:type="gramStart"/>
      <w:r w:rsidR="00271259">
        <w:rPr>
          <w:rFonts w:hint="eastAsia"/>
          <w:sz w:val="24"/>
        </w:rPr>
        <w:t>解</w:t>
      </w:r>
      <w:r w:rsidRPr="00A046D4">
        <w:rPr>
          <w:sz w:val="24"/>
        </w:rPr>
        <w:t>空间</w:t>
      </w:r>
      <w:proofErr w:type="gramEnd"/>
      <w:r w:rsidRPr="00A046D4">
        <w:rPr>
          <w:sz w:val="24"/>
        </w:rPr>
        <w:t>的机会。最后，</w:t>
      </w:r>
      <w:r w:rsidR="00271259">
        <w:rPr>
          <w:rFonts w:hint="eastAsia"/>
          <w:sz w:val="24"/>
        </w:rPr>
        <w:t>使用</w:t>
      </w:r>
      <w:r w:rsidRPr="00A046D4">
        <w:rPr>
          <w:sz w:val="24"/>
        </w:rPr>
        <w:t>交叉</w:t>
      </w:r>
      <w:r w:rsidR="00271259">
        <w:rPr>
          <w:rFonts w:hint="eastAsia"/>
          <w:sz w:val="24"/>
        </w:rPr>
        <w:t>操作</w:t>
      </w:r>
      <w:r w:rsidR="00D55C9A">
        <w:rPr>
          <w:rFonts w:hint="eastAsia"/>
          <w:sz w:val="24"/>
        </w:rPr>
        <w:t>促进两个解的交互，</w:t>
      </w:r>
      <w:r w:rsidRPr="00A046D4">
        <w:rPr>
          <w:sz w:val="24"/>
        </w:rPr>
        <w:t>增加解的多样性。</w:t>
      </w:r>
      <w:r w:rsidR="00D55C9A">
        <w:rPr>
          <w:rFonts w:hint="eastAsia"/>
          <w:sz w:val="24"/>
        </w:rPr>
        <w:t>在</w:t>
      </w:r>
      <w:r w:rsidRPr="00A046D4">
        <w:rPr>
          <w:sz w:val="24"/>
        </w:rPr>
        <w:t>大量的仿真实验</w:t>
      </w:r>
      <w:r w:rsidR="00D55C9A">
        <w:rPr>
          <w:rFonts w:hint="eastAsia"/>
          <w:sz w:val="24"/>
        </w:rPr>
        <w:t>中</w:t>
      </w:r>
      <w:r w:rsidRPr="00A046D4">
        <w:rPr>
          <w:sz w:val="24"/>
        </w:rPr>
        <w:t>，所提出的</w:t>
      </w:r>
      <w:r w:rsidRPr="00A046D4">
        <w:rPr>
          <w:sz w:val="24"/>
        </w:rPr>
        <w:t>VIG</w:t>
      </w:r>
      <w:r w:rsidRPr="00A046D4">
        <w:rPr>
          <w:sz w:val="24"/>
        </w:rPr>
        <w:t>算法</w:t>
      </w:r>
      <w:r w:rsidR="00D55C9A" w:rsidRPr="00A046D4">
        <w:rPr>
          <w:sz w:val="24"/>
        </w:rPr>
        <w:t>展现</w:t>
      </w:r>
      <w:r w:rsidR="00D55C9A">
        <w:rPr>
          <w:rFonts w:hint="eastAsia"/>
          <w:sz w:val="24"/>
        </w:rPr>
        <w:t>出比</w:t>
      </w:r>
      <w:r w:rsidRPr="00A046D4">
        <w:rPr>
          <w:sz w:val="24"/>
        </w:rPr>
        <w:t>六种</w:t>
      </w:r>
      <w:r w:rsidR="00D55C9A">
        <w:rPr>
          <w:rFonts w:hint="eastAsia"/>
          <w:sz w:val="24"/>
        </w:rPr>
        <w:t>对比</w:t>
      </w:r>
      <w:r w:rsidRPr="00A046D4">
        <w:rPr>
          <w:sz w:val="24"/>
        </w:rPr>
        <w:t>算法</w:t>
      </w:r>
      <w:r w:rsidR="00D55C9A">
        <w:rPr>
          <w:rFonts w:hint="eastAsia"/>
          <w:sz w:val="24"/>
        </w:rPr>
        <w:t>更</w:t>
      </w:r>
      <w:r w:rsidRPr="00A046D4">
        <w:rPr>
          <w:sz w:val="24"/>
        </w:rPr>
        <w:t>卓越的性能。</w:t>
      </w:r>
    </w:p>
    <w:p w14:paraId="6C5068A4" w14:textId="77777777" w:rsidR="000B16DF" w:rsidRPr="005640A5" w:rsidRDefault="000B16DF" w:rsidP="00B379C5">
      <w:pPr>
        <w:adjustRightInd w:val="0"/>
        <w:snapToGrid w:val="0"/>
        <w:spacing w:line="460" w:lineRule="exact"/>
        <w:rPr>
          <w:sz w:val="24"/>
        </w:rPr>
      </w:pPr>
    </w:p>
    <w:p w14:paraId="0895FB8C" w14:textId="77777777" w:rsidR="000B16DF" w:rsidRDefault="000B16DF" w:rsidP="00271259">
      <w:pPr>
        <w:adjustRightInd w:val="0"/>
        <w:snapToGrid w:val="0"/>
        <w:spacing w:line="460" w:lineRule="exact"/>
        <w:rPr>
          <w:sz w:val="24"/>
        </w:rPr>
      </w:pPr>
    </w:p>
    <w:p w14:paraId="3645FADE" w14:textId="73D8D2D0" w:rsidR="00595DA1" w:rsidRDefault="00595DA1" w:rsidP="005B0D50">
      <w:pPr>
        <w:adjustRightInd w:val="0"/>
        <w:snapToGrid w:val="0"/>
        <w:spacing w:line="460" w:lineRule="exact"/>
        <w:ind w:firstLineChars="200" w:firstLine="480"/>
        <w:rPr>
          <w:sz w:val="24"/>
        </w:rPr>
      </w:pPr>
      <w:r>
        <w:rPr>
          <w:sz w:val="24"/>
        </w:rPr>
        <w:br w:type="page"/>
      </w:r>
    </w:p>
    <w:p w14:paraId="4A836590" w14:textId="77777777" w:rsidR="00595DA1" w:rsidRDefault="00595DA1" w:rsidP="00595DA1">
      <w:pPr>
        <w:spacing w:line="20" w:lineRule="exact"/>
      </w:pPr>
      <w:bookmarkStart w:id="16" w:name="_Toc159654701"/>
    </w:p>
    <w:p w14:paraId="2BC53236" w14:textId="13E06B21" w:rsidR="00595DA1" w:rsidRPr="00595DA1" w:rsidRDefault="00595DA1" w:rsidP="00595DA1">
      <w:pPr>
        <w:pStyle w:val="1"/>
        <w:spacing w:beforeLines="100" w:before="240" w:afterLines="100" w:after="240"/>
        <w:rPr>
          <w:rFonts w:ascii="宋体" w:hAnsi="宋体"/>
          <w:szCs w:val="32"/>
        </w:rPr>
      </w:pPr>
      <w:bookmarkStart w:id="17" w:name="_Toc160177552"/>
      <w:r w:rsidRPr="00595DA1">
        <w:rPr>
          <w:rFonts w:ascii="宋体" w:hAnsi="宋体" w:hint="eastAsia"/>
          <w:szCs w:val="32"/>
        </w:rPr>
        <w:t>第三章 分布式阻塞混合流水车间调度问题的求解方法</w:t>
      </w:r>
      <w:bookmarkEnd w:id="16"/>
      <w:bookmarkEnd w:id="17"/>
    </w:p>
    <w:p w14:paraId="47241A1B" w14:textId="404C15F8" w:rsidR="00595DA1" w:rsidRPr="00595DA1" w:rsidRDefault="00595DA1" w:rsidP="00595DA1">
      <w:pPr>
        <w:pStyle w:val="2"/>
        <w:spacing w:beforeLines="100" w:before="240" w:afterLines="100" w:after="240" w:line="460" w:lineRule="exact"/>
        <w:rPr>
          <w:rFonts w:ascii="Times New Roman" w:eastAsia="宋体" w:hAnsi="Times New Roman"/>
          <w:sz w:val="28"/>
          <w:szCs w:val="28"/>
        </w:rPr>
      </w:pPr>
      <w:bookmarkStart w:id="18" w:name="_Toc159654702"/>
      <w:bookmarkStart w:id="19" w:name="_Toc160177553"/>
      <w:r w:rsidRPr="00595DA1">
        <w:rPr>
          <w:rFonts w:ascii="Times New Roman" w:eastAsia="宋体" w:hAnsi="Times New Roman"/>
          <w:sz w:val="28"/>
          <w:szCs w:val="28"/>
        </w:rPr>
        <w:t xml:space="preserve">3.1 </w:t>
      </w:r>
      <w:ins w:id="20" w:author="hanyuyan@lcu-cs.com" w:date="2024-03-13T15:03:00Z">
        <w:r w:rsidR="00536BBF">
          <w:rPr>
            <w:rFonts w:ascii="Times New Roman" w:eastAsia="宋体" w:hAnsi="Times New Roman" w:hint="eastAsia"/>
            <w:sz w:val="28"/>
            <w:szCs w:val="28"/>
          </w:rPr>
          <w:t>研究背景</w:t>
        </w:r>
      </w:ins>
      <w:del w:id="21" w:author="hanyuyan@lcu-cs.com" w:date="2024-03-13T15:03:00Z">
        <w:r w:rsidRPr="00595DA1" w:rsidDel="00536BBF">
          <w:rPr>
            <w:rFonts w:ascii="Times New Roman" w:eastAsia="宋体" w:hAnsi="Times New Roman"/>
            <w:sz w:val="28"/>
            <w:szCs w:val="28"/>
          </w:rPr>
          <w:delText>引</w:delText>
        </w:r>
        <w:r w:rsidRPr="00595DA1" w:rsidDel="00536BBF">
          <w:rPr>
            <w:rFonts w:ascii="Times New Roman" w:eastAsia="宋体" w:hAnsi="Times New Roman" w:hint="eastAsia"/>
            <w:sz w:val="28"/>
            <w:szCs w:val="28"/>
          </w:rPr>
          <w:delText>言</w:delText>
        </w:r>
      </w:del>
      <w:bookmarkEnd w:id="18"/>
      <w:bookmarkEnd w:id="19"/>
    </w:p>
    <w:p w14:paraId="3C95CD9C" w14:textId="35E1717F" w:rsidR="00600EDF" w:rsidRPr="00600EDF" w:rsidRDefault="008C1545" w:rsidP="00E0105F">
      <w:pPr>
        <w:adjustRightInd w:val="0"/>
        <w:snapToGrid w:val="0"/>
        <w:spacing w:line="460" w:lineRule="exact"/>
        <w:ind w:firstLineChars="200" w:firstLine="480"/>
        <w:rPr>
          <w:sz w:val="24"/>
        </w:rPr>
      </w:pP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00595DA1" w:rsidRPr="00595DA1">
        <w:rPr>
          <w:sz w:val="24"/>
        </w:rPr>
        <w:t>结合了分布式制造与并行机</w:t>
      </w:r>
      <w:r w:rsidR="00600EDF">
        <w:rPr>
          <w:rFonts w:hint="eastAsia"/>
          <w:sz w:val="24"/>
        </w:rPr>
        <w:t>调度</w:t>
      </w:r>
      <w:r w:rsidR="00595DA1" w:rsidRPr="00595DA1">
        <w:rPr>
          <w:sz w:val="24"/>
        </w:rPr>
        <w:t>，</w:t>
      </w:r>
      <w:r w:rsidR="00600EDF" w:rsidRPr="00600EDF">
        <w:rPr>
          <w:rFonts w:hint="eastAsia"/>
          <w:sz w:val="24"/>
        </w:rPr>
        <w:t>在实际调度中备受关注</w:t>
      </w:r>
      <w:r w:rsidR="00595DA1" w:rsidRPr="00595DA1">
        <w:rPr>
          <w:sz w:val="24"/>
        </w:rPr>
        <w:t>。</w:t>
      </w:r>
      <w:r w:rsidR="00600EDF" w:rsidRPr="00600EDF">
        <w:rPr>
          <w:rFonts w:hint="eastAsia"/>
          <w:sz w:val="24"/>
        </w:rPr>
        <w:t>特别是，存在相邻机器之间没有缓冲区的情况，可能导致阻塞</w:t>
      </w:r>
      <w:r w:rsidR="00600EDF">
        <w:rPr>
          <w:rFonts w:hint="eastAsia"/>
          <w:sz w:val="24"/>
        </w:rPr>
        <w:t>的产生</w:t>
      </w:r>
      <w:r w:rsidR="00600EDF" w:rsidRPr="00600EDF">
        <w:rPr>
          <w:rFonts w:hint="eastAsia"/>
          <w:sz w:val="24"/>
        </w:rPr>
        <w:t>。</w:t>
      </w:r>
      <w:r w:rsidR="00595DA1" w:rsidRPr="00595DA1">
        <w:rPr>
          <w:sz w:val="24"/>
        </w:rPr>
        <w:t>为了更</w:t>
      </w:r>
      <w:r w:rsidR="00600EDF">
        <w:rPr>
          <w:rFonts w:hint="eastAsia"/>
          <w:sz w:val="24"/>
        </w:rPr>
        <w:t>有效</w:t>
      </w:r>
      <w:r w:rsidR="00595DA1" w:rsidRPr="00595DA1">
        <w:rPr>
          <w:sz w:val="24"/>
        </w:rPr>
        <w:t>地应对这一问题，本章着重</w:t>
      </w:r>
      <w:r w:rsidR="00600EDF">
        <w:rPr>
          <w:rFonts w:hint="eastAsia"/>
          <w:sz w:val="24"/>
        </w:rPr>
        <w:t>研究了</w:t>
      </w:r>
      <w:r w:rsidR="00595DA1" w:rsidRPr="00595DA1">
        <w:rPr>
          <w:sz w:val="24"/>
        </w:rPr>
        <w:t>带</w:t>
      </w:r>
      <w:r w:rsidR="00600EDF">
        <w:rPr>
          <w:rFonts w:hint="eastAsia"/>
          <w:sz w:val="24"/>
        </w:rPr>
        <w:t>有</w:t>
      </w:r>
      <w:r w:rsidR="00595DA1" w:rsidRPr="00595DA1">
        <w:rPr>
          <w:sz w:val="24"/>
        </w:rPr>
        <w:t>阻塞约束的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595DA1" w:rsidRPr="00595DA1">
        <w:rPr>
          <w:sz w:val="24"/>
        </w:rPr>
        <w:t>。首先，构建了一个以最小</w:t>
      </w:r>
      <w:proofErr w:type="gramStart"/>
      <w:r w:rsidR="00595DA1" w:rsidRPr="00595DA1">
        <w:rPr>
          <w:sz w:val="24"/>
        </w:rPr>
        <w:t>化最大</w:t>
      </w:r>
      <w:proofErr w:type="gramEnd"/>
      <w:r w:rsidR="00595DA1" w:rsidRPr="00595DA1">
        <w:rPr>
          <w:sz w:val="24"/>
        </w:rPr>
        <w:t>完成时间为目标的</w:t>
      </w:r>
      <w:r w:rsidR="00595DA1" w:rsidRPr="00595DA1">
        <w:rPr>
          <w:sz w:val="24"/>
        </w:rPr>
        <w:t>MILP</w:t>
      </w:r>
      <w:r w:rsidR="00595DA1" w:rsidRPr="00595DA1">
        <w:rPr>
          <w:sz w:val="24"/>
        </w:rPr>
        <w:t>模型，并使用</w:t>
      </w:r>
      <w:r w:rsidR="00595DA1" w:rsidRPr="00595DA1">
        <w:rPr>
          <w:sz w:val="24"/>
        </w:rPr>
        <w:t>Gurobi</w:t>
      </w:r>
      <w:r w:rsidR="00595DA1" w:rsidRPr="00595DA1">
        <w:rPr>
          <w:sz w:val="24"/>
        </w:rPr>
        <w:t>求解器验证了其正确性。接着，提出了一种先进的</w:t>
      </w:r>
      <w:r w:rsidR="00595DA1" w:rsidRPr="00595DA1">
        <w:rPr>
          <w:sz w:val="24"/>
        </w:rPr>
        <w:t>IG</w:t>
      </w:r>
      <w:r w:rsidR="00595DA1" w:rsidRPr="00595DA1">
        <w:rPr>
          <w:sz w:val="24"/>
        </w:rPr>
        <w:t>（</w:t>
      </w:r>
      <w:r w:rsidR="00595DA1" w:rsidRPr="00595DA1">
        <w:rPr>
          <w:sz w:val="24"/>
        </w:rPr>
        <w:t>Advanced IG</w:t>
      </w:r>
      <w:r w:rsidR="00595DA1" w:rsidRPr="00595DA1">
        <w:rPr>
          <w:sz w:val="24"/>
        </w:rPr>
        <w:t>，</w:t>
      </w:r>
      <w:r w:rsidR="00595DA1" w:rsidRPr="00595DA1">
        <w:rPr>
          <w:sz w:val="24"/>
        </w:rPr>
        <w:t>AIG</w:t>
      </w:r>
      <w:r w:rsidR="00595DA1" w:rsidRPr="00595DA1">
        <w:rPr>
          <w:sz w:val="24"/>
        </w:rPr>
        <w:t>）算法，</w:t>
      </w:r>
      <w:r w:rsidR="00297A33">
        <w:rPr>
          <w:rFonts w:hint="eastAsia"/>
          <w:sz w:val="24"/>
        </w:rPr>
        <w:t>旨在</w:t>
      </w:r>
      <w:r w:rsidR="00595DA1" w:rsidRPr="00595DA1">
        <w:rPr>
          <w:sz w:val="24"/>
        </w:rPr>
        <w:t>最小化工件序列的</w:t>
      </w:r>
      <w:r w:rsidR="00297A33">
        <w:rPr>
          <w:rFonts w:hint="eastAsia"/>
          <w:sz w:val="24"/>
        </w:rPr>
        <w:t>完成</w:t>
      </w:r>
      <w:r w:rsidR="00595DA1" w:rsidRPr="00595DA1">
        <w:rPr>
          <w:sz w:val="24"/>
        </w:rPr>
        <w:t>时间。在这</w:t>
      </w:r>
      <w:r w:rsidR="00297A33">
        <w:rPr>
          <w:rFonts w:hint="eastAsia"/>
          <w:sz w:val="24"/>
        </w:rPr>
        <w:t>一</w:t>
      </w:r>
      <w:r w:rsidR="00595DA1" w:rsidRPr="00595DA1">
        <w:rPr>
          <w:sz w:val="24"/>
        </w:rPr>
        <w:t>过程中，</w:t>
      </w:r>
      <w:r w:rsidR="00297A33">
        <w:rPr>
          <w:rFonts w:hint="eastAsia"/>
          <w:sz w:val="24"/>
        </w:rPr>
        <w:t>通过</w:t>
      </w:r>
      <w:r w:rsidR="00595DA1" w:rsidRPr="00595DA1">
        <w:rPr>
          <w:sz w:val="24"/>
        </w:rPr>
        <w:t>改进</w:t>
      </w:r>
      <w:r w:rsidR="00595DA1" w:rsidRPr="00595DA1">
        <w:rPr>
          <w:sz w:val="24"/>
        </w:rPr>
        <w:t>NEH</w:t>
      </w:r>
      <w:r w:rsidR="00595DA1" w:rsidRPr="00595DA1">
        <w:rPr>
          <w:sz w:val="24"/>
        </w:rPr>
        <w:t>启发式算法以适应阻塞特性。为平衡</w:t>
      </w:r>
      <w:r w:rsidR="00595DA1" w:rsidRPr="00595DA1">
        <w:rPr>
          <w:sz w:val="24"/>
        </w:rPr>
        <w:t>AIG</w:t>
      </w:r>
      <w:r w:rsidR="00595DA1" w:rsidRPr="00595DA1">
        <w:rPr>
          <w:sz w:val="24"/>
        </w:rPr>
        <w:t>的</w:t>
      </w:r>
      <w:r w:rsidR="006A6398">
        <w:rPr>
          <w:rFonts w:hint="eastAsia"/>
          <w:sz w:val="24"/>
        </w:rPr>
        <w:t>开发</w:t>
      </w:r>
      <w:r w:rsidR="00595DA1" w:rsidRPr="00595DA1">
        <w:rPr>
          <w:sz w:val="24"/>
        </w:rPr>
        <w:t>和</w:t>
      </w:r>
      <w:r w:rsidR="006A6398">
        <w:rPr>
          <w:rFonts w:hint="eastAsia"/>
          <w:sz w:val="24"/>
        </w:rPr>
        <w:t>探索</w:t>
      </w:r>
      <w:proofErr w:type="gramStart"/>
      <w:r w:rsidR="006A6398">
        <w:rPr>
          <w:rFonts w:hint="eastAsia"/>
          <w:sz w:val="24"/>
        </w:rPr>
        <w:t>解空间</w:t>
      </w:r>
      <w:proofErr w:type="gramEnd"/>
      <w:r w:rsidR="006A6398">
        <w:rPr>
          <w:rFonts w:hint="eastAsia"/>
          <w:sz w:val="24"/>
        </w:rPr>
        <w:t>的</w:t>
      </w:r>
      <w:r w:rsidR="00595DA1" w:rsidRPr="00595DA1">
        <w:rPr>
          <w:sz w:val="24"/>
        </w:rPr>
        <w:t>能力，设计了两种有效的工厂间邻域搜索策略和基于交换的局部搜索策略。同时，为了提高算法的效率，设计了一种基于内存的插入操作解码方法，以减少计算时间。最后，通过</w:t>
      </w:r>
      <w:r w:rsidR="00E0105F">
        <w:rPr>
          <w:rFonts w:hint="eastAsia"/>
          <w:sz w:val="24"/>
        </w:rPr>
        <w:t>对</w:t>
      </w:r>
      <w:r w:rsidR="00595DA1" w:rsidRPr="00595DA1">
        <w:rPr>
          <w:sz w:val="24"/>
        </w:rPr>
        <w:t>90</w:t>
      </w:r>
      <w:r w:rsidR="00595DA1" w:rsidRPr="00595DA1">
        <w:rPr>
          <w:sz w:val="24"/>
        </w:rPr>
        <w:t>个不同规模的算例</w:t>
      </w:r>
      <w:r w:rsidR="00E0105F">
        <w:rPr>
          <w:rFonts w:hint="eastAsia"/>
          <w:sz w:val="24"/>
        </w:rPr>
        <w:t>进行试验，证明了</w:t>
      </w:r>
      <w:r w:rsidR="00595DA1" w:rsidRPr="00595DA1">
        <w:rPr>
          <w:sz w:val="24"/>
        </w:rPr>
        <w:t>所提出算法的有效性。</w:t>
      </w:r>
    </w:p>
    <w:p w14:paraId="5BF74CE2" w14:textId="77777777" w:rsidR="00595DA1" w:rsidRPr="00595DA1" w:rsidRDefault="00595DA1" w:rsidP="00595DA1">
      <w:pPr>
        <w:pStyle w:val="2"/>
        <w:spacing w:beforeLines="100" w:before="240" w:afterLines="100" w:after="240" w:line="460" w:lineRule="exact"/>
        <w:rPr>
          <w:rFonts w:ascii="Times New Roman" w:eastAsia="宋体" w:hAnsi="Times New Roman"/>
          <w:sz w:val="28"/>
          <w:szCs w:val="28"/>
        </w:rPr>
      </w:pPr>
      <w:bookmarkStart w:id="22" w:name="_Toc159654703"/>
      <w:bookmarkStart w:id="23" w:name="_Toc160177554"/>
      <w:r w:rsidRPr="00595DA1">
        <w:rPr>
          <w:rFonts w:ascii="Times New Roman" w:eastAsia="宋体" w:hAnsi="Times New Roman"/>
          <w:sz w:val="28"/>
          <w:szCs w:val="28"/>
        </w:rPr>
        <w:t xml:space="preserve">3.2 </w:t>
      </w:r>
      <w:r w:rsidRPr="00595DA1">
        <w:rPr>
          <w:rFonts w:ascii="Times New Roman" w:eastAsia="宋体" w:hAnsi="Times New Roman"/>
          <w:sz w:val="28"/>
          <w:szCs w:val="28"/>
        </w:rPr>
        <w:t>问题描述及数学模型</w:t>
      </w:r>
      <w:bookmarkEnd w:id="22"/>
      <w:bookmarkEnd w:id="23"/>
    </w:p>
    <w:p w14:paraId="394D6613" w14:textId="77777777" w:rsidR="00595DA1" w:rsidRPr="00595DA1" w:rsidRDefault="00595DA1" w:rsidP="00595DA1">
      <w:pPr>
        <w:pStyle w:val="3"/>
        <w:spacing w:before="0" w:after="0" w:line="460" w:lineRule="exact"/>
        <w:rPr>
          <w:sz w:val="24"/>
          <w:szCs w:val="24"/>
        </w:rPr>
      </w:pPr>
      <w:r w:rsidRPr="00595DA1">
        <w:rPr>
          <w:sz w:val="24"/>
          <w:szCs w:val="24"/>
        </w:rPr>
        <w:t xml:space="preserve">3.2.1 </w:t>
      </w:r>
      <w:r w:rsidRPr="00595DA1">
        <w:rPr>
          <w:sz w:val="24"/>
          <w:szCs w:val="24"/>
        </w:rPr>
        <w:t>问题描述</w:t>
      </w:r>
    </w:p>
    <w:p w14:paraId="6951B6EC" w14:textId="0F656B7B" w:rsidR="00595DA1" w:rsidRPr="00595DA1" w:rsidRDefault="008C1545" w:rsidP="00595DA1">
      <w:pPr>
        <w:spacing w:line="460" w:lineRule="exact"/>
        <w:ind w:firstLineChars="200" w:firstLine="480"/>
        <w:rPr>
          <w:sz w:val="24"/>
        </w:rPr>
      </w:pP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BB7C80">
        <w:rPr>
          <w:rFonts w:hint="eastAsia"/>
          <w:sz w:val="24"/>
        </w:rPr>
        <w:t>的</w:t>
      </w:r>
      <w:r w:rsidR="00595DA1" w:rsidRPr="00595DA1">
        <w:rPr>
          <w:sz w:val="24"/>
        </w:rPr>
        <w:t>描述如下：将包含</w:t>
      </w:r>
      <m:oMath>
        <m:r>
          <w:rPr>
            <w:rFonts w:ascii="Cambria Math" w:hAnsi="Cambria Math"/>
            <w:sz w:val="24"/>
          </w:rPr>
          <m:t>J</m:t>
        </m:r>
      </m:oMath>
      <w:proofErr w:type="gramStart"/>
      <w:r w:rsidR="00595DA1" w:rsidRPr="00595DA1">
        <w:rPr>
          <w:sz w:val="24"/>
        </w:rPr>
        <w:t>个</w:t>
      </w:r>
      <w:proofErr w:type="gramEnd"/>
      <w:r w:rsidR="00595DA1" w:rsidRPr="00595DA1">
        <w:rPr>
          <w:sz w:val="24"/>
        </w:rPr>
        <w:t>工件的工件集分配给</w:t>
      </w:r>
      <m:oMath>
        <m:r>
          <w:rPr>
            <w:rFonts w:ascii="Cambria Math" w:hAnsi="Cambria Math"/>
            <w:sz w:val="24"/>
          </w:rPr>
          <m:t>F</m:t>
        </m:r>
      </m:oMath>
      <w:proofErr w:type="gramStart"/>
      <w:r w:rsidR="00595DA1" w:rsidRPr="00595DA1">
        <w:rPr>
          <w:sz w:val="24"/>
        </w:rPr>
        <w:t>个</w:t>
      </w:r>
      <w:proofErr w:type="gramEnd"/>
      <w:r w:rsidR="00595DA1" w:rsidRPr="00595DA1">
        <w:rPr>
          <w:sz w:val="24"/>
        </w:rPr>
        <w:t>工厂进行加工。对于任意工厂</w:t>
      </w:r>
      <m:oMath>
        <m:r>
          <w:rPr>
            <w:rFonts w:ascii="Cambria Math" w:hAnsi="Cambria Math"/>
            <w:sz w:val="24"/>
          </w:rPr>
          <m:t>f</m:t>
        </m:r>
      </m:oMath>
      <w:r w:rsidR="00595DA1" w:rsidRPr="00595DA1">
        <w:rPr>
          <w:sz w:val="24"/>
        </w:rPr>
        <w:t>，存在</w:t>
      </w:r>
      <m:oMath>
        <m:r>
          <w:rPr>
            <w:rFonts w:ascii="Cambria Math" w:hAnsi="Cambria Math"/>
            <w:sz w:val="24"/>
          </w:rPr>
          <m:t>S</m:t>
        </m:r>
      </m:oMath>
      <w:proofErr w:type="gramStart"/>
      <w:r w:rsidR="00595DA1" w:rsidRPr="00595DA1">
        <w:rPr>
          <w:sz w:val="24"/>
        </w:rPr>
        <w:t>个</w:t>
      </w:r>
      <w:proofErr w:type="gramEnd"/>
      <w:r w:rsidR="00595DA1" w:rsidRPr="00595DA1">
        <w:rPr>
          <w:sz w:val="24"/>
        </w:rPr>
        <w:t>相同的加工阶段，每个加工阶段</w:t>
      </w:r>
      <m:oMath>
        <m:r>
          <w:rPr>
            <w:rFonts w:ascii="Cambria Math" w:hAnsi="Cambria Math"/>
            <w:sz w:val="24"/>
          </w:rPr>
          <m:t>s</m:t>
        </m:r>
      </m:oMath>
      <w:r w:rsidR="00595DA1" w:rsidRPr="00595DA1">
        <w:rPr>
          <w:sz w:val="24"/>
        </w:rPr>
        <w:t>包含</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00595DA1" w:rsidRPr="00595DA1">
        <w:rPr>
          <w:sz w:val="24"/>
        </w:rPr>
        <w:t>（</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r>
          <w:rPr>
            <w:rFonts w:ascii="Cambria Math" w:hAnsi="Cambria Math"/>
            <w:sz w:val="24"/>
          </w:rPr>
          <m:t>⩾1</m:t>
        </m:r>
      </m:oMath>
      <w:r w:rsidR="00595DA1" w:rsidRPr="00595DA1">
        <w:rPr>
          <w:sz w:val="24"/>
        </w:rPr>
        <w:t>）台并行机，并且至少一个阶段的并行机数量大于等于</w:t>
      </w:r>
      <w:r w:rsidR="00595DA1" w:rsidRPr="00595DA1">
        <w:rPr>
          <w:sz w:val="24"/>
        </w:rPr>
        <w:t>2</w:t>
      </w:r>
      <w:r w:rsidR="00595DA1" w:rsidRPr="00595DA1">
        <w:rPr>
          <w:sz w:val="24"/>
        </w:rPr>
        <w:t>。需要注意的是，在任何相邻的加工阶段之间都没有中间缓冲区。为了更直观地呈现</w:t>
      </w:r>
      <w:proofErr w:type="gramStart"/>
      <w:r w:rsidR="00595DA1" w:rsidRPr="00595DA1">
        <w:rPr>
          <w:sz w:val="24"/>
        </w:rPr>
        <w:t>多工厂</w:t>
      </w:r>
      <w:proofErr w:type="gramEnd"/>
      <w:r w:rsidR="00595DA1" w:rsidRPr="00595DA1">
        <w:rPr>
          <w:sz w:val="24"/>
        </w:rPr>
        <w:t>生产过程，图</w:t>
      </w:r>
      <w:r w:rsidR="00595DA1" w:rsidRPr="00595DA1">
        <w:rPr>
          <w:sz w:val="24"/>
        </w:rPr>
        <w:t>3-1</w:t>
      </w:r>
      <w:r w:rsidR="00595DA1" w:rsidRPr="00595DA1">
        <w:rPr>
          <w:sz w:val="24"/>
        </w:rPr>
        <w:t>展示了两个工厂的生产示例。工厂</w:t>
      </w:r>
      <w:r w:rsidR="00595DA1" w:rsidRPr="00595DA1">
        <w:rPr>
          <w:sz w:val="24"/>
        </w:rPr>
        <w:t>1</w:t>
      </w:r>
      <w:r w:rsidR="00595DA1" w:rsidRPr="00595DA1">
        <w:rPr>
          <w:sz w:val="24"/>
        </w:rPr>
        <w:t>和工厂</w:t>
      </w:r>
      <w:r w:rsidR="00595DA1" w:rsidRPr="00595DA1">
        <w:rPr>
          <w:sz w:val="24"/>
        </w:rPr>
        <w:t>2</w:t>
      </w:r>
      <w:r w:rsidR="00595DA1" w:rsidRPr="00595DA1">
        <w:rPr>
          <w:sz w:val="24"/>
        </w:rPr>
        <w:t>相同，在每个加工阶段都有相同的机器，并且工件可以在任何工厂中加工。此外，关于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595DA1" w:rsidRPr="00595DA1">
        <w:rPr>
          <w:sz w:val="24"/>
        </w:rPr>
        <w:t>的研究基于以下假设：</w:t>
      </w:r>
    </w:p>
    <w:p w14:paraId="7EE37BA2" w14:textId="47F07227" w:rsidR="00595DA1" w:rsidRPr="00595DA1" w:rsidRDefault="00595DA1" w:rsidP="00595DA1">
      <w:pPr>
        <w:spacing w:line="460" w:lineRule="exact"/>
        <w:ind w:firstLineChars="200" w:firstLine="480"/>
        <w:rPr>
          <w:sz w:val="24"/>
        </w:rPr>
      </w:pPr>
      <w:r w:rsidRPr="00595DA1">
        <w:rPr>
          <w:rFonts w:hint="eastAsia"/>
          <w:sz w:val="24"/>
        </w:rPr>
        <w:t>（</w:t>
      </w:r>
      <w:r w:rsidRPr="00595DA1">
        <w:rPr>
          <w:sz w:val="24"/>
        </w:rPr>
        <w:t>1</w:t>
      </w:r>
      <w:r w:rsidRPr="00595DA1">
        <w:rPr>
          <w:rFonts w:hint="eastAsia"/>
          <w:sz w:val="24"/>
        </w:rPr>
        <w:t>）</w:t>
      </w:r>
      <w:r w:rsidRPr="00595DA1">
        <w:rPr>
          <w:sz w:val="24"/>
        </w:rPr>
        <w:t>在零时刻，所有工件都可被</w:t>
      </w:r>
      <w:r w:rsidR="00651D9A">
        <w:rPr>
          <w:sz w:val="24"/>
        </w:rPr>
        <w:t>加工</w:t>
      </w:r>
      <w:r w:rsidRPr="00595DA1">
        <w:rPr>
          <w:sz w:val="24"/>
        </w:rPr>
        <w:t>；</w:t>
      </w:r>
    </w:p>
    <w:p w14:paraId="780AF860" w14:textId="77777777" w:rsidR="00595DA1" w:rsidRPr="00595DA1" w:rsidRDefault="00595DA1" w:rsidP="00595DA1">
      <w:pPr>
        <w:spacing w:line="460" w:lineRule="exact"/>
        <w:ind w:firstLineChars="200" w:firstLine="480"/>
        <w:rPr>
          <w:sz w:val="24"/>
        </w:rPr>
      </w:pPr>
      <w:r w:rsidRPr="00595DA1">
        <w:rPr>
          <w:rFonts w:hint="eastAsia"/>
          <w:sz w:val="24"/>
        </w:rPr>
        <w:t>（</w:t>
      </w:r>
      <w:r w:rsidRPr="00595DA1">
        <w:rPr>
          <w:sz w:val="24"/>
        </w:rPr>
        <w:t>2</w:t>
      </w:r>
      <w:r w:rsidRPr="00595DA1">
        <w:rPr>
          <w:rFonts w:hint="eastAsia"/>
          <w:sz w:val="24"/>
        </w:rPr>
        <w:t>）</w:t>
      </w:r>
      <w:r w:rsidRPr="00595DA1">
        <w:rPr>
          <w:sz w:val="24"/>
        </w:rPr>
        <w:t>工件一旦分配到工厂，不得中途更换工厂；</w:t>
      </w:r>
    </w:p>
    <w:p w14:paraId="57E764E6" w14:textId="2C1F1B90" w:rsidR="00595DA1" w:rsidRPr="00595DA1" w:rsidRDefault="00595DA1" w:rsidP="00595DA1">
      <w:pPr>
        <w:spacing w:line="460" w:lineRule="exact"/>
        <w:ind w:firstLineChars="200" w:firstLine="480"/>
        <w:rPr>
          <w:sz w:val="24"/>
        </w:rPr>
      </w:pPr>
      <w:r w:rsidRPr="00595DA1">
        <w:rPr>
          <w:rFonts w:hint="eastAsia"/>
          <w:sz w:val="24"/>
        </w:rPr>
        <w:t>（</w:t>
      </w:r>
      <w:r w:rsidRPr="00595DA1">
        <w:rPr>
          <w:sz w:val="24"/>
        </w:rPr>
        <w:t>3</w:t>
      </w:r>
      <w:r w:rsidRPr="00595DA1">
        <w:rPr>
          <w:rFonts w:hint="eastAsia"/>
          <w:sz w:val="24"/>
        </w:rPr>
        <w:t>）</w:t>
      </w:r>
      <w:r w:rsidRPr="00595DA1">
        <w:rPr>
          <w:sz w:val="24"/>
        </w:rPr>
        <w:t>每台机器一次只能加工一个工件，每项工件一次只能由一台机器加工；</w:t>
      </w:r>
    </w:p>
    <w:p w14:paraId="6316A64B" w14:textId="4362BF7B" w:rsidR="00595DA1" w:rsidRPr="00595DA1" w:rsidRDefault="00595DA1" w:rsidP="00595DA1">
      <w:pPr>
        <w:spacing w:line="460" w:lineRule="exact"/>
        <w:ind w:firstLineChars="200" w:firstLine="480"/>
        <w:rPr>
          <w:sz w:val="24"/>
        </w:rPr>
      </w:pPr>
      <w:r w:rsidRPr="00595DA1">
        <w:rPr>
          <w:rFonts w:hint="eastAsia"/>
          <w:sz w:val="24"/>
        </w:rPr>
        <w:t>（</w:t>
      </w:r>
      <w:r w:rsidRPr="00595DA1">
        <w:rPr>
          <w:sz w:val="24"/>
        </w:rPr>
        <w:t>4</w:t>
      </w:r>
      <w:r w:rsidRPr="00595DA1">
        <w:rPr>
          <w:rFonts w:hint="eastAsia"/>
          <w:sz w:val="24"/>
        </w:rPr>
        <w:t>）</w:t>
      </w:r>
      <w:r w:rsidRPr="00595DA1">
        <w:rPr>
          <w:sz w:val="24"/>
        </w:rPr>
        <w:t>所有工件应连续</w:t>
      </w:r>
      <w:r w:rsidR="00651D9A">
        <w:rPr>
          <w:sz w:val="24"/>
        </w:rPr>
        <w:t>加工</w:t>
      </w:r>
      <w:r w:rsidRPr="00595DA1">
        <w:rPr>
          <w:sz w:val="24"/>
        </w:rPr>
        <w:t>，不得有任何中断或抢占；</w:t>
      </w:r>
    </w:p>
    <w:p w14:paraId="76F663CF" w14:textId="67D92675" w:rsidR="00595DA1" w:rsidRPr="00595DA1" w:rsidRDefault="00595DA1" w:rsidP="00595DA1">
      <w:pPr>
        <w:spacing w:line="460" w:lineRule="exact"/>
        <w:ind w:firstLineChars="200" w:firstLine="480"/>
        <w:rPr>
          <w:sz w:val="24"/>
        </w:rPr>
      </w:pPr>
      <w:r w:rsidRPr="00595DA1">
        <w:rPr>
          <w:rFonts w:hint="eastAsia"/>
          <w:sz w:val="24"/>
        </w:rPr>
        <w:t>（</w:t>
      </w:r>
      <w:r w:rsidRPr="00595DA1">
        <w:rPr>
          <w:sz w:val="24"/>
        </w:rPr>
        <w:t>5</w:t>
      </w:r>
      <w:r w:rsidRPr="00595DA1">
        <w:rPr>
          <w:rFonts w:hint="eastAsia"/>
          <w:sz w:val="24"/>
        </w:rPr>
        <w:t>）</w:t>
      </w:r>
      <w:r w:rsidRPr="00595DA1">
        <w:rPr>
          <w:sz w:val="24"/>
        </w:rPr>
        <w:t>每个工件都</w:t>
      </w:r>
      <w:r w:rsidR="00BB7C80">
        <w:rPr>
          <w:rFonts w:hint="eastAsia"/>
          <w:sz w:val="24"/>
        </w:rPr>
        <w:t>按照</w:t>
      </w:r>
      <w:r w:rsidRPr="00595DA1">
        <w:rPr>
          <w:sz w:val="24"/>
        </w:rPr>
        <w:t>预定的加工阶段顺序</w:t>
      </w:r>
      <w:r w:rsidR="00BB7C80">
        <w:rPr>
          <w:rFonts w:hint="eastAsia"/>
          <w:sz w:val="24"/>
        </w:rPr>
        <w:t>进行</w:t>
      </w:r>
      <w:r w:rsidR="00651D9A">
        <w:rPr>
          <w:rFonts w:hint="eastAsia"/>
          <w:sz w:val="24"/>
        </w:rPr>
        <w:t>加工</w:t>
      </w:r>
      <w:r w:rsidRPr="00595DA1">
        <w:rPr>
          <w:sz w:val="24"/>
        </w:rPr>
        <w:t>，不能跳过任何阶段或提前完成；</w:t>
      </w:r>
    </w:p>
    <w:p w14:paraId="633FEAA0" w14:textId="5801D4B0" w:rsidR="00BB7C80" w:rsidRPr="00BB7C80" w:rsidRDefault="00595DA1" w:rsidP="00BB7C80">
      <w:pPr>
        <w:spacing w:line="460" w:lineRule="exact"/>
        <w:ind w:firstLineChars="200" w:firstLine="480"/>
        <w:rPr>
          <w:sz w:val="24"/>
        </w:rPr>
      </w:pPr>
      <w:r w:rsidRPr="00595DA1">
        <w:rPr>
          <w:rFonts w:hint="eastAsia"/>
          <w:sz w:val="24"/>
        </w:rPr>
        <w:lastRenderedPageBreak/>
        <w:t>（</w:t>
      </w:r>
      <w:r w:rsidRPr="00595DA1">
        <w:rPr>
          <w:sz w:val="24"/>
        </w:rPr>
        <w:t>6</w:t>
      </w:r>
      <w:r w:rsidRPr="00595DA1">
        <w:rPr>
          <w:rFonts w:hint="eastAsia"/>
          <w:sz w:val="24"/>
        </w:rPr>
        <w:t>）</w:t>
      </w:r>
      <w:r w:rsidRPr="00595DA1">
        <w:rPr>
          <w:sz w:val="24"/>
        </w:rPr>
        <w:t>相邻阶段之间不存在中间缓冲区。</w:t>
      </w:r>
    </w:p>
    <w:p w14:paraId="2CA82115" w14:textId="77777777" w:rsidR="00595DA1" w:rsidRPr="007103D4" w:rsidRDefault="00595DA1" w:rsidP="00BB7C80">
      <w:pPr>
        <w:adjustRightInd w:val="0"/>
        <w:snapToGrid w:val="0"/>
        <w:spacing w:beforeLines="50" w:before="120" w:line="288" w:lineRule="auto"/>
        <w:jc w:val="center"/>
        <w:rPr>
          <w:color w:val="000000"/>
        </w:rPr>
      </w:pPr>
      <w:r w:rsidRPr="007103D4">
        <w:rPr>
          <w:color w:val="000000"/>
        </w:rPr>
        <w:object w:dxaOrig="12601" w:dyaOrig="4332" w14:anchorId="360E64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15pt;height:108.4pt" o:ole="">
            <v:imagedata r:id="rId39" o:title=""/>
          </v:shape>
          <o:OLEObject Type="Embed" ProgID="Visio.Drawing.15" ShapeID="_x0000_i1025" DrawAspect="Content" ObjectID="_1771851151" r:id="rId40"/>
        </w:object>
      </w:r>
    </w:p>
    <w:p w14:paraId="4909F174" w14:textId="77777777" w:rsidR="00595DA1" w:rsidRPr="00595DA1" w:rsidRDefault="00595DA1" w:rsidP="00595DA1">
      <w:pPr>
        <w:spacing w:line="460" w:lineRule="exact"/>
        <w:jc w:val="center"/>
        <w:rPr>
          <w:rFonts w:eastAsia="楷体"/>
          <w:szCs w:val="21"/>
        </w:rPr>
      </w:pPr>
      <w:r w:rsidRPr="00595DA1">
        <w:rPr>
          <w:rFonts w:eastAsia="楷体"/>
          <w:szCs w:val="21"/>
        </w:rPr>
        <w:t>图</w:t>
      </w:r>
      <w:r w:rsidRPr="00595DA1">
        <w:rPr>
          <w:rFonts w:eastAsia="楷体"/>
          <w:szCs w:val="21"/>
        </w:rPr>
        <w:t xml:space="preserve">3-1 </w:t>
      </w:r>
      <w:r w:rsidRPr="00595DA1">
        <w:rPr>
          <w:rFonts w:eastAsia="楷体"/>
          <w:szCs w:val="21"/>
        </w:rPr>
        <w:t>分布式阻塞混合流水车间的生产过程</w:t>
      </w:r>
    </w:p>
    <w:p w14:paraId="1D80CC47" w14:textId="77777777" w:rsidR="00595DA1" w:rsidRPr="00595DA1" w:rsidRDefault="00595DA1" w:rsidP="00595DA1">
      <w:pPr>
        <w:pStyle w:val="3"/>
        <w:spacing w:before="0" w:after="0" w:line="460" w:lineRule="exact"/>
        <w:rPr>
          <w:sz w:val="24"/>
          <w:szCs w:val="24"/>
        </w:rPr>
      </w:pPr>
      <w:r w:rsidRPr="00595DA1">
        <w:rPr>
          <w:sz w:val="24"/>
          <w:szCs w:val="24"/>
        </w:rPr>
        <w:t xml:space="preserve">3.2.2 </w:t>
      </w:r>
      <w:r w:rsidRPr="00595DA1">
        <w:rPr>
          <w:sz w:val="24"/>
          <w:szCs w:val="24"/>
        </w:rPr>
        <w:t>数学模型</w:t>
      </w:r>
    </w:p>
    <w:p w14:paraId="7129912A" w14:textId="77777777" w:rsidR="00595DA1" w:rsidRPr="00595DA1" w:rsidRDefault="00595DA1" w:rsidP="00595DA1">
      <w:pPr>
        <w:spacing w:line="460" w:lineRule="exact"/>
        <w:ind w:firstLineChars="200" w:firstLine="482"/>
        <w:rPr>
          <w:b/>
          <w:bCs/>
          <w:sz w:val="24"/>
        </w:rPr>
      </w:pPr>
      <w:r w:rsidRPr="00595DA1">
        <w:rPr>
          <w:b/>
          <w:bCs/>
          <w:sz w:val="24"/>
        </w:rPr>
        <w:t>数学符号</w:t>
      </w:r>
    </w:p>
    <w:p w14:paraId="62B2DC23" w14:textId="35DD5AD8" w:rsidR="00595DA1" w:rsidRPr="00595DA1" w:rsidRDefault="008C1545" w:rsidP="00595DA1">
      <w:pPr>
        <w:spacing w:line="460" w:lineRule="exact"/>
        <w:ind w:firstLineChars="200" w:firstLine="480"/>
        <w:rPr>
          <w:sz w:val="24"/>
        </w:rPr>
      </w:pPr>
      <m:oMath>
        <m:r>
          <w:rPr>
            <w:rFonts w:ascii="Cambria Math" w:hAnsi="Cambria Math"/>
            <w:sz w:val="24"/>
          </w:rPr>
          <m:t>J</m:t>
        </m:r>
      </m:oMath>
      <w:r w:rsidR="00595DA1" w:rsidRPr="00595DA1">
        <w:rPr>
          <w:sz w:val="24"/>
        </w:rPr>
        <w:t>：工件的总数；</w:t>
      </w:r>
    </w:p>
    <w:p w14:paraId="02B40981" w14:textId="55B9760C" w:rsidR="00595DA1" w:rsidRPr="00595DA1" w:rsidRDefault="008C1545" w:rsidP="00595DA1">
      <w:pPr>
        <w:spacing w:line="460" w:lineRule="exact"/>
        <w:ind w:firstLineChars="200" w:firstLine="480"/>
        <w:rPr>
          <w:sz w:val="24"/>
        </w:rPr>
      </w:pPr>
      <m:oMath>
        <m:r>
          <w:rPr>
            <w:rFonts w:ascii="Cambria Math" w:hAnsi="Cambria Math"/>
            <w:sz w:val="24"/>
          </w:rPr>
          <m:t>F</m:t>
        </m:r>
      </m:oMath>
      <w:r w:rsidR="00595DA1" w:rsidRPr="00595DA1">
        <w:rPr>
          <w:sz w:val="24"/>
        </w:rPr>
        <w:t>：工厂的总数；</w:t>
      </w:r>
    </w:p>
    <w:p w14:paraId="4FDD44B9" w14:textId="5E519E4A" w:rsidR="00595DA1" w:rsidRPr="00595DA1" w:rsidRDefault="008C1545" w:rsidP="00595DA1">
      <w:pPr>
        <w:spacing w:line="460" w:lineRule="exact"/>
        <w:ind w:firstLineChars="200" w:firstLine="480"/>
        <w:rPr>
          <w:sz w:val="24"/>
        </w:rPr>
      </w:pPr>
      <m:oMath>
        <m:r>
          <w:rPr>
            <w:rFonts w:ascii="Cambria Math" w:hAnsi="Cambria Math"/>
            <w:sz w:val="24"/>
          </w:rPr>
          <m:t>S</m:t>
        </m:r>
      </m:oMath>
      <w:r w:rsidR="00595DA1" w:rsidRPr="00595DA1">
        <w:rPr>
          <w:sz w:val="24"/>
        </w:rPr>
        <w:t>：加工阶段的总数；</w:t>
      </w:r>
    </w:p>
    <w:p w14:paraId="76A24326" w14:textId="576557B3" w:rsidR="00595DA1" w:rsidRPr="00595DA1" w:rsidRDefault="008C1545" w:rsidP="00595DA1">
      <w:pPr>
        <w:spacing w:line="460" w:lineRule="exact"/>
        <w:ind w:firstLineChars="200" w:firstLine="480"/>
        <w:rPr>
          <w:sz w:val="24"/>
        </w:rPr>
      </w:pPr>
      <m:oMath>
        <m:r>
          <w:rPr>
            <w:rFonts w:ascii="Cambria Math" w:hAnsi="Cambria Math"/>
            <w:sz w:val="24"/>
          </w:rPr>
          <m:t>j</m:t>
        </m:r>
      </m:oMath>
      <w:r w:rsidR="00595DA1" w:rsidRPr="00595DA1">
        <w:rPr>
          <w:sz w:val="24"/>
        </w:rPr>
        <w:t>：工件的序号，</w:t>
      </w:r>
      <m:oMath>
        <m:r>
          <w:rPr>
            <w:rFonts w:ascii="Cambria Math" w:hAnsi="Cambria Math"/>
            <w:sz w:val="24"/>
          </w:rPr>
          <m:t>j∈</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oMath>
      <w:r w:rsidR="00595DA1" w:rsidRPr="00595DA1">
        <w:rPr>
          <w:sz w:val="24"/>
        </w:rPr>
        <w:t>；</w:t>
      </w:r>
    </w:p>
    <w:p w14:paraId="49F706C2" w14:textId="1DCCDDC6" w:rsidR="00595DA1" w:rsidRPr="00595DA1" w:rsidRDefault="008C1545" w:rsidP="00595DA1">
      <w:pPr>
        <w:spacing w:line="460" w:lineRule="exact"/>
        <w:ind w:firstLineChars="200" w:firstLine="480"/>
        <w:rPr>
          <w:sz w:val="24"/>
        </w:rPr>
      </w:pPr>
      <m:oMath>
        <m:r>
          <w:rPr>
            <w:rFonts w:ascii="Cambria Math" w:hAnsi="Cambria Math"/>
            <w:sz w:val="24"/>
          </w:rPr>
          <m:t>f</m:t>
        </m:r>
      </m:oMath>
      <w:r w:rsidR="00595DA1" w:rsidRPr="00595DA1">
        <w:rPr>
          <w:sz w:val="24"/>
        </w:rPr>
        <w:t>：工厂的序号，</w:t>
      </w:r>
      <m:oMath>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595DA1" w:rsidRPr="00595DA1">
        <w:rPr>
          <w:sz w:val="24"/>
        </w:rPr>
        <w:t>；</w:t>
      </w:r>
    </w:p>
    <w:p w14:paraId="24CB275B" w14:textId="3908484F" w:rsidR="00595DA1" w:rsidRPr="00595DA1" w:rsidRDefault="008C1545" w:rsidP="00595DA1">
      <w:pPr>
        <w:spacing w:line="460" w:lineRule="exact"/>
        <w:ind w:firstLineChars="200" w:firstLine="480"/>
        <w:rPr>
          <w:sz w:val="24"/>
        </w:rPr>
      </w:pPr>
      <m:oMath>
        <m:r>
          <w:rPr>
            <w:rFonts w:ascii="Cambria Math" w:hAnsi="Cambria Math"/>
            <w:sz w:val="24"/>
          </w:rPr>
          <m:t>s</m:t>
        </m:r>
      </m:oMath>
      <w:r w:rsidR="00595DA1" w:rsidRPr="00595DA1">
        <w:rPr>
          <w:sz w:val="24"/>
        </w:rPr>
        <w:t>：加工阶段的序号，</w:t>
      </w:r>
      <m:oMath>
        <m:r>
          <w:rPr>
            <w:rFonts w:ascii="Cambria Math" w:hAnsi="Cambria Math"/>
            <w:sz w:val="24"/>
          </w:rPr>
          <m:t>s∈</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595DA1" w:rsidRPr="00595DA1">
        <w:rPr>
          <w:sz w:val="24"/>
        </w:rPr>
        <w:t>；</w:t>
      </w:r>
    </w:p>
    <w:p w14:paraId="20B19099" w14:textId="7290C716"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00595DA1" w:rsidRPr="00595DA1">
        <w:rPr>
          <w:sz w:val="24"/>
        </w:rPr>
        <w:t>：工厂</w:t>
      </w:r>
      <m:oMath>
        <m:r>
          <w:rPr>
            <w:rFonts w:ascii="Cambria Math" w:hAnsi="Cambria Math"/>
            <w:sz w:val="24"/>
          </w:rPr>
          <m:t>f</m:t>
        </m:r>
      </m:oMath>
      <w:r w:rsidR="00595DA1" w:rsidRPr="00595DA1">
        <w:rPr>
          <w:sz w:val="24"/>
        </w:rPr>
        <w:t>中，</w:t>
      </w:r>
      <w:proofErr w:type="gramStart"/>
      <w:r w:rsidR="00595DA1" w:rsidRPr="00595DA1">
        <w:rPr>
          <w:sz w:val="24"/>
        </w:rPr>
        <w:t>在阶段</w:t>
      </w:r>
      <w:proofErr w:type="gramEnd"/>
      <m:oMath>
        <m:r>
          <w:rPr>
            <w:rFonts w:ascii="Cambria Math" w:hAnsi="Cambria Math"/>
            <w:sz w:val="24"/>
          </w:rPr>
          <m:t>s</m:t>
        </m:r>
      </m:oMath>
      <w:r w:rsidR="00595DA1" w:rsidRPr="00595DA1">
        <w:rPr>
          <w:sz w:val="24"/>
        </w:rPr>
        <w:t>上的并行机的数量；</w:t>
      </w:r>
    </w:p>
    <w:p w14:paraId="5704FC72" w14:textId="0FAC81B3" w:rsidR="00595DA1" w:rsidRPr="00595DA1" w:rsidRDefault="008C1545" w:rsidP="00595DA1">
      <w:pPr>
        <w:spacing w:line="460" w:lineRule="exact"/>
        <w:ind w:firstLineChars="200" w:firstLine="480"/>
        <w:rPr>
          <w:sz w:val="24"/>
        </w:rPr>
      </w:pPr>
      <m:oMath>
        <m:r>
          <w:rPr>
            <w:rFonts w:ascii="Cambria Math" w:hAnsi="Cambria Math"/>
            <w:sz w:val="24"/>
          </w:rPr>
          <m:t>m</m:t>
        </m:r>
      </m:oMath>
      <w:r w:rsidR="00595DA1" w:rsidRPr="00595DA1">
        <w:rPr>
          <w:sz w:val="24"/>
        </w:rPr>
        <w:t>：</w:t>
      </w:r>
      <w:proofErr w:type="gramStart"/>
      <w:r w:rsidR="00595DA1" w:rsidRPr="00595DA1">
        <w:rPr>
          <w:sz w:val="24"/>
        </w:rPr>
        <w:t>在阶段</w:t>
      </w:r>
      <w:proofErr w:type="gramEnd"/>
      <m:oMath>
        <m:r>
          <w:rPr>
            <w:rFonts w:ascii="Cambria Math" w:hAnsi="Cambria Math"/>
            <w:sz w:val="24"/>
          </w:rPr>
          <m:t>s</m:t>
        </m:r>
      </m:oMath>
      <w:r w:rsidR="00595DA1" w:rsidRPr="00595DA1">
        <w:rPr>
          <w:sz w:val="24"/>
        </w:rPr>
        <w:t>上的并行机的序号，</w:t>
      </w:r>
      <m:oMath>
        <m:r>
          <w:rPr>
            <w:rFonts w:ascii="Cambria Math" w:hAnsi="Cambria Math"/>
            <w:sz w:val="24"/>
          </w:rPr>
          <m:t>m∈</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e>
        </m:d>
      </m:oMath>
      <w:r w:rsidR="00595DA1" w:rsidRPr="00595DA1">
        <w:rPr>
          <w:sz w:val="24"/>
        </w:rPr>
        <w:t>；</w:t>
      </w:r>
    </w:p>
    <w:p w14:paraId="75558A76" w14:textId="5D1AE4C8" w:rsidR="00595DA1" w:rsidRPr="00595DA1" w:rsidRDefault="008C1545" w:rsidP="00595DA1">
      <w:pPr>
        <w:spacing w:line="460" w:lineRule="exact"/>
        <w:ind w:firstLineChars="200" w:firstLine="480"/>
        <w:rPr>
          <w:sz w:val="24"/>
        </w:rPr>
      </w:pPr>
      <m:oMath>
        <m:r>
          <w:rPr>
            <w:rFonts w:ascii="Cambria Math" w:hAnsi="Cambria Math"/>
            <w:sz w:val="24"/>
          </w:rPr>
          <m:t>L</m:t>
        </m:r>
      </m:oMath>
      <w:r w:rsidR="00595DA1" w:rsidRPr="00595DA1">
        <w:rPr>
          <w:sz w:val="24"/>
        </w:rPr>
        <w:t>：一个很大的正数；</w:t>
      </w:r>
    </w:p>
    <w:p w14:paraId="6DADC408" w14:textId="6131E789"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595DA1" w:rsidRPr="00595DA1">
        <w:rPr>
          <w:sz w:val="24"/>
        </w:rPr>
        <w:t>：工件</w:t>
      </w:r>
      <m:oMath>
        <m:r>
          <w:rPr>
            <w:rFonts w:ascii="Cambria Math" w:hAnsi="Cambria Math"/>
            <w:sz w:val="24"/>
          </w:rPr>
          <m:t>j</m:t>
        </m:r>
      </m:oMath>
      <w:proofErr w:type="gramStart"/>
      <w:r w:rsidR="00595DA1" w:rsidRPr="00595DA1">
        <w:rPr>
          <w:sz w:val="24"/>
        </w:rPr>
        <w:t>在阶段</w:t>
      </w:r>
      <w:proofErr w:type="gramEnd"/>
      <m:oMath>
        <m:r>
          <w:rPr>
            <w:rFonts w:ascii="Cambria Math" w:hAnsi="Cambria Math"/>
            <w:sz w:val="24"/>
          </w:rPr>
          <m:t>s</m:t>
        </m:r>
      </m:oMath>
      <w:r w:rsidR="00595DA1" w:rsidRPr="00595DA1">
        <w:rPr>
          <w:sz w:val="24"/>
        </w:rPr>
        <w:t>上的加工时间；</w:t>
      </w:r>
    </w:p>
    <w:p w14:paraId="3E4647CA" w14:textId="77777777" w:rsidR="00595DA1" w:rsidRPr="00595DA1" w:rsidRDefault="00595DA1" w:rsidP="00595DA1">
      <w:pPr>
        <w:spacing w:line="460" w:lineRule="exact"/>
        <w:ind w:firstLineChars="200" w:firstLine="480"/>
        <w:rPr>
          <w:sz w:val="24"/>
        </w:rPr>
      </w:pPr>
      <w:r w:rsidRPr="00595DA1">
        <w:rPr>
          <w:sz w:val="24"/>
        </w:rPr>
        <w:t>决策变量</w:t>
      </w:r>
    </w:p>
    <w:p w14:paraId="293CE4FB" w14:textId="46C09E36"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595DA1" w:rsidRPr="00595DA1">
        <w:rPr>
          <w:sz w:val="24"/>
        </w:rPr>
        <w:t>：工件序列的最大完成时间；</w:t>
      </w:r>
    </w:p>
    <w:p w14:paraId="2029276F" w14:textId="74E1E7E2"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595DA1" w:rsidRPr="00595DA1">
        <w:rPr>
          <w:sz w:val="24"/>
        </w:rPr>
        <w:t>：工件</w:t>
      </w:r>
      <m:oMath>
        <m:r>
          <w:rPr>
            <w:rFonts w:ascii="Cambria Math" w:hAnsi="Cambria Math"/>
            <w:sz w:val="24"/>
          </w:rPr>
          <m:t>j</m:t>
        </m:r>
      </m:oMath>
      <w:proofErr w:type="gramStart"/>
      <w:r w:rsidR="00595DA1" w:rsidRPr="00595DA1">
        <w:rPr>
          <w:sz w:val="24"/>
        </w:rPr>
        <w:t>在阶段</w:t>
      </w:r>
      <w:proofErr w:type="gramEnd"/>
      <m:oMath>
        <m:r>
          <w:rPr>
            <w:rFonts w:ascii="Cambria Math" w:hAnsi="Cambria Math"/>
            <w:sz w:val="24"/>
          </w:rPr>
          <m:t>s</m:t>
        </m:r>
      </m:oMath>
      <w:r w:rsidR="00595DA1" w:rsidRPr="00595DA1">
        <w:rPr>
          <w:sz w:val="24"/>
        </w:rPr>
        <w:t>上的完成时间；</w:t>
      </w:r>
    </w:p>
    <w:p w14:paraId="65DA9448" w14:textId="38AD38B7"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595DA1" w:rsidRPr="00595DA1">
        <w:rPr>
          <w:sz w:val="24"/>
        </w:rPr>
        <w:t>：工件</w:t>
      </w:r>
      <m:oMath>
        <m:r>
          <w:rPr>
            <w:rFonts w:ascii="Cambria Math" w:hAnsi="Cambria Math"/>
            <w:sz w:val="24"/>
          </w:rPr>
          <m:t>j</m:t>
        </m:r>
      </m:oMath>
      <w:proofErr w:type="gramStart"/>
      <w:r w:rsidR="00595DA1" w:rsidRPr="00595DA1">
        <w:rPr>
          <w:sz w:val="24"/>
        </w:rPr>
        <w:t>在阶段</w:t>
      </w:r>
      <w:proofErr w:type="gramEnd"/>
      <m:oMath>
        <m:r>
          <w:rPr>
            <w:rFonts w:ascii="Cambria Math" w:hAnsi="Cambria Math"/>
            <w:sz w:val="24"/>
          </w:rPr>
          <m:t>s</m:t>
        </m:r>
      </m:oMath>
      <w:r w:rsidR="00595DA1" w:rsidRPr="00595DA1">
        <w:rPr>
          <w:sz w:val="24"/>
        </w:rPr>
        <w:t>上的加工完成时间；</w:t>
      </w:r>
    </w:p>
    <w:p w14:paraId="0D776886" w14:textId="34796183"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oMath>
      <w:r w:rsidR="00595DA1" w:rsidRPr="00595DA1">
        <w:rPr>
          <w:sz w:val="24"/>
        </w:rPr>
        <w:t>：</w:t>
      </w:r>
      <w:proofErr w:type="gramStart"/>
      <w:r w:rsidR="00595DA1" w:rsidRPr="00595DA1">
        <w:rPr>
          <w:sz w:val="24"/>
        </w:rPr>
        <w:t>若工</w:t>
      </w:r>
      <w:proofErr w:type="gramEnd"/>
      <w:r w:rsidR="00595DA1" w:rsidRPr="00595DA1">
        <w:rPr>
          <w:sz w:val="24"/>
        </w:rPr>
        <w:t>件</w:t>
      </w:r>
      <m:oMath>
        <m:r>
          <w:rPr>
            <w:rFonts w:ascii="Cambria Math" w:hAnsi="Cambria Math"/>
            <w:sz w:val="24"/>
          </w:rPr>
          <m:t>j</m:t>
        </m:r>
      </m:oMath>
      <w:r w:rsidR="00595DA1" w:rsidRPr="00595DA1">
        <w:rPr>
          <w:sz w:val="24"/>
        </w:rPr>
        <w:t>在工厂</w:t>
      </w:r>
      <m:oMath>
        <m:r>
          <w:rPr>
            <w:rFonts w:ascii="Cambria Math" w:hAnsi="Cambria Math"/>
            <w:sz w:val="24"/>
          </w:rPr>
          <m:t>f</m:t>
        </m:r>
      </m:oMath>
      <w:r w:rsidR="00595DA1" w:rsidRPr="00595DA1">
        <w:rPr>
          <w:sz w:val="24"/>
        </w:rPr>
        <w:t>中加工，则</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oMath>
      <w:r w:rsidR="00595DA1" w:rsidRPr="00595DA1">
        <w:rPr>
          <w:sz w:val="24"/>
        </w:rPr>
        <w:t>为</w:t>
      </w:r>
      <w:r w:rsidR="00595DA1" w:rsidRPr="00595DA1">
        <w:rPr>
          <w:sz w:val="24"/>
        </w:rPr>
        <w:t>1</w:t>
      </w:r>
      <w:r w:rsidR="00595DA1" w:rsidRPr="00595DA1">
        <w:rPr>
          <w:sz w:val="24"/>
        </w:rPr>
        <w:t>，否则为</w:t>
      </w:r>
      <w:r w:rsidR="00595DA1" w:rsidRPr="00595DA1">
        <w:rPr>
          <w:sz w:val="24"/>
        </w:rPr>
        <w:t>0</w:t>
      </w:r>
      <w:r w:rsidR="00595DA1" w:rsidRPr="00595DA1">
        <w:rPr>
          <w:sz w:val="24"/>
        </w:rPr>
        <w:t>；</w:t>
      </w:r>
    </w:p>
    <w:p w14:paraId="38F19267" w14:textId="0BF9874C"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oMath>
      <w:r w:rsidR="00595DA1" w:rsidRPr="00595DA1">
        <w:rPr>
          <w:sz w:val="24"/>
        </w:rPr>
        <w:t>：</w:t>
      </w:r>
      <w:proofErr w:type="gramStart"/>
      <w:r w:rsidR="00595DA1" w:rsidRPr="00595DA1">
        <w:rPr>
          <w:sz w:val="24"/>
        </w:rPr>
        <w:t>若工</w:t>
      </w:r>
      <w:proofErr w:type="gramEnd"/>
      <w:r w:rsidR="00595DA1" w:rsidRPr="00595DA1">
        <w:rPr>
          <w:sz w:val="24"/>
        </w:rPr>
        <w:t>件</w:t>
      </w:r>
      <m:oMath>
        <m:r>
          <w:rPr>
            <w:rFonts w:ascii="Cambria Math" w:hAnsi="Cambria Math"/>
            <w:sz w:val="24"/>
          </w:rPr>
          <m:t>j</m:t>
        </m:r>
      </m:oMath>
      <w:r w:rsidR="00595DA1" w:rsidRPr="00595DA1">
        <w:rPr>
          <w:sz w:val="24"/>
        </w:rPr>
        <w:t>在工厂</w:t>
      </w:r>
      <m:oMath>
        <m:r>
          <w:rPr>
            <w:rFonts w:ascii="Cambria Math" w:hAnsi="Cambria Math"/>
            <w:sz w:val="24"/>
          </w:rPr>
          <m:t>f</m:t>
        </m:r>
      </m:oMath>
      <w:r w:rsidR="00595DA1" w:rsidRPr="00595DA1">
        <w:rPr>
          <w:sz w:val="24"/>
        </w:rPr>
        <w:t>中的阶段</w:t>
      </w:r>
      <m:oMath>
        <m:r>
          <w:rPr>
            <w:rFonts w:ascii="Cambria Math" w:hAnsi="Cambria Math"/>
            <w:sz w:val="24"/>
          </w:rPr>
          <m:t>s</m:t>
        </m:r>
      </m:oMath>
      <w:r w:rsidR="00595DA1" w:rsidRPr="00595DA1">
        <w:rPr>
          <w:sz w:val="24"/>
        </w:rPr>
        <w:t>的机器</w:t>
      </w:r>
      <m:oMath>
        <m:r>
          <w:rPr>
            <w:rFonts w:ascii="Cambria Math" w:hAnsi="Cambria Math"/>
            <w:sz w:val="24"/>
          </w:rPr>
          <m:t>m</m:t>
        </m:r>
      </m:oMath>
      <w:r w:rsidR="00595DA1" w:rsidRPr="00595DA1">
        <w:rPr>
          <w:sz w:val="24"/>
        </w:rPr>
        <w:t>上加工，则</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oMath>
      <w:r w:rsidR="00595DA1" w:rsidRPr="00595DA1">
        <w:rPr>
          <w:sz w:val="24"/>
        </w:rPr>
        <w:t>为</w:t>
      </w:r>
      <w:r w:rsidR="00595DA1" w:rsidRPr="00595DA1">
        <w:rPr>
          <w:sz w:val="24"/>
        </w:rPr>
        <w:t>1</w:t>
      </w:r>
      <w:r w:rsidR="00595DA1" w:rsidRPr="00595DA1">
        <w:rPr>
          <w:sz w:val="24"/>
        </w:rPr>
        <w:t>，否则为</w:t>
      </w:r>
      <w:r w:rsidR="00595DA1" w:rsidRPr="00595DA1">
        <w:rPr>
          <w:sz w:val="24"/>
        </w:rPr>
        <w:t>0</w:t>
      </w:r>
      <w:r w:rsidR="00595DA1" w:rsidRPr="00595DA1">
        <w:rPr>
          <w:sz w:val="24"/>
        </w:rPr>
        <w:t>；</w:t>
      </w:r>
    </w:p>
    <w:p w14:paraId="268A5C53" w14:textId="002A1508" w:rsidR="00595DA1" w:rsidRPr="00595DA1" w:rsidRDefault="003F2B40" w:rsidP="00595DA1">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oMath>
      <w:r w:rsidR="00595DA1" w:rsidRPr="00595DA1">
        <w:rPr>
          <w:sz w:val="24"/>
        </w:rPr>
        <w:t>：</w:t>
      </w:r>
      <w:proofErr w:type="gramStart"/>
      <w:r w:rsidR="00595DA1" w:rsidRPr="00595DA1">
        <w:rPr>
          <w:sz w:val="24"/>
        </w:rPr>
        <w:t>若工</w:t>
      </w:r>
      <w:proofErr w:type="gramEnd"/>
      <w:r w:rsidR="00595DA1" w:rsidRPr="00595DA1">
        <w:rPr>
          <w:sz w:val="24"/>
        </w:rPr>
        <w:t>件</w:t>
      </w:r>
      <m:oMath>
        <m:r>
          <w:rPr>
            <w:rFonts w:ascii="Cambria Math" w:hAnsi="Cambria Math"/>
            <w:sz w:val="24"/>
          </w:rPr>
          <m:t>j</m:t>
        </m:r>
      </m:oMath>
      <w:r w:rsidR="00595DA1" w:rsidRPr="00595DA1">
        <w:rPr>
          <w:sz w:val="24"/>
        </w:rPr>
        <w:t>在工厂</w:t>
      </w:r>
      <m:oMath>
        <m:r>
          <w:rPr>
            <w:rFonts w:ascii="Cambria Math" w:hAnsi="Cambria Math"/>
            <w:sz w:val="24"/>
          </w:rPr>
          <m:t>f</m:t>
        </m:r>
      </m:oMath>
      <w:r w:rsidR="00595DA1" w:rsidRPr="00595DA1">
        <w:rPr>
          <w:sz w:val="24"/>
        </w:rPr>
        <w:t>中的阶段</w:t>
      </w:r>
      <m:oMath>
        <m:r>
          <w:rPr>
            <w:rFonts w:ascii="Cambria Math" w:hAnsi="Cambria Math"/>
            <w:sz w:val="24"/>
          </w:rPr>
          <m:t>s</m:t>
        </m:r>
      </m:oMath>
      <w:r w:rsidR="00595DA1" w:rsidRPr="00595DA1">
        <w:rPr>
          <w:sz w:val="24"/>
        </w:rPr>
        <w:t>上比工件</w:t>
      </w:r>
      <m:oMath>
        <m:r>
          <w:rPr>
            <w:rFonts w:ascii="Cambria Math" w:hAnsi="Cambria Math"/>
            <w:sz w:val="24"/>
          </w:rPr>
          <m:t>j</m:t>
        </m:r>
        <m:r>
          <m:rPr>
            <m:sty m:val="p"/>
          </m:rPr>
          <w:rPr>
            <w:rFonts w:ascii="Cambria Math" w:hAnsi="Cambria Math"/>
            <w:sz w:val="24"/>
          </w:rPr>
          <m:t>'</m:t>
        </m:r>
      </m:oMath>
      <w:r w:rsidR="00595DA1" w:rsidRPr="00595DA1">
        <w:rPr>
          <w:sz w:val="24"/>
        </w:rPr>
        <w:t>先加工，则</w:t>
      </w: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oMath>
      <w:r w:rsidR="00595DA1" w:rsidRPr="00595DA1">
        <w:rPr>
          <w:sz w:val="24"/>
        </w:rPr>
        <w:t>为</w:t>
      </w:r>
      <w:r w:rsidR="00595DA1" w:rsidRPr="00595DA1">
        <w:rPr>
          <w:sz w:val="24"/>
        </w:rPr>
        <w:t>1</w:t>
      </w:r>
      <w:r w:rsidR="00595DA1" w:rsidRPr="00595DA1">
        <w:rPr>
          <w:sz w:val="24"/>
        </w:rPr>
        <w:t>，否则为</w:t>
      </w:r>
      <w:r w:rsidR="00595DA1" w:rsidRPr="00595DA1">
        <w:rPr>
          <w:sz w:val="24"/>
        </w:rPr>
        <w:t>0</w:t>
      </w:r>
      <w:r w:rsidR="00595DA1" w:rsidRPr="00595DA1">
        <w:rPr>
          <w:sz w:val="24"/>
        </w:rPr>
        <w:t>。</w:t>
      </w:r>
    </w:p>
    <w:p w14:paraId="2504AD00" w14:textId="77777777" w:rsidR="00595DA1" w:rsidRPr="00730F99" w:rsidRDefault="00595DA1" w:rsidP="003B23D7">
      <w:pPr>
        <w:spacing w:line="460" w:lineRule="exact"/>
        <w:ind w:firstLineChars="200" w:firstLine="482"/>
        <w:rPr>
          <w:b/>
          <w:bCs/>
          <w:sz w:val="24"/>
        </w:rPr>
      </w:pPr>
      <w:r w:rsidRPr="00730F99">
        <w:rPr>
          <w:b/>
          <w:bCs/>
          <w:sz w:val="24"/>
        </w:rPr>
        <w:t>目标函数</w:t>
      </w:r>
    </w:p>
    <w:p w14:paraId="3F6DB277" w14:textId="75C65AD8" w:rsidR="00595DA1" w:rsidRPr="00730F99" w:rsidRDefault="008C1545" w:rsidP="003B23D7">
      <w:pPr>
        <w:ind w:firstLineChars="200" w:firstLine="480"/>
        <w:rPr>
          <w:sz w:val="24"/>
        </w:rPr>
      </w:pPr>
      <m:oMath>
        <m:r>
          <w:rPr>
            <w:rFonts w:ascii="Cambria Math" w:hAnsi="Cambria Math"/>
            <w:sz w:val="24"/>
          </w:rPr>
          <m:t>Minimize</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(3-1)</w:t>
      </w:r>
    </w:p>
    <w:p w14:paraId="6E64546C" w14:textId="77777777" w:rsidR="00595DA1" w:rsidRPr="00730F99" w:rsidRDefault="00595DA1" w:rsidP="003B23D7">
      <w:pPr>
        <w:spacing w:line="460" w:lineRule="exact"/>
        <w:ind w:firstLineChars="200" w:firstLine="482"/>
        <w:rPr>
          <w:b/>
          <w:bCs/>
          <w:sz w:val="24"/>
        </w:rPr>
      </w:pPr>
      <w:r w:rsidRPr="00730F99">
        <w:rPr>
          <w:b/>
          <w:bCs/>
          <w:sz w:val="24"/>
        </w:rPr>
        <w:lastRenderedPageBreak/>
        <w:t>约束条件</w:t>
      </w:r>
    </w:p>
    <w:p w14:paraId="1A07A13B" w14:textId="0FA67470" w:rsidR="00595DA1" w:rsidRPr="00730F99" w:rsidRDefault="003F2B40" w:rsidP="003B23D7">
      <w:pPr>
        <w:spacing w:line="360" w:lineRule="auto"/>
        <w:ind w:firstLineChars="200" w:firstLine="480"/>
        <w:rPr>
          <w:sz w:val="24"/>
        </w:rPr>
      </w:pPr>
      <m:oMath>
        <m:nary>
          <m:naryPr>
            <m:chr m:val="∑"/>
            <m:limLoc m:val="undOvr"/>
            <m:ctrlPr>
              <w:rPr>
                <w:rFonts w:ascii="Cambria Math" w:hAnsi="Cambria Math"/>
                <w:sz w:val="24"/>
              </w:rPr>
            </m:ctrlPr>
          </m:naryPr>
          <m:sub>
            <m:r>
              <w:rPr>
                <w:rFonts w:ascii="Cambria Math" w:hAnsi="Cambria Math"/>
                <w:sz w:val="24"/>
              </w:rPr>
              <m:t>f</m:t>
            </m:r>
            <m:r>
              <w:rPr>
                <w:rFonts w:ascii="Cambria Math" w:hAnsi="Cambria Math"/>
                <w:sz w:val="24"/>
              </w:rPr>
              <m:t>=1</m:t>
            </m:r>
          </m:sub>
          <m:sup>
            <m:r>
              <w:rPr>
                <w:rFonts w:ascii="Cambria Math" w:hAnsi="Cambria Math"/>
                <w:sz w:val="24"/>
              </w:rPr>
              <m:t>F</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j</m:t>
            </m:r>
          </m:e>
        </m:nary>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(3-2)</w:t>
      </w:r>
    </w:p>
    <w:p w14:paraId="31C120C9" w14:textId="12129411" w:rsidR="00595DA1" w:rsidRPr="00730F99" w:rsidRDefault="003F2B40" w:rsidP="003B23D7">
      <w:pPr>
        <w:spacing w:line="360" w:lineRule="auto"/>
        <w:ind w:firstLineChars="200" w:firstLine="480"/>
        <w:rPr>
          <w:sz w:val="24"/>
        </w:rPr>
      </w:pPr>
      <m:oMath>
        <m:nary>
          <m:naryPr>
            <m:chr m:val="∑"/>
            <m:limLoc m:val="undOvr"/>
            <m:ctrlPr>
              <w:rPr>
                <w:rFonts w:ascii="Cambria Math" w:hAnsi="Cambria Math"/>
                <w:sz w:val="24"/>
              </w:rPr>
            </m:ctrlPr>
          </m:naryPr>
          <m:sub>
            <m:r>
              <w:rPr>
                <w:rFonts w:ascii="Cambria Math" w:hAnsi="Cambria Math"/>
                <w:sz w:val="24"/>
              </w:rPr>
              <m:t>m</m:t>
            </m:r>
            <m:r>
              <w:rPr>
                <w:rFonts w:ascii="Cambria Math" w:hAnsi="Cambria Math"/>
                <w:sz w:val="24"/>
              </w:rPr>
              <m:t>=1</m:t>
            </m:r>
          </m:sub>
          <m:sup>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sup>
          <m:e>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e>
        </m:nary>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(3-3)</w:t>
      </w:r>
    </w:p>
    <w:p w14:paraId="59139C61" w14:textId="6DC70573" w:rsidR="00595DA1" w:rsidRPr="00730F99" w:rsidRDefault="003F2B40" w:rsidP="003B23D7">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w:rPr>
            <w:rFonts w:ascii="Cambria Math" w:hAnsi="Cambria Math"/>
            <w:sz w:val="24"/>
          </w:rPr>
          <m:t>&lt;</m:t>
        </m:r>
        <m:r>
          <w:rPr>
            <w:rFonts w:ascii="Cambria Math" w:hAnsi="Cambria Math"/>
            <w:sz w:val="24"/>
          </w:rPr>
          <m:t>j</m:t>
        </m:r>
        <m:r>
          <m:rPr>
            <m:sty m:val="p"/>
          </m:rPr>
          <w:rPr>
            <w:rFonts w:ascii="Cambria Math" w:hAnsi="Cambria Math"/>
            <w:sz w:val="24"/>
          </w:rPr>
          <m:t>'</m:t>
        </m:r>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(3-4)</w:t>
      </w:r>
    </w:p>
    <w:p w14:paraId="60631B84" w14:textId="1BBD0A79" w:rsidR="00595DA1" w:rsidRPr="00730F99" w:rsidRDefault="003F2B40" w:rsidP="003B23D7">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j</m:t>
        </m:r>
        <m:r>
          <w:rPr>
            <w:rFonts w:ascii="Cambria Math" w:hAnsi="Cambria Math"/>
            <w:sz w:val="24"/>
          </w:rPr>
          <m:t>&lt;</m:t>
        </m:r>
        <m:r>
          <w:rPr>
            <w:rFonts w:ascii="Cambria Math" w:hAnsi="Cambria Math"/>
            <w:sz w:val="24"/>
          </w:rPr>
          <m:t>j</m:t>
        </m:r>
        <m:r>
          <m:rPr>
            <m:sty m:val="p"/>
          </m:rPr>
          <w:rPr>
            <w:rFonts w:ascii="Cambria Math" w:hAnsi="Cambria Math"/>
            <w:sz w:val="24"/>
          </w:rPr>
          <m:t>'</m:t>
        </m:r>
      </m:oMath>
      <w:r w:rsidR="00595DA1" w:rsidRPr="00730F99">
        <w:rPr>
          <w:sz w:val="24"/>
        </w:rPr>
        <w:tab/>
      </w:r>
      <w:r w:rsidR="00595DA1" w:rsidRPr="00730F99">
        <w:rPr>
          <w:sz w:val="24"/>
        </w:rPr>
        <w:tab/>
      </w:r>
      <w:r w:rsidR="00595DA1" w:rsidRPr="00730F99">
        <w:rPr>
          <w:sz w:val="24"/>
        </w:rPr>
        <w:tab/>
        <w:t>(3-5)</w:t>
      </w:r>
    </w:p>
    <w:p w14:paraId="55236E78" w14:textId="2B744B5E" w:rsidR="00595DA1" w:rsidRPr="00730F99" w:rsidRDefault="003F2B40" w:rsidP="003B23D7">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(3-6)</w:t>
      </w:r>
    </w:p>
    <w:p w14:paraId="4B51D16D" w14:textId="0483C4F4" w:rsidR="00595DA1" w:rsidRPr="00730F99" w:rsidRDefault="003F2B40" w:rsidP="003B23D7">
      <w:pPr>
        <w:spacing w:line="360" w:lineRule="auto"/>
        <w:ind w:firstLineChars="200" w:firstLine="480"/>
        <w:rPr>
          <w:sz w:val="24"/>
        </w:rPr>
      </w:pPr>
      <m:oMath>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C</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sub>
                </m:sSub>
                <m:r>
                  <w:rPr>
                    <w:rFonts w:ascii="Cambria Math" w:hAnsi="Cambria Math"/>
                    <w:sz w:val="24"/>
                  </w:rPr>
                  <m:t>-</m:t>
                </m:r>
                <m:r>
                  <w:rPr>
                    <w:rFonts w:ascii="Cambria Math" w:hAnsi="Cambria Math"/>
                    <w:sz w:val="24"/>
                  </w:rPr>
                  <m:t>3</m:t>
                </m:r>
              </m:e>
            </m:d>
            <m:r>
              <w:rPr>
                <w:rFonts w:ascii="Cambria Math" w:hAnsi="Cambria Math"/>
                <w:sz w:val="24"/>
              </w:rPr>
              <m:t>×</m:t>
            </m:r>
            <m:r>
              <w:rPr>
                <w:rFonts w:ascii="Cambria Math" w:hAnsi="Cambria Math"/>
                <w:sz w:val="24"/>
              </w:rPr>
              <m:t>L</m:t>
            </m:r>
            <m:r>
              <m:rPr>
                <m:sty m:val="p"/>
              </m:rPr>
              <w:rPr>
                <w:rFonts w:ascii="Cambria Math" w:hAnsi="Cambria Math"/>
                <w:sz w:val="24"/>
              </w:rPr>
              <m:t>,</m:t>
            </m:r>
            <m:ctrlPr>
              <w:rPr>
                <w:rFonts w:ascii="Cambria Math" w:hAnsi="Cambria Math"/>
                <w:sz w:val="24"/>
              </w:rPr>
            </m:ctrlPr>
          </m:e>
          <m:e>
            <m: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j</m:t>
            </m:r>
            <m:r>
              <w:rPr>
                <w:rFonts w:ascii="Cambria Math" w:hAnsi="Cambria Math"/>
                <w:sz w:val="24"/>
              </w:rPr>
              <m:t>≠</m:t>
            </m:r>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e>
        </m:eqArr>
      </m:oMath>
      <w:r w:rsidR="00130A55">
        <w:rPr>
          <w:sz w:val="24"/>
        </w:rPr>
        <w:tab/>
      </w:r>
      <w:r w:rsidR="00130A55">
        <w:rPr>
          <w:sz w:val="24"/>
        </w:rPr>
        <w:tab/>
      </w:r>
      <w:r w:rsidR="00130A55">
        <w:rPr>
          <w:sz w:val="24"/>
        </w:rPr>
        <w:tab/>
      </w:r>
      <w:r w:rsidR="00595DA1" w:rsidRPr="00730F99">
        <w:rPr>
          <w:sz w:val="24"/>
        </w:rPr>
        <w:tab/>
        <w:t>(3-7)</w:t>
      </w:r>
    </w:p>
    <w:p w14:paraId="1CDC28A7" w14:textId="13EC0C1C" w:rsidR="00595DA1" w:rsidRPr="00730F99" w:rsidRDefault="003F2B40" w:rsidP="003B23D7">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m:rPr>
            <m:sty m:val="p"/>
          </m:rP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m:t>
        </m:r>
        <m:r>
          <w:rPr>
            <w:rFonts w:ascii="Cambria Math" w:hAnsi="Cambria Math"/>
            <w:sz w:val="24"/>
          </w:rPr>
          <m:t>j</m:t>
        </m:r>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(3-8)</w:t>
      </w:r>
    </w:p>
    <w:p w14:paraId="45105147" w14:textId="345481A9" w:rsidR="00595DA1" w:rsidRPr="00730F99" w:rsidRDefault="003F2B40" w:rsidP="003B23D7">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r>
      <w:r w:rsidR="00595DA1" w:rsidRPr="00730F99">
        <w:rPr>
          <w:sz w:val="24"/>
        </w:rPr>
        <w:tab/>
        <w:t>(3-9)</w:t>
      </w:r>
    </w:p>
    <w:p w14:paraId="1E0AFCFE" w14:textId="24990E65" w:rsidR="00595DA1" w:rsidRPr="00730F99" w:rsidRDefault="003F2B40" w:rsidP="003B23D7">
      <w:pPr>
        <w:spacing w:line="360" w:lineRule="auto"/>
        <w:ind w:firstLineChars="200" w:firstLine="480"/>
        <w:rPr>
          <w:sz w:val="24"/>
        </w:rPr>
      </w:pPr>
      <m:oMath>
        <m:sSub>
          <m:sSubPr>
            <m:ctrlPr>
              <w:rPr>
                <w:rFonts w:ascii="Cambria Math" w:hAnsi="Cambria Math"/>
                <w:color w:val="000000"/>
                <w:sz w:val="24"/>
              </w:rPr>
            </m:ctrlPr>
          </m:sSubPr>
          <m:e>
            <m:r>
              <w:rPr>
                <w:rFonts w:ascii="Cambria Math" w:hAnsi="Cambria Math"/>
                <w:color w:val="000000"/>
                <w:sz w:val="24"/>
              </w:rPr>
              <m:t>C</m:t>
            </m:r>
          </m:e>
          <m:sub>
            <m:r>
              <w:rPr>
                <w:rFonts w:ascii="Cambria Math" w:hAnsi="Cambria Math"/>
                <w:color w:val="000000"/>
                <w:sz w:val="24"/>
              </w:rPr>
              <m:t>max</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j</m:t>
            </m:r>
            <m:r>
              <m:rPr>
                <m:sty m:val="p"/>
              </m:rPr>
              <w:rPr>
                <w:rFonts w:ascii="Cambria Math" w:hAnsi="Cambria Math"/>
                <w:color w:val="000000"/>
                <w:sz w:val="24"/>
              </w:rPr>
              <m:t>,</m:t>
            </m:r>
            <m:r>
              <w:rPr>
                <w:rFonts w:ascii="Cambria Math" w:hAnsi="Cambria Math"/>
                <w:color w:val="000000"/>
                <w:sz w:val="24"/>
              </w:rPr>
              <m:t>S</m:t>
            </m:r>
          </m:sub>
        </m:sSub>
        <m:r>
          <m:rPr>
            <m:sty m:val="p"/>
          </m:rPr>
          <w:rPr>
            <w:rFonts w:ascii="Cambria Math" w:hAnsi="Cambria Math"/>
            <w:color w:val="000000"/>
            <w:sz w:val="24"/>
          </w:rPr>
          <m:t>,</m:t>
        </m:r>
        <m:r>
          <w:rPr>
            <w:rFonts w:ascii="Cambria Math" w:hAnsi="Cambria Math"/>
            <w:color w:val="000000"/>
            <w:sz w:val="24"/>
          </w:rPr>
          <m:t>∀</m:t>
        </m:r>
        <m:r>
          <w:rPr>
            <w:rFonts w:ascii="Cambria Math" w:hAnsi="Cambria Math"/>
            <w:color w:val="000000"/>
            <w:sz w:val="24"/>
          </w:rPr>
          <m:t>j</m:t>
        </m:r>
      </m:oMath>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r>
      <w:r w:rsidR="00595DA1" w:rsidRPr="00730F99">
        <w:rPr>
          <w:color w:val="000000"/>
          <w:sz w:val="24"/>
        </w:rPr>
        <w:tab/>
        <w:t>(3-10)</w:t>
      </w:r>
    </w:p>
    <w:p w14:paraId="26985AD7" w14:textId="2F0B114F" w:rsidR="00595DA1" w:rsidRPr="00730F99" w:rsidRDefault="00595DA1" w:rsidP="00730F99">
      <w:pPr>
        <w:spacing w:line="460" w:lineRule="exact"/>
        <w:ind w:firstLineChars="200" w:firstLine="480"/>
        <w:rPr>
          <w:sz w:val="24"/>
        </w:rPr>
      </w:pPr>
      <w:r w:rsidRPr="00730F99">
        <w:rPr>
          <w:rFonts w:hint="eastAsia"/>
          <w:sz w:val="24"/>
        </w:rPr>
        <w:t>公式（</w:t>
      </w:r>
      <w:r w:rsidRPr="00730F99">
        <w:rPr>
          <w:sz w:val="24"/>
        </w:rPr>
        <w:t>3-1</w:t>
      </w:r>
      <w:r w:rsidRPr="00730F99">
        <w:rPr>
          <w:rFonts w:hint="eastAsia"/>
          <w:sz w:val="24"/>
        </w:rPr>
        <w:t>）为目标函数</w:t>
      </w:r>
      <w:r w:rsidR="000F24EF">
        <w:rPr>
          <w:rFonts w:hint="eastAsia"/>
          <w:sz w:val="24"/>
        </w:rPr>
        <w:t>，意为</w:t>
      </w:r>
      <w:r w:rsidR="000F24EF" w:rsidRPr="00730F99">
        <w:rPr>
          <w:rFonts w:hint="eastAsia"/>
          <w:sz w:val="24"/>
        </w:rPr>
        <w:t>最小</w:t>
      </w:r>
      <w:proofErr w:type="gramStart"/>
      <w:r w:rsidR="000F24EF" w:rsidRPr="00730F99">
        <w:rPr>
          <w:rFonts w:hint="eastAsia"/>
          <w:sz w:val="24"/>
        </w:rPr>
        <w:t>化最大</w:t>
      </w:r>
      <w:proofErr w:type="gramEnd"/>
      <w:r w:rsidR="000F24EF" w:rsidRPr="00730F99">
        <w:rPr>
          <w:rFonts w:hint="eastAsia"/>
          <w:sz w:val="24"/>
        </w:rPr>
        <w:t>完成时间</w:t>
      </w:r>
      <w:r w:rsidRPr="00730F99">
        <w:rPr>
          <w:rFonts w:hint="eastAsia"/>
          <w:sz w:val="24"/>
        </w:rPr>
        <w:t>。公式（</w:t>
      </w:r>
      <w:r w:rsidRPr="00730F99">
        <w:rPr>
          <w:sz w:val="24"/>
        </w:rPr>
        <w:t>3-2</w:t>
      </w:r>
      <w:r w:rsidRPr="00730F99">
        <w:rPr>
          <w:rFonts w:hint="eastAsia"/>
          <w:sz w:val="24"/>
        </w:rPr>
        <w:t>）确保每个工件只能被一个工厂加工。公式（</w:t>
      </w:r>
      <w:r w:rsidRPr="00730F99">
        <w:rPr>
          <w:sz w:val="24"/>
        </w:rPr>
        <w:t>3-3</w:t>
      </w:r>
      <w:r w:rsidRPr="00730F99">
        <w:rPr>
          <w:rFonts w:hint="eastAsia"/>
          <w:sz w:val="24"/>
        </w:rPr>
        <w:t>）表示在每个工厂内，每个工件在任意加工阶段上，只能由一台机器加工。公式（</w:t>
      </w:r>
      <w:r w:rsidRPr="00730F99">
        <w:rPr>
          <w:sz w:val="24"/>
        </w:rPr>
        <w:t>3-4</w:t>
      </w:r>
      <w:r w:rsidRPr="00730F99">
        <w:rPr>
          <w:rFonts w:hint="eastAsia"/>
          <w:sz w:val="24"/>
        </w:rPr>
        <w:t>）和公式（</w:t>
      </w:r>
      <w:r w:rsidRPr="00730F99">
        <w:rPr>
          <w:sz w:val="24"/>
        </w:rPr>
        <w:t>3-5</w:t>
      </w:r>
      <w:r w:rsidRPr="00730F99">
        <w:rPr>
          <w:rFonts w:hint="eastAsia"/>
          <w:sz w:val="24"/>
        </w:rPr>
        <w:t>）表示在同一工厂</w:t>
      </w:r>
      <w:r w:rsidR="00DB7520">
        <w:rPr>
          <w:rFonts w:hint="eastAsia"/>
          <w:sz w:val="24"/>
        </w:rPr>
        <w:t>、</w:t>
      </w:r>
      <w:r w:rsidRPr="00730F99">
        <w:rPr>
          <w:rFonts w:hint="eastAsia"/>
          <w:sz w:val="24"/>
        </w:rPr>
        <w:t>同</w:t>
      </w:r>
      <w:proofErr w:type="gramStart"/>
      <w:r w:rsidRPr="00730F99">
        <w:rPr>
          <w:rFonts w:hint="eastAsia"/>
          <w:sz w:val="24"/>
        </w:rPr>
        <w:t>一</w:t>
      </w:r>
      <w:r w:rsidR="00DB7520">
        <w:rPr>
          <w:rFonts w:hint="eastAsia"/>
          <w:sz w:val="24"/>
        </w:rPr>
        <w:t>加工</w:t>
      </w:r>
      <w:proofErr w:type="gramEnd"/>
      <w:r w:rsidRPr="00730F99">
        <w:rPr>
          <w:rFonts w:hint="eastAsia"/>
          <w:sz w:val="24"/>
        </w:rPr>
        <w:t>阶段上的两个工件的加工顺序。公式（</w:t>
      </w:r>
      <w:r w:rsidRPr="00730F99">
        <w:rPr>
          <w:sz w:val="24"/>
        </w:rPr>
        <w:t>3-6</w:t>
      </w:r>
      <w:r w:rsidRPr="00730F99">
        <w:rPr>
          <w:rFonts w:hint="eastAsia"/>
          <w:sz w:val="24"/>
        </w:rPr>
        <w:t>）表示工件在每个阶段上的完成时间不小于其加工时间。公式（</w:t>
      </w:r>
      <w:r w:rsidRPr="00730F99">
        <w:rPr>
          <w:sz w:val="24"/>
        </w:rPr>
        <w:t>3-7</w:t>
      </w:r>
      <w:r w:rsidRPr="00730F99">
        <w:rPr>
          <w:rFonts w:hint="eastAsia"/>
          <w:sz w:val="24"/>
        </w:rPr>
        <w:t>）保证在同一台机器上，只有前一个工件完成后，下一个工件才能被</w:t>
      </w:r>
      <w:r w:rsidR="00651D9A">
        <w:rPr>
          <w:rFonts w:hint="eastAsia"/>
          <w:sz w:val="24"/>
        </w:rPr>
        <w:t>加工</w:t>
      </w:r>
      <w:r w:rsidRPr="00730F99">
        <w:rPr>
          <w:rFonts w:hint="eastAsia"/>
          <w:sz w:val="24"/>
        </w:rPr>
        <w:t>。公式（</w:t>
      </w:r>
      <w:r w:rsidRPr="00730F99">
        <w:rPr>
          <w:sz w:val="24"/>
        </w:rPr>
        <w:t>3-8</w:t>
      </w:r>
      <w:r w:rsidRPr="00730F99">
        <w:rPr>
          <w:rFonts w:hint="eastAsia"/>
          <w:sz w:val="24"/>
        </w:rPr>
        <w:t>）保证只有工件离开上一阶段才能开始下一阶段的加工。公式（</w:t>
      </w:r>
      <w:r w:rsidRPr="00730F99">
        <w:rPr>
          <w:sz w:val="24"/>
        </w:rPr>
        <w:t>3-9</w:t>
      </w:r>
      <w:r w:rsidRPr="00730F99">
        <w:rPr>
          <w:rFonts w:hint="eastAsia"/>
          <w:sz w:val="24"/>
        </w:rPr>
        <w:t>）表示工件在一个阶段上的离开时间和完成时间的关系。公式（</w:t>
      </w:r>
      <w:r w:rsidRPr="00730F99">
        <w:rPr>
          <w:sz w:val="24"/>
        </w:rPr>
        <w:t>3-10</w:t>
      </w:r>
      <w:r w:rsidRPr="00730F99">
        <w:rPr>
          <w:rFonts w:hint="eastAsia"/>
          <w:sz w:val="24"/>
        </w:rPr>
        <w:t>）表示最大完成时间不小于最后一个阶段上的所有工件的离开时间。</w:t>
      </w:r>
    </w:p>
    <w:p w14:paraId="3DE1B748" w14:textId="3AECC876" w:rsidR="00595DA1" w:rsidRPr="00730F99" w:rsidRDefault="00595DA1" w:rsidP="00730F99">
      <w:pPr>
        <w:spacing w:line="460" w:lineRule="exact"/>
        <w:ind w:firstLineChars="200" w:firstLine="480"/>
        <w:rPr>
          <w:sz w:val="24"/>
        </w:rPr>
      </w:pPr>
      <w:r w:rsidRPr="00730F99">
        <w:rPr>
          <w:sz w:val="24"/>
        </w:rPr>
        <w:t>本</w:t>
      </w:r>
      <w:r w:rsidR="00615807">
        <w:rPr>
          <w:rFonts w:hint="eastAsia"/>
          <w:sz w:val="24"/>
        </w:rPr>
        <w:t>小</w:t>
      </w:r>
      <w:r w:rsidRPr="00730F99">
        <w:rPr>
          <w:sz w:val="24"/>
        </w:rPr>
        <w:t>节通过一个例子来说明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730F99">
        <w:rPr>
          <w:sz w:val="24"/>
        </w:rPr>
        <w:t>。令</w:t>
      </w:r>
      <m:oMath>
        <m:r>
          <w:rPr>
            <w:rFonts w:ascii="Cambria Math" w:hAnsi="Cambria Math"/>
            <w:sz w:val="24"/>
          </w:rPr>
          <m:t>F=2</m:t>
        </m:r>
      </m:oMath>
      <w:r w:rsidRPr="00730F99">
        <w:rPr>
          <w:color w:val="000000"/>
          <w:sz w:val="24"/>
        </w:rPr>
        <w:t>、</w:t>
      </w:r>
      <m:oMath>
        <m:r>
          <w:rPr>
            <w:rFonts w:ascii="Cambria Math" w:hAnsi="Cambria Math"/>
            <w:color w:val="000000"/>
            <w:sz w:val="24"/>
          </w:rPr>
          <m:t>S=2</m:t>
        </m:r>
      </m:oMath>
      <w:r w:rsidRPr="00730F99">
        <w:rPr>
          <w:color w:val="000000"/>
          <w:sz w:val="24"/>
        </w:rPr>
        <w:t>、</w:t>
      </w:r>
      <m:oMath>
        <m:sSub>
          <m:sSubPr>
            <m:ctrlPr>
              <w:rPr>
                <w:rFonts w:ascii="Cambria Math" w:hAnsi="Cambria Math"/>
                <w:color w:val="000000"/>
                <w:sz w:val="24"/>
              </w:rPr>
            </m:ctrlPr>
          </m:sSubPr>
          <m:e>
            <m:r>
              <w:rPr>
                <w:rFonts w:ascii="Cambria Math" w:hAnsi="Cambria Math"/>
                <w:color w:val="000000"/>
                <w:sz w:val="24"/>
              </w:rPr>
              <m:t>M</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=2</m:t>
        </m:r>
      </m:oMath>
      <w:r w:rsidRPr="00730F99">
        <w:rPr>
          <w:color w:val="000000"/>
          <w:sz w:val="24"/>
        </w:rPr>
        <w:t>、</w:t>
      </w:r>
      <m:oMath>
        <m:sSub>
          <m:sSubPr>
            <m:ctrlPr>
              <w:rPr>
                <w:rFonts w:ascii="Cambria Math" w:hAnsi="Cambria Math"/>
                <w:color w:val="000000"/>
                <w:sz w:val="24"/>
              </w:rPr>
            </m:ctrlPr>
          </m:sSubPr>
          <m:e>
            <m:r>
              <w:rPr>
                <w:rFonts w:ascii="Cambria Math" w:hAnsi="Cambria Math"/>
                <w:color w:val="000000"/>
                <w:sz w:val="24"/>
              </w:rPr>
              <m:t>M</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=2</m:t>
        </m:r>
      </m:oMath>
      <w:r w:rsidRPr="00730F99">
        <w:rPr>
          <w:color w:val="000000"/>
          <w:sz w:val="24"/>
        </w:rPr>
        <w:t>、</w:t>
      </w:r>
      <m:oMath>
        <m:sSub>
          <m:sSubPr>
            <m:ctrlPr>
              <w:rPr>
                <w:rFonts w:ascii="Cambria Math" w:hAnsi="Cambria Math"/>
                <w:color w:val="000000"/>
                <w:sz w:val="24"/>
              </w:rPr>
            </m:ctrlPr>
          </m:sSubPr>
          <m:e>
            <m:r>
              <w:rPr>
                <w:rFonts w:ascii="Cambria Math" w:hAnsi="Cambria Math"/>
                <w:color w:val="000000"/>
                <w:sz w:val="24"/>
              </w:rPr>
              <m:t>M</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=2</m:t>
        </m:r>
      </m:oMath>
      <w:r w:rsidRPr="00730F99">
        <w:rPr>
          <w:color w:val="000000"/>
          <w:sz w:val="24"/>
        </w:rPr>
        <w:t>、</w:t>
      </w:r>
      <m:oMath>
        <m:sSub>
          <m:sSubPr>
            <m:ctrlPr>
              <w:rPr>
                <w:rFonts w:ascii="Cambria Math" w:hAnsi="Cambria Math"/>
                <w:color w:val="000000"/>
                <w:sz w:val="24"/>
              </w:rPr>
            </m:ctrlPr>
          </m:sSubPr>
          <m:e>
            <m:r>
              <w:rPr>
                <w:rFonts w:ascii="Cambria Math" w:hAnsi="Cambria Math"/>
                <w:color w:val="000000"/>
                <w:sz w:val="24"/>
              </w:rPr>
              <m:t>M</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=2</m:t>
        </m:r>
      </m:oMath>
      <w:r w:rsidRPr="00730F99">
        <w:rPr>
          <w:color w:val="000000"/>
          <w:sz w:val="24"/>
        </w:rPr>
        <w:t>和</w:t>
      </w:r>
      <m:oMath>
        <m:r>
          <w:rPr>
            <w:rFonts w:ascii="Cambria Math" w:hAnsi="Cambria Math"/>
            <w:color w:val="000000"/>
            <w:sz w:val="24"/>
          </w:rPr>
          <m:t>J=6</m:t>
        </m:r>
      </m:oMath>
      <w:r w:rsidRPr="00730F99">
        <w:rPr>
          <w:color w:val="000000"/>
          <w:sz w:val="24"/>
        </w:rPr>
        <w:t>。</w:t>
      </w:r>
      <w:r w:rsidRPr="00730F99">
        <w:rPr>
          <w:sz w:val="24"/>
        </w:rPr>
        <w:t>表</w:t>
      </w:r>
      <w:r w:rsidRPr="00730F99">
        <w:rPr>
          <w:sz w:val="24"/>
        </w:rPr>
        <w:t>3-1</w:t>
      </w:r>
      <w:r w:rsidR="00615807">
        <w:rPr>
          <w:rFonts w:hint="eastAsia"/>
          <w:sz w:val="24"/>
        </w:rPr>
        <w:t>给出</w:t>
      </w:r>
      <w:r w:rsidRPr="00730F99">
        <w:rPr>
          <w:sz w:val="24"/>
        </w:rPr>
        <w:t>每个阶段中工件的加工时间。使用</w:t>
      </w:r>
      <w:r w:rsidRPr="00730F99">
        <w:rPr>
          <w:sz w:val="24"/>
        </w:rPr>
        <w:t>Gurobi</w:t>
      </w:r>
      <w:r w:rsidRPr="00730F99">
        <w:rPr>
          <w:sz w:val="24"/>
        </w:rPr>
        <w:t>求解器运行这个小规模实例，并找到最小的</w:t>
      </w:r>
      <w:r w:rsidR="0076560A">
        <w:rPr>
          <w:sz w:val="24"/>
        </w:rPr>
        <w:t>完成时间</w:t>
      </w:r>
      <w:r w:rsidRPr="00730F99">
        <w:rPr>
          <w:sz w:val="24"/>
        </w:rPr>
        <w:t>。</w:t>
      </w:r>
      <w:r w:rsidRPr="00730F99">
        <w:rPr>
          <w:sz w:val="24"/>
        </w:rPr>
        <w:t>Gurobi</w:t>
      </w:r>
      <w:r w:rsidRPr="00730F99">
        <w:rPr>
          <w:sz w:val="24"/>
        </w:rPr>
        <w:t>求解器得到的最优解为</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1</m:t>
            </m:r>
            <m:r>
              <m:rPr>
                <m:sty m:val="p"/>
              </m:rPr>
              <w:rPr>
                <w:rFonts w:ascii="Cambria Math" w:hAnsi="Cambria Math"/>
                <w:sz w:val="24"/>
              </w:rPr>
              <m:t>,</m:t>
            </m:r>
            <m:r>
              <w:rPr>
                <w:rFonts w:ascii="Cambria Math" w:hAnsi="Cambria Math"/>
                <w:sz w:val="24"/>
              </w:rPr>
              <m:t>3</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1</m:t>
            </m:r>
            <m:r>
              <m:rPr>
                <m:sty m:val="p"/>
              </m:rPr>
              <w:rPr>
                <w:rFonts w:ascii="Cambria Math" w:hAnsi="Cambria Math"/>
                <w:sz w:val="24"/>
              </w:rPr>
              <m:t>,</m:t>
            </m:r>
            <m:r>
              <w:rPr>
                <w:rFonts w:ascii="Cambria Math" w:hAnsi="Cambria Math"/>
                <w:sz w:val="24"/>
              </w:rPr>
              <m:t>4</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1</m:t>
            </m:r>
            <m:r>
              <m:rPr>
                <m:sty m:val="p"/>
              </m:rPr>
              <w:rPr>
                <w:rFonts w:ascii="Cambria Math" w:hAnsi="Cambria Math"/>
                <w:sz w:val="24"/>
              </w:rPr>
              <m:t>,</m:t>
            </m:r>
            <m:r>
              <w:rPr>
                <w:rFonts w:ascii="Cambria Math" w:hAnsi="Cambria Math"/>
                <w:sz w:val="24"/>
              </w:rPr>
              <m:t>6</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r>
              <m:rPr>
                <m:sty m:val="p"/>
              </m:rPr>
              <w:rPr>
                <w:rFonts w:ascii="Cambria Math" w:hAnsi="Cambria Math"/>
                <w:sz w:val="24"/>
              </w:rPr>
              <m:t>,</m:t>
            </m:r>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r>
              <m:rPr>
                <m:sty m:val="p"/>
              </m:rPr>
              <w:rPr>
                <w:rFonts w:ascii="Cambria Math" w:hAnsi="Cambria Math"/>
                <w:sz w:val="24"/>
              </w:rPr>
              <m:t>,</m:t>
            </m:r>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r>
              <m:rPr>
                <m:sty m:val="p"/>
              </m:rPr>
              <w:rPr>
                <w:rFonts w:ascii="Cambria Math" w:hAnsi="Cambria Math"/>
                <w:sz w:val="24"/>
              </w:rPr>
              <m:t>,</m:t>
            </m:r>
            <m:r>
              <w:rPr>
                <w:rFonts w:ascii="Cambria Math" w:hAnsi="Cambria Math"/>
                <w:sz w:val="24"/>
              </w:rPr>
              <m:t>5</m:t>
            </m:r>
          </m:sub>
        </m:sSub>
        <m:r>
          <w:rPr>
            <w:rFonts w:ascii="Cambria Math" w:hAnsi="Cambria Math"/>
            <w:sz w:val="24"/>
          </w:rPr>
          <m:t>=1</m:t>
        </m:r>
      </m:oMath>
      <w:r w:rsidRPr="00730F99">
        <w:rPr>
          <w:color w:val="000000"/>
          <w:sz w:val="24"/>
        </w:rPr>
        <w:t>、</w:t>
      </w:r>
      <m:oMath>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3</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4</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6</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3</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4</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6</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5</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5</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=1</m:t>
        </m:r>
      </m:oMath>
      <w:r w:rsidRPr="00730F99">
        <w:rPr>
          <w:rFonts w:hint="eastAsia"/>
          <w:color w:val="000000"/>
          <w:sz w:val="24"/>
        </w:rPr>
        <w:t>和</w:t>
      </w:r>
      <m:oMath>
        <m:sSub>
          <m:sSubPr>
            <m:ctrlPr>
              <w:rPr>
                <w:rFonts w:ascii="Cambria Math" w:hAnsi="Cambria Math"/>
                <w:color w:val="000000"/>
                <w:sz w:val="24"/>
              </w:rPr>
            </m:ctrlPr>
          </m:sSubPr>
          <m:e>
            <m:r>
              <w:rPr>
                <w:rFonts w:ascii="Cambria Math" w:hAnsi="Cambria Math"/>
                <w:color w:val="000000"/>
                <w:sz w:val="24"/>
              </w:rPr>
              <m:t>z</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6</m:t>
            </m:r>
            <m:r>
              <m:rPr>
                <m:sty m:val="p"/>
              </m:rPr>
              <w:rPr>
                <w:rFonts w:ascii="Cambria Math" w:hAnsi="Cambria Math"/>
                <w:color w:val="000000"/>
                <w:sz w:val="24"/>
              </w:rPr>
              <m:t>,</m:t>
            </m:r>
            <m:r>
              <w:rPr>
                <w:rFonts w:ascii="Cambria Math" w:hAnsi="Cambria Math"/>
                <w:color w:val="000000"/>
                <w:sz w:val="24"/>
              </w:rPr>
              <m:t>4</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z</m:t>
            </m:r>
          </m:e>
          <m:sub>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3</m:t>
            </m:r>
            <m:r>
              <m:rPr>
                <m:sty m:val="p"/>
              </m:rPr>
              <w:rPr>
                <w:rFonts w:ascii="Cambria Math" w:hAnsi="Cambria Math"/>
                <w:color w:val="000000"/>
                <w:sz w:val="24"/>
              </w:rPr>
              <m:t>,</m:t>
            </m:r>
            <m:r>
              <w:rPr>
                <w:rFonts w:ascii="Cambria Math" w:hAnsi="Cambria Math"/>
                <w:color w:val="000000"/>
                <w:sz w:val="24"/>
              </w:rPr>
              <m:t>4</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z</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1</m:t>
            </m:r>
            <m:r>
              <m:rPr>
                <m:sty m:val="p"/>
              </m:rPr>
              <w:rPr>
                <w:rFonts w:ascii="Cambria Math" w:hAnsi="Cambria Math"/>
                <w:color w:val="000000"/>
                <w:sz w:val="24"/>
              </w:rPr>
              <m:t>,</m:t>
            </m:r>
            <m:r>
              <w:rPr>
                <w:rFonts w:ascii="Cambria Math" w:hAnsi="Cambria Math"/>
                <w:color w:val="000000"/>
                <w:sz w:val="24"/>
              </w:rPr>
              <m:t>5</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z</m:t>
            </m:r>
          </m:e>
          <m:sub>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5</m:t>
            </m:r>
            <m:r>
              <m:rPr>
                <m:sty m:val="p"/>
              </m:rPr>
              <w:rPr>
                <w:rFonts w:ascii="Cambria Math" w:hAnsi="Cambria Math"/>
                <w:color w:val="000000"/>
                <w:sz w:val="24"/>
              </w:rPr>
              <m:t>,</m:t>
            </m:r>
            <m:r>
              <w:rPr>
                <w:rFonts w:ascii="Cambria Math" w:hAnsi="Cambria Math"/>
                <w:color w:val="000000"/>
                <w:sz w:val="24"/>
              </w:rPr>
              <m:t>2</m:t>
            </m:r>
          </m:sub>
        </m:sSub>
        <m:r>
          <w:rPr>
            <w:rFonts w:ascii="Cambria Math" w:hAnsi="Cambria Math"/>
            <w:color w:val="000000"/>
            <w:sz w:val="24"/>
          </w:rPr>
          <m:t>=1</m:t>
        </m:r>
      </m:oMath>
      <w:r w:rsidRPr="00730F99">
        <w:rPr>
          <w:color w:val="000000"/>
          <w:sz w:val="24"/>
        </w:rPr>
        <w:t>。</w:t>
      </w:r>
      <w:r w:rsidRPr="00730F99">
        <w:rPr>
          <w:sz w:val="24"/>
        </w:rPr>
        <w:t>由此可以得到工厂</w:t>
      </w:r>
      <w:r w:rsidRPr="00730F99">
        <w:rPr>
          <w:sz w:val="24"/>
        </w:rPr>
        <w:t>1</w:t>
      </w:r>
      <w:r w:rsidRPr="00730F99">
        <w:rPr>
          <w:sz w:val="24"/>
        </w:rPr>
        <w:t>和工厂</w:t>
      </w:r>
      <w:r w:rsidRPr="00730F99">
        <w:rPr>
          <w:sz w:val="24"/>
        </w:rPr>
        <w:t>2</w:t>
      </w:r>
      <w:r w:rsidRPr="00730F99">
        <w:rPr>
          <w:sz w:val="24"/>
        </w:rPr>
        <w:t>的工件调度顺序分别为</w:t>
      </w:r>
      <m:oMath>
        <m:d>
          <m:dPr>
            <m:begChr m:val="{"/>
            <m:endChr m:val="}"/>
            <m:ctrlPr>
              <w:rPr>
                <w:rFonts w:ascii="Cambria Math" w:hAnsi="Cambria Math"/>
                <w:sz w:val="24"/>
              </w:rPr>
            </m:ctrlPr>
          </m:dPr>
          <m:e>
            <m:r>
              <w:rPr>
                <w:rFonts w:ascii="Cambria Math" w:hAnsi="Cambria Math"/>
                <w:sz w:val="24"/>
              </w:rPr>
              <m:t>6</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e>
        </m:d>
      </m:oMath>
      <w:r w:rsidRPr="00730F99">
        <w:rPr>
          <w:sz w:val="24"/>
        </w:rPr>
        <w:t>和</w:t>
      </w:r>
      <m:oMath>
        <m:d>
          <m:dPr>
            <m:begChr m:val="{"/>
            <m:endChr m:val="}"/>
            <m:ctrlPr>
              <w:rPr>
                <w:rFonts w:ascii="Cambria Math" w:hAnsi="Cambria Math"/>
                <w:sz w:val="24"/>
              </w:rPr>
            </m:ctrlPr>
          </m:dPr>
          <m:e>
            <m:r>
              <w:rPr>
                <w:rFonts w:ascii="Cambria Math" w:hAnsi="Cambria Math"/>
                <w:sz w:val="24"/>
              </w:rPr>
              <m:t>5</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m:t>
            </m:r>
          </m:e>
        </m:d>
      </m:oMath>
      <w:r w:rsidRPr="00730F99">
        <w:rPr>
          <w:sz w:val="24"/>
        </w:rPr>
        <w:t>，最大完成时间为</w:t>
      </w:r>
      <w:r w:rsidRPr="00730F99">
        <w:rPr>
          <w:sz w:val="24"/>
        </w:rPr>
        <w:t>38</w:t>
      </w:r>
      <w:r w:rsidRPr="00730F99">
        <w:rPr>
          <w:sz w:val="24"/>
        </w:rPr>
        <w:t>。运行结果如图</w:t>
      </w:r>
      <w:r w:rsidRPr="00730F99">
        <w:rPr>
          <w:sz w:val="24"/>
        </w:rPr>
        <w:t>3-2</w:t>
      </w:r>
      <w:r w:rsidRPr="00730F99">
        <w:rPr>
          <w:sz w:val="24"/>
        </w:rPr>
        <w:t>所示，其中灰色部分表示阻塞时间。</w:t>
      </w:r>
    </w:p>
    <w:p w14:paraId="17412272" w14:textId="77777777" w:rsidR="00595DA1" w:rsidRPr="00730F99" w:rsidRDefault="00595DA1" w:rsidP="00730F99">
      <w:pPr>
        <w:spacing w:line="460" w:lineRule="exact"/>
        <w:jc w:val="center"/>
        <w:rPr>
          <w:rFonts w:eastAsia="楷体"/>
          <w:szCs w:val="21"/>
        </w:rPr>
      </w:pPr>
      <w:r w:rsidRPr="00730F99">
        <w:rPr>
          <w:rFonts w:eastAsia="楷体"/>
          <w:szCs w:val="21"/>
        </w:rPr>
        <w:t>表</w:t>
      </w:r>
      <w:r w:rsidRPr="00730F99">
        <w:rPr>
          <w:rFonts w:eastAsia="楷体"/>
          <w:szCs w:val="21"/>
        </w:rPr>
        <w:t>3-1</w:t>
      </w:r>
      <w:r w:rsidRPr="00730F99">
        <w:rPr>
          <w:rFonts w:eastAsia="楷体"/>
          <w:szCs w:val="21"/>
        </w:rPr>
        <w:t>所有工件的加工时间</w:t>
      </w:r>
    </w:p>
    <w:tbl>
      <w:tblPr>
        <w:tblStyle w:val="a4"/>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039"/>
        <w:gridCol w:w="969"/>
      </w:tblGrid>
      <w:tr w:rsidR="00595DA1" w:rsidRPr="0001083D" w14:paraId="483DE8DB" w14:textId="77777777" w:rsidTr="00730F99">
        <w:trPr>
          <w:trHeight w:val="243"/>
          <w:jc w:val="center"/>
        </w:trPr>
        <w:tc>
          <w:tcPr>
            <w:tcW w:w="1053" w:type="dxa"/>
            <w:tcBorders>
              <w:top w:val="single" w:sz="6" w:space="0" w:color="auto"/>
              <w:bottom w:val="single" w:sz="6" w:space="0" w:color="auto"/>
            </w:tcBorders>
            <w:vAlign w:val="center"/>
          </w:tcPr>
          <w:p w14:paraId="38D3285C" w14:textId="0A04F91D" w:rsidR="00595DA1" w:rsidRPr="00730F99" w:rsidRDefault="001C38EE" w:rsidP="00730F99">
            <w:pPr>
              <w:snapToGrid w:val="0"/>
              <w:spacing w:line="240" w:lineRule="auto"/>
              <w:jc w:val="center"/>
              <w:rPr>
                <w:sz w:val="20"/>
                <w:szCs w:val="20"/>
              </w:rPr>
            </w:pPr>
            <w:r>
              <w:rPr>
                <w:rFonts w:hint="eastAsia"/>
                <w:sz w:val="20"/>
                <w:szCs w:val="20"/>
              </w:rPr>
              <w:t>工件</w:t>
            </w:r>
          </w:p>
        </w:tc>
        <w:tc>
          <w:tcPr>
            <w:tcW w:w="1039" w:type="dxa"/>
            <w:tcBorders>
              <w:top w:val="single" w:sz="6" w:space="0" w:color="auto"/>
              <w:bottom w:val="single" w:sz="6" w:space="0" w:color="auto"/>
            </w:tcBorders>
            <w:vAlign w:val="center"/>
          </w:tcPr>
          <w:p w14:paraId="17C02D10" w14:textId="37B9F3AB" w:rsidR="00595DA1" w:rsidRPr="00730F99" w:rsidRDefault="001C38EE" w:rsidP="00730F99">
            <w:pPr>
              <w:snapToGrid w:val="0"/>
              <w:spacing w:line="240" w:lineRule="auto"/>
              <w:jc w:val="center"/>
              <w:rPr>
                <w:sz w:val="20"/>
                <w:szCs w:val="20"/>
              </w:rPr>
            </w:pPr>
            <w:r>
              <w:rPr>
                <w:rFonts w:hint="eastAsia"/>
                <w:sz w:val="20"/>
                <w:szCs w:val="20"/>
              </w:rPr>
              <w:t>阶段</w:t>
            </w:r>
            <w:r w:rsidR="00595DA1" w:rsidRPr="00730F99">
              <w:rPr>
                <w:sz w:val="20"/>
                <w:szCs w:val="20"/>
              </w:rPr>
              <w:t>1</w:t>
            </w:r>
          </w:p>
        </w:tc>
        <w:tc>
          <w:tcPr>
            <w:tcW w:w="969" w:type="dxa"/>
            <w:tcBorders>
              <w:top w:val="single" w:sz="6" w:space="0" w:color="auto"/>
              <w:bottom w:val="single" w:sz="6" w:space="0" w:color="auto"/>
            </w:tcBorders>
            <w:vAlign w:val="center"/>
          </w:tcPr>
          <w:p w14:paraId="428D77E8" w14:textId="405B944D" w:rsidR="00595DA1" w:rsidRPr="00730F99" w:rsidRDefault="001C38EE" w:rsidP="00730F99">
            <w:pPr>
              <w:snapToGrid w:val="0"/>
              <w:spacing w:line="240" w:lineRule="auto"/>
              <w:jc w:val="center"/>
              <w:rPr>
                <w:sz w:val="20"/>
                <w:szCs w:val="20"/>
              </w:rPr>
            </w:pPr>
            <w:r>
              <w:rPr>
                <w:rFonts w:hint="eastAsia"/>
                <w:sz w:val="20"/>
                <w:szCs w:val="20"/>
              </w:rPr>
              <w:t>阶段</w:t>
            </w:r>
            <w:r w:rsidR="00595DA1" w:rsidRPr="00730F99">
              <w:rPr>
                <w:sz w:val="20"/>
                <w:szCs w:val="20"/>
              </w:rPr>
              <w:t>2</w:t>
            </w:r>
          </w:p>
        </w:tc>
      </w:tr>
      <w:tr w:rsidR="00595DA1" w:rsidRPr="0001083D" w14:paraId="087EB580" w14:textId="77777777" w:rsidTr="00730F99">
        <w:trPr>
          <w:trHeight w:val="136"/>
          <w:jc w:val="center"/>
        </w:trPr>
        <w:tc>
          <w:tcPr>
            <w:tcW w:w="1053" w:type="dxa"/>
            <w:tcBorders>
              <w:top w:val="single" w:sz="6" w:space="0" w:color="auto"/>
            </w:tcBorders>
            <w:vAlign w:val="center"/>
          </w:tcPr>
          <w:p w14:paraId="0A1AF0C7" w14:textId="77777777" w:rsidR="00595DA1" w:rsidRPr="00730F99" w:rsidRDefault="00595DA1" w:rsidP="00730F99">
            <w:pPr>
              <w:snapToGrid w:val="0"/>
              <w:spacing w:line="240" w:lineRule="auto"/>
              <w:jc w:val="center"/>
              <w:rPr>
                <w:sz w:val="20"/>
                <w:szCs w:val="20"/>
              </w:rPr>
            </w:pPr>
            <w:r w:rsidRPr="00730F99">
              <w:rPr>
                <w:sz w:val="20"/>
                <w:szCs w:val="20"/>
              </w:rPr>
              <w:t>1</w:t>
            </w:r>
          </w:p>
        </w:tc>
        <w:tc>
          <w:tcPr>
            <w:tcW w:w="1039" w:type="dxa"/>
            <w:tcBorders>
              <w:top w:val="single" w:sz="6" w:space="0" w:color="auto"/>
            </w:tcBorders>
            <w:vAlign w:val="center"/>
          </w:tcPr>
          <w:p w14:paraId="4693C641" w14:textId="77777777" w:rsidR="00595DA1" w:rsidRPr="00730F99" w:rsidRDefault="00595DA1" w:rsidP="00730F99">
            <w:pPr>
              <w:snapToGrid w:val="0"/>
              <w:spacing w:line="240" w:lineRule="auto"/>
              <w:jc w:val="center"/>
              <w:rPr>
                <w:sz w:val="20"/>
                <w:szCs w:val="20"/>
              </w:rPr>
            </w:pPr>
            <w:r w:rsidRPr="00730F99">
              <w:rPr>
                <w:sz w:val="20"/>
                <w:szCs w:val="20"/>
              </w:rPr>
              <w:t>18</w:t>
            </w:r>
          </w:p>
        </w:tc>
        <w:tc>
          <w:tcPr>
            <w:tcW w:w="969" w:type="dxa"/>
            <w:tcBorders>
              <w:top w:val="single" w:sz="6" w:space="0" w:color="auto"/>
            </w:tcBorders>
            <w:vAlign w:val="center"/>
          </w:tcPr>
          <w:p w14:paraId="2E297BCA" w14:textId="77777777" w:rsidR="00595DA1" w:rsidRPr="00730F99" w:rsidRDefault="00595DA1" w:rsidP="00730F99">
            <w:pPr>
              <w:snapToGrid w:val="0"/>
              <w:spacing w:line="240" w:lineRule="auto"/>
              <w:jc w:val="center"/>
              <w:rPr>
                <w:sz w:val="20"/>
                <w:szCs w:val="20"/>
              </w:rPr>
            </w:pPr>
            <w:r w:rsidRPr="00730F99">
              <w:rPr>
                <w:sz w:val="20"/>
                <w:szCs w:val="20"/>
              </w:rPr>
              <w:t>20</w:t>
            </w:r>
          </w:p>
        </w:tc>
      </w:tr>
      <w:tr w:rsidR="00595DA1" w:rsidRPr="0001083D" w14:paraId="451E0867" w14:textId="77777777" w:rsidTr="00730F99">
        <w:trPr>
          <w:trHeight w:val="202"/>
          <w:jc w:val="center"/>
        </w:trPr>
        <w:tc>
          <w:tcPr>
            <w:tcW w:w="1053" w:type="dxa"/>
            <w:vAlign w:val="center"/>
          </w:tcPr>
          <w:p w14:paraId="00059D10" w14:textId="77777777" w:rsidR="00595DA1" w:rsidRPr="00730F99" w:rsidRDefault="00595DA1" w:rsidP="00730F99">
            <w:pPr>
              <w:snapToGrid w:val="0"/>
              <w:spacing w:line="240" w:lineRule="auto"/>
              <w:jc w:val="center"/>
              <w:rPr>
                <w:sz w:val="20"/>
                <w:szCs w:val="20"/>
              </w:rPr>
            </w:pPr>
            <w:r w:rsidRPr="00730F99">
              <w:rPr>
                <w:sz w:val="20"/>
                <w:szCs w:val="20"/>
              </w:rPr>
              <w:lastRenderedPageBreak/>
              <w:t>2</w:t>
            </w:r>
          </w:p>
        </w:tc>
        <w:tc>
          <w:tcPr>
            <w:tcW w:w="1039" w:type="dxa"/>
            <w:vAlign w:val="center"/>
          </w:tcPr>
          <w:p w14:paraId="72670CB5" w14:textId="77777777" w:rsidR="00595DA1" w:rsidRPr="00730F99" w:rsidRDefault="00595DA1" w:rsidP="00730F99">
            <w:pPr>
              <w:snapToGrid w:val="0"/>
              <w:spacing w:line="240" w:lineRule="auto"/>
              <w:jc w:val="center"/>
              <w:rPr>
                <w:sz w:val="20"/>
                <w:szCs w:val="20"/>
              </w:rPr>
            </w:pPr>
            <w:r w:rsidRPr="00730F99">
              <w:rPr>
                <w:sz w:val="20"/>
                <w:szCs w:val="20"/>
              </w:rPr>
              <w:t>11</w:t>
            </w:r>
          </w:p>
        </w:tc>
        <w:tc>
          <w:tcPr>
            <w:tcW w:w="969" w:type="dxa"/>
            <w:vAlign w:val="center"/>
          </w:tcPr>
          <w:p w14:paraId="765F67CD" w14:textId="77777777" w:rsidR="00595DA1" w:rsidRPr="00730F99" w:rsidRDefault="00595DA1" w:rsidP="00730F99">
            <w:pPr>
              <w:snapToGrid w:val="0"/>
              <w:spacing w:line="240" w:lineRule="auto"/>
              <w:jc w:val="center"/>
              <w:rPr>
                <w:sz w:val="20"/>
                <w:szCs w:val="20"/>
              </w:rPr>
            </w:pPr>
            <w:r w:rsidRPr="00730F99">
              <w:rPr>
                <w:sz w:val="20"/>
                <w:szCs w:val="20"/>
              </w:rPr>
              <w:t>14</w:t>
            </w:r>
          </w:p>
        </w:tc>
      </w:tr>
      <w:tr w:rsidR="00595DA1" w:rsidRPr="0001083D" w14:paraId="49041FD3" w14:textId="77777777" w:rsidTr="00730F99">
        <w:trPr>
          <w:trHeight w:val="180"/>
          <w:jc w:val="center"/>
        </w:trPr>
        <w:tc>
          <w:tcPr>
            <w:tcW w:w="1053" w:type="dxa"/>
            <w:vAlign w:val="center"/>
          </w:tcPr>
          <w:p w14:paraId="2C3524AC" w14:textId="77777777" w:rsidR="00595DA1" w:rsidRPr="00730F99" w:rsidRDefault="00595DA1" w:rsidP="00730F99">
            <w:pPr>
              <w:snapToGrid w:val="0"/>
              <w:spacing w:line="240" w:lineRule="auto"/>
              <w:jc w:val="center"/>
              <w:rPr>
                <w:sz w:val="20"/>
                <w:szCs w:val="20"/>
              </w:rPr>
            </w:pPr>
            <w:r w:rsidRPr="00730F99">
              <w:rPr>
                <w:sz w:val="20"/>
                <w:szCs w:val="20"/>
              </w:rPr>
              <w:t>3</w:t>
            </w:r>
          </w:p>
        </w:tc>
        <w:tc>
          <w:tcPr>
            <w:tcW w:w="1039" w:type="dxa"/>
            <w:vAlign w:val="center"/>
          </w:tcPr>
          <w:p w14:paraId="0DCC9861" w14:textId="77777777" w:rsidR="00595DA1" w:rsidRPr="00730F99" w:rsidRDefault="00595DA1" w:rsidP="00730F99">
            <w:pPr>
              <w:snapToGrid w:val="0"/>
              <w:spacing w:line="240" w:lineRule="auto"/>
              <w:jc w:val="center"/>
              <w:rPr>
                <w:sz w:val="20"/>
                <w:szCs w:val="20"/>
              </w:rPr>
            </w:pPr>
            <w:r w:rsidRPr="00730F99">
              <w:rPr>
                <w:sz w:val="20"/>
                <w:szCs w:val="20"/>
              </w:rPr>
              <w:t>9</w:t>
            </w:r>
          </w:p>
        </w:tc>
        <w:tc>
          <w:tcPr>
            <w:tcW w:w="969" w:type="dxa"/>
            <w:vAlign w:val="center"/>
          </w:tcPr>
          <w:p w14:paraId="7CFE760F" w14:textId="77777777" w:rsidR="00595DA1" w:rsidRPr="00730F99" w:rsidRDefault="00595DA1" w:rsidP="00730F99">
            <w:pPr>
              <w:snapToGrid w:val="0"/>
              <w:spacing w:line="240" w:lineRule="auto"/>
              <w:jc w:val="center"/>
              <w:rPr>
                <w:sz w:val="20"/>
                <w:szCs w:val="20"/>
              </w:rPr>
            </w:pPr>
            <w:r w:rsidRPr="00730F99">
              <w:rPr>
                <w:sz w:val="20"/>
                <w:szCs w:val="20"/>
              </w:rPr>
              <w:t>15</w:t>
            </w:r>
          </w:p>
        </w:tc>
      </w:tr>
      <w:tr w:rsidR="00595DA1" w:rsidRPr="0001083D" w14:paraId="55371ABD" w14:textId="77777777" w:rsidTr="00730F99">
        <w:trPr>
          <w:trHeight w:val="158"/>
          <w:jc w:val="center"/>
        </w:trPr>
        <w:tc>
          <w:tcPr>
            <w:tcW w:w="1053" w:type="dxa"/>
            <w:vAlign w:val="center"/>
          </w:tcPr>
          <w:p w14:paraId="3E45BD97" w14:textId="77777777" w:rsidR="00595DA1" w:rsidRPr="00730F99" w:rsidRDefault="00595DA1" w:rsidP="00730F99">
            <w:pPr>
              <w:snapToGrid w:val="0"/>
              <w:spacing w:line="240" w:lineRule="auto"/>
              <w:jc w:val="center"/>
              <w:rPr>
                <w:sz w:val="20"/>
                <w:szCs w:val="20"/>
              </w:rPr>
            </w:pPr>
            <w:r w:rsidRPr="00730F99">
              <w:rPr>
                <w:sz w:val="20"/>
                <w:szCs w:val="20"/>
              </w:rPr>
              <w:t>4</w:t>
            </w:r>
          </w:p>
        </w:tc>
        <w:tc>
          <w:tcPr>
            <w:tcW w:w="1039" w:type="dxa"/>
            <w:vAlign w:val="center"/>
          </w:tcPr>
          <w:p w14:paraId="14871ED4" w14:textId="77777777" w:rsidR="00595DA1" w:rsidRPr="00730F99" w:rsidRDefault="00595DA1" w:rsidP="00730F99">
            <w:pPr>
              <w:snapToGrid w:val="0"/>
              <w:spacing w:line="240" w:lineRule="auto"/>
              <w:jc w:val="center"/>
              <w:rPr>
                <w:sz w:val="20"/>
                <w:szCs w:val="20"/>
              </w:rPr>
            </w:pPr>
            <w:r w:rsidRPr="00730F99">
              <w:rPr>
                <w:sz w:val="20"/>
                <w:szCs w:val="20"/>
              </w:rPr>
              <w:t>17</w:t>
            </w:r>
          </w:p>
        </w:tc>
        <w:tc>
          <w:tcPr>
            <w:tcW w:w="969" w:type="dxa"/>
            <w:vAlign w:val="center"/>
          </w:tcPr>
          <w:p w14:paraId="1EB65DBF" w14:textId="77777777" w:rsidR="00595DA1" w:rsidRPr="00730F99" w:rsidRDefault="00595DA1" w:rsidP="00730F99">
            <w:pPr>
              <w:snapToGrid w:val="0"/>
              <w:spacing w:line="240" w:lineRule="auto"/>
              <w:jc w:val="center"/>
              <w:rPr>
                <w:sz w:val="20"/>
                <w:szCs w:val="20"/>
              </w:rPr>
            </w:pPr>
            <w:r w:rsidRPr="00730F99">
              <w:rPr>
                <w:sz w:val="20"/>
                <w:szCs w:val="20"/>
              </w:rPr>
              <w:t>12</w:t>
            </w:r>
          </w:p>
        </w:tc>
      </w:tr>
      <w:tr w:rsidR="00595DA1" w:rsidRPr="0001083D" w14:paraId="1D3B5A97" w14:textId="77777777" w:rsidTr="00730F99">
        <w:trPr>
          <w:trHeight w:val="66"/>
          <w:jc w:val="center"/>
        </w:trPr>
        <w:tc>
          <w:tcPr>
            <w:tcW w:w="1053" w:type="dxa"/>
            <w:vAlign w:val="center"/>
          </w:tcPr>
          <w:p w14:paraId="3E09A0E6" w14:textId="77777777" w:rsidR="00595DA1" w:rsidRPr="00730F99" w:rsidRDefault="00595DA1" w:rsidP="00730F99">
            <w:pPr>
              <w:snapToGrid w:val="0"/>
              <w:spacing w:line="240" w:lineRule="auto"/>
              <w:jc w:val="center"/>
              <w:rPr>
                <w:sz w:val="20"/>
                <w:szCs w:val="20"/>
              </w:rPr>
            </w:pPr>
            <w:r w:rsidRPr="00730F99">
              <w:rPr>
                <w:sz w:val="20"/>
                <w:szCs w:val="20"/>
              </w:rPr>
              <w:t>5</w:t>
            </w:r>
          </w:p>
        </w:tc>
        <w:tc>
          <w:tcPr>
            <w:tcW w:w="1039" w:type="dxa"/>
            <w:vAlign w:val="center"/>
          </w:tcPr>
          <w:p w14:paraId="126E6209" w14:textId="77777777" w:rsidR="00595DA1" w:rsidRPr="00730F99" w:rsidRDefault="00595DA1" w:rsidP="00730F99">
            <w:pPr>
              <w:snapToGrid w:val="0"/>
              <w:spacing w:line="240" w:lineRule="auto"/>
              <w:jc w:val="center"/>
              <w:rPr>
                <w:sz w:val="20"/>
                <w:szCs w:val="20"/>
              </w:rPr>
            </w:pPr>
            <w:r w:rsidRPr="00730F99">
              <w:rPr>
                <w:sz w:val="20"/>
                <w:szCs w:val="20"/>
              </w:rPr>
              <w:t>5</w:t>
            </w:r>
          </w:p>
        </w:tc>
        <w:tc>
          <w:tcPr>
            <w:tcW w:w="969" w:type="dxa"/>
            <w:vAlign w:val="center"/>
          </w:tcPr>
          <w:p w14:paraId="2FB3BBE0" w14:textId="77777777" w:rsidR="00595DA1" w:rsidRPr="00730F99" w:rsidRDefault="00595DA1" w:rsidP="00730F99">
            <w:pPr>
              <w:snapToGrid w:val="0"/>
              <w:spacing w:line="240" w:lineRule="auto"/>
              <w:jc w:val="center"/>
              <w:rPr>
                <w:sz w:val="20"/>
                <w:szCs w:val="20"/>
              </w:rPr>
            </w:pPr>
            <w:r w:rsidRPr="00730F99">
              <w:rPr>
                <w:sz w:val="20"/>
                <w:szCs w:val="20"/>
              </w:rPr>
              <w:t>15</w:t>
            </w:r>
          </w:p>
        </w:tc>
      </w:tr>
      <w:tr w:rsidR="00595DA1" w:rsidRPr="0001083D" w14:paraId="0A994B73" w14:textId="77777777" w:rsidTr="00730F99">
        <w:trPr>
          <w:trHeight w:val="66"/>
          <w:jc w:val="center"/>
        </w:trPr>
        <w:tc>
          <w:tcPr>
            <w:tcW w:w="1053" w:type="dxa"/>
            <w:vAlign w:val="center"/>
          </w:tcPr>
          <w:p w14:paraId="090F2102" w14:textId="77777777" w:rsidR="00595DA1" w:rsidRPr="00730F99" w:rsidRDefault="00595DA1" w:rsidP="00730F99">
            <w:pPr>
              <w:snapToGrid w:val="0"/>
              <w:spacing w:line="240" w:lineRule="auto"/>
              <w:jc w:val="center"/>
              <w:rPr>
                <w:sz w:val="20"/>
                <w:szCs w:val="20"/>
              </w:rPr>
            </w:pPr>
            <w:r w:rsidRPr="00730F99">
              <w:rPr>
                <w:sz w:val="20"/>
                <w:szCs w:val="20"/>
              </w:rPr>
              <w:t>6</w:t>
            </w:r>
          </w:p>
        </w:tc>
        <w:tc>
          <w:tcPr>
            <w:tcW w:w="1039" w:type="dxa"/>
            <w:vAlign w:val="center"/>
          </w:tcPr>
          <w:p w14:paraId="24720E83" w14:textId="77777777" w:rsidR="00595DA1" w:rsidRPr="00730F99" w:rsidRDefault="00595DA1" w:rsidP="00730F99">
            <w:pPr>
              <w:snapToGrid w:val="0"/>
              <w:spacing w:line="240" w:lineRule="auto"/>
              <w:jc w:val="center"/>
              <w:rPr>
                <w:sz w:val="20"/>
                <w:szCs w:val="20"/>
              </w:rPr>
            </w:pPr>
            <w:r w:rsidRPr="00730F99">
              <w:rPr>
                <w:sz w:val="20"/>
                <w:szCs w:val="20"/>
              </w:rPr>
              <w:t>6</w:t>
            </w:r>
          </w:p>
        </w:tc>
        <w:tc>
          <w:tcPr>
            <w:tcW w:w="969" w:type="dxa"/>
            <w:vAlign w:val="center"/>
          </w:tcPr>
          <w:p w14:paraId="46A387B0" w14:textId="77777777" w:rsidR="00595DA1" w:rsidRPr="00730F99" w:rsidRDefault="00595DA1" w:rsidP="00730F99">
            <w:pPr>
              <w:snapToGrid w:val="0"/>
              <w:spacing w:line="240" w:lineRule="auto"/>
              <w:jc w:val="center"/>
              <w:rPr>
                <w:sz w:val="20"/>
                <w:szCs w:val="20"/>
              </w:rPr>
            </w:pPr>
            <w:r w:rsidRPr="00730F99">
              <w:rPr>
                <w:sz w:val="20"/>
                <w:szCs w:val="20"/>
              </w:rPr>
              <w:t>20</w:t>
            </w:r>
          </w:p>
        </w:tc>
      </w:tr>
    </w:tbl>
    <w:p w14:paraId="35F02C75" w14:textId="77777777" w:rsidR="00595DA1" w:rsidRPr="0001083D" w:rsidRDefault="00595DA1" w:rsidP="00730F99">
      <w:pPr>
        <w:ind w:firstLineChars="200" w:firstLine="400"/>
        <w:jc w:val="center"/>
        <w:rPr>
          <w:sz w:val="20"/>
          <w:szCs w:val="20"/>
        </w:rPr>
      </w:pPr>
      <w:r w:rsidRPr="0001083D">
        <w:rPr>
          <w:noProof/>
          <w:sz w:val="20"/>
          <w:szCs w:val="20"/>
        </w:rPr>
        <w:drawing>
          <wp:inline distT="0" distB="0" distL="0" distR="0" wp14:anchorId="7273ED88" wp14:editId="646C6600">
            <wp:extent cx="3175000" cy="2073314"/>
            <wp:effectExtent l="0" t="0" r="6350" b="3175"/>
            <wp:docPr id="3028308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498" cy="2083434"/>
                    </a:xfrm>
                    <a:prstGeom prst="rect">
                      <a:avLst/>
                    </a:prstGeom>
                    <a:noFill/>
                    <a:ln>
                      <a:noFill/>
                    </a:ln>
                  </pic:spPr>
                </pic:pic>
              </a:graphicData>
            </a:graphic>
          </wp:inline>
        </w:drawing>
      </w:r>
    </w:p>
    <w:p w14:paraId="59E64863" w14:textId="77777777" w:rsidR="00595DA1" w:rsidRPr="00730F99" w:rsidRDefault="00595DA1" w:rsidP="00730F99">
      <w:pPr>
        <w:spacing w:line="460" w:lineRule="exact"/>
        <w:jc w:val="center"/>
        <w:rPr>
          <w:rFonts w:eastAsia="楷体"/>
          <w:szCs w:val="21"/>
        </w:rPr>
      </w:pPr>
      <w:r w:rsidRPr="00730F99">
        <w:rPr>
          <w:rFonts w:eastAsia="楷体"/>
          <w:szCs w:val="21"/>
        </w:rPr>
        <w:t>图</w:t>
      </w:r>
      <w:r w:rsidRPr="00730F99">
        <w:rPr>
          <w:rFonts w:eastAsia="楷体"/>
          <w:szCs w:val="21"/>
        </w:rPr>
        <w:t xml:space="preserve">3-2 </w:t>
      </w:r>
      <w:r w:rsidRPr="00730F99">
        <w:rPr>
          <w:rFonts w:eastAsia="楷体"/>
          <w:szCs w:val="21"/>
        </w:rPr>
        <w:t>例子的甘特图</w:t>
      </w:r>
    </w:p>
    <w:p w14:paraId="637D3E46" w14:textId="77777777" w:rsidR="00AA7430" w:rsidRPr="00AA7430" w:rsidRDefault="00AA7430" w:rsidP="00AA7430">
      <w:pPr>
        <w:pStyle w:val="2"/>
        <w:spacing w:beforeLines="100" w:before="240" w:afterLines="100" w:after="240" w:line="460" w:lineRule="exact"/>
        <w:rPr>
          <w:rFonts w:ascii="Times New Roman" w:eastAsia="宋体" w:hAnsi="Times New Roman"/>
          <w:sz w:val="28"/>
          <w:szCs w:val="28"/>
        </w:rPr>
      </w:pPr>
      <w:bookmarkStart w:id="24" w:name="_Toc159654704"/>
      <w:bookmarkStart w:id="25" w:name="_Toc160177555"/>
      <w:r w:rsidRPr="00AA7430">
        <w:rPr>
          <w:rFonts w:ascii="Times New Roman" w:eastAsia="宋体" w:hAnsi="Times New Roman"/>
          <w:sz w:val="28"/>
          <w:szCs w:val="28"/>
        </w:rPr>
        <w:t xml:space="preserve">3.3 </w:t>
      </w:r>
      <w:r w:rsidRPr="00AA7430">
        <w:rPr>
          <w:rFonts w:ascii="Times New Roman" w:eastAsia="宋体" w:hAnsi="Times New Roman" w:hint="eastAsia"/>
          <w:sz w:val="28"/>
          <w:szCs w:val="28"/>
        </w:rPr>
        <w:t>基于改进迭代贪婪算法的问题求解</w:t>
      </w:r>
      <w:bookmarkEnd w:id="24"/>
      <w:bookmarkEnd w:id="25"/>
    </w:p>
    <w:p w14:paraId="56CADE18" w14:textId="0A52874A" w:rsidR="00AA7430" w:rsidRPr="00AA7430" w:rsidRDefault="00AA7430" w:rsidP="00AA7430">
      <w:pPr>
        <w:spacing w:line="460" w:lineRule="exact"/>
        <w:ind w:firstLineChars="200" w:firstLine="480"/>
        <w:rPr>
          <w:sz w:val="24"/>
        </w:rPr>
      </w:pPr>
      <w:r w:rsidRPr="00AA7430">
        <w:rPr>
          <w:sz w:val="24"/>
        </w:rPr>
        <w:t>在本章所提出的</w:t>
      </w:r>
      <w:r w:rsidRPr="00AA7430">
        <w:rPr>
          <w:sz w:val="24"/>
        </w:rPr>
        <w:t>AIG</w:t>
      </w:r>
      <w:r w:rsidRPr="00AA7430">
        <w:rPr>
          <w:sz w:val="24"/>
        </w:rPr>
        <w:t>中，首先改进了</w:t>
      </w:r>
      <w:r w:rsidRPr="00AA7430">
        <w:rPr>
          <w:sz w:val="24"/>
        </w:rPr>
        <w:t>NEH2</w:t>
      </w:r>
      <w:r w:rsidRPr="00AA7430">
        <w:rPr>
          <w:sz w:val="24"/>
        </w:rPr>
        <w:fldChar w:fldCharType="begin"/>
      </w:r>
      <w:r w:rsidR="00BA71C3">
        <w:rPr>
          <w:sz w:val="24"/>
        </w:rPr>
        <w:instrText xml:space="preserve"> ADDIN ZOTERO_ITEM CSL_CITATION {"citationID":"Xop6QoaT","properties":{"formattedCitation":"\\super [36]\\nosupersub{}","plainCitation":"[36]","noteIndex":0},"citationItems":[{"id":3123,"uris":["http://zotero.org/users/9145449/items/AAMIJSZK"],"itemData":{"id":3123,"type":"article-journal","abstract":"This paper studies a new generalization of the regular permutation flowshop scheduling problem (PFSP) referred to as the distributed permutation flowshop scheduling problem or DPFSP. Under this generalization, we assume that there are a total of F identical factories or shops, each one with m machines disposed in series. A set of n available jobs have to be distributed among the F factories and then a processing sequence has to be derived for the jobs assigned to each factory. The optimization criterion is the minimization of the maximum completion time or makespan among the factories. This production setting is necessary in today's decentralized and globalized economy where several production centers might be available for a firm. We characterize the DPFSP and propose six different alternative mixed integer linear programming (MILP) models that are carefully and statistically analyzed for performance. We also propose two simple factory assignment rules together with 14 heuristics based on dispatching rules, effective constructive heuristics and variable neighborhood descent methods. A comprehensive computational and statistical analysis is conducted in order to analyze the performance of the proposed methods.","container-title":"Computers &amp; Operations Research","DOI":"10.1016/j.cor.2009.06.019","issue":"4","page":"754-768","source":"Baidu Scholar","title":"The distributed permutation flowshop scheduling problem","volume":"37","author":[{"family":"Naderi","given":"B."},{"family":"Ruiz","given":"Ruben"}],"issued":{"date-parts":[["2010"]]}}}],"schema":"https://github.com/citation-style-language/schema/raw/master/csl-citation.json"} </w:instrText>
      </w:r>
      <w:r w:rsidRPr="00AA7430">
        <w:rPr>
          <w:sz w:val="24"/>
        </w:rPr>
        <w:fldChar w:fldCharType="separate"/>
      </w:r>
      <w:r w:rsidR="001647F0" w:rsidRPr="001647F0">
        <w:rPr>
          <w:kern w:val="0"/>
          <w:sz w:val="24"/>
          <w:vertAlign w:val="superscript"/>
        </w:rPr>
        <w:t>[36]</w:t>
      </w:r>
      <w:r w:rsidRPr="00AA7430">
        <w:rPr>
          <w:sz w:val="24"/>
        </w:rPr>
        <w:fldChar w:fldCharType="end"/>
      </w:r>
      <w:r w:rsidRPr="00AA7430">
        <w:rPr>
          <w:sz w:val="24"/>
        </w:rPr>
        <w:t>方法，考虑</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AA7430">
        <w:rPr>
          <w:sz w:val="24"/>
        </w:rPr>
        <w:t>的离散特性，并利用第一阶段加工时间递减方案进行初始化。在</w:t>
      </w:r>
      <w:r w:rsidRPr="00AA7430">
        <w:rPr>
          <w:sz w:val="24"/>
        </w:rPr>
        <w:t>while</w:t>
      </w:r>
      <w:r w:rsidRPr="00AA7430">
        <w:rPr>
          <w:sz w:val="24"/>
        </w:rPr>
        <w:t>循环内，随机使用两个邻域搜索策略来执行关键工厂和非关键工厂之间的邻域扰动。利用两个邻域结构，可以加强不同工厂之间的协作。其次，</w:t>
      </w:r>
      <w:r w:rsidRPr="00AA7430">
        <w:rPr>
          <w:sz w:val="24"/>
        </w:rPr>
        <w:t>AIG</w:t>
      </w:r>
      <w:r w:rsidRPr="00AA7430">
        <w:rPr>
          <w:sz w:val="24"/>
        </w:rPr>
        <w:t>结合了</w:t>
      </w:r>
      <w:r w:rsidRPr="00AA7430">
        <w:rPr>
          <w:sz w:val="24"/>
        </w:rPr>
        <w:t>DR</w:t>
      </w:r>
      <w:r w:rsidRPr="00AA7430">
        <w:rPr>
          <w:sz w:val="24"/>
        </w:rPr>
        <w:t>策略，引入多样性以优化解。接着，采用基于交换</w:t>
      </w:r>
      <w:r w:rsidR="00F65D2D">
        <w:rPr>
          <w:rFonts w:hint="eastAsia"/>
          <w:sz w:val="24"/>
        </w:rPr>
        <w:t>操作</w:t>
      </w:r>
      <w:r w:rsidRPr="00AA7430">
        <w:rPr>
          <w:sz w:val="24"/>
        </w:rPr>
        <w:t>的局部搜索</w:t>
      </w:r>
      <w:r w:rsidR="00F65D2D">
        <w:rPr>
          <w:rFonts w:hint="eastAsia"/>
          <w:sz w:val="24"/>
        </w:rPr>
        <w:t>策略</w:t>
      </w:r>
      <w:r w:rsidRPr="00AA7430">
        <w:rPr>
          <w:sz w:val="24"/>
        </w:rPr>
        <w:t>，</w:t>
      </w:r>
      <w:r w:rsidR="00F65D2D">
        <w:rPr>
          <w:rFonts w:hint="eastAsia"/>
          <w:sz w:val="24"/>
        </w:rPr>
        <w:t>加快工件排序的扰动，</w:t>
      </w:r>
      <w:r w:rsidRPr="00AA7430">
        <w:rPr>
          <w:sz w:val="24"/>
        </w:rPr>
        <w:t>以进一步提高解的质量。最后，为了避免算法陷入局部最优，引入了两种抖动策略，稍微扰动当前解，以避免停滞。</w:t>
      </w:r>
      <w:r w:rsidRPr="00AA7430">
        <w:rPr>
          <w:sz w:val="24"/>
        </w:rPr>
        <w:t>AIG</w:t>
      </w:r>
      <w:r w:rsidRPr="00AA7430">
        <w:rPr>
          <w:sz w:val="24"/>
        </w:rPr>
        <w:t>的框架如算法</w:t>
      </w:r>
      <w:r w:rsidRPr="00AA7430">
        <w:rPr>
          <w:sz w:val="24"/>
        </w:rPr>
        <w:t>3-1</w:t>
      </w:r>
      <w:r w:rsidRPr="00AA7430">
        <w:rPr>
          <w:sz w:val="24"/>
        </w:rPr>
        <w:t>所示。</w:t>
      </w:r>
    </w:p>
    <w:tbl>
      <w:tblPr>
        <w:tblW w:w="8225" w:type="dxa"/>
        <w:tblInd w:w="-8" w:type="dxa"/>
        <w:tblBorders>
          <w:top w:val="single" w:sz="6" w:space="0" w:color="auto"/>
          <w:bottom w:val="single" w:sz="6" w:space="0" w:color="auto"/>
        </w:tblBorders>
        <w:tblLook w:val="04A0" w:firstRow="1" w:lastRow="0" w:firstColumn="1" w:lastColumn="0" w:noHBand="0" w:noVBand="1"/>
      </w:tblPr>
      <w:tblGrid>
        <w:gridCol w:w="538"/>
        <w:gridCol w:w="7687"/>
      </w:tblGrid>
      <w:tr w:rsidR="00AA7430" w:rsidRPr="003D3C0C" w14:paraId="6CF9C5D8" w14:textId="77777777" w:rsidTr="002F019C">
        <w:trPr>
          <w:trHeight w:val="257"/>
        </w:trPr>
        <w:tc>
          <w:tcPr>
            <w:tcW w:w="8225" w:type="dxa"/>
            <w:gridSpan w:val="2"/>
            <w:tcBorders>
              <w:top w:val="single" w:sz="6" w:space="0" w:color="auto"/>
              <w:bottom w:val="single" w:sz="6" w:space="0" w:color="auto"/>
            </w:tcBorders>
            <w:shd w:val="clear" w:color="auto" w:fill="auto"/>
            <w:vAlign w:val="center"/>
          </w:tcPr>
          <w:p w14:paraId="3FB71051" w14:textId="77777777" w:rsidR="00AA7430" w:rsidRPr="00AA7430" w:rsidRDefault="00AA7430" w:rsidP="00AA7430">
            <w:pPr>
              <w:adjustRightInd w:val="0"/>
              <w:snapToGrid w:val="0"/>
              <w:rPr>
                <w:sz w:val="20"/>
                <w:szCs w:val="20"/>
              </w:rPr>
            </w:pPr>
            <w:bookmarkStart w:id="26" w:name="_Hlk120300601"/>
            <w:r w:rsidRPr="00AA7430">
              <w:rPr>
                <w:rFonts w:hint="eastAsia"/>
                <w:b/>
                <w:bCs/>
                <w:sz w:val="20"/>
                <w:szCs w:val="20"/>
              </w:rPr>
              <w:t>算法</w:t>
            </w:r>
            <w:r w:rsidRPr="00AA7430">
              <w:rPr>
                <w:b/>
                <w:bCs/>
                <w:sz w:val="20"/>
                <w:szCs w:val="20"/>
              </w:rPr>
              <w:t>3-1</w:t>
            </w:r>
            <w:r w:rsidRPr="00AA7430">
              <w:rPr>
                <w:sz w:val="20"/>
                <w:szCs w:val="20"/>
              </w:rPr>
              <w:t xml:space="preserve"> </w:t>
            </w:r>
            <w:r w:rsidRPr="00AA7430">
              <w:rPr>
                <w:rFonts w:hint="eastAsia"/>
                <w:sz w:val="20"/>
                <w:szCs w:val="20"/>
              </w:rPr>
              <w:t>AIG</w:t>
            </w:r>
            <w:r w:rsidRPr="00AA7430">
              <w:rPr>
                <w:rFonts w:hint="eastAsia"/>
                <w:sz w:val="20"/>
                <w:szCs w:val="20"/>
              </w:rPr>
              <w:t>框架</w:t>
            </w:r>
          </w:p>
        </w:tc>
      </w:tr>
      <w:tr w:rsidR="001C38EE" w:rsidRPr="003D3C0C" w14:paraId="37F739BA" w14:textId="77777777" w:rsidTr="00563217">
        <w:trPr>
          <w:trHeight w:val="257"/>
        </w:trPr>
        <w:tc>
          <w:tcPr>
            <w:tcW w:w="8225" w:type="dxa"/>
            <w:gridSpan w:val="2"/>
            <w:tcBorders>
              <w:top w:val="single" w:sz="6" w:space="0" w:color="auto"/>
            </w:tcBorders>
            <w:shd w:val="clear" w:color="auto" w:fill="auto"/>
            <w:vAlign w:val="center"/>
          </w:tcPr>
          <w:p w14:paraId="2702F82A" w14:textId="6310E3ED" w:rsidR="001C38EE" w:rsidRPr="001C38EE" w:rsidRDefault="001C38EE" w:rsidP="00AA7430">
            <w:pPr>
              <w:adjustRightInd w:val="0"/>
              <w:snapToGrid w:val="0"/>
              <w:rPr>
                <w:b/>
                <w:bCs/>
                <w:sz w:val="20"/>
                <w:szCs w:val="20"/>
              </w:rPr>
            </w:pPr>
            <w:r w:rsidRPr="00AA7430">
              <w:rPr>
                <w:rFonts w:hint="eastAsia"/>
                <w:sz w:val="20"/>
                <w:szCs w:val="20"/>
              </w:rPr>
              <w:t>输入：空解</w:t>
            </w:r>
            <m:oMath>
              <m:r>
                <w:rPr>
                  <w:rFonts w:ascii="Cambria Math" w:hAnsi="Cambria Math"/>
                  <w:sz w:val="20"/>
                  <w:szCs w:val="20"/>
                </w:rPr>
                <m:t>π</m:t>
              </m:r>
            </m:oMath>
            <w:r w:rsidRPr="00AA7430">
              <w:rPr>
                <w:rFonts w:hint="eastAsia"/>
                <w:sz w:val="20"/>
                <w:szCs w:val="20"/>
              </w:rPr>
              <w:t>，参数</w:t>
            </w:r>
            <m:oMath>
              <m:r>
                <w:rPr>
                  <w:rFonts w:ascii="Cambria Math" w:hAnsi="Cambria Math"/>
                  <w:sz w:val="20"/>
                  <w:szCs w:val="20"/>
                </w:rPr>
                <m:t>d</m:t>
              </m:r>
            </m:oMath>
            <w:r w:rsidRPr="00AA7430">
              <w:rPr>
                <w:rFonts w:hint="eastAsia"/>
                <w:sz w:val="20"/>
                <w:szCs w:val="20"/>
              </w:rPr>
              <w:t>，</w:t>
            </w:r>
            <m:oMath>
              <m:r>
                <w:rPr>
                  <w:rFonts w:ascii="Cambria Math" w:hAnsi="Cambria Math"/>
                  <w:sz w:val="20"/>
                  <w:szCs w:val="20"/>
                </w:rPr>
                <m:t>R</m:t>
              </m:r>
            </m:oMath>
          </w:p>
        </w:tc>
      </w:tr>
      <w:tr w:rsidR="00AA7430" w:rsidRPr="003D3C0C" w14:paraId="08EDDBF8" w14:textId="77777777" w:rsidTr="002F019C">
        <w:trPr>
          <w:trHeight w:val="257"/>
        </w:trPr>
        <w:tc>
          <w:tcPr>
            <w:tcW w:w="538" w:type="dxa"/>
            <w:shd w:val="clear" w:color="auto" w:fill="auto"/>
            <w:vAlign w:val="center"/>
          </w:tcPr>
          <w:p w14:paraId="226E5F93" w14:textId="77777777" w:rsidR="00AA7430" w:rsidRPr="00AA7430" w:rsidRDefault="00AA7430" w:rsidP="00AA7430">
            <w:pPr>
              <w:adjustRightInd w:val="0"/>
              <w:snapToGrid w:val="0"/>
              <w:rPr>
                <w:sz w:val="20"/>
                <w:szCs w:val="20"/>
              </w:rPr>
            </w:pPr>
            <w:r w:rsidRPr="00AA7430">
              <w:rPr>
                <w:sz w:val="20"/>
                <w:szCs w:val="20"/>
              </w:rPr>
              <w:t>01</w:t>
            </w:r>
          </w:p>
        </w:tc>
        <w:tc>
          <w:tcPr>
            <w:tcW w:w="7687" w:type="dxa"/>
            <w:shd w:val="clear" w:color="auto" w:fill="auto"/>
            <w:vAlign w:val="center"/>
          </w:tcPr>
          <w:p w14:paraId="7F555D6B" w14:textId="29E36450" w:rsidR="00AA7430" w:rsidRPr="00AA7430" w:rsidRDefault="008C1545" w:rsidP="00AA7430">
            <w:pPr>
              <w:adjustRightInd w:val="0"/>
              <w:snapToGrid w:val="0"/>
              <w:rPr>
                <w:sz w:val="20"/>
                <w:szCs w:val="20"/>
              </w:rPr>
            </w:pPr>
            <m:oMath>
              <m:r>
                <w:rPr>
                  <w:rFonts w:ascii="Cambria Math" w:hAnsi="Cambria Math"/>
                  <w:sz w:val="20"/>
                  <w:szCs w:val="20"/>
                </w:rPr>
                <m:t>π=eNEH2</m:t>
              </m:r>
              <m:d>
                <m:dPr>
                  <m:ctrlPr>
                    <w:rPr>
                      <w:rFonts w:ascii="Cambria Math" w:hAnsi="Cambria Math"/>
                      <w:sz w:val="20"/>
                      <w:szCs w:val="20"/>
                    </w:rPr>
                  </m:ctrlPr>
                </m:dPr>
                <m:e>
                  <m:r>
                    <w:rPr>
                      <w:rFonts w:ascii="Cambria Math" w:hAnsi="Cambria Math"/>
                      <w:sz w:val="20"/>
                      <w:szCs w:val="20"/>
                    </w:rPr>
                    <m:t>π</m:t>
                  </m:r>
                </m:e>
              </m:d>
            </m:oMath>
            <w:r w:rsidR="00AA7430" w:rsidRPr="00AA7430">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=π</m:t>
              </m:r>
            </m:oMath>
            <w:r w:rsidR="00AA7430" w:rsidRPr="00AA7430">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=π</m:t>
              </m:r>
            </m:oMath>
            <w:r w:rsidR="00AA7430" w:rsidRPr="00AA7430">
              <w:rPr>
                <w:sz w:val="20"/>
                <w:szCs w:val="20"/>
              </w:rPr>
              <w:t xml:space="preserve"> </w:t>
            </w:r>
          </w:p>
        </w:tc>
      </w:tr>
      <w:tr w:rsidR="00AA7430" w:rsidRPr="003D3C0C" w14:paraId="7A39F2A0" w14:textId="77777777" w:rsidTr="002F019C">
        <w:trPr>
          <w:trHeight w:val="257"/>
        </w:trPr>
        <w:tc>
          <w:tcPr>
            <w:tcW w:w="538" w:type="dxa"/>
            <w:shd w:val="clear" w:color="auto" w:fill="auto"/>
            <w:vAlign w:val="center"/>
          </w:tcPr>
          <w:p w14:paraId="281C6394" w14:textId="77777777" w:rsidR="00AA7430" w:rsidRPr="00AA7430" w:rsidRDefault="00AA7430" w:rsidP="00AA7430">
            <w:pPr>
              <w:adjustRightInd w:val="0"/>
              <w:snapToGrid w:val="0"/>
              <w:rPr>
                <w:sz w:val="20"/>
                <w:szCs w:val="20"/>
              </w:rPr>
            </w:pPr>
            <w:r w:rsidRPr="00AA7430">
              <w:rPr>
                <w:rFonts w:hint="eastAsia"/>
                <w:sz w:val="20"/>
                <w:szCs w:val="20"/>
              </w:rPr>
              <w:t>0</w:t>
            </w:r>
            <w:r w:rsidRPr="00AA7430">
              <w:rPr>
                <w:sz w:val="20"/>
                <w:szCs w:val="20"/>
              </w:rPr>
              <w:t>2</w:t>
            </w:r>
          </w:p>
        </w:tc>
        <w:tc>
          <w:tcPr>
            <w:tcW w:w="7687" w:type="dxa"/>
            <w:shd w:val="clear" w:color="auto" w:fill="auto"/>
            <w:vAlign w:val="center"/>
          </w:tcPr>
          <w:p w14:paraId="6424FE3A" w14:textId="77777777" w:rsidR="00AA7430" w:rsidRPr="00AA7430" w:rsidRDefault="00AA7430" w:rsidP="00AA7430">
            <w:pPr>
              <w:adjustRightInd w:val="0"/>
              <w:snapToGrid w:val="0"/>
              <w:rPr>
                <w:sz w:val="20"/>
                <w:szCs w:val="20"/>
              </w:rPr>
            </w:pPr>
            <w:r w:rsidRPr="00AA7430">
              <w:rPr>
                <w:rFonts w:hint="eastAsia"/>
                <w:b/>
                <w:bCs/>
                <w:sz w:val="20"/>
                <w:szCs w:val="20"/>
              </w:rPr>
              <w:t>w</w:t>
            </w:r>
            <w:r w:rsidRPr="00AA7430">
              <w:rPr>
                <w:b/>
                <w:bCs/>
                <w:sz w:val="20"/>
                <w:szCs w:val="20"/>
              </w:rPr>
              <w:t>hile</w:t>
            </w:r>
            <w:r w:rsidRPr="00AA7430">
              <w:rPr>
                <w:sz w:val="20"/>
                <w:szCs w:val="20"/>
              </w:rPr>
              <w:t xml:space="preserve"> (</w:t>
            </w:r>
            <w:r w:rsidRPr="00AA7430">
              <w:rPr>
                <w:rFonts w:hint="eastAsia"/>
                <w:sz w:val="20"/>
                <w:szCs w:val="20"/>
              </w:rPr>
              <w:t>终止条件没有满足</w:t>
            </w:r>
            <w:r w:rsidRPr="00AA7430">
              <w:rPr>
                <w:sz w:val="20"/>
                <w:szCs w:val="20"/>
              </w:rPr>
              <w:t xml:space="preserve">) </w:t>
            </w:r>
            <w:r w:rsidRPr="00AA7430">
              <w:rPr>
                <w:b/>
                <w:bCs/>
                <w:sz w:val="20"/>
                <w:szCs w:val="20"/>
              </w:rPr>
              <w:t>do</w:t>
            </w:r>
          </w:p>
        </w:tc>
      </w:tr>
      <w:tr w:rsidR="00AA7430" w:rsidRPr="003D3C0C" w14:paraId="4CB45365" w14:textId="77777777" w:rsidTr="002F019C">
        <w:trPr>
          <w:trHeight w:val="257"/>
        </w:trPr>
        <w:tc>
          <w:tcPr>
            <w:tcW w:w="538" w:type="dxa"/>
            <w:shd w:val="clear" w:color="auto" w:fill="auto"/>
            <w:vAlign w:val="center"/>
          </w:tcPr>
          <w:p w14:paraId="1C1DD21F" w14:textId="77777777" w:rsidR="00AA7430" w:rsidRPr="00AA7430" w:rsidRDefault="00AA7430" w:rsidP="00AA7430">
            <w:pPr>
              <w:adjustRightInd w:val="0"/>
              <w:snapToGrid w:val="0"/>
              <w:rPr>
                <w:sz w:val="20"/>
                <w:szCs w:val="20"/>
              </w:rPr>
            </w:pPr>
            <w:r w:rsidRPr="00AA7430">
              <w:rPr>
                <w:rFonts w:hint="eastAsia"/>
                <w:sz w:val="20"/>
                <w:szCs w:val="20"/>
              </w:rPr>
              <w:t>0</w:t>
            </w:r>
            <w:r w:rsidRPr="00AA7430">
              <w:rPr>
                <w:sz w:val="20"/>
                <w:szCs w:val="20"/>
              </w:rPr>
              <w:t>3</w:t>
            </w:r>
          </w:p>
        </w:tc>
        <w:tc>
          <w:tcPr>
            <w:tcW w:w="7687" w:type="dxa"/>
            <w:shd w:val="clear" w:color="auto" w:fill="auto"/>
            <w:vAlign w:val="center"/>
          </w:tcPr>
          <w:p w14:paraId="3F12BB9D" w14:textId="4F1AF09A" w:rsidR="00AA7430" w:rsidRPr="00AA7430" w:rsidRDefault="00AA7430" w:rsidP="00AA7430">
            <w:pPr>
              <w:adjustRightInd w:val="0"/>
              <w:snapToGrid w:val="0"/>
              <w:rPr>
                <w:sz w:val="20"/>
                <w:szCs w:val="20"/>
              </w:rPr>
            </w:pPr>
            <w:r w:rsidRPr="00AA7430">
              <w:rPr>
                <w:sz w:val="20"/>
                <w:szCs w:val="20"/>
              </w:rPr>
              <w:t xml:space="preserve">  </w:t>
            </w:r>
            <w:r w:rsidRPr="00AA7430">
              <w:rPr>
                <w:b/>
                <w:bCs/>
                <w:sz w:val="20"/>
                <w:szCs w:val="20"/>
              </w:rPr>
              <w:t>if</w:t>
            </w:r>
            <w:r w:rsidRPr="00AA7430">
              <w:rPr>
                <w:sz w:val="20"/>
                <w:szCs w:val="20"/>
              </w:rPr>
              <w:t xml:space="preserve"> (</w:t>
            </w:r>
            <m:oMath>
              <m:r>
                <w:rPr>
                  <w:rFonts w:ascii="Cambria Math" w:hAnsi="Cambria Math"/>
                  <w:sz w:val="20"/>
                  <w:szCs w:val="20"/>
                </w:rPr>
                <m:t>rand</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R</m:t>
                  </m:r>
                </m:e>
              </m:d>
              <m:r>
                <w:rPr>
                  <w:rFonts w:ascii="Cambria Math" w:hAnsi="Cambria Math"/>
                  <w:sz w:val="20"/>
                  <w:szCs w:val="20"/>
                </w:rPr>
                <m:t>=0</m:t>
              </m:r>
            </m:oMath>
            <w:r w:rsidRPr="00AA7430">
              <w:rPr>
                <w:sz w:val="20"/>
                <w:szCs w:val="20"/>
              </w:rPr>
              <w:t xml:space="preserve">)  </w:t>
            </w:r>
          </w:p>
        </w:tc>
      </w:tr>
      <w:tr w:rsidR="00AA7430" w:rsidRPr="003D3C0C" w14:paraId="24BC8482" w14:textId="77777777" w:rsidTr="002F019C">
        <w:trPr>
          <w:trHeight w:val="257"/>
        </w:trPr>
        <w:tc>
          <w:tcPr>
            <w:tcW w:w="538" w:type="dxa"/>
            <w:shd w:val="clear" w:color="auto" w:fill="auto"/>
            <w:vAlign w:val="center"/>
          </w:tcPr>
          <w:p w14:paraId="3CF02FF8" w14:textId="77777777" w:rsidR="00AA7430" w:rsidRPr="00AA7430" w:rsidRDefault="00AA7430" w:rsidP="00AA7430">
            <w:pPr>
              <w:adjustRightInd w:val="0"/>
              <w:snapToGrid w:val="0"/>
              <w:rPr>
                <w:sz w:val="20"/>
                <w:szCs w:val="20"/>
              </w:rPr>
            </w:pPr>
            <w:r w:rsidRPr="00AA7430">
              <w:rPr>
                <w:sz w:val="20"/>
                <w:szCs w:val="20"/>
              </w:rPr>
              <w:t>04</w:t>
            </w:r>
          </w:p>
        </w:tc>
        <w:tc>
          <w:tcPr>
            <w:tcW w:w="7687" w:type="dxa"/>
            <w:shd w:val="clear" w:color="auto" w:fill="auto"/>
            <w:vAlign w:val="center"/>
          </w:tcPr>
          <w:p w14:paraId="656D149C" w14:textId="7F519A3C" w:rsidR="00AA7430" w:rsidRPr="00AE005E" w:rsidRDefault="00AE005E" w:rsidP="00AE005E">
            <w:pPr>
              <w:adjustRightInd w:val="0"/>
              <w:snapToGrid w:val="0"/>
              <w:rPr>
                <w:sz w:val="20"/>
                <w:szCs w:val="20"/>
              </w:rPr>
            </w:pPr>
            <w:r>
              <w:rPr>
                <w:rFonts w:hint="eastAsia"/>
                <w:sz w:val="20"/>
                <w:szCs w:val="20"/>
              </w:rPr>
              <w:t xml:space="preserve"> </w:t>
            </w:r>
            <w:r>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r>
                <m:rPr>
                  <m:sty m:val="p"/>
                </m:rPr>
                <w:rPr>
                  <w:rFonts w:ascii="Cambria Math" w:hAnsi="Cambria Math"/>
                  <w:sz w:val="20"/>
                  <w:szCs w:val="20"/>
                </w:rPr>
                <m:t>关键工厂插入算子</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r>
                    <w:rPr>
                      <w:rFonts w:ascii="Cambria Math" w:hAnsi="Cambria Math"/>
                      <w:sz w:val="20"/>
                      <w:szCs w:val="20"/>
                    </w:rPr>
                    <m:t>d</m:t>
                  </m:r>
                </m:e>
              </m:d>
            </m:oMath>
          </w:p>
        </w:tc>
      </w:tr>
      <w:tr w:rsidR="00AA7430" w:rsidRPr="003D3C0C" w14:paraId="42841C75" w14:textId="77777777" w:rsidTr="002F019C">
        <w:trPr>
          <w:trHeight w:val="257"/>
        </w:trPr>
        <w:tc>
          <w:tcPr>
            <w:tcW w:w="538" w:type="dxa"/>
            <w:shd w:val="clear" w:color="auto" w:fill="auto"/>
            <w:vAlign w:val="center"/>
          </w:tcPr>
          <w:p w14:paraId="6F342EEA" w14:textId="77777777" w:rsidR="00AA7430" w:rsidRPr="00AA7430" w:rsidRDefault="00AA7430" w:rsidP="00AA7430">
            <w:pPr>
              <w:adjustRightInd w:val="0"/>
              <w:snapToGrid w:val="0"/>
              <w:rPr>
                <w:sz w:val="20"/>
                <w:szCs w:val="20"/>
              </w:rPr>
            </w:pPr>
            <w:r w:rsidRPr="00AA7430">
              <w:rPr>
                <w:sz w:val="20"/>
                <w:szCs w:val="20"/>
              </w:rPr>
              <w:t>05</w:t>
            </w:r>
          </w:p>
        </w:tc>
        <w:tc>
          <w:tcPr>
            <w:tcW w:w="7687" w:type="dxa"/>
            <w:shd w:val="clear" w:color="auto" w:fill="auto"/>
            <w:vAlign w:val="center"/>
          </w:tcPr>
          <w:p w14:paraId="3FF8AFFC"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else</w:t>
            </w:r>
          </w:p>
        </w:tc>
      </w:tr>
      <w:tr w:rsidR="00AA7430" w:rsidRPr="003D3C0C" w14:paraId="00DD2F9A" w14:textId="77777777" w:rsidTr="002F019C">
        <w:trPr>
          <w:trHeight w:val="257"/>
        </w:trPr>
        <w:tc>
          <w:tcPr>
            <w:tcW w:w="538" w:type="dxa"/>
            <w:shd w:val="clear" w:color="auto" w:fill="auto"/>
            <w:vAlign w:val="center"/>
          </w:tcPr>
          <w:p w14:paraId="61447A09" w14:textId="77777777" w:rsidR="00AA7430" w:rsidRPr="00AA7430" w:rsidRDefault="00AA7430" w:rsidP="00AA7430">
            <w:pPr>
              <w:adjustRightInd w:val="0"/>
              <w:snapToGrid w:val="0"/>
              <w:rPr>
                <w:sz w:val="20"/>
                <w:szCs w:val="20"/>
              </w:rPr>
            </w:pPr>
            <w:r w:rsidRPr="00AA7430">
              <w:rPr>
                <w:sz w:val="20"/>
                <w:szCs w:val="20"/>
              </w:rPr>
              <w:t>06</w:t>
            </w:r>
          </w:p>
        </w:tc>
        <w:tc>
          <w:tcPr>
            <w:tcW w:w="7687" w:type="dxa"/>
            <w:shd w:val="clear" w:color="auto" w:fill="auto"/>
            <w:vAlign w:val="center"/>
          </w:tcPr>
          <w:p w14:paraId="1B0A9AB1" w14:textId="5C2827B0" w:rsidR="00AA7430" w:rsidRPr="00AA7430" w:rsidRDefault="00AE005E" w:rsidP="00AE005E">
            <w:pPr>
              <w:adjustRightInd w:val="0"/>
              <w:snapToGrid w:val="0"/>
              <w:rPr>
                <w:sz w:val="20"/>
                <w:szCs w:val="20"/>
              </w:rPr>
            </w:pPr>
            <w:r>
              <w:rPr>
                <w:rFonts w:hint="eastAsia"/>
                <w:sz w:val="20"/>
                <w:szCs w:val="20"/>
              </w:rPr>
              <w:t xml:space="preserve"> </w:t>
            </w:r>
            <w:r>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r>
                <m:rPr>
                  <m:sty m:val="p"/>
                </m:rPr>
                <w:rPr>
                  <w:rFonts w:ascii="Cambria Math" w:hAnsi="Cambria Math"/>
                  <w:sz w:val="20"/>
                  <w:szCs w:val="20"/>
                </w:rPr>
                <m:t>关键工厂交换算子</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e>
              </m:d>
            </m:oMath>
          </w:p>
        </w:tc>
      </w:tr>
      <w:tr w:rsidR="00AA7430" w:rsidRPr="003D3C0C" w14:paraId="35EB944B" w14:textId="77777777" w:rsidTr="002F019C">
        <w:trPr>
          <w:trHeight w:val="257"/>
        </w:trPr>
        <w:tc>
          <w:tcPr>
            <w:tcW w:w="538" w:type="dxa"/>
            <w:shd w:val="clear" w:color="auto" w:fill="auto"/>
            <w:vAlign w:val="center"/>
          </w:tcPr>
          <w:p w14:paraId="4077DC5F" w14:textId="77777777" w:rsidR="00AA7430" w:rsidRPr="00AA7430" w:rsidRDefault="00AA7430" w:rsidP="00AA7430">
            <w:pPr>
              <w:adjustRightInd w:val="0"/>
              <w:snapToGrid w:val="0"/>
              <w:rPr>
                <w:sz w:val="20"/>
                <w:szCs w:val="20"/>
              </w:rPr>
            </w:pPr>
            <w:r w:rsidRPr="00AA7430">
              <w:rPr>
                <w:sz w:val="20"/>
                <w:szCs w:val="20"/>
              </w:rPr>
              <w:t>07</w:t>
            </w:r>
          </w:p>
        </w:tc>
        <w:tc>
          <w:tcPr>
            <w:tcW w:w="7687" w:type="dxa"/>
            <w:shd w:val="clear" w:color="auto" w:fill="auto"/>
            <w:vAlign w:val="center"/>
          </w:tcPr>
          <w:p w14:paraId="514DEF8B"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end if</w:t>
            </w:r>
          </w:p>
        </w:tc>
      </w:tr>
      <w:tr w:rsidR="00AA7430" w:rsidRPr="003D3C0C" w14:paraId="451F3594" w14:textId="77777777" w:rsidTr="002F019C">
        <w:trPr>
          <w:trHeight w:val="257"/>
        </w:trPr>
        <w:tc>
          <w:tcPr>
            <w:tcW w:w="538" w:type="dxa"/>
            <w:shd w:val="clear" w:color="auto" w:fill="auto"/>
            <w:vAlign w:val="center"/>
          </w:tcPr>
          <w:p w14:paraId="29A4D132" w14:textId="77777777" w:rsidR="00AA7430" w:rsidRPr="00AA7430" w:rsidRDefault="00AA7430" w:rsidP="00AA7430">
            <w:pPr>
              <w:adjustRightInd w:val="0"/>
              <w:snapToGrid w:val="0"/>
              <w:rPr>
                <w:sz w:val="20"/>
                <w:szCs w:val="20"/>
              </w:rPr>
            </w:pPr>
            <w:r w:rsidRPr="00AA7430">
              <w:rPr>
                <w:sz w:val="20"/>
                <w:szCs w:val="20"/>
              </w:rPr>
              <w:t>08</w:t>
            </w:r>
          </w:p>
        </w:tc>
        <w:tc>
          <w:tcPr>
            <w:tcW w:w="7687" w:type="dxa"/>
            <w:shd w:val="clear" w:color="auto" w:fill="auto"/>
            <w:vAlign w:val="center"/>
          </w:tcPr>
          <w:p w14:paraId="32FA3DBC" w14:textId="5C17DE6E" w:rsidR="00AA7430" w:rsidRPr="00AA7430" w:rsidRDefault="00AA7430" w:rsidP="00AA7430">
            <w:pPr>
              <w:adjustRightInd w:val="0"/>
              <w:snapToGrid w:val="0"/>
              <w:rPr>
                <w:sz w:val="20"/>
                <w:szCs w:val="20"/>
              </w:rPr>
            </w:pPr>
            <w:r w:rsidRPr="00AA7430">
              <w:rPr>
                <w:sz w:val="20"/>
                <w:szCs w:val="20"/>
              </w:rPr>
              <w:t xml:space="preserve">  </w:t>
            </w:r>
            <w:r w:rsidRPr="00AA7430">
              <w:rPr>
                <w:b/>
                <w:bCs/>
                <w:sz w:val="20"/>
                <w:szCs w:val="20"/>
              </w:rPr>
              <w:t>for</w:t>
            </w:r>
            <w:r w:rsidRPr="00AA7430">
              <w:rPr>
                <w:sz w:val="20"/>
                <w:szCs w:val="20"/>
              </w:rPr>
              <w:t xml:space="preserve"> </w:t>
            </w:r>
            <m:oMath>
              <m:r>
                <w:rPr>
                  <w:rFonts w:ascii="Cambria Math" w:hAnsi="Cambria Math"/>
                  <w:sz w:val="20"/>
                  <w:szCs w:val="20"/>
                </w:rPr>
                <m:t>f=1</m:t>
              </m:r>
            </m:oMath>
            <w:r w:rsidRPr="00AA7430">
              <w:rPr>
                <w:sz w:val="20"/>
                <w:szCs w:val="20"/>
              </w:rPr>
              <w:t xml:space="preserve"> </w:t>
            </w:r>
            <w:r w:rsidRPr="00AA7430">
              <w:rPr>
                <w:b/>
                <w:bCs/>
                <w:sz w:val="20"/>
                <w:szCs w:val="20"/>
              </w:rPr>
              <w:t>to</w:t>
            </w:r>
            <w:r w:rsidRPr="00AA7430">
              <w:rPr>
                <w:sz w:val="20"/>
                <w:szCs w:val="20"/>
              </w:rPr>
              <w:t xml:space="preserve"> </w:t>
            </w:r>
            <m:oMath>
              <m:r>
                <w:rPr>
                  <w:rFonts w:ascii="Cambria Math" w:hAnsi="Cambria Math"/>
                  <w:sz w:val="20"/>
                  <w:szCs w:val="20"/>
                </w:rPr>
                <m:t>F</m:t>
              </m:r>
            </m:oMath>
          </w:p>
        </w:tc>
      </w:tr>
      <w:tr w:rsidR="00AA7430" w:rsidRPr="003D3C0C" w14:paraId="261870B9" w14:textId="77777777" w:rsidTr="002F019C">
        <w:trPr>
          <w:trHeight w:val="257"/>
        </w:trPr>
        <w:tc>
          <w:tcPr>
            <w:tcW w:w="538" w:type="dxa"/>
            <w:shd w:val="clear" w:color="auto" w:fill="auto"/>
            <w:vAlign w:val="center"/>
          </w:tcPr>
          <w:p w14:paraId="59575843" w14:textId="77777777" w:rsidR="00AA7430" w:rsidRPr="00AA7430" w:rsidRDefault="00AA7430" w:rsidP="00AA7430">
            <w:pPr>
              <w:adjustRightInd w:val="0"/>
              <w:snapToGrid w:val="0"/>
              <w:rPr>
                <w:sz w:val="20"/>
                <w:szCs w:val="20"/>
              </w:rPr>
            </w:pPr>
            <w:r w:rsidRPr="00AA7430">
              <w:rPr>
                <w:rFonts w:hint="eastAsia"/>
                <w:sz w:val="20"/>
                <w:szCs w:val="20"/>
              </w:rPr>
              <w:t>0</w:t>
            </w:r>
            <w:r w:rsidRPr="00AA7430">
              <w:rPr>
                <w:sz w:val="20"/>
                <w:szCs w:val="20"/>
              </w:rPr>
              <w:t>9</w:t>
            </w:r>
          </w:p>
        </w:tc>
        <w:tc>
          <w:tcPr>
            <w:tcW w:w="7687" w:type="dxa"/>
            <w:shd w:val="clear" w:color="auto" w:fill="auto"/>
            <w:vAlign w:val="center"/>
          </w:tcPr>
          <w:p w14:paraId="06E1F8F5" w14:textId="55ABC572" w:rsidR="00AA7430" w:rsidRPr="00AA7430" w:rsidRDefault="00AA7430" w:rsidP="00AA7430">
            <w:pPr>
              <w:adjustRightInd w:val="0"/>
              <w:snapToGrid w:val="0"/>
              <w:rPr>
                <w:sz w:val="20"/>
                <w:szCs w:val="20"/>
              </w:rPr>
            </w:pPr>
            <w:r w:rsidRPr="00AA7430">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r>
                <w:rPr>
                  <w:rFonts w:ascii="Cambria Math" w:hAnsi="Cambria Math"/>
                  <w:sz w:val="20"/>
                  <w:szCs w:val="20"/>
                </w:rPr>
                <m:t>←</m:t>
              </m:r>
              <m:r>
                <m:rPr>
                  <m:sty m:val="p"/>
                </m:rPr>
                <w:rPr>
                  <w:rFonts w:ascii="Cambria Math" w:hAnsi="Cambria Math"/>
                  <w:sz w:val="20"/>
                  <w:szCs w:val="20"/>
                </w:rPr>
                <m:t>破坏重构策略</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r>
                    <w:rPr>
                      <w:rFonts w:ascii="Cambria Math" w:hAnsi="Cambria Math"/>
                      <w:sz w:val="20"/>
                      <w:szCs w:val="20"/>
                    </w:rPr>
                    <m:t>d</m:t>
                  </m:r>
                </m:e>
              </m:d>
            </m:oMath>
          </w:p>
        </w:tc>
      </w:tr>
      <w:tr w:rsidR="00AA7430" w:rsidRPr="003D3C0C" w14:paraId="7C529FF2" w14:textId="77777777" w:rsidTr="002F019C">
        <w:trPr>
          <w:trHeight w:val="257"/>
        </w:trPr>
        <w:tc>
          <w:tcPr>
            <w:tcW w:w="538" w:type="dxa"/>
            <w:shd w:val="clear" w:color="auto" w:fill="auto"/>
            <w:vAlign w:val="center"/>
          </w:tcPr>
          <w:p w14:paraId="12A93902" w14:textId="77777777" w:rsidR="00AA7430" w:rsidRPr="00AA7430" w:rsidRDefault="00AA7430" w:rsidP="00AA7430">
            <w:pPr>
              <w:adjustRightInd w:val="0"/>
              <w:snapToGrid w:val="0"/>
              <w:rPr>
                <w:sz w:val="20"/>
                <w:szCs w:val="20"/>
              </w:rPr>
            </w:pPr>
            <w:r w:rsidRPr="00AA7430">
              <w:rPr>
                <w:sz w:val="20"/>
                <w:szCs w:val="20"/>
              </w:rPr>
              <w:t>10</w:t>
            </w:r>
          </w:p>
        </w:tc>
        <w:tc>
          <w:tcPr>
            <w:tcW w:w="7687" w:type="dxa"/>
            <w:shd w:val="clear" w:color="auto" w:fill="auto"/>
            <w:vAlign w:val="center"/>
          </w:tcPr>
          <w:p w14:paraId="00FCC65D" w14:textId="46CC4C8E" w:rsidR="00AA7430" w:rsidRPr="00AA7430" w:rsidRDefault="00AA7430" w:rsidP="00AA7430">
            <w:pPr>
              <w:adjustRightInd w:val="0"/>
              <w:snapToGrid w:val="0"/>
              <w:rPr>
                <w:sz w:val="20"/>
                <w:szCs w:val="20"/>
              </w:rPr>
            </w:pPr>
            <w:r w:rsidRPr="00AA7430">
              <w:rPr>
                <w:sz w:val="20"/>
                <w:szCs w:val="20"/>
              </w:rPr>
              <w:t xml:space="preserve">    </w:t>
            </w:r>
            <w:r w:rsidRPr="00AA7430">
              <w:rPr>
                <w:b/>
                <w:bCs/>
                <w:sz w:val="20"/>
                <w:szCs w:val="20"/>
              </w:rPr>
              <w:t>if</w:t>
            </w:r>
            <w:r w:rsidRPr="00AA7430">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oMath>
            <w:r w:rsidRPr="00AA7430">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AA7430">
              <w:rPr>
                <w:sz w:val="20"/>
                <w:szCs w:val="20"/>
              </w:rPr>
              <w:t>)</w:t>
            </w:r>
          </w:p>
        </w:tc>
      </w:tr>
      <w:tr w:rsidR="00AA7430" w:rsidRPr="003D3C0C" w14:paraId="2BA77DBD" w14:textId="77777777" w:rsidTr="002F019C">
        <w:trPr>
          <w:trHeight w:val="257"/>
        </w:trPr>
        <w:tc>
          <w:tcPr>
            <w:tcW w:w="538" w:type="dxa"/>
            <w:shd w:val="clear" w:color="auto" w:fill="auto"/>
            <w:vAlign w:val="center"/>
          </w:tcPr>
          <w:p w14:paraId="08CEEFAB" w14:textId="77777777" w:rsidR="00AA7430" w:rsidRPr="00AA7430" w:rsidRDefault="00AA7430" w:rsidP="00AA7430">
            <w:pPr>
              <w:adjustRightInd w:val="0"/>
              <w:snapToGrid w:val="0"/>
              <w:rPr>
                <w:sz w:val="20"/>
                <w:szCs w:val="20"/>
              </w:rPr>
            </w:pPr>
            <w:r w:rsidRPr="00AA7430">
              <w:rPr>
                <w:sz w:val="20"/>
                <w:szCs w:val="20"/>
              </w:rPr>
              <w:t>11</w:t>
            </w:r>
          </w:p>
        </w:tc>
        <w:tc>
          <w:tcPr>
            <w:tcW w:w="7687" w:type="dxa"/>
            <w:shd w:val="clear" w:color="auto" w:fill="auto"/>
            <w:vAlign w:val="center"/>
          </w:tcPr>
          <w:p w14:paraId="05CD2F98" w14:textId="60AD1796" w:rsidR="00AA7430" w:rsidRPr="00AE005E" w:rsidRDefault="00AE005E" w:rsidP="00AE005E">
            <w:pPr>
              <w:adjustRightInd w:val="0"/>
              <w:snapToGrid w:val="0"/>
              <w:rPr>
                <w:sz w:val="20"/>
                <w:szCs w:val="20"/>
              </w:rPr>
            </w:pPr>
            <w:r>
              <w:rPr>
                <w:rFonts w:hint="eastAsia"/>
                <w:sz w:val="20"/>
                <w:szCs w:val="20"/>
              </w:rPr>
              <w:t xml:space="preserve"> </w:t>
            </w:r>
            <w:r>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oMath>
          </w:p>
        </w:tc>
      </w:tr>
      <w:tr w:rsidR="00AA7430" w:rsidRPr="003D3C0C" w14:paraId="7A5D54E2" w14:textId="77777777" w:rsidTr="002F019C">
        <w:trPr>
          <w:trHeight w:val="257"/>
        </w:trPr>
        <w:tc>
          <w:tcPr>
            <w:tcW w:w="538" w:type="dxa"/>
            <w:shd w:val="clear" w:color="auto" w:fill="auto"/>
            <w:vAlign w:val="center"/>
          </w:tcPr>
          <w:p w14:paraId="538F72E2" w14:textId="77777777" w:rsidR="00AA7430" w:rsidRPr="00AA7430" w:rsidRDefault="00AA7430" w:rsidP="00AA7430">
            <w:pPr>
              <w:adjustRightInd w:val="0"/>
              <w:snapToGrid w:val="0"/>
              <w:rPr>
                <w:sz w:val="20"/>
                <w:szCs w:val="20"/>
              </w:rPr>
            </w:pPr>
            <w:r w:rsidRPr="00AA7430">
              <w:rPr>
                <w:sz w:val="20"/>
                <w:szCs w:val="20"/>
              </w:rPr>
              <w:t>12</w:t>
            </w:r>
          </w:p>
        </w:tc>
        <w:tc>
          <w:tcPr>
            <w:tcW w:w="7687" w:type="dxa"/>
            <w:shd w:val="clear" w:color="auto" w:fill="auto"/>
            <w:vAlign w:val="center"/>
          </w:tcPr>
          <w:p w14:paraId="41371CEC"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end if</w:t>
            </w:r>
          </w:p>
        </w:tc>
      </w:tr>
      <w:tr w:rsidR="00AA7430" w:rsidRPr="003D3C0C" w14:paraId="1F8C5D79" w14:textId="77777777" w:rsidTr="002F019C">
        <w:trPr>
          <w:trHeight w:val="257"/>
        </w:trPr>
        <w:tc>
          <w:tcPr>
            <w:tcW w:w="538" w:type="dxa"/>
            <w:shd w:val="clear" w:color="auto" w:fill="auto"/>
            <w:vAlign w:val="center"/>
          </w:tcPr>
          <w:p w14:paraId="698E696B" w14:textId="77777777" w:rsidR="00AA7430" w:rsidRPr="00AA7430" w:rsidRDefault="00AA7430" w:rsidP="00AA7430">
            <w:pPr>
              <w:adjustRightInd w:val="0"/>
              <w:snapToGrid w:val="0"/>
              <w:rPr>
                <w:sz w:val="20"/>
                <w:szCs w:val="20"/>
              </w:rPr>
            </w:pPr>
            <w:r w:rsidRPr="00AA7430">
              <w:rPr>
                <w:sz w:val="20"/>
                <w:szCs w:val="20"/>
              </w:rPr>
              <w:t>13</w:t>
            </w:r>
          </w:p>
        </w:tc>
        <w:tc>
          <w:tcPr>
            <w:tcW w:w="7687" w:type="dxa"/>
            <w:shd w:val="clear" w:color="auto" w:fill="auto"/>
            <w:vAlign w:val="center"/>
          </w:tcPr>
          <w:p w14:paraId="176F2FE0" w14:textId="3AAABAF9" w:rsidR="00AA7430" w:rsidRPr="00AA7430" w:rsidRDefault="00AA7430" w:rsidP="00AA7430">
            <w:pPr>
              <w:adjustRightInd w:val="0"/>
              <w:snapToGrid w:val="0"/>
              <w:rPr>
                <w:sz w:val="20"/>
                <w:szCs w:val="20"/>
              </w:rPr>
            </w:pPr>
            <w:r w:rsidRPr="00AA7430">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w:rPr>
                  <w:rFonts w:ascii="Cambria Math" w:hAnsi="Cambria Math"/>
                  <w:sz w:val="20"/>
                  <w:szCs w:val="20"/>
                </w:rPr>
                <m:t>←</m:t>
              </m:r>
              <m:r>
                <m:rPr>
                  <m:sty m:val="p"/>
                </m:rPr>
                <w:rPr>
                  <w:rFonts w:ascii="Cambria Math" w:hAnsi="Cambria Math"/>
                  <w:sz w:val="20"/>
                  <w:szCs w:val="20"/>
                </w:rPr>
                <m:t>局部搜索策略</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e>
              </m:d>
            </m:oMath>
          </w:p>
        </w:tc>
      </w:tr>
      <w:tr w:rsidR="00AA7430" w:rsidRPr="003D3C0C" w14:paraId="3096C211" w14:textId="77777777" w:rsidTr="002F019C">
        <w:trPr>
          <w:trHeight w:val="257"/>
        </w:trPr>
        <w:tc>
          <w:tcPr>
            <w:tcW w:w="538" w:type="dxa"/>
            <w:tcBorders>
              <w:bottom w:val="nil"/>
            </w:tcBorders>
            <w:shd w:val="clear" w:color="auto" w:fill="auto"/>
            <w:vAlign w:val="center"/>
          </w:tcPr>
          <w:p w14:paraId="66EAAE2A" w14:textId="77777777" w:rsidR="00AA7430" w:rsidRPr="00AA7430" w:rsidRDefault="00AA7430" w:rsidP="00AA7430">
            <w:pPr>
              <w:adjustRightInd w:val="0"/>
              <w:snapToGrid w:val="0"/>
              <w:rPr>
                <w:sz w:val="20"/>
                <w:szCs w:val="20"/>
              </w:rPr>
            </w:pPr>
            <w:r w:rsidRPr="00AA7430">
              <w:rPr>
                <w:sz w:val="20"/>
                <w:szCs w:val="20"/>
              </w:rPr>
              <w:t>14</w:t>
            </w:r>
          </w:p>
        </w:tc>
        <w:tc>
          <w:tcPr>
            <w:tcW w:w="7687" w:type="dxa"/>
            <w:tcBorders>
              <w:bottom w:val="nil"/>
            </w:tcBorders>
            <w:shd w:val="clear" w:color="auto" w:fill="auto"/>
            <w:vAlign w:val="center"/>
          </w:tcPr>
          <w:p w14:paraId="54287ED6"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end for</w:t>
            </w:r>
          </w:p>
        </w:tc>
      </w:tr>
      <w:tr w:rsidR="00AA7430" w:rsidRPr="003D3C0C" w14:paraId="333F081F" w14:textId="77777777" w:rsidTr="002F019C">
        <w:trPr>
          <w:trHeight w:val="257"/>
        </w:trPr>
        <w:tc>
          <w:tcPr>
            <w:tcW w:w="538" w:type="dxa"/>
            <w:tcBorders>
              <w:top w:val="nil"/>
              <w:bottom w:val="nil"/>
            </w:tcBorders>
            <w:shd w:val="clear" w:color="auto" w:fill="auto"/>
            <w:vAlign w:val="center"/>
          </w:tcPr>
          <w:p w14:paraId="229FD65A" w14:textId="77777777" w:rsidR="00AA7430" w:rsidRPr="00AA7430" w:rsidRDefault="00AA7430" w:rsidP="00AA7430">
            <w:pPr>
              <w:adjustRightInd w:val="0"/>
              <w:snapToGrid w:val="0"/>
              <w:rPr>
                <w:sz w:val="20"/>
                <w:szCs w:val="20"/>
              </w:rPr>
            </w:pPr>
            <w:r w:rsidRPr="00AA7430">
              <w:rPr>
                <w:sz w:val="20"/>
                <w:szCs w:val="20"/>
              </w:rPr>
              <w:t>15</w:t>
            </w:r>
          </w:p>
        </w:tc>
        <w:tc>
          <w:tcPr>
            <w:tcW w:w="7687" w:type="dxa"/>
            <w:tcBorders>
              <w:top w:val="nil"/>
              <w:bottom w:val="nil"/>
            </w:tcBorders>
            <w:shd w:val="clear" w:color="auto" w:fill="auto"/>
            <w:vAlign w:val="center"/>
          </w:tcPr>
          <w:p w14:paraId="68EEFBCE" w14:textId="09A4700C" w:rsidR="00AA7430" w:rsidRPr="00AA7430" w:rsidRDefault="00AA7430" w:rsidP="00AA7430">
            <w:pPr>
              <w:adjustRightInd w:val="0"/>
              <w:snapToGrid w:val="0"/>
              <w:rPr>
                <w:sz w:val="20"/>
                <w:szCs w:val="20"/>
              </w:rPr>
            </w:pPr>
            <w:r w:rsidRPr="00AA7430">
              <w:rPr>
                <w:sz w:val="20"/>
                <w:szCs w:val="20"/>
              </w:rPr>
              <w:t xml:space="preserve">  </w:t>
            </w:r>
            <w:r w:rsidRPr="00AA7430">
              <w:rPr>
                <w:b/>
                <w:bCs/>
                <w:sz w:val="20"/>
                <w:szCs w:val="20"/>
              </w:rPr>
              <w:t>if</w:t>
            </w:r>
            <w:r w:rsidRPr="00AA7430">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AA7430">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sidRPr="00AA7430">
              <w:rPr>
                <w:sz w:val="20"/>
                <w:szCs w:val="20"/>
              </w:rPr>
              <w:t>)</w:t>
            </w:r>
          </w:p>
        </w:tc>
      </w:tr>
      <w:tr w:rsidR="00AA7430" w:rsidRPr="003D3C0C" w14:paraId="1F1191C7" w14:textId="77777777" w:rsidTr="002F019C">
        <w:trPr>
          <w:trHeight w:val="257"/>
        </w:trPr>
        <w:tc>
          <w:tcPr>
            <w:tcW w:w="538" w:type="dxa"/>
            <w:tcBorders>
              <w:top w:val="nil"/>
            </w:tcBorders>
            <w:shd w:val="clear" w:color="auto" w:fill="auto"/>
            <w:vAlign w:val="center"/>
          </w:tcPr>
          <w:p w14:paraId="14275186" w14:textId="77777777" w:rsidR="00AA7430" w:rsidRPr="00AA7430" w:rsidRDefault="00AA7430" w:rsidP="00AA7430">
            <w:pPr>
              <w:adjustRightInd w:val="0"/>
              <w:snapToGrid w:val="0"/>
              <w:rPr>
                <w:sz w:val="20"/>
                <w:szCs w:val="20"/>
              </w:rPr>
            </w:pPr>
            <w:r w:rsidRPr="00AA7430">
              <w:rPr>
                <w:sz w:val="20"/>
                <w:szCs w:val="20"/>
              </w:rPr>
              <w:lastRenderedPageBreak/>
              <w:t>16</w:t>
            </w:r>
          </w:p>
        </w:tc>
        <w:tc>
          <w:tcPr>
            <w:tcW w:w="7687" w:type="dxa"/>
            <w:tcBorders>
              <w:top w:val="nil"/>
            </w:tcBorders>
            <w:shd w:val="clear" w:color="auto" w:fill="auto"/>
            <w:vAlign w:val="center"/>
          </w:tcPr>
          <w:p w14:paraId="436F475D" w14:textId="63F82838" w:rsidR="00AA7430" w:rsidRPr="00AA7430" w:rsidRDefault="00AE005E" w:rsidP="00AE005E">
            <w:pPr>
              <w:adjustRightInd w:val="0"/>
              <w:snapToGrid w:val="0"/>
              <w:rPr>
                <w:sz w:val="20"/>
                <w:szCs w:val="20"/>
              </w:rPr>
            </w:pPr>
            <w:r>
              <w:rPr>
                <w:rFonts w:hint="eastAsia"/>
                <w:sz w:val="20"/>
                <w:szCs w:val="20"/>
              </w:rPr>
              <w:t xml:space="preserve"> </w:t>
            </w:r>
            <w:r>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p>
        </w:tc>
      </w:tr>
      <w:tr w:rsidR="00AA7430" w:rsidRPr="003D3C0C" w14:paraId="302E3B06" w14:textId="77777777" w:rsidTr="002F019C">
        <w:trPr>
          <w:trHeight w:val="257"/>
        </w:trPr>
        <w:tc>
          <w:tcPr>
            <w:tcW w:w="538" w:type="dxa"/>
            <w:shd w:val="clear" w:color="auto" w:fill="auto"/>
            <w:vAlign w:val="center"/>
          </w:tcPr>
          <w:p w14:paraId="001254B7" w14:textId="77777777" w:rsidR="00AA7430" w:rsidRPr="00AA7430" w:rsidRDefault="00AA7430" w:rsidP="00AA7430">
            <w:pPr>
              <w:adjustRightInd w:val="0"/>
              <w:snapToGrid w:val="0"/>
              <w:rPr>
                <w:sz w:val="20"/>
                <w:szCs w:val="20"/>
              </w:rPr>
            </w:pPr>
            <w:r w:rsidRPr="00AA7430">
              <w:rPr>
                <w:sz w:val="20"/>
                <w:szCs w:val="20"/>
              </w:rPr>
              <w:t>17</w:t>
            </w:r>
          </w:p>
        </w:tc>
        <w:tc>
          <w:tcPr>
            <w:tcW w:w="7687" w:type="dxa"/>
            <w:shd w:val="clear" w:color="auto" w:fill="auto"/>
            <w:vAlign w:val="center"/>
          </w:tcPr>
          <w:p w14:paraId="5A48A6A7"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else</w:t>
            </w:r>
          </w:p>
        </w:tc>
      </w:tr>
      <w:tr w:rsidR="00AA7430" w:rsidRPr="003D3C0C" w14:paraId="55674E40" w14:textId="77777777" w:rsidTr="002F019C">
        <w:trPr>
          <w:trHeight w:val="257"/>
        </w:trPr>
        <w:tc>
          <w:tcPr>
            <w:tcW w:w="538" w:type="dxa"/>
            <w:shd w:val="clear" w:color="auto" w:fill="auto"/>
            <w:vAlign w:val="center"/>
          </w:tcPr>
          <w:p w14:paraId="789B1AEF" w14:textId="77777777" w:rsidR="00AA7430" w:rsidRPr="00AA7430" w:rsidRDefault="00AA7430" w:rsidP="00AA7430">
            <w:pPr>
              <w:adjustRightInd w:val="0"/>
              <w:snapToGrid w:val="0"/>
              <w:rPr>
                <w:sz w:val="20"/>
                <w:szCs w:val="20"/>
              </w:rPr>
            </w:pPr>
            <w:r w:rsidRPr="00AA7430">
              <w:rPr>
                <w:rFonts w:hint="eastAsia"/>
                <w:sz w:val="20"/>
                <w:szCs w:val="20"/>
              </w:rPr>
              <w:t>1</w:t>
            </w:r>
            <w:r w:rsidRPr="00AA7430">
              <w:rPr>
                <w:sz w:val="20"/>
                <w:szCs w:val="20"/>
              </w:rPr>
              <w:t>8</w:t>
            </w:r>
          </w:p>
        </w:tc>
        <w:tc>
          <w:tcPr>
            <w:tcW w:w="7687" w:type="dxa"/>
            <w:shd w:val="clear" w:color="auto" w:fill="auto"/>
            <w:vAlign w:val="center"/>
          </w:tcPr>
          <w:p w14:paraId="71654725" w14:textId="4F40317B" w:rsidR="00AA7430" w:rsidRPr="00AA7430" w:rsidRDefault="00AA7430" w:rsidP="00AA7430">
            <w:pPr>
              <w:adjustRightInd w:val="0"/>
              <w:snapToGrid w:val="0"/>
              <w:ind w:firstLineChars="200" w:firstLine="402"/>
              <w:rPr>
                <w:sz w:val="20"/>
                <w:szCs w:val="20"/>
              </w:rPr>
            </w:pPr>
            <w:r w:rsidRPr="00AA7430">
              <w:rPr>
                <w:b/>
                <w:bCs/>
                <w:sz w:val="20"/>
                <w:szCs w:val="20"/>
              </w:rPr>
              <w:t>if</w:t>
            </w:r>
            <w:r w:rsidRPr="00AA7430">
              <w:rPr>
                <w:sz w:val="20"/>
                <w:szCs w:val="20"/>
              </w:rPr>
              <w:t xml:space="preserve"> (</w:t>
            </w:r>
            <m:oMath>
              <m:r>
                <w:rPr>
                  <w:rFonts w:ascii="Cambria Math" w:hAnsi="Cambria Math"/>
                  <w:sz w:val="20"/>
                  <w:szCs w:val="20"/>
                </w:rPr>
                <m:t>rand</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r>
                <w:rPr>
                  <w:rFonts w:ascii="Cambria Math" w:hAnsi="Cambria Math"/>
                  <w:sz w:val="20"/>
                  <w:szCs w:val="20"/>
                </w:rPr>
                <m:t>=0</m:t>
              </m:r>
            </m:oMath>
            <w:r w:rsidRPr="00AA7430">
              <w:rPr>
                <w:sz w:val="20"/>
                <w:szCs w:val="20"/>
              </w:rPr>
              <w:t>)</w:t>
            </w:r>
          </w:p>
        </w:tc>
      </w:tr>
      <w:tr w:rsidR="00AA7430" w:rsidRPr="003D3C0C" w14:paraId="5FC52827" w14:textId="77777777" w:rsidTr="002F019C">
        <w:trPr>
          <w:trHeight w:val="257"/>
        </w:trPr>
        <w:tc>
          <w:tcPr>
            <w:tcW w:w="538" w:type="dxa"/>
            <w:shd w:val="clear" w:color="auto" w:fill="auto"/>
            <w:vAlign w:val="center"/>
          </w:tcPr>
          <w:p w14:paraId="7731D82B" w14:textId="77777777" w:rsidR="00AA7430" w:rsidRPr="00AA7430" w:rsidRDefault="00AA7430" w:rsidP="00AA7430">
            <w:pPr>
              <w:adjustRightInd w:val="0"/>
              <w:snapToGrid w:val="0"/>
              <w:rPr>
                <w:sz w:val="20"/>
                <w:szCs w:val="20"/>
              </w:rPr>
            </w:pPr>
            <w:r w:rsidRPr="00AA7430">
              <w:rPr>
                <w:rFonts w:hint="eastAsia"/>
                <w:sz w:val="20"/>
                <w:szCs w:val="20"/>
              </w:rPr>
              <w:t>1</w:t>
            </w:r>
            <w:r w:rsidRPr="00AA7430">
              <w:rPr>
                <w:sz w:val="20"/>
                <w:szCs w:val="20"/>
              </w:rPr>
              <w:t>9</w:t>
            </w:r>
          </w:p>
        </w:tc>
        <w:tc>
          <w:tcPr>
            <w:tcW w:w="7687" w:type="dxa"/>
            <w:shd w:val="clear" w:color="auto" w:fill="auto"/>
            <w:vAlign w:val="center"/>
          </w:tcPr>
          <w:p w14:paraId="4E3EF18A" w14:textId="02B99CC0" w:rsidR="00AA7430" w:rsidRPr="00AA7430" w:rsidRDefault="00AE005E" w:rsidP="00AE005E">
            <w:pPr>
              <w:adjustRightInd w:val="0"/>
              <w:snapToGrid w:val="0"/>
              <w:rPr>
                <w:sz w:val="20"/>
                <w:szCs w:val="20"/>
              </w:rPr>
            </w:pPr>
            <w:r>
              <w:rPr>
                <w:rFonts w:hint="eastAsia"/>
                <w:sz w:val="20"/>
                <w:szCs w:val="20"/>
              </w:rPr>
              <w:t xml:space="preserve"> </w:t>
            </w:r>
            <w:r>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r>
                <m:rPr>
                  <m:sty m:val="p"/>
                </m:rPr>
                <w:rPr>
                  <w:rFonts w:ascii="Cambria Math" w:hAnsi="Cambria Math"/>
                  <w:sz w:val="20"/>
                  <w:szCs w:val="20"/>
                </w:rPr>
                <m:t>抖动策略</m:t>
              </m:r>
              <m:r>
                <w:rPr>
                  <w:rFonts w:ascii="Cambria Math" w:hAnsi="Cambria Math"/>
                  <w:sz w:val="20"/>
                  <w:szCs w:val="20"/>
                </w:rPr>
                <m:t>1</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e>
              </m:d>
            </m:oMath>
          </w:p>
        </w:tc>
      </w:tr>
      <w:tr w:rsidR="00AA7430" w:rsidRPr="003D3C0C" w14:paraId="6EF4605E" w14:textId="77777777" w:rsidTr="002F019C">
        <w:trPr>
          <w:trHeight w:val="257"/>
        </w:trPr>
        <w:tc>
          <w:tcPr>
            <w:tcW w:w="538" w:type="dxa"/>
            <w:shd w:val="clear" w:color="auto" w:fill="auto"/>
            <w:vAlign w:val="center"/>
          </w:tcPr>
          <w:p w14:paraId="29A24506" w14:textId="77777777" w:rsidR="00AA7430" w:rsidRPr="00AA7430" w:rsidRDefault="00AA7430" w:rsidP="00AA7430">
            <w:pPr>
              <w:adjustRightInd w:val="0"/>
              <w:snapToGrid w:val="0"/>
              <w:rPr>
                <w:sz w:val="20"/>
                <w:szCs w:val="20"/>
              </w:rPr>
            </w:pPr>
            <w:r w:rsidRPr="00AA7430">
              <w:rPr>
                <w:sz w:val="20"/>
                <w:szCs w:val="20"/>
              </w:rPr>
              <w:t>20</w:t>
            </w:r>
          </w:p>
        </w:tc>
        <w:tc>
          <w:tcPr>
            <w:tcW w:w="7687" w:type="dxa"/>
            <w:shd w:val="clear" w:color="auto" w:fill="auto"/>
            <w:vAlign w:val="center"/>
          </w:tcPr>
          <w:p w14:paraId="513EBD63" w14:textId="77777777" w:rsidR="00AA7430" w:rsidRPr="00AA7430" w:rsidRDefault="00AA7430" w:rsidP="00AA7430">
            <w:pPr>
              <w:adjustRightInd w:val="0"/>
              <w:snapToGrid w:val="0"/>
              <w:ind w:firstLineChars="200" w:firstLine="402"/>
              <w:rPr>
                <w:b/>
                <w:bCs/>
                <w:sz w:val="20"/>
                <w:szCs w:val="20"/>
              </w:rPr>
            </w:pPr>
            <w:r w:rsidRPr="00AA7430">
              <w:rPr>
                <w:b/>
                <w:bCs/>
                <w:sz w:val="20"/>
                <w:szCs w:val="20"/>
              </w:rPr>
              <w:t>else</w:t>
            </w:r>
          </w:p>
        </w:tc>
      </w:tr>
      <w:tr w:rsidR="00AA7430" w:rsidRPr="003D3C0C" w14:paraId="0D3C6BFA" w14:textId="77777777" w:rsidTr="002F019C">
        <w:trPr>
          <w:trHeight w:val="257"/>
        </w:trPr>
        <w:tc>
          <w:tcPr>
            <w:tcW w:w="538" w:type="dxa"/>
            <w:shd w:val="clear" w:color="auto" w:fill="auto"/>
            <w:vAlign w:val="center"/>
          </w:tcPr>
          <w:p w14:paraId="3021FB72" w14:textId="77777777" w:rsidR="00AA7430" w:rsidRPr="00AA7430" w:rsidRDefault="00AA7430" w:rsidP="00AA7430">
            <w:pPr>
              <w:adjustRightInd w:val="0"/>
              <w:snapToGrid w:val="0"/>
              <w:rPr>
                <w:sz w:val="20"/>
                <w:szCs w:val="20"/>
              </w:rPr>
            </w:pPr>
            <w:r w:rsidRPr="00AA7430">
              <w:rPr>
                <w:sz w:val="20"/>
                <w:szCs w:val="20"/>
              </w:rPr>
              <w:t>21</w:t>
            </w:r>
          </w:p>
        </w:tc>
        <w:tc>
          <w:tcPr>
            <w:tcW w:w="7687" w:type="dxa"/>
            <w:shd w:val="clear" w:color="auto" w:fill="auto"/>
            <w:vAlign w:val="center"/>
          </w:tcPr>
          <w:p w14:paraId="22B823A6" w14:textId="50058E34" w:rsidR="00AA7430" w:rsidRPr="00AA7430" w:rsidRDefault="003F2B40" w:rsidP="00AA7430">
            <w:pPr>
              <w:adjustRightInd w:val="0"/>
              <w:snapToGrid w:val="0"/>
              <w:ind w:firstLineChars="300" w:firstLine="600"/>
              <w:rPr>
                <w:sz w:val="20"/>
                <w:szCs w:val="20"/>
              </w:rPr>
            </w:pP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r>
                <m:rPr>
                  <m:sty m:val="p"/>
                </m:rPr>
                <w:rPr>
                  <w:rFonts w:ascii="Cambria Math" w:hAnsi="Cambria Math"/>
                  <w:sz w:val="20"/>
                  <w:szCs w:val="20"/>
                </w:rPr>
                <m:t>抖动策略</m:t>
              </m:r>
              <m:r>
                <w:rPr>
                  <w:rFonts w:ascii="Cambria Math" w:hAnsi="Cambria Math"/>
                  <w:sz w:val="20"/>
                  <w:szCs w:val="20"/>
                </w:rPr>
                <m:t>2</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e>
              </m:d>
            </m:oMath>
            <w:r w:rsidR="00AE005E">
              <w:rPr>
                <w:sz w:val="20"/>
                <w:szCs w:val="20"/>
              </w:rPr>
              <w:t xml:space="preserve"> </w:t>
            </w:r>
          </w:p>
        </w:tc>
      </w:tr>
      <w:tr w:rsidR="00AA7430" w:rsidRPr="003D3C0C" w14:paraId="6AADBB54" w14:textId="77777777" w:rsidTr="002F019C">
        <w:trPr>
          <w:trHeight w:val="257"/>
        </w:trPr>
        <w:tc>
          <w:tcPr>
            <w:tcW w:w="538" w:type="dxa"/>
            <w:shd w:val="clear" w:color="auto" w:fill="auto"/>
            <w:vAlign w:val="center"/>
          </w:tcPr>
          <w:p w14:paraId="62071309" w14:textId="77777777" w:rsidR="00AA7430" w:rsidRPr="00AA7430" w:rsidRDefault="00AA7430" w:rsidP="00AA7430">
            <w:pPr>
              <w:adjustRightInd w:val="0"/>
              <w:snapToGrid w:val="0"/>
              <w:rPr>
                <w:sz w:val="20"/>
                <w:szCs w:val="20"/>
              </w:rPr>
            </w:pPr>
            <w:r w:rsidRPr="00AA7430">
              <w:rPr>
                <w:sz w:val="20"/>
                <w:szCs w:val="20"/>
              </w:rPr>
              <w:t>22</w:t>
            </w:r>
          </w:p>
        </w:tc>
        <w:tc>
          <w:tcPr>
            <w:tcW w:w="7687" w:type="dxa"/>
            <w:shd w:val="clear" w:color="auto" w:fill="auto"/>
            <w:vAlign w:val="center"/>
          </w:tcPr>
          <w:p w14:paraId="44722978" w14:textId="77777777" w:rsidR="00AA7430" w:rsidRPr="00AA7430" w:rsidRDefault="00AA7430" w:rsidP="00AA7430">
            <w:pPr>
              <w:adjustRightInd w:val="0"/>
              <w:snapToGrid w:val="0"/>
              <w:ind w:firstLineChars="200" w:firstLine="402"/>
              <w:rPr>
                <w:b/>
                <w:bCs/>
                <w:sz w:val="20"/>
                <w:szCs w:val="20"/>
              </w:rPr>
            </w:pPr>
            <w:r w:rsidRPr="00AA7430">
              <w:rPr>
                <w:b/>
                <w:bCs/>
                <w:sz w:val="20"/>
                <w:szCs w:val="20"/>
              </w:rPr>
              <w:t>end if</w:t>
            </w:r>
          </w:p>
        </w:tc>
      </w:tr>
      <w:tr w:rsidR="00AA7430" w:rsidRPr="003D3C0C" w14:paraId="2A495A34" w14:textId="77777777" w:rsidTr="002F019C">
        <w:trPr>
          <w:trHeight w:val="257"/>
        </w:trPr>
        <w:tc>
          <w:tcPr>
            <w:tcW w:w="538" w:type="dxa"/>
            <w:shd w:val="clear" w:color="auto" w:fill="auto"/>
            <w:vAlign w:val="center"/>
          </w:tcPr>
          <w:p w14:paraId="25F88472" w14:textId="77777777" w:rsidR="00AA7430" w:rsidRPr="00AA7430" w:rsidRDefault="00AA7430" w:rsidP="00AA7430">
            <w:pPr>
              <w:adjustRightInd w:val="0"/>
              <w:snapToGrid w:val="0"/>
              <w:rPr>
                <w:sz w:val="20"/>
                <w:szCs w:val="20"/>
              </w:rPr>
            </w:pPr>
            <w:r w:rsidRPr="00AA7430">
              <w:rPr>
                <w:sz w:val="20"/>
                <w:szCs w:val="20"/>
              </w:rPr>
              <w:t>23</w:t>
            </w:r>
          </w:p>
        </w:tc>
        <w:tc>
          <w:tcPr>
            <w:tcW w:w="7687" w:type="dxa"/>
            <w:shd w:val="clear" w:color="auto" w:fill="auto"/>
            <w:vAlign w:val="center"/>
          </w:tcPr>
          <w:p w14:paraId="49FDD7B7" w14:textId="751C7E37" w:rsidR="00AA7430" w:rsidRPr="00AA7430" w:rsidRDefault="00AA7430" w:rsidP="00AA7430">
            <w:pPr>
              <w:adjustRightInd w:val="0"/>
              <w:snapToGrid w:val="0"/>
              <w:ind w:firstLineChars="200" w:firstLine="402"/>
              <w:rPr>
                <w:sz w:val="20"/>
                <w:szCs w:val="20"/>
              </w:rPr>
            </w:pPr>
            <w:r w:rsidRPr="00AA7430">
              <w:rPr>
                <w:b/>
                <w:bCs/>
                <w:sz w:val="20"/>
                <w:szCs w:val="20"/>
              </w:rPr>
              <w:t>if</w:t>
            </w:r>
            <w:r w:rsidRPr="00AA7430">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AA7430">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sidRPr="00AA7430">
              <w:rPr>
                <w:sz w:val="20"/>
                <w:szCs w:val="20"/>
              </w:rPr>
              <w:t>)</w:t>
            </w:r>
          </w:p>
        </w:tc>
      </w:tr>
      <w:tr w:rsidR="00AA7430" w:rsidRPr="003D3C0C" w14:paraId="52E86EF0" w14:textId="77777777" w:rsidTr="002F019C">
        <w:trPr>
          <w:trHeight w:val="257"/>
        </w:trPr>
        <w:tc>
          <w:tcPr>
            <w:tcW w:w="538" w:type="dxa"/>
            <w:shd w:val="clear" w:color="auto" w:fill="auto"/>
            <w:vAlign w:val="center"/>
          </w:tcPr>
          <w:p w14:paraId="5B1644BF" w14:textId="77777777" w:rsidR="00AA7430" w:rsidRPr="00AA7430" w:rsidRDefault="00AA7430" w:rsidP="00AA7430">
            <w:pPr>
              <w:adjustRightInd w:val="0"/>
              <w:snapToGrid w:val="0"/>
              <w:rPr>
                <w:sz w:val="20"/>
                <w:szCs w:val="20"/>
              </w:rPr>
            </w:pPr>
            <w:r w:rsidRPr="00AA7430">
              <w:rPr>
                <w:sz w:val="20"/>
                <w:szCs w:val="20"/>
              </w:rPr>
              <w:t>24</w:t>
            </w:r>
          </w:p>
        </w:tc>
        <w:tc>
          <w:tcPr>
            <w:tcW w:w="7687" w:type="dxa"/>
            <w:shd w:val="clear" w:color="auto" w:fill="auto"/>
            <w:vAlign w:val="center"/>
          </w:tcPr>
          <w:p w14:paraId="005834A6" w14:textId="75F45E0C" w:rsidR="00AA7430" w:rsidRPr="00AA7430" w:rsidRDefault="003F2B40" w:rsidP="00AA7430">
            <w:pPr>
              <w:adjustRightInd w:val="0"/>
              <w:snapToGrid w:val="0"/>
              <w:ind w:firstLineChars="300" w:firstLine="600"/>
              <w:rPr>
                <w:sz w:val="20"/>
                <w:szCs w:val="20"/>
              </w:rPr>
            </w:pP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00AE005E">
              <w:rPr>
                <w:sz w:val="20"/>
                <w:szCs w:val="20"/>
              </w:rPr>
              <w:t xml:space="preserve"> </w:t>
            </w:r>
          </w:p>
        </w:tc>
      </w:tr>
      <w:tr w:rsidR="00AA7430" w:rsidRPr="003D3C0C" w14:paraId="291EC1C0" w14:textId="77777777" w:rsidTr="002F019C">
        <w:trPr>
          <w:trHeight w:val="257"/>
        </w:trPr>
        <w:tc>
          <w:tcPr>
            <w:tcW w:w="538" w:type="dxa"/>
            <w:shd w:val="clear" w:color="auto" w:fill="auto"/>
            <w:vAlign w:val="center"/>
          </w:tcPr>
          <w:p w14:paraId="39F4D497" w14:textId="77777777" w:rsidR="00AA7430" w:rsidRPr="00AA7430" w:rsidRDefault="00AA7430" w:rsidP="00AA7430">
            <w:pPr>
              <w:adjustRightInd w:val="0"/>
              <w:snapToGrid w:val="0"/>
              <w:rPr>
                <w:sz w:val="20"/>
                <w:szCs w:val="20"/>
              </w:rPr>
            </w:pPr>
            <w:r w:rsidRPr="00AA7430">
              <w:rPr>
                <w:sz w:val="20"/>
                <w:szCs w:val="20"/>
              </w:rPr>
              <w:t>25</w:t>
            </w:r>
          </w:p>
        </w:tc>
        <w:tc>
          <w:tcPr>
            <w:tcW w:w="7687" w:type="dxa"/>
            <w:shd w:val="clear" w:color="auto" w:fill="auto"/>
            <w:vAlign w:val="center"/>
          </w:tcPr>
          <w:p w14:paraId="008C8032" w14:textId="77777777" w:rsidR="00AA7430" w:rsidRPr="00AA7430" w:rsidRDefault="00AA7430" w:rsidP="00AA7430">
            <w:pPr>
              <w:adjustRightInd w:val="0"/>
              <w:snapToGrid w:val="0"/>
              <w:ind w:firstLineChars="200" w:firstLine="402"/>
              <w:rPr>
                <w:b/>
                <w:bCs/>
                <w:sz w:val="20"/>
                <w:szCs w:val="20"/>
              </w:rPr>
            </w:pPr>
            <w:r w:rsidRPr="00AA7430">
              <w:rPr>
                <w:b/>
                <w:bCs/>
                <w:sz w:val="20"/>
                <w:szCs w:val="20"/>
              </w:rPr>
              <w:t>else</w:t>
            </w:r>
          </w:p>
        </w:tc>
      </w:tr>
      <w:tr w:rsidR="00AA7430" w:rsidRPr="003D3C0C" w14:paraId="7F8B6B8B" w14:textId="77777777" w:rsidTr="002F019C">
        <w:trPr>
          <w:trHeight w:val="257"/>
        </w:trPr>
        <w:tc>
          <w:tcPr>
            <w:tcW w:w="538" w:type="dxa"/>
            <w:shd w:val="clear" w:color="auto" w:fill="auto"/>
            <w:vAlign w:val="center"/>
          </w:tcPr>
          <w:p w14:paraId="1BFBB673" w14:textId="77777777" w:rsidR="00AA7430" w:rsidRPr="00AA7430" w:rsidRDefault="00AA7430" w:rsidP="00AA7430">
            <w:pPr>
              <w:adjustRightInd w:val="0"/>
              <w:snapToGrid w:val="0"/>
              <w:rPr>
                <w:sz w:val="20"/>
                <w:szCs w:val="20"/>
              </w:rPr>
            </w:pPr>
            <w:r w:rsidRPr="00AA7430">
              <w:rPr>
                <w:sz w:val="20"/>
                <w:szCs w:val="20"/>
              </w:rPr>
              <w:t>26</w:t>
            </w:r>
          </w:p>
        </w:tc>
        <w:tc>
          <w:tcPr>
            <w:tcW w:w="7687" w:type="dxa"/>
            <w:shd w:val="clear" w:color="auto" w:fill="auto"/>
            <w:vAlign w:val="center"/>
          </w:tcPr>
          <w:p w14:paraId="229314A3" w14:textId="3AC8EFDD" w:rsidR="00AA7430" w:rsidRPr="00AA7430" w:rsidRDefault="003F2B40" w:rsidP="00AA7430">
            <w:pPr>
              <w:adjustRightInd w:val="0"/>
              <w:snapToGrid w:val="0"/>
              <w:ind w:firstLineChars="300" w:firstLine="600"/>
              <w:rPr>
                <w:sz w:val="20"/>
                <w:szCs w:val="20"/>
              </w:rPr>
            </w:pP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sidR="00AE005E">
              <w:rPr>
                <w:sz w:val="20"/>
                <w:szCs w:val="20"/>
              </w:rPr>
              <w:t xml:space="preserve"> </w:t>
            </w:r>
          </w:p>
        </w:tc>
      </w:tr>
      <w:tr w:rsidR="00AA7430" w:rsidRPr="003D3C0C" w14:paraId="723B958B" w14:textId="77777777" w:rsidTr="002F019C">
        <w:trPr>
          <w:trHeight w:val="257"/>
        </w:trPr>
        <w:tc>
          <w:tcPr>
            <w:tcW w:w="538" w:type="dxa"/>
            <w:shd w:val="clear" w:color="auto" w:fill="auto"/>
            <w:vAlign w:val="center"/>
          </w:tcPr>
          <w:p w14:paraId="22A9B024" w14:textId="77777777" w:rsidR="00AA7430" w:rsidRPr="00AA7430" w:rsidRDefault="00AA7430" w:rsidP="00AA7430">
            <w:pPr>
              <w:adjustRightInd w:val="0"/>
              <w:snapToGrid w:val="0"/>
              <w:rPr>
                <w:sz w:val="20"/>
                <w:szCs w:val="20"/>
              </w:rPr>
            </w:pPr>
            <w:r w:rsidRPr="00AA7430">
              <w:rPr>
                <w:sz w:val="20"/>
                <w:szCs w:val="20"/>
              </w:rPr>
              <w:t>27</w:t>
            </w:r>
          </w:p>
        </w:tc>
        <w:tc>
          <w:tcPr>
            <w:tcW w:w="7687" w:type="dxa"/>
            <w:shd w:val="clear" w:color="auto" w:fill="auto"/>
            <w:vAlign w:val="center"/>
          </w:tcPr>
          <w:p w14:paraId="62D721E1" w14:textId="77777777" w:rsidR="00AA7430" w:rsidRPr="00AA7430" w:rsidRDefault="00AA7430" w:rsidP="00AA7430">
            <w:pPr>
              <w:adjustRightInd w:val="0"/>
              <w:snapToGrid w:val="0"/>
              <w:ind w:firstLineChars="200" w:firstLine="402"/>
              <w:rPr>
                <w:b/>
                <w:bCs/>
                <w:sz w:val="20"/>
                <w:szCs w:val="20"/>
              </w:rPr>
            </w:pPr>
            <w:r w:rsidRPr="00AA7430">
              <w:rPr>
                <w:b/>
                <w:bCs/>
                <w:sz w:val="20"/>
                <w:szCs w:val="20"/>
              </w:rPr>
              <w:t>end if</w:t>
            </w:r>
          </w:p>
        </w:tc>
      </w:tr>
      <w:tr w:rsidR="00AA7430" w:rsidRPr="003D3C0C" w14:paraId="3F72A74B" w14:textId="77777777" w:rsidTr="002F019C">
        <w:trPr>
          <w:trHeight w:val="257"/>
        </w:trPr>
        <w:tc>
          <w:tcPr>
            <w:tcW w:w="538" w:type="dxa"/>
            <w:shd w:val="clear" w:color="auto" w:fill="auto"/>
            <w:vAlign w:val="center"/>
          </w:tcPr>
          <w:p w14:paraId="72E4E968" w14:textId="77777777" w:rsidR="00AA7430" w:rsidRPr="00AA7430" w:rsidRDefault="00AA7430" w:rsidP="00AA7430">
            <w:pPr>
              <w:adjustRightInd w:val="0"/>
              <w:snapToGrid w:val="0"/>
              <w:rPr>
                <w:sz w:val="20"/>
                <w:szCs w:val="20"/>
              </w:rPr>
            </w:pPr>
            <w:r w:rsidRPr="00AA7430">
              <w:rPr>
                <w:rFonts w:hint="eastAsia"/>
                <w:sz w:val="20"/>
                <w:szCs w:val="20"/>
              </w:rPr>
              <w:t>2</w:t>
            </w:r>
            <w:r w:rsidRPr="00AA7430">
              <w:rPr>
                <w:sz w:val="20"/>
                <w:szCs w:val="20"/>
              </w:rPr>
              <w:t>8</w:t>
            </w:r>
          </w:p>
        </w:tc>
        <w:tc>
          <w:tcPr>
            <w:tcW w:w="7687" w:type="dxa"/>
            <w:shd w:val="clear" w:color="auto" w:fill="auto"/>
            <w:vAlign w:val="center"/>
          </w:tcPr>
          <w:p w14:paraId="52DB3AFC" w14:textId="77777777" w:rsidR="00AA7430" w:rsidRPr="00AA7430" w:rsidRDefault="00AA7430" w:rsidP="00AA7430">
            <w:pPr>
              <w:adjustRightInd w:val="0"/>
              <w:snapToGrid w:val="0"/>
              <w:rPr>
                <w:b/>
                <w:bCs/>
                <w:sz w:val="20"/>
                <w:szCs w:val="20"/>
              </w:rPr>
            </w:pPr>
            <w:r w:rsidRPr="00AA7430">
              <w:rPr>
                <w:sz w:val="20"/>
                <w:szCs w:val="20"/>
              </w:rPr>
              <w:t xml:space="preserve">  </w:t>
            </w:r>
            <w:r w:rsidRPr="00AA7430">
              <w:rPr>
                <w:b/>
                <w:bCs/>
                <w:sz w:val="20"/>
                <w:szCs w:val="20"/>
              </w:rPr>
              <w:t>end if</w:t>
            </w:r>
          </w:p>
        </w:tc>
      </w:tr>
      <w:tr w:rsidR="00AA7430" w:rsidRPr="003D3C0C" w14:paraId="7AD72AA2" w14:textId="77777777" w:rsidTr="002F019C">
        <w:trPr>
          <w:trHeight w:val="265"/>
        </w:trPr>
        <w:tc>
          <w:tcPr>
            <w:tcW w:w="538" w:type="dxa"/>
            <w:shd w:val="clear" w:color="auto" w:fill="auto"/>
            <w:vAlign w:val="center"/>
          </w:tcPr>
          <w:p w14:paraId="2C88C89B" w14:textId="77777777" w:rsidR="00AA7430" w:rsidRPr="00AA7430" w:rsidRDefault="00AA7430" w:rsidP="00AA7430">
            <w:pPr>
              <w:adjustRightInd w:val="0"/>
              <w:snapToGrid w:val="0"/>
              <w:rPr>
                <w:sz w:val="20"/>
                <w:szCs w:val="20"/>
              </w:rPr>
            </w:pPr>
            <w:r w:rsidRPr="00AA7430">
              <w:rPr>
                <w:rFonts w:hint="eastAsia"/>
                <w:sz w:val="20"/>
                <w:szCs w:val="20"/>
              </w:rPr>
              <w:t>2</w:t>
            </w:r>
            <w:r w:rsidRPr="00AA7430">
              <w:rPr>
                <w:sz w:val="20"/>
                <w:szCs w:val="20"/>
              </w:rPr>
              <w:t>9</w:t>
            </w:r>
          </w:p>
        </w:tc>
        <w:tc>
          <w:tcPr>
            <w:tcW w:w="7687" w:type="dxa"/>
            <w:shd w:val="clear" w:color="auto" w:fill="auto"/>
            <w:vAlign w:val="center"/>
          </w:tcPr>
          <w:p w14:paraId="1684AC6A" w14:textId="77777777" w:rsidR="00AA7430" w:rsidRPr="00AA7430" w:rsidRDefault="00AA7430" w:rsidP="00AA7430">
            <w:pPr>
              <w:adjustRightInd w:val="0"/>
              <w:snapToGrid w:val="0"/>
              <w:rPr>
                <w:b/>
                <w:bCs/>
                <w:sz w:val="20"/>
                <w:szCs w:val="20"/>
              </w:rPr>
            </w:pPr>
            <w:r w:rsidRPr="00AA7430">
              <w:rPr>
                <w:b/>
                <w:bCs/>
                <w:sz w:val="20"/>
                <w:szCs w:val="20"/>
              </w:rPr>
              <w:t>end while</w:t>
            </w:r>
          </w:p>
        </w:tc>
      </w:tr>
      <w:bookmarkEnd w:id="26"/>
      <w:tr w:rsidR="001C38EE" w:rsidRPr="003D3C0C" w14:paraId="2237681B" w14:textId="77777777" w:rsidTr="002D373F">
        <w:trPr>
          <w:trHeight w:val="55"/>
        </w:trPr>
        <w:tc>
          <w:tcPr>
            <w:tcW w:w="8225" w:type="dxa"/>
            <w:gridSpan w:val="2"/>
            <w:shd w:val="clear" w:color="auto" w:fill="auto"/>
            <w:vAlign w:val="center"/>
          </w:tcPr>
          <w:p w14:paraId="207ACDD7" w14:textId="6CFC8654" w:rsidR="001C38EE" w:rsidRPr="001C38EE" w:rsidRDefault="001C38EE" w:rsidP="00AA7430">
            <w:pPr>
              <w:adjustRightInd w:val="0"/>
              <w:snapToGrid w:val="0"/>
              <w:rPr>
                <w:b/>
                <w:bCs/>
                <w:sz w:val="20"/>
                <w:szCs w:val="20"/>
              </w:rPr>
            </w:pPr>
            <w:r w:rsidRPr="00AA7430">
              <w:rPr>
                <w:rFonts w:hint="eastAsia"/>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Pr>
                <w:sz w:val="20"/>
                <w:szCs w:val="20"/>
              </w:rPr>
              <w:t xml:space="preserve"> </w:t>
            </w:r>
          </w:p>
        </w:tc>
      </w:tr>
    </w:tbl>
    <w:p w14:paraId="2749268D" w14:textId="77777777" w:rsidR="00296FF8" w:rsidRPr="00296FF8" w:rsidRDefault="00296FF8" w:rsidP="00F22D5A">
      <w:pPr>
        <w:pStyle w:val="3"/>
        <w:spacing w:before="0" w:after="0" w:line="460" w:lineRule="exact"/>
        <w:rPr>
          <w:sz w:val="24"/>
          <w:szCs w:val="24"/>
        </w:rPr>
      </w:pPr>
      <w:r w:rsidRPr="00296FF8">
        <w:rPr>
          <w:sz w:val="24"/>
          <w:szCs w:val="24"/>
        </w:rPr>
        <w:t xml:space="preserve">3.3.1 </w:t>
      </w:r>
      <w:r w:rsidRPr="00296FF8">
        <w:rPr>
          <w:sz w:val="24"/>
          <w:szCs w:val="24"/>
        </w:rPr>
        <w:t>编码和解码</w:t>
      </w:r>
    </w:p>
    <w:p w14:paraId="3C58A9F8" w14:textId="35C9D88C" w:rsidR="00296FF8" w:rsidRPr="00296FF8" w:rsidRDefault="00296FF8" w:rsidP="00296FF8">
      <w:pPr>
        <w:spacing w:line="460" w:lineRule="exact"/>
        <w:ind w:firstLineChars="200" w:firstLine="480"/>
        <w:rPr>
          <w:sz w:val="24"/>
        </w:rPr>
      </w:pPr>
      <w:r w:rsidRPr="00296FF8">
        <w:rPr>
          <w:sz w:val="24"/>
        </w:rPr>
        <w:t>考虑到</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296FF8">
        <w:rPr>
          <w:sz w:val="24"/>
        </w:rPr>
        <w:t>的</w:t>
      </w:r>
      <w:proofErr w:type="gramStart"/>
      <w:r w:rsidRPr="00296FF8">
        <w:rPr>
          <w:sz w:val="24"/>
        </w:rPr>
        <w:t>多工厂</w:t>
      </w:r>
      <w:proofErr w:type="gramEnd"/>
      <w:r w:rsidRPr="00296FF8">
        <w:rPr>
          <w:sz w:val="24"/>
        </w:rPr>
        <w:t>环境，本章采用了基于多重排列的编码方法</w:t>
      </w:r>
      <w:r w:rsidRPr="00296FF8">
        <w:rPr>
          <w:sz w:val="24"/>
        </w:rPr>
        <w:fldChar w:fldCharType="begin"/>
      </w:r>
      <w:r w:rsidR="00575415">
        <w:rPr>
          <w:sz w:val="24"/>
        </w:rPr>
        <w:instrText xml:space="preserve"> ADDIN ZOTERO_ITEM CSL_CITATION {"citationID":"KqaKETDA","properties":{"formattedCitation":"\\super [80]\\nosupersub{}","plainCitation":"[80]","noteIndex":0},"citationItems":[{"id":2584,"uris":["http://zotero.org/users/9145449/items/N7DKBNTY"],"itemData":{"id":2584,"type":"article-journal","abstract":"The distributed permutation flowshop problem has been recently proposed as a generalization of the regular flowshop setting where more than one factory is available to process jobs. Distributed manufacturing is a common situation for large enterprises that compete in a globalized market. The problem has two dimensions: assigning jobs to factories and scheduling the jobs assigned to each factory. Despite being recently introduced, this interesting scheduling problem has attracted attention and several heuristic and metaheuristic methods have been proposed in the literature. In this paper we present a scatter search (SS) method for this problem to optimize makespan. SS has seldom been explored for flowshop settings. In the proposed algorithm we employ some advanced techniques like a reference set made up of complete and partial solutions along with other features like restarts and local search. A comprehensive computational campaign including 10 existing algorithms, together with statistical analyses, shows that the proposed scatter search algorithm produces better results than existing algorithms by a significant margin. Moreover all 720 known best solutions for this problem are improved.","container-title":"European Journal of Operational Research","DOI":"10.1016/j.ejor.2014.05.024","ISSN":"0377-2217","issue":"2","journalAbbreviation":"European Journal of Operational Research","language":"en","page":"323-334","source":"ScienceDirect","title":"A scatter search algorithm for the distributed permutation flowshop scheduling problem","volume":"239","author":[{"family":"Naderi","given":"Bahman"},{"family":"Ruiz","given":"Rubén"}],"issued":{"date-parts":[["2014",12,1]]}}}],"schema":"https://github.com/citation-style-language/schema/raw/master/csl-citation.json"} </w:instrText>
      </w:r>
      <w:r w:rsidRPr="00296FF8">
        <w:rPr>
          <w:sz w:val="24"/>
        </w:rPr>
        <w:fldChar w:fldCharType="separate"/>
      </w:r>
      <w:r w:rsidR="001647F0" w:rsidRPr="001647F0">
        <w:rPr>
          <w:kern w:val="0"/>
          <w:sz w:val="24"/>
          <w:vertAlign w:val="superscript"/>
        </w:rPr>
        <w:t>[80]</w:t>
      </w:r>
      <w:r w:rsidRPr="00296FF8">
        <w:rPr>
          <w:sz w:val="24"/>
        </w:rPr>
        <w:fldChar w:fldCharType="end"/>
      </w:r>
      <w:r w:rsidRPr="00296FF8">
        <w:rPr>
          <w:sz w:val="24"/>
        </w:rPr>
        <w:t>。解决方案可以表示为</w:t>
      </w:r>
      <m:oMath>
        <m:r>
          <w:rPr>
            <w:rFonts w:ascii="Cambria Math" w:hAnsi="Cambria Math"/>
            <w:sz w:val="24"/>
          </w:rPr>
          <m:t>π=</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e>
        </m:d>
      </m:oMath>
      <w:r w:rsidRPr="00296FF8">
        <w:rPr>
          <w:sz w:val="24"/>
        </w:rPr>
        <w:t>，其中</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oMath>
      <w:r w:rsidRPr="00296FF8">
        <w:rPr>
          <w:sz w:val="24"/>
        </w:rPr>
        <w:t>代表工厂</w:t>
      </w:r>
      <m:oMath>
        <m:r>
          <w:rPr>
            <w:rFonts w:ascii="Cambria Math" w:hAnsi="Cambria Math"/>
            <w:sz w:val="24"/>
          </w:rPr>
          <m:t>f</m:t>
        </m:r>
      </m:oMath>
      <w:r w:rsidRPr="00296FF8">
        <w:rPr>
          <w:sz w:val="24"/>
        </w:rPr>
        <w:t>（</w:t>
      </w:r>
      <m:oMath>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Pr="00296FF8">
        <w:rPr>
          <w:sz w:val="24"/>
        </w:rPr>
        <w:t>）中的工件</w:t>
      </w:r>
      <w:r w:rsidR="009C7781">
        <w:rPr>
          <w:rFonts w:hint="eastAsia"/>
          <w:sz w:val="24"/>
        </w:rPr>
        <w:t>序列</w:t>
      </w:r>
      <w:r w:rsidRPr="00296FF8">
        <w:rPr>
          <w:sz w:val="24"/>
        </w:rPr>
        <w:t>。对于每个</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oMath>
      <w:r w:rsidRPr="00296FF8">
        <w:rPr>
          <w:sz w:val="24"/>
        </w:rPr>
        <w:t>，其工件序列表示为</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sub>
            </m:sSub>
          </m:e>
        </m:d>
      </m:oMath>
      <w:r w:rsidRPr="00296FF8">
        <w:rPr>
          <w:sz w:val="24"/>
        </w:rPr>
        <w:t>，其中</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j</m:t>
            </m:r>
          </m:sub>
        </m:sSub>
      </m:oMath>
      <w:r w:rsidRPr="00296FF8">
        <w:rPr>
          <w:sz w:val="24"/>
        </w:rPr>
        <w:t>代表工厂</w:t>
      </w:r>
      <m:oMath>
        <m:r>
          <w:rPr>
            <w:rFonts w:ascii="Cambria Math" w:hAnsi="Cambria Math"/>
            <w:sz w:val="24"/>
          </w:rPr>
          <m:t>f</m:t>
        </m:r>
      </m:oMath>
      <w:r w:rsidRPr="00296FF8">
        <w:rPr>
          <w:sz w:val="24"/>
        </w:rPr>
        <w:t>中的第</w:t>
      </w:r>
      <m:oMath>
        <m:r>
          <w:rPr>
            <w:rFonts w:ascii="Cambria Math" w:hAnsi="Cambria Math"/>
            <w:sz w:val="24"/>
          </w:rPr>
          <m:t>j</m:t>
        </m:r>
      </m:oMath>
      <w:proofErr w:type="gramStart"/>
      <w:r w:rsidRPr="00296FF8">
        <w:rPr>
          <w:sz w:val="24"/>
        </w:rPr>
        <w:t>个</w:t>
      </w:r>
      <w:proofErr w:type="gramEnd"/>
      <w:r w:rsidRPr="00296FF8">
        <w:rPr>
          <w:sz w:val="24"/>
        </w:rPr>
        <w:t>工件，</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f</m:t>
            </m:r>
          </m:sub>
        </m:sSub>
      </m:oMath>
      <w:r w:rsidRPr="00296FF8">
        <w:rPr>
          <w:sz w:val="24"/>
        </w:rPr>
        <w:t>为工厂</w:t>
      </w:r>
      <m:oMath>
        <m:r>
          <w:rPr>
            <w:rFonts w:ascii="Cambria Math" w:hAnsi="Cambria Math"/>
            <w:sz w:val="24"/>
          </w:rPr>
          <m:t>f</m:t>
        </m:r>
      </m:oMath>
      <w:r w:rsidRPr="00296FF8">
        <w:rPr>
          <w:sz w:val="24"/>
        </w:rPr>
        <w:t>中的工件数。下面举一个简单例子，一个解决方案</w:t>
      </w:r>
      <m:oMath>
        <m:r>
          <w:rPr>
            <w:rFonts w:ascii="Cambria Math" w:hAnsi="Cambria Math"/>
            <w:sz w:val="24"/>
          </w:rPr>
          <m:t>π=</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e>
        </m:d>
        <m:r>
          <w:rPr>
            <w:rFonts w:ascii="Cambria Math" w:hAnsi="Cambria Math"/>
            <w:sz w:val="24"/>
          </w:rPr>
          <m:t>=</m:t>
        </m:r>
        <m:d>
          <m:dPr>
            <m:begChr m:val="{"/>
            <m:endChr m:val="}"/>
            <m:ctrlPr>
              <w:rPr>
                <w:rFonts w:ascii="Cambria Math" w:hAnsi="Cambria Math"/>
                <w:sz w:val="24"/>
              </w:rPr>
            </m:ctrlPr>
          </m:dPr>
          <m:e>
            <m:d>
              <m:dPr>
                <m:begChr m:val="{"/>
                <m:endChr m:val="}"/>
                <m:ctrlPr>
                  <w:rPr>
                    <w:rFonts w:ascii="Cambria Math" w:hAnsi="Cambria Math"/>
                    <w:sz w:val="24"/>
                  </w:rPr>
                </m:ctrlPr>
              </m:dPr>
              <m:e>
                <m:r>
                  <w:rPr>
                    <w:rFonts w:ascii="Cambria Math" w:hAnsi="Cambria Math"/>
                    <w:sz w:val="24"/>
                  </w:rPr>
                  <m:t>6</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1</m:t>
                </m:r>
              </m:e>
            </m:d>
            <m:r>
              <m:rPr>
                <m:sty m:val="p"/>
              </m:rPr>
              <w:rPr>
                <w:rFonts w:ascii="Cambria Math" w:hAnsi="Cambria Math"/>
                <w:sz w:val="24"/>
              </w:rPr>
              <m:t>,</m:t>
            </m:r>
            <m:d>
              <m:dPr>
                <m:begChr m:val="{"/>
                <m:endChr m:val="}"/>
                <m:ctrlPr>
                  <w:rPr>
                    <w:rFonts w:ascii="Cambria Math" w:hAnsi="Cambria Math"/>
                    <w:sz w:val="24"/>
                  </w:rPr>
                </m:ctrlPr>
              </m:dPr>
              <m:e>
                <m:r>
                  <w:rPr>
                    <w:rFonts w:ascii="Cambria Math" w:hAnsi="Cambria Math"/>
                    <w:sz w:val="24"/>
                  </w:rPr>
                  <m:t>2</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3</m:t>
                </m:r>
              </m:e>
            </m:d>
          </m:e>
        </m:d>
      </m:oMath>
      <w:r w:rsidRPr="00296FF8">
        <w:rPr>
          <w:sz w:val="24"/>
        </w:rPr>
        <w:t>，表示工件</w:t>
      </w:r>
      <w:r w:rsidRPr="00296FF8">
        <w:rPr>
          <w:sz w:val="24"/>
        </w:rPr>
        <w:t>6</w:t>
      </w:r>
      <w:r w:rsidRPr="00296FF8">
        <w:rPr>
          <w:sz w:val="24"/>
        </w:rPr>
        <w:t>、</w:t>
      </w:r>
      <w:r w:rsidRPr="00296FF8">
        <w:rPr>
          <w:sz w:val="24"/>
        </w:rPr>
        <w:t>5</w:t>
      </w:r>
      <w:r w:rsidRPr="00296FF8">
        <w:rPr>
          <w:sz w:val="24"/>
        </w:rPr>
        <w:t>、</w:t>
      </w:r>
      <w:r w:rsidRPr="00296FF8">
        <w:rPr>
          <w:sz w:val="24"/>
        </w:rPr>
        <w:t>8</w:t>
      </w:r>
      <w:r w:rsidRPr="00296FF8">
        <w:rPr>
          <w:sz w:val="24"/>
        </w:rPr>
        <w:t>和</w:t>
      </w:r>
      <w:r w:rsidRPr="00296FF8">
        <w:rPr>
          <w:sz w:val="24"/>
        </w:rPr>
        <w:t>1</w:t>
      </w:r>
      <w:r w:rsidRPr="00296FF8">
        <w:rPr>
          <w:sz w:val="24"/>
        </w:rPr>
        <w:t>在工厂</w:t>
      </w:r>
      <w:r w:rsidRPr="00296FF8">
        <w:rPr>
          <w:sz w:val="24"/>
        </w:rPr>
        <w:t>1</w:t>
      </w:r>
      <w:r w:rsidRPr="00296FF8">
        <w:rPr>
          <w:sz w:val="24"/>
        </w:rPr>
        <w:t>中加工，工件</w:t>
      </w:r>
      <w:r w:rsidRPr="00296FF8">
        <w:rPr>
          <w:sz w:val="24"/>
        </w:rPr>
        <w:t>2</w:t>
      </w:r>
      <w:r w:rsidRPr="00296FF8">
        <w:rPr>
          <w:sz w:val="24"/>
        </w:rPr>
        <w:t>、</w:t>
      </w:r>
      <w:r w:rsidRPr="00296FF8">
        <w:rPr>
          <w:sz w:val="24"/>
        </w:rPr>
        <w:t>7</w:t>
      </w:r>
      <w:r w:rsidRPr="00296FF8">
        <w:rPr>
          <w:sz w:val="24"/>
        </w:rPr>
        <w:t>、</w:t>
      </w:r>
      <w:r w:rsidRPr="00296FF8">
        <w:rPr>
          <w:sz w:val="24"/>
        </w:rPr>
        <w:t>4</w:t>
      </w:r>
      <w:r w:rsidRPr="00296FF8">
        <w:rPr>
          <w:sz w:val="24"/>
        </w:rPr>
        <w:t>和</w:t>
      </w:r>
      <w:r w:rsidRPr="00296FF8">
        <w:rPr>
          <w:sz w:val="24"/>
        </w:rPr>
        <w:t>3</w:t>
      </w:r>
      <w:r w:rsidRPr="00296FF8">
        <w:rPr>
          <w:sz w:val="24"/>
        </w:rPr>
        <w:t>在工厂</w:t>
      </w:r>
      <w:r w:rsidRPr="00296FF8">
        <w:rPr>
          <w:sz w:val="24"/>
        </w:rPr>
        <w:t>2</w:t>
      </w:r>
      <w:r w:rsidRPr="00296FF8">
        <w:rPr>
          <w:sz w:val="24"/>
        </w:rPr>
        <w:t>中加工。</w:t>
      </w:r>
    </w:p>
    <w:p w14:paraId="307D5228" w14:textId="683A4002" w:rsidR="00296FF8" w:rsidRPr="00296FF8" w:rsidRDefault="00296FF8" w:rsidP="000A46F8">
      <w:pPr>
        <w:spacing w:line="460" w:lineRule="exact"/>
        <w:ind w:firstLineChars="200" w:firstLine="480"/>
        <w:rPr>
          <w:sz w:val="24"/>
        </w:rPr>
      </w:pPr>
      <w:r w:rsidRPr="00296FF8">
        <w:rPr>
          <w:sz w:val="24"/>
        </w:rPr>
        <w:t>解码的目的是计算目标值。例如工厂</w:t>
      </w:r>
      <m:oMath>
        <m:r>
          <w:rPr>
            <w:rFonts w:ascii="Cambria Math" w:hAnsi="Cambria Math"/>
            <w:sz w:val="24"/>
          </w:rPr>
          <m:t>f</m:t>
        </m:r>
      </m:oMath>
      <w:r w:rsidRPr="00296FF8">
        <w:rPr>
          <w:sz w:val="24"/>
        </w:rPr>
        <w:t>中的工件序列是</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sub>
            </m:sSub>
          </m:e>
        </m:d>
      </m:oMath>
      <w:r w:rsidRPr="00296FF8">
        <w:rPr>
          <w:sz w:val="24"/>
        </w:rPr>
        <w:t>，</w:t>
      </w:r>
      <m:oMath>
        <m:r>
          <w:rPr>
            <w:rFonts w:ascii="Cambria Math" w:hAnsi="Cambria Math"/>
            <w:sz w:val="24"/>
          </w:rPr>
          <m:t>f</m:t>
        </m:r>
      </m:oMath>
      <w:r w:rsidRPr="00296FF8">
        <w:rPr>
          <w:sz w:val="24"/>
        </w:rPr>
        <w:t>中有</w:t>
      </w:r>
      <m:oMath>
        <m:r>
          <w:rPr>
            <w:rFonts w:ascii="Cambria Math" w:hAnsi="Cambria Math"/>
            <w:sz w:val="24"/>
          </w:rPr>
          <m:t>S</m:t>
        </m:r>
      </m:oMath>
      <w:proofErr w:type="gramStart"/>
      <w:r w:rsidRPr="00296FF8">
        <w:rPr>
          <w:sz w:val="24"/>
        </w:rPr>
        <w:t>个</w:t>
      </w:r>
      <w:proofErr w:type="gramEnd"/>
      <w:r w:rsidR="00651D9A">
        <w:rPr>
          <w:sz w:val="24"/>
        </w:rPr>
        <w:t>加工</w:t>
      </w:r>
      <w:r w:rsidRPr="00296FF8">
        <w:rPr>
          <w:sz w:val="24"/>
        </w:rPr>
        <w:t>阶段，每个阶段</w:t>
      </w:r>
      <m:oMath>
        <m:r>
          <w:rPr>
            <w:rFonts w:ascii="Cambria Math" w:hAnsi="Cambria Math"/>
            <w:sz w:val="24"/>
          </w:rPr>
          <m:t>s</m:t>
        </m:r>
      </m:oMath>
      <w:r w:rsidRPr="00296FF8">
        <w:rPr>
          <w:sz w:val="24"/>
        </w:rPr>
        <w:t>有</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000A46F8">
        <w:rPr>
          <w:rFonts w:hint="eastAsia"/>
          <w:sz w:val="24"/>
        </w:rPr>
        <w:t>台</w:t>
      </w:r>
      <w:r w:rsidRPr="00296FF8">
        <w:rPr>
          <w:sz w:val="24"/>
        </w:rPr>
        <w:t>并行机。</w:t>
      </w:r>
      <m:oMath>
        <m:d>
          <m:dPr>
            <m:begChr m:val="["/>
            <m:endChr m:val="]"/>
            <m:ctrlPr>
              <w:rPr>
                <w:rFonts w:ascii="Cambria Math" w:hAnsi="Cambria Math"/>
                <w:sz w:val="24"/>
              </w:rPr>
            </m:ctrlPr>
          </m:dPr>
          <m:e>
            <m:r>
              <w:rPr>
                <w:rFonts w:ascii="Cambria Math" w:hAnsi="Cambria Math"/>
                <w:sz w:val="24"/>
              </w:rPr>
              <m:t>j</m:t>
            </m:r>
          </m:e>
        </m:d>
      </m:oMath>
      <w:r w:rsidRPr="00296FF8">
        <w:rPr>
          <w:sz w:val="24"/>
        </w:rPr>
        <w:t>表示第</w:t>
      </w:r>
      <m:oMath>
        <m:r>
          <w:rPr>
            <w:rFonts w:ascii="Cambria Math" w:hAnsi="Cambria Math"/>
            <w:sz w:val="24"/>
          </w:rPr>
          <m:t>j</m:t>
        </m:r>
      </m:oMath>
      <w:proofErr w:type="gramStart"/>
      <w:r w:rsidRPr="00296FF8">
        <w:rPr>
          <w:sz w:val="24"/>
        </w:rPr>
        <w:t>个</w:t>
      </w:r>
      <w:proofErr w:type="gramEnd"/>
      <w:r w:rsidRPr="00296FF8">
        <w:rPr>
          <w:sz w:val="24"/>
        </w:rPr>
        <w:t>工件的序号。</w:t>
      </w:r>
      <m:oMath>
        <m:r>
          <w:rPr>
            <w:rFonts w:ascii="Cambria Math" w:hAnsi="Cambria Math"/>
            <w:sz w:val="24"/>
          </w:rPr>
          <m:t>f</m:t>
        </m:r>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Pr="00296FF8">
        <w:rPr>
          <w:sz w:val="24"/>
        </w:rPr>
        <w:t>表示工件的完成时间，</w:t>
      </w:r>
      <m:oMath>
        <m:r>
          <w:rPr>
            <w:rFonts w:ascii="Cambria Math" w:hAnsi="Cambria Math"/>
            <w:sz w:val="24"/>
          </w:rPr>
          <m:t>fm</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oMath>
      <w:r w:rsidRPr="00296FF8">
        <w:rPr>
          <w:sz w:val="24"/>
        </w:rPr>
        <w:t>表示机器</w:t>
      </w:r>
      <w:proofErr w:type="gramStart"/>
      <w:r w:rsidRPr="00296FF8">
        <w:rPr>
          <w:sz w:val="24"/>
        </w:rPr>
        <w:t>在阶段</w:t>
      </w:r>
      <w:proofErr w:type="gramEnd"/>
      <m:oMath>
        <m:r>
          <w:rPr>
            <w:rFonts w:ascii="Cambria Math" w:hAnsi="Cambria Math"/>
            <w:sz w:val="24"/>
          </w:rPr>
          <m:t>s</m:t>
        </m:r>
      </m:oMath>
      <w:r w:rsidRPr="00296FF8">
        <w:rPr>
          <w:sz w:val="24"/>
        </w:rPr>
        <w:t>上的空闲时间。</w:t>
      </w:r>
      <m:oMath>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oMath>
      <w:r w:rsidRPr="00296FF8">
        <w:rPr>
          <w:sz w:val="24"/>
        </w:rPr>
        <w:t>表示</w:t>
      </w:r>
      <w:proofErr w:type="gramStart"/>
      <w:r w:rsidRPr="00296FF8">
        <w:rPr>
          <w:sz w:val="24"/>
        </w:rPr>
        <w:t>在阶段</w:t>
      </w:r>
      <w:proofErr w:type="gramEnd"/>
      <m:oMath>
        <m:r>
          <w:rPr>
            <w:rFonts w:ascii="Cambria Math" w:hAnsi="Cambria Math"/>
            <w:sz w:val="24"/>
          </w:rPr>
          <m:t>s</m:t>
        </m:r>
      </m:oMath>
      <w:r w:rsidRPr="00296FF8">
        <w:rPr>
          <w:sz w:val="24"/>
        </w:rPr>
        <w:t>上最早空闲的机器。工厂</w:t>
      </w:r>
      <m:oMath>
        <m:r>
          <w:rPr>
            <w:rFonts w:ascii="Cambria Math" w:hAnsi="Cambria Math"/>
            <w:sz w:val="24"/>
          </w:rPr>
          <m:t>f</m:t>
        </m:r>
      </m:oMath>
      <w:r w:rsidRPr="00296FF8">
        <w:rPr>
          <w:sz w:val="24"/>
        </w:rPr>
        <w:t>的</w:t>
      </w:r>
      <w:r w:rsidR="0076560A">
        <w:rPr>
          <w:sz w:val="24"/>
        </w:rPr>
        <w:t>完成时间</w:t>
      </w:r>
      <w:r w:rsidR="000A46F8">
        <w:rPr>
          <w:rFonts w:hint="eastAsia"/>
          <w:sz w:val="24"/>
        </w:rPr>
        <w:t>（</w:t>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max</m:t>
            </m:r>
          </m:sub>
          <m:sup>
            <m:r>
              <w:rPr>
                <w:rFonts w:ascii="Cambria Math" w:hAnsi="Cambria Math"/>
                <w:sz w:val="24"/>
              </w:rPr>
              <m:t>f</m:t>
            </m:r>
          </m:sup>
        </m:sSubSup>
      </m:oMath>
      <w:r w:rsidR="000A46F8">
        <w:rPr>
          <w:rFonts w:hint="eastAsia"/>
        </w:rPr>
        <w:t>）</w:t>
      </w:r>
      <w:r w:rsidRPr="00296FF8">
        <w:rPr>
          <w:sz w:val="24"/>
        </w:rPr>
        <w:t>计算如下。</w:t>
      </w:r>
    </w:p>
    <w:p w14:paraId="52C591CF" w14:textId="6B6ECA9A" w:rsidR="00296FF8" w:rsidRPr="00296FF8" w:rsidRDefault="003F2B40" w:rsidP="00E7202E">
      <w:pPr>
        <w:adjustRightInd w:val="0"/>
        <w:snapToGrid w:val="0"/>
        <w:spacing w:line="360" w:lineRule="auto"/>
        <w:ind w:firstLineChars="200" w:firstLine="480"/>
        <w:rPr>
          <w:color w:val="000000"/>
          <w:sz w:val="24"/>
        </w:rPr>
      </w:pPr>
      <m:oMath>
        <m:sSubSup>
          <m:sSubSupPr>
            <m:ctrlPr>
              <w:rPr>
                <w:rFonts w:ascii="Cambria Math" w:hAnsi="Cambria Math"/>
                <w:color w:val="000000"/>
                <w:sz w:val="24"/>
              </w:rPr>
            </m:ctrlPr>
          </m:sSubSupPr>
          <m:e>
            <m:r>
              <w:rPr>
                <w:rFonts w:ascii="Cambria Math" w:hAnsi="Cambria Math"/>
                <w:color w:val="000000"/>
                <w:sz w:val="24"/>
              </w:rPr>
              <m:t>C</m:t>
            </m:r>
          </m:e>
          <m:sub>
            <m:r>
              <w:rPr>
                <w:rFonts w:ascii="Cambria Math" w:hAnsi="Cambria Math"/>
                <w:color w:val="000000"/>
                <w:sz w:val="24"/>
              </w:rPr>
              <m:t>max</m:t>
            </m:r>
          </m:sub>
          <m:sup>
            <m:r>
              <w:rPr>
                <w:rFonts w:ascii="Cambria Math" w:hAnsi="Cambria Math"/>
                <w:color w:val="000000"/>
                <w:sz w:val="24"/>
              </w:rPr>
              <m:t>f</m:t>
            </m:r>
          </m:sup>
        </m:sSubSup>
        <m:r>
          <w:rPr>
            <w:rFonts w:ascii="Cambria Math" w:hAnsi="Cambria Math"/>
            <w:color w:val="000000"/>
            <w:sz w:val="24"/>
          </w:rPr>
          <m:t>=0</m:t>
        </m:r>
      </m:oMath>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t>(3-11)</w:t>
      </w:r>
    </w:p>
    <w:p w14:paraId="0077A4C5" w14:textId="145F727B" w:rsidR="00296FF8" w:rsidRPr="00296FF8" w:rsidRDefault="008C1545" w:rsidP="00E7202E">
      <w:pPr>
        <w:adjustRightInd w:val="0"/>
        <w:snapToGrid w:val="0"/>
        <w:spacing w:line="360" w:lineRule="auto"/>
        <w:ind w:firstLineChars="200" w:firstLine="480"/>
        <w:rPr>
          <w:color w:val="000000"/>
          <w:sz w:val="24"/>
        </w:rPr>
      </w:pPr>
      <m:oMath>
        <m:r>
          <w:rPr>
            <w:rFonts w:ascii="Cambria Math" w:hAnsi="Cambria Math"/>
            <w:color w:val="000000"/>
            <w:sz w:val="24"/>
          </w:rPr>
          <m:t>f</m:t>
        </m:r>
        <m:sSub>
          <m:sSubPr>
            <m:ctrlPr>
              <w:rPr>
                <w:rFonts w:ascii="Cambria Math" w:hAnsi="Cambria Math"/>
                <w:color w:val="000000"/>
                <w:sz w:val="24"/>
              </w:rPr>
            </m:ctrlPr>
          </m:sSubPr>
          <m:e>
            <m:r>
              <w:rPr>
                <w:rFonts w:ascii="Cambria Math" w:hAnsi="Cambria Math"/>
                <w:color w:val="000000"/>
                <w:sz w:val="24"/>
              </w:rPr>
              <m:t>c</m:t>
            </m:r>
          </m:e>
          <m:sub>
            <m:d>
              <m:dPr>
                <m:begChr m:val="["/>
                <m:endChr m:val="]"/>
                <m:ctrlPr>
                  <w:rPr>
                    <w:rFonts w:ascii="Cambria Math" w:hAnsi="Cambria Math"/>
                    <w:color w:val="000000"/>
                    <w:sz w:val="24"/>
                  </w:rPr>
                </m:ctrlPr>
              </m:dPr>
              <m:e>
                <m:r>
                  <w:rPr>
                    <w:rFonts w:ascii="Cambria Math" w:hAnsi="Cambria Math"/>
                    <w:color w:val="000000"/>
                    <w:sz w:val="24"/>
                  </w:rPr>
                  <m:t>j</m:t>
                </m:r>
              </m:e>
            </m:d>
            <m:r>
              <m:rPr>
                <m:sty m:val="p"/>
              </m:rPr>
              <w:rPr>
                <w:rFonts w:ascii="Cambria Math" w:hAnsi="Cambria Math"/>
                <w:color w:val="000000"/>
                <w:sz w:val="24"/>
              </w:rPr>
              <m:t>,</m:t>
            </m:r>
            <m:r>
              <w:rPr>
                <w:rFonts w:ascii="Cambria Math" w:hAnsi="Cambria Math"/>
                <w:color w:val="000000"/>
                <w:sz w:val="24"/>
              </w:rPr>
              <m:t>0</m:t>
            </m:r>
          </m:sub>
        </m:sSub>
        <m:r>
          <w:rPr>
            <w:rFonts w:ascii="Cambria Math" w:hAnsi="Cambria Math"/>
            <w:color w:val="000000"/>
            <w:sz w:val="24"/>
          </w:rPr>
          <m:t>=0</m:t>
        </m:r>
        <m:r>
          <m:rPr>
            <m:sty m:val="p"/>
          </m:rPr>
          <w:rPr>
            <w:rFonts w:ascii="Cambria Math" w:hAnsi="Cambria Math"/>
            <w:color w:val="000000"/>
            <w:sz w:val="24"/>
          </w:rPr>
          <m:t>,</m:t>
        </m:r>
        <m:r>
          <w:rPr>
            <w:rFonts w:ascii="Cambria Math" w:hAnsi="Cambria Math"/>
            <w:color w:val="000000"/>
            <w:sz w:val="24"/>
          </w:rPr>
          <m:t>j=1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η</m:t>
            </m:r>
          </m:e>
          <m:sub>
            <m:r>
              <w:rPr>
                <w:rFonts w:ascii="Cambria Math" w:hAnsi="Cambria Math"/>
                <w:color w:val="000000"/>
                <w:sz w:val="24"/>
              </w:rPr>
              <m:t>f</m:t>
            </m:r>
          </m:sub>
        </m:sSub>
      </m:oMath>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t>(3-12)</w:t>
      </w:r>
    </w:p>
    <w:p w14:paraId="08F8C2A1" w14:textId="2CB787F7" w:rsidR="00296FF8" w:rsidRPr="00296FF8" w:rsidRDefault="008C1545" w:rsidP="00E7202E">
      <w:pPr>
        <w:adjustRightInd w:val="0"/>
        <w:snapToGrid w:val="0"/>
        <w:spacing w:line="360" w:lineRule="auto"/>
        <w:ind w:firstLineChars="200" w:firstLine="480"/>
        <w:rPr>
          <w:color w:val="000000"/>
          <w:sz w:val="24"/>
        </w:rPr>
      </w:pPr>
      <m:oMath>
        <m:r>
          <w:rPr>
            <w:rFonts w:ascii="Cambria Math" w:hAnsi="Cambria Math"/>
            <w:color w:val="000000"/>
            <w:sz w:val="24"/>
          </w:rPr>
          <m:t>fm</m:t>
        </m:r>
        <m:sSub>
          <m:sSubPr>
            <m:ctrlPr>
              <w:rPr>
                <w:rFonts w:ascii="Cambria Math" w:hAnsi="Cambria Math"/>
                <w:color w:val="000000"/>
                <w:sz w:val="24"/>
              </w:rPr>
            </m:ctrlPr>
          </m:sSubPr>
          <m:e>
            <m:r>
              <w:rPr>
                <w:rFonts w:ascii="Cambria Math" w:hAnsi="Cambria Math"/>
                <w:color w:val="000000"/>
                <w:sz w:val="24"/>
              </w:rPr>
              <m:t>t</m:t>
            </m:r>
          </m:e>
          <m:sub>
            <m:r>
              <w:rPr>
                <w:rFonts w:ascii="Cambria Math" w:hAnsi="Cambria Math"/>
                <w:color w:val="000000"/>
                <w:sz w:val="24"/>
              </w:rPr>
              <m:t>s</m:t>
            </m:r>
            <m:r>
              <m:rPr>
                <m:sty m:val="p"/>
              </m:rPr>
              <w:rPr>
                <w:rFonts w:ascii="Cambria Math" w:hAnsi="Cambria Math"/>
                <w:color w:val="000000"/>
                <w:sz w:val="24"/>
              </w:rPr>
              <m:t>,</m:t>
            </m:r>
            <m:r>
              <w:rPr>
                <w:rFonts w:ascii="Cambria Math" w:hAnsi="Cambria Math"/>
                <w:color w:val="000000"/>
                <w:sz w:val="24"/>
              </w:rPr>
              <m:t>m</m:t>
            </m:r>
          </m:sub>
        </m:sSub>
        <m:r>
          <w:rPr>
            <w:rFonts w:ascii="Cambria Math" w:hAnsi="Cambria Math"/>
            <w:color w:val="000000"/>
            <w:sz w:val="24"/>
          </w:rPr>
          <m:t>=0</m:t>
        </m:r>
        <m:r>
          <m:rPr>
            <m:sty m:val="p"/>
          </m:rPr>
          <w:rPr>
            <w:rFonts w:ascii="Cambria Math" w:hAnsi="Cambria Math"/>
            <w:color w:val="000000"/>
            <w:sz w:val="24"/>
          </w:rPr>
          <m:t>,</m:t>
        </m:r>
        <m:r>
          <w:rPr>
            <w:rFonts w:ascii="Cambria Math" w:hAnsi="Cambria Math"/>
            <w:color w:val="000000"/>
            <w:sz w:val="24"/>
          </w:rPr>
          <m:t>s=1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r>
          <w:rPr>
            <w:rFonts w:ascii="Cambria Math" w:hAnsi="Cambria Math"/>
            <w:color w:val="000000"/>
            <w:sz w:val="24"/>
          </w:rPr>
          <m:t>⋯</m:t>
        </m:r>
        <m:r>
          <m:rPr>
            <m:sty m:val="p"/>
          </m:rPr>
          <w:rPr>
            <w:rFonts w:ascii="Cambria Math" w:hAnsi="Cambria Math"/>
            <w:color w:val="000000"/>
            <w:sz w:val="24"/>
          </w:rPr>
          <m:t>,</m:t>
        </m:r>
        <m:r>
          <w:rPr>
            <w:rFonts w:ascii="Cambria Math" w:hAnsi="Cambria Math"/>
            <w:color w:val="000000"/>
            <w:sz w:val="24"/>
          </w:rPr>
          <m:t>S</m:t>
        </m:r>
        <m:r>
          <m:rPr>
            <m:sty m:val="p"/>
          </m:rPr>
          <w:rPr>
            <w:rFonts w:ascii="Cambria Math" w:hAnsi="Cambria Math"/>
            <w:color w:val="000000"/>
            <w:sz w:val="24"/>
          </w:rPr>
          <m:t>,</m:t>
        </m:r>
        <m:r>
          <w:rPr>
            <w:rFonts w:ascii="Cambria Math" w:hAnsi="Cambria Math"/>
            <w:color w:val="000000"/>
            <w:sz w:val="24"/>
          </w:rPr>
          <m:t>m=1</m:t>
        </m:r>
        <m:r>
          <m:rPr>
            <m:sty m:val="p"/>
          </m:rPr>
          <w:rPr>
            <w:rFonts w:ascii="Cambria Math" w:hAnsi="Cambria Math"/>
            <w:color w:val="000000"/>
            <w:sz w:val="24"/>
          </w:rPr>
          <m:t>,</m:t>
        </m:r>
        <m:r>
          <w:rPr>
            <w:rFonts w:ascii="Cambria Math" w:hAnsi="Cambria Math"/>
            <w:color w:val="000000"/>
            <w:sz w:val="24"/>
          </w:rPr>
          <m:t>2</m:t>
        </m:r>
        <m:r>
          <m:rPr>
            <m:sty m:val="p"/>
          </m:rP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M</m:t>
            </m:r>
          </m:e>
          <m:sub>
            <m:r>
              <w:rPr>
                <w:rFonts w:ascii="Cambria Math" w:hAnsi="Cambria Math"/>
                <w:color w:val="000000"/>
                <w:sz w:val="24"/>
              </w:rPr>
              <m:t>s</m:t>
            </m:r>
          </m:sub>
        </m:sSub>
      </m:oMath>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r>
      <w:r w:rsidR="00296FF8" w:rsidRPr="00296FF8">
        <w:rPr>
          <w:color w:val="000000"/>
          <w:sz w:val="24"/>
        </w:rPr>
        <w:tab/>
        <w:t>(3-13)</w:t>
      </w:r>
    </w:p>
    <w:p w14:paraId="4A4F62A5" w14:textId="17E7D9D0" w:rsidR="00296FF8" w:rsidRPr="00296FF8" w:rsidRDefault="003F2B40" w:rsidP="00E7202E">
      <w:pPr>
        <w:adjustRightInd w:val="0"/>
        <w:snapToGrid w:val="0"/>
        <w:spacing w:line="360" w:lineRule="auto"/>
        <w:ind w:firstLineChars="200" w:firstLine="480"/>
        <w:rPr>
          <w:color w:val="000000"/>
          <w:sz w:val="24"/>
          <w:lang w:bidi="en-US"/>
        </w:rPr>
      </w:pPr>
      <m:oMath>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r>
          <w:rPr>
            <w:rFonts w:ascii="Cambria Math" w:hAnsi="Cambria Math"/>
            <w:color w:val="000000"/>
            <w:sz w:val="24"/>
            <w:lang w:bidi="en-US"/>
          </w:rPr>
          <m:t>=</m:t>
        </m:r>
        <m:limLow>
          <m:limLowPr>
            <m:ctrlPr>
              <w:rPr>
                <w:rFonts w:ascii="Cambria Math" w:hAnsi="Cambria Math"/>
                <w:color w:val="000000"/>
                <w:sz w:val="24"/>
                <w:lang w:bidi="en-US"/>
              </w:rPr>
            </m:ctrlPr>
          </m:limLowPr>
          <m:e>
            <m:r>
              <w:rPr>
                <w:rFonts w:ascii="Cambria Math" w:hAnsi="Cambria Math"/>
                <w:color w:val="000000"/>
                <w:sz w:val="24"/>
                <w:lang w:bidi="en-US"/>
              </w:rPr>
              <m:t>argmin</m:t>
            </m:r>
          </m:e>
          <m:lim>
            <m:r>
              <w:rPr>
                <w:rFonts w:ascii="Cambria Math" w:hAnsi="Cambria Math"/>
                <w:color w:val="000000"/>
                <w:sz w:val="24"/>
                <w:lang w:bidi="en-US"/>
              </w:rPr>
              <m:t>m</m:t>
            </m:r>
            <m:r>
              <w:rPr>
                <w:rFonts w:ascii="Cambria Math" w:hAnsi="Cambria Math"/>
                <w:color w:val="000000"/>
                <w:sz w:val="24"/>
                <w:lang w:bidi="en-US"/>
              </w:rPr>
              <m:t>=1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m:t>
            </m:r>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M</m:t>
                </m:r>
              </m:e>
              <m:sub>
                <m:r>
                  <w:rPr>
                    <w:rFonts w:ascii="Cambria Math" w:hAnsi="Cambria Math"/>
                    <w:color w:val="000000"/>
                    <w:sz w:val="24"/>
                    <w:lang w:bidi="en-US"/>
                  </w:rPr>
                  <m:t>f</m:t>
                </m:r>
                <m:r>
                  <m:rPr>
                    <m:sty m:val="p"/>
                  </m:rPr>
                  <w:rPr>
                    <w:rFonts w:ascii="Cambria Math" w:hAnsi="Cambria Math"/>
                    <w:color w:val="000000"/>
                    <w:sz w:val="24"/>
                    <w:lang w:bidi="en-US"/>
                  </w:rPr>
                  <m:t>,</m:t>
                </m:r>
                <m:r>
                  <w:rPr>
                    <w:rFonts w:ascii="Cambria Math" w:hAnsi="Cambria Math"/>
                    <w:color w:val="000000"/>
                    <w:sz w:val="24"/>
                    <w:lang w:bidi="en-US"/>
                  </w:rPr>
                  <m:t>s</m:t>
                </m:r>
              </m:sub>
            </m:sSub>
          </m:lim>
        </m:limLow>
        <m:d>
          <m:dPr>
            <m:begChr m:val="{"/>
            <m:endChr m:val="}"/>
            <m:ctrlPr>
              <w:rPr>
                <w:rFonts w:ascii="Cambria Math" w:hAnsi="Cambria Math"/>
                <w:color w:val="000000"/>
                <w:sz w:val="24"/>
                <w:lang w:bidi="en-US"/>
              </w:rPr>
            </m:ctrlPr>
          </m:dPr>
          <m:e>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r>
                  <w:rPr>
                    <w:rFonts w:ascii="Cambria Math" w:hAnsi="Cambria Math"/>
                    <w:color w:val="000000"/>
                    <w:sz w:val="24"/>
                    <w:lang w:bidi="en-US"/>
                  </w:rPr>
                  <m:t>m</m:t>
                </m:r>
              </m:sub>
            </m:sSub>
          </m:e>
        </m:d>
        <m:r>
          <m:rPr>
            <m:sty m:val="p"/>
          </m:rPr>
          <w:rPr>
            <w:rFonts w:ascii="Cambria Math" w:hAnsi="Cambria Math"/>
            <w:color w:val="000000"/>
            <w:sz w:val="24"/>
            <w:lang w:bidi="en-US"/>
          </w:rPr>
          <m:t>,</m:t>
        </m:r>
        <m:r>
          <w:rPr>
            <w:rFonts w:ascii="Cambria Math" w:hAnsi="Cambria Math"/>
            <w:color w:val="000000"/>
            <w:sz w:val="24"/>
            <w:lang w:bidi="en-US"/>
          </w:rPr>
          <m:t>s</m:t>
        </m:r>
        <m:r>
          <w:rPr>
            <w:rFonts w:ascii="Cambria Math" w:hAnsi="Cambria Math"/>
            <w:color w:val="000000"/>
            <w:sz w:val="24"/>
            <w:lang w:bidi="en-US"/>
          </w:rPr>
          <m:t>=1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m:t>
        </m:r>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(3-14)</w:t>
      </w:r>
    </w:p>
    <w:p w14:paraId="62883635" w14:textId="7A031E81" w:rsidR="00296FF8" w:rsidRPr="00296FF8" w:rsidRDefault="008C1545" w:rsidP="00E7202E">
      <w:pPr>
        <w:adjustRightInd w:val="0"/>
        <w:snapToGrid w:val="0"/>
        <w:spacing w:line="360" w:lineRule="auto"/>
        <w:ind w:firstLineChars="200" w:firstLine="480"/>
        <w:rPr>
          <w:color w:val="000000"/>
          <w:sz w:val="24"/>
          <w:lang w:bidi="en-US"/>
        </w:rPr>
      </w:pPr>
      <m:oMath>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w:rPr>
            <w:rFonts w:ascii="Cambria Math" w:hAnsi="Cambria Math"/>
            <w:color w:val="000000"/>
            <w:sz w:val="24"/>
            <w:lang w:bidi="en-US"/>
          </w:rPr>
          <m:t>=max</m:t>
        </m:r>
        <m:d>
          <m:dPr>
            <m:begChr m:val="{"/>
            <m:endChr m:val="}"/>
            <m:ctrlPr>
              <w:rPr>
                <w:rFonts w:ascii="Cambria Math" w:hAnsi="Cambria Math"/>
                <w:color w:val="000000"/>
                <w:sz w:val="24"/>
                <w:lang w:bidi="en-US"/>
              </w:rPr>
            </m:ctrlPr>
          </m:dPr>
          <m:e>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sub>
            </m:sSub>
            <m:r>
              <m:rPr>
                <m:sty m:val="p"/>
              </m:rPr>
              <w:rPr>
                <w:rFonts w:ascii="Cambria Math" w:hAnsi="Cambria Math"/>
                <w:color w:val="000000"/>
                <w:sz w:val="24"/>
                <w:lang w:bidi="en-US"/>
              </w:rPr>
              <m:t>,</m:t>
            </m:r>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e>
        </m:d>
        <m: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p</m:t>
            </m:r>
          </m:e>
          <m:sub>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m:rPr>
            <m:sty m:val="p"/>
          </m:rPr>
          <w:rPr>
            <w:rFonts w:ascii="Cambria Math" w:hAnsi="Cambria Math"/>
            <w:color w:val="000000"/>
            <w:sz w:val="24"/>
            <w:lang w:bidi="en-US"/>
          </w:rPr>
          <m:t>,</m:t>
        </m:r>
        <m:r>
          <w:rPr>
            <w:rFonts w:ascii="Cambria Math" w:hAnsi="Cambria Math"/>
            <w:color w:val="000000"/>
            <w:sz w:val="24"/>
            <w:lang w:bidi="en-US"/>
          </w:rPr>
          <m:t>j=1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m:t>
        </m:r>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η</m:t>
            </m:r>
          </m:e>
          <m:sub>
            <m:r>
              <w:rPr>
                <w:rFonts w:ascii="Cambria Math" w:hAnsi="Cambria Math"/>
                <w:color w:val="000000"/>
                <w:sz w:val="24"/>
                <w:lang w:bidi="en-US"/>
              </w:rPr>
              <m:t>f</m:t>
            </m:r>
          </m:sub>
        </m:sSub>
        <m:r>
          <m:rPr>
            <m:sty m:val="p"/>
          </m:rPr>
          <w:rPr>
            <w:rFonts w:ascii="Cambria Math" w:hAnsi="Cambria Math"/>
            <w:color w:val="000000"/>
            <w:sz w:val="24"/>
            <w:lang w:bidi="en-US"/>
          </w:rPr>
          <m:t>,</m:t>
        </m:r>
        <m:r>
          <w:rPr>
            <w:rFonts w:ascii="Cambria Math" w:hAnsi="Cambria Math"/>
            <w:color w:val="000000"/>
            <w:sz w:val="24"/>
            <w:lang w:bidi="en-US"/>
          </w:rPr>
          <m:t>s=1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m:t>
        </m:r>
      </m:oMath>
      <w:r w:rsidR="00296FF8" w:rsidRPr="00296FF8">
        <w:rPr>
          <w:color w:val="000000"/>
          <w:sz w:val="24"/>
          <w:lang w:bidi="en-US"/>
        </w:rPr>
        <w:tab/>
        <w:t>(3-15)</w:t>
      </w:r>
    </w:p>
    <w:p w14:paraId="1E9484BE" w14:textId="3C63FFC0" w:rsidR="00296FF8" w:rsidRPr="00296FF8" w:rsidRDefault="008C1545" w:rsidP="00E7202E">
      <w:pPr>
        <w:adjustRightInd w:val="0"/>
        <w:snapToGrid w:val="0"/>
        <w:spacing w:line="360" w:lineRule="auto"/>
        <w:ind w:firstLineChars="200" w:firstLine="480"/>
        <w:rPr>
          <w:color w:val="000000"/>
          <w:sz w:val="24"/>
          <w:lang w:bidi="en-US"/>
        </w:rPr>
      </w:pPr>
      <m:oMath>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sub>
        </m:sSub>
        <m:r>
          <w:rPr>
            <w:rFonts w:ascii="Cambria Math" w:hAnsi="Cambria Math"/>
            <w:color w:val="000000"/>
            <w:sz w:val="24"/>
            <w:lang w:bidi="en-US"/>
          </w:rPr>
          <m:t>=</m:t>
        </m:r>
        <m:d>
          <m:dPr>
            <m:begChr m:val="{"/>
            <m:endChr m:val=""/>
            <m:ctrlPr>
              <w:rPr>
                <w:rFonts w:ascii="Cambria Math" w:hAnsi="Cambria Math"/>
                <w:color w:val="000000"/>
                <w:sz w:val="24"/>
                <w:lang w:bidi="en-US"/>
              </w:rPr>
            </m:ctrlPr>
          </m:dPr>
          <m:e>
            <m:eqArr>
              <m:eqArrPr>
                <m:ctrlPr>
                  <w:rPr>
                    <w:rFonts w:ascii="Cambria Math" w:hAnsi="Cambria Math"/>
                    <w:color w:val="000000"/>
                    <w:sz w:val="24"/>
                    <w:lang w:bidi="en-US"/>
                  </w:rPr>
                </m:ctrlPr>
              </m:eqArrPr>
              <m:e>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p</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r>
                  <m:rPr>
                    <m:sty m:val="p"/>
                  </m:rPr>
                  <w:rPr>
                    <w:rFonts w:ascii="Cambria Math" w:hAnsi="Cambria Math"/>
                    <w:color w:val="000000"/>
                    <w:sz w:val="24"/>
                    <w:lang w:bidi="en-US"/>
                  </w:rPr>
                  <m:t>,</m:t>
                </m:r>
                <m:r>
                  <w:rPr>
                    <w:rFonts w:ascii="Cambria Math" w:hAnsi="Cambria Math"/>
                    <w:color w:val="000000"/>
                    <w:sz w:val="24"/>
                    <w:lang w:bidi="en-US"/>
                  </w:rPr>
                  <m:t>s=1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S-1</m:t>
                </m:r>
              </m:e>
              <m:e>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m:rPr>
                    <m:sty m:val="p"/>
                  </m:rPr>
                  <w:rPr>
                    <w:rFonts w:ascii="Cambria Math" w:hAnsi="Cambria Math"/>
                    <w:color w:val="000000"/>
                    <w:sz w:val="24"/>
                    <w:lang w:bidi="en-US"/>
                  </w:rPr>
                  <m:t>,</m:t>
                </m:r>
                <m:r>
                  <w:rPr>
                    <w:rFonts w:ascii="Cambria Math" w:hAnsi="Cambria Math"/>
                    <w:color w:val="000000"/>
                    <w:sz w:val="24"/>
                    <w:lang w:bidi="en-US"/>
                  </w:rPr>
                  <m:t>s=S</m:t>
                </m:r>
              </m:e>
            </m:eqArr>
          </m:e>
        </m:d>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(3-16)</w:t>
      </w:r>
    </w:p>
    <w:p w14:paraId="42B53FAB" w14:textId="25381150" w:rsidR="00296FF8" w:rsidRPr="00296FF8" w:rsidRDefault="003F2B40" w:rsidP="00E7202E">
      <w:pPr>
        <w:adjustRightInd w:val="0"/>
        <w:snapToGrid w:val="0"/>
        <w:spacing w:line="360" w:lineRule="auto"/>
        <w:ind w:firstLineChars="200" w:firstLine="480"/>
        <w:rPr>
          <w:color w:val="000000"/>
          <w:sz w:val="24"/>
          <w:lang w:bidi="en-US"/>
        </w:rPr>
      </w:pPr>
      <m:oMath>
        <m:sSubSup>
          <m:sSubSupPr>
            <m:ctrlPr>
              <w:rPr>
                <w:rFonts w:ascii="Cambria Math" w:hAnsi="Cambria Math"/>
                <w:color w:val="000000"/>
                <w:sz w:val="24"/>
                <w:lang w:bidi="en-US"/>
              </w:rPr>
            </m:ctrlPr>
          </m:sSubSupPr>
          <m:e>
            <m:r>
              <w:rPr>
                <w:rFonts w:ascii="Cambria Math" w:hAnsi="Cambria Math"/>
                <w:color w:val="000000"/>
                <w:sz w:val="24"/>
                <w:lang w:bidi="en-US"/>
              </w:rPr>
              <m:t>C</m:t>
            </m:r>
          </m:e>
          <m:sub>
            <m:r>
              <w:rPr>
                <w:rFonts w:ascii="Cambria Math" w:hAnsi="Cambria Math"/>
                <w:color w:val="000000"/>
                <w:sz w:val="24"/>
                <w:lang w:bidi="en-US"/>
              </w:rPr>
              <m:t>max</m:t>
            </m:r>
          </m:sub>
          <m:sup>
            <m:r>
              <w:rPr>
                <w:rFonts w:ascii="Cambria Math" w:hAnsi="Cambria Math"/>
                <w:color w:val="000000"/>
                <w:sz w:val="24"/>
                <w:lang w:bidi="en-US"/>
              </w:rPr>
              <m:t>f</m:t>
            </m:r>
          </m:sup>
        </m:sSubSup>
        <m:r>
          <w:rPr>
            <w:rFonts w:ascii="Cambria Math" w:hAnsi="Cambria Math"/>
            <w:color w:val="000000"/>
            <w:sz w:val="24"/>
            <w:lang w:bidi="en-US"/>
          </w:rPr>
          <m:t>=</m:t>
        </m:r>
        <m:r>
          <w:rPr>
            <w:rFonts w:ascii="Cambria Math" w:hAnsi="Cambria Math"/>
            <w:color w:val="000000"/>
            <w:sz w:val="24"/>
            <w:lang w:bidi="en-US"/>
          </w:rPr>
          <m:t>max</m:t>
        </m:r>
        <m:d>
          <m:dPr>
            <m:begChr m:val="{"/>
            <m:endChr m:val="}"/>
            <m:ctrlPr>
              <w:rPr>
                <w:rFonts w:ascii="Cambria Math" w:hAnsi="Cambria Math"/>
                <w:color w:val="000000"/>
                <w:sz w:val="24"/>
                <w:lang w:bidi="en-US"/>
              </w:rPr>
            </m:ctrlPr>
          </m:dPr>
          <m:e>
            <m:sSubSup>
              <m:sSubSupPr>
                <m:ctrlPr>
                  <w:rPr>
                    <w:rFonts w:ascii="Cambria Math" w:hAnsi="Cambria Math"/>
                    <w:color w:val="000000"/>
                    <w:sz w:val="24"/>
                    <w:lang w:bidi="en-US"/>
                  </w:rPr>
                </m:ctrlPr>
              </m:sSubSupPr>
              <m:e>
                <m:r>
                  <w:rPr>
                    <w:rFonts w:ascii="Cambria Math" w:hAnsi="Cambria Math"/>
                    <w:color w:val="000000"/>
                    <w:sz w:val="24"/>
                    <w:lang w:bidi="en-US"/>
                  </w:rPr>
                  <m:t>C</m:t>
                </m:r>
              </m:e>
              <m:sub>
                <m:r>
                  <w:rPr>
                    <w:rFonts w:ascii="Cambria Math" w:hAnsi="Cambria Math"/>
                    <w:color w:val="000000"/>
                    <w:sz w:val="24"/>
                    <w:lang w:bidi="en-US"/>
                  </w:rPr>
                  <m:t>max</m:t>
                </m:r>
              </m:sub>
              <m:sup>
                <m:r>
                  <w:rPr>
                    <w:rFonts w:ascii="Cambria Math" w:hAnsi="Cambria Math"/>
                    <w:color w:val="000000"/>
                    <w:sz w:val="24"/>
                    <w:lang w:bidi="en-US"/>
                  </w:rPr>
                  <m:t>f</m:t>
                </m:r>
              </m:sup>
            </m:sSubSup>
            <m:r>
              <m:rPr>
                <m:sty m:val="p"/>
              </m:rPr>
              <w:rPr>
                <w:rFonts w:ascii="Cambria Math" w:hAnsi="Cambria Math"/>
                <w:color w:val="000000"/>
                <w:sz w:val="24"/>
                <w:lang w:bidi="en-US"/>
              </w:rPr>
              <m:t>,</m:t>
            </m:r>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r>
                  <w:rPr>
                    <w:rFonts w:ascii="Cambria Math" w:hAnsi="Cambria Math"/>
                    <w:color w:val="000000"/>
                    <w:sz w:val="24"/>
                    <w:lang w:bidi="en-US"/>
                  </w:rPr>
                  <m:t>m</m:t>
                </m:r>
              </m:sub>
            </m:sSub>
          </m:e>
        </m:d>
        <m:r>
          <m:rPr>
            <m:sty m:val="p"/>
          </m:rPr>
          <w:rPr>
            <w:rFonts w:ascii="Cambria Math" w:hAnsi="Cambria Math"/>
            <w:color w:val="000000"/>
            <w:sz w:val="24"/>
            <w:lang w:bidi="en-US"/>
          </w:rPr>
          <m:t>,</m:t>
        </m:r>
        <m:r>
          <w:rPr>
            <w:rFonts w:ascii="Cambria Math" w:hAnsi="Cambria Math"/>
            <w:color w:val="000000"/>
            <w:sz w:val="24"/>
            <w:lang w:bidi="en-US"/>
          </w:rPr>
          <m:t>s</m:t>
        </m:r>
        <m:r>
          <w:rPr>
            <w:rFonts w:ascii="Cambria Math" w:hAnsi="Cambria Math"/>
            <w:color w:val="000000"/>
            <w:sz w:val="24"/>
            <w:lang w:bidi="en-US"/>
          </w:rPr>
          <m:t>=</m:t>
        </m:r>
        <m:r>
          <w:rPr>
            <w:rFonts w:ascii="Cambria Math" w:hAnsi="Cambria Math"/>
            <w:color w:val="000000"/>
            <w:sz w:val="24"/>
            <w:lang w:bidi="en-US"/>
          </w:rPr>
          <m:t>S</m:t>
        </m:r>
        <m:r>
          <m:rPr>
            <m:sty m:val="p"/>
          </m:rPr>
          <w:rPr>
            <w:rFonts w:ascii="Cambria Math" w:hAnsi="Cambria Math"/>
            <w:color w:val="000000"/>
            <w:sz w:val="24"/>
            <w:lang w:bidi="en-US"/>
          </w:rPr>
          <m:t>,</m:t>
        </m:r>
        <m:r>
          <w:rPr>
            <w:rFonts w:ascii="Cambria Math" w:hAnsi="Cambria Math"/>
            <w:color w:val="000000"/>
            <w:sz w:val="24"/>
            <w:lang w:bidi="en-US"/>
          </w:rPr>
          <m:t>m</m:t>
        </m:r>
        <m:r>
          <w:rPr>
            <w:rFonts w:ascii="Cambria Math" w:hAnsi="Cambria Math"/>
            <w:color w:val="000000"/>
            <w:sz w:val="24"/>
            <w:lang w:bidi="en-US"/>
          </w:rPr>
          <m:t>=1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M</m:t>
            </m:r>
          </m:e>
          <m:sub>
            <m:r>
              <w:rPr>
                <w:rFonts w:ascii="Cambria Math" w:hAnsi="Cambria Math"/>
                <w:color w:val="000000"/>
                <w:sz w:val="24"/>
                <w:lang w:bidi="en-US"/>
              </w:rPr>
              <m:t>f</m:t>
            </m:r>
            <m:r>
              <m:rPr>
                <m:sty m:val="p"/>
              </m:rPr>
              <w:rPr>
                <w:rFonts w:ascii="Cambria Math" w:hAnsi="Cambria Math"/>
                <w:color w:val="000000"/>
                <w:sz w:val="24"/>
                <w:lang w:bidi="en-US"/>
              </w:rPr>
              <m:t>,</m:t>
            </m:r>
            <m:r>
              <w:rPr>
                <w:rFonts w:ascii="Cambria Math" w:hAnsi="Cambria Math"/>
                <w:color w:val="000000"/>
                <w:sz w:val="24"/>
                <w:lang w:bidi="en-US"/>
              </w:rPr>
              <m:t>s</m:t>
            </m:r>
          </m:sub>
        </m:sSub>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(3-17)</w:t>
      </w:r>
    </w:p>
    <w:p w14:paraId="60F5A3E3" w14:textId="1AECC3AA" w:rsidR="00296FF8" w:rsidRPr="000A46F8" w:rsidRDefault="00296FF8" w:rsidP="000A46F8">
      <w:pPr>
        <w:spacing w:line="460" w:lineRule="exact"/>
        <w:ind w:firstLineChars="200" w:firstLine="480"/>
        <w:rPr>
          <w:sz w:val="24"/>
        </w:rPr>
      </w:pPr>
      <w:r w:rsidRPr="00296FF8">
        <w:rPr>
          <w:sz w:val="24"/>
        </w:rPr>
        <w:lastRenderedPageBreak/>
        <w:t>根据</w:t>
      </w:r>
      <w:r w:rsidRPr="00296FF8">
        <w:rPr>
          <w:sz w:val="24"/>
        </w:rPr>
        <w:t>3.2.2</w:t>
      </w:r>
      <w:r w:rsidRPr="00296FF8">
        <w:rPr>
          <w:sz w:val="24"/>
        </w:rPr>
        <w:t>节所给出的例子，</w:t>
      </w:r>
      <w:proofErr w:type="gramStart"/>
      <w:r w:rsidRPr="00296FF8">
        <w:rPr>
          <w:sz w:val="24"/>
        </w:rPr>
        <w:t>解可以</w:t>
      </w:r>
      <w:proofErr w:type="gramEnd"/>
      <w:r w:rsidRPr="00296FF8">
        <w:rPr>
          <w:sz w:val="24"/>
        </w:rPr>
        <w:t>表示为</w:t>
      </w:r>
      <m:oMath>
        <m:r>
          <w:rPr>
            <w:rFonts w:ascii="Cambria Math" w:hAnsi="Cambria Math"/>
            <w:sz w:val="24"/>
          </w:rPr>
          <m:t>π=</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e>
        </m:d>
      </m:oMath>
      <w:r w:rsidRPr="00296FF8">
        <w:rPr>
          <w:sz w:val="24"/>
        </w:rPr>
        <w:t>，</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w:rPr>
            <w:rFonts w:ascii="Cambria Math" w:hAnsi="Cambria Math"/>
            <w:sz w:val="24"/>
          </w:rPr>
          <m:t>=</m:t>
        </m:r>
        <m:d>
          <m:dPr>
            <m:begChr m:val="{"/>
            <m:endChr m:val="}"/>
            <m:ctrlPr>
              <w:rPr>
                <w:rFonts w:ascii="Cambria Math" w:hAnsi="Cambria Math"/>
                <w:sz w:val="24"/>
              </w:rPr>
            </m:ctrlPr>
          </m:dPr>
          <m:e>
            <m:r>
              <w:rPr>
                <w:rFonts w:ascii="Cambria Math" w:hAnsi="Cambria Math"/>
                <w:sz w:val="24"/>
              </w:rPr>
              <m:t>6</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e>
        </m:d>
      </m:oMath>
      <w:r w:rsidRPr="00296FF8">
        <w:rPr>
          <w:sz w:val="24"/>
        </w:rPr>
        <w:t>，</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r>
          <w:rPr>
            <w:rFonts w:ascii="Cambria Math" w:hAnsi="Cambria Math"/>
            <w:sz w:val="24"/>
          </w:rPr>
          <m:t>=</m:t>
        </m:r>
        <m:d>
          <m:dPr>
            <m:begChr m:val="{"/>
            <m:endChr m:val="}"/>
            <m:ctrlPr>
              <w:rPr>
                <w:rFonts w:ascii="Cambria Math" w:hAnsi="Cambria Math"/>
                <w:sz w:val="24"/>
              </w:rPr>
            </m:ctrlPr>
          </m:dPr>
          <m:e>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e>
        </m:d>
      </m:oMath>
      <w:r w:rsidRPr="00296FF8">
        <w:rPr>
          <w:sz w:val="24"/>
        </w:rPr>
        <w:t>。由图</w:t>
      </w:r>
      <w:r w:rsidRPr="00296FF8">
        <w:rPr>
          <w:sz w:val="24"/>
        </w:rPr>
        <w:t>3-2</w:t>
      </w:r>
      <w:r w:rsidRPr="00296FF8">
        <w:rPr>
          <w:sz w:val="24"/>
        </w:rPr>
        <w:t>可知，</w:t>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max</m:t>
            </m:r>
          </m:sub>
          <m:sup>
            <m:r>
              <w:rPr>
                <w:rFonts w:ascii="Cambria Math" w:hAnsi="Cambria Math"/>
                <w:sz w:val="24"/>
              </w:rPr>
              <m:t>1</m:t>
            </m:r>
          </m:sup>
        </m:sSubSup>
        <m:r>
          <w:rPr>
            <w:rFonts w:ascii="Cambria Math" w:hAnsi="Cambria Math"/>
            <w:sz w:val="24"/>
          </w:rPr>
          <m:t>=max</m:t>
        </m:r>
        <m:d>
          <m:dPr>
            <m:begChr m:val="{"/>
            <m:endChr m:val="}"/>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26</m:t>
            </m:r>
            <m:r>
              <m:rPr>
                <m:sty m:val="p"/>
              </m:rPr>
              <w:rPr>
                <w:rFonts w:ascii="Cambria Math" w:hAnsi="Cambria Math"/>
                <w:sz w:val="24"/>
              </w:rPr>
              <m:t>,</m:t>
            </m:r>
            <m:r>
              <w:rPr>
                <w:rFonts w:ascii="Cambria Math" w:hAnsi="Cambria Math"/>
                <w:sz w:val="24"/>
              </w:rPr>
              <m:t>36</m:t>
            </m:r>
          </m:e>
        </m:d>
        <m:r>
          <w:rPr>
            <w:rFonts w:ascii="Cambria Math" w:hAnsi="Cambria Math"/>
            <w:sz w:val="24"/>
          </w:rPr>
          <m:t>=36</m:t>
        </m:r>
      </m:oMath>
      <w:r w:rsidRPr="00296FF8">
        <w:rPr>
          <w:sz w:val="24"/>
        </w:rPr>
        <w:t>，</w:t>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max</m:t>
            </m:r>
          </m:sub>
          <m:sup>
            <m:r>
              <w:rPr>
                <w:rFonts w:ascii="Cambria Math" w:hAnsi="Cambria Math"/>
                <w:sz w:val="24"/>
              </w:rPr>
              <m:t>2</m:t>
            </m:r>
          </m:sup>
        </m:sSubSup>
        <m:r>
          <w:rPr>
            <w:rFonts w:ascii="Cambria Math" w:hAnsi="Cambria Math"/>
            <w:sz w:val="24"/>
          </w:rPr>
          <m:t>=max</m:t>
        </m:r>
        <m:d>
          <m:dPr>
            <m:begChr m:val="{"/>
            <m:endChr m:val="}"/>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34</m:t>
            </m:r>
            <m:r>
              <m:rPr>
                <m:sty m:val="p"/>
              </m:rPr>
              <w:rPr>
                <w:rFonts w:ascii="Cambria Math" w:hAnsi="Cambria Math"/>
                <w:sz w:val="24"/>
              </w:rPr>
              <m:t>,</m:t>
            </m:r>
            <m:r>
              <w:rPr>
                <w:rFonts w:ascii="Cambria Math" w:hAnsi="Cambria Math"/>
                <w:sz w:val="24"/>
              </w:rPr>
              <m:t>38</m:t>
            </m:r>
          </m:e>
        </m:d>
      </m:oMath>
      <w:r w:rsidRPr="00296FF8">
        <w:rPr>
          <w:sz w:val="24"/>
        </w:rPr>
        <w:t>，因此，最后的最大完成时间为</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w:rPr>
            <w:rFonts w:ascii="Cambria Math" w:hAnsi="Cambria Math"/>
            <w:sz w:val="24"/>
          </w:rPr>
          <m:t>=max</m:t>
        </m:r>
        <m:d>
          <m:dPr>
            <m:begChr m:val="{"/>
            <m:endChr m:val="}"/>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C</m:t>
                </m:r>
              </m:e>
              <m:sub>
                <m:r>
                  <w:rPr>
                    <w:rFonts w:ascii="Cambria Math" w:hAnsi="Cambria Math"/>
                    <w:sz w:val="24"/>
                  </w:rPr>
                  <m:t>max</m:t>
                </m:r>
              </m:sub>
              <m:sup>
                <m:r>
                  <w:rPr>
                    <w:rFonts w:ascii="Cambria Math" w:hAnsi="Cambria Math"/>
                    <w:sz w:val="24"/>
                  </w:rPr>
                  <m:t>1</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C</m:t>
                </m:r>
              </m:e>
              <m:sub>
                <m:r>
                  <w:rPr>
                    <w:rFonts w:ascii="Cambria Math" w:hAnsi="Cambria Math"/>
                    <w:sz w:val="24"/>
                  </w:rPr>
                  <m:t>max</m:t>
                </m:r>
              </m:sub>
              <m:sup>
                <m:r>
                  <w:rPr>
                    <w:rFonts w:ascii="Cambria Math" w:hAnsi="Cambria Math"/>
                    <w:sz w:val="24"/>
                  </w:rPr>
                  <m:t>2</m:t>
                </m:r>
              </m:sup>
            </m:sSubSup>
          </m:e>
        </m:d>
        <m:r>
          <w:rPr>
            <w:rFonts w:ascii="Cambria Math" w:hAnsi="Cambria Math"/>
            <w:sz w:val="24"/>
          </w:rPr>
          <m:t>=38</m:t>
        </m:r>
      </m:oMath>
      <w:r w:rsidRPr="00296FF8">
        <w:rPr>
          <w:color w:val="000000"/>
          <w:sz w:val="24"/>
          <w:lang w:bidi="en-US"/>
        </w:rPr>
        <w:t>。</w:t>
      </w:r>
    </w:p>
    <w:p w14:paraId="4A9D3273" w14:textId="289C9AD1" w:rsidR="00296FF8" w:rsidRPr="00296FF8" w:rsidRDefault="00296FF8" w:rsidP="00296FF8">
      <w:pPr>
        <w:spacing w:line="460" w:lineRule="exact"/>
        <w:ind w:firstLineChars="200" w:firstLine="480"/>
        <w:rPr>
          <w:sz w:val="24"/>
        </w:rPr>
      </w:pPr>
      <w:r w:rsidRPr="00296FF8">
        <w:rPr>
          <w:sz w:val="24"/>
        </w:rPr>
        <w:t>对于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296FF8">
        <w:rPr>
          <w:sz w:val="24"/>
        </w:rPr>
        <w:t>来说，每个工厂都是相互独立的，一个工厂内的操作不会影响</w:t>
      </w:r>
      <w:r w:rsidR="00201AEB">
        <w:rPr>
          <w:rFonts w:hint="eastAsia"/>
          <w:sz w:val="24"/>
        </w:rPr>
        <w:t>其他工厂</w:t>
      </w:r>
      <w:r w:rsidRPr="00296FF8">
        <w:rPr>
          <w:sz w:val="24"/>
        </w:rPr>
        <w:t>。由此可以得到</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296FF8">
        <w:rPr>
          <w:sz w:val="24"/>
        </w:rPr>
        <w:t>的以下特征：</w:t>
      </w:r>
    </w:p>
    <w:p w14:paraId="0BA550B4" w14:textId="5A6DE11C" w:rsidR="00296FF8" w:rsidRPr="00296FF8" w:rsidRDefault="00296FF8" w:rsidP="00296FF8">
      <w:pPr>
        <w:spacing w:line="460" w:lineRule="exact"/>
        <w:ind w:firstLineChars="200" w:firstLine="482"/>
        <w:rPr>
          <w:sz w:val="24"/>
        </w:rPr>
      </w:pPr>
      <w:r w:rsidRPr="00296FF8">
        <w:rPr>
          <w:b/>
          <w:bCs/>
          <w:sz w:val="24"/>
        </w:rPr>
        <w:t>特点</w:t>
      </w:r>
      <w:r w:rsidRPr="00296FF8">
        <w:rPr>
          <w:b/>
          <w:bCs/>
          <w:sz w:val="24"/>
        </w:rPr>
        <w:t>1</w:t>
      </w:r>
      <w:r w:rsidRPr="00296FF8">
        <w:rPr>
          <w:b/>
          <w:bCs/>
          <w:sz w:val="24"/>
        </w:rPr>
        <w:t>：</w:t>
      </w:r>
      <w:r w:rsidRPr="00296FF8">
        <w:rPr>
          <w:sz w:val="24"/>
        </w:rPr>
        <w:t>不同工厂之间互换两个工件，不影响</w:t>
      </w:r>
      <w:r w:rsidR="00201AEB">
        <w:rPr>
          <w:rFonts w:hint="eastAsia"/>
          <w:sz w:val="24"/>
        </w:rPr>
        <w:t>其他</w:t>
      </w:r>
      <w:r w:rsidRPr="00296FF8">
        <w:rPr>
          <w:sz w:val="24"/>
        </w:rPr>
        <w:t>工厂的完成时间；</w:t>
      </w:r>
      <w:r w:rsidR="00201AEB">
        <w:rPr>
          <w:rFonts w:hint="eastAsia"/>
          <w:sz w:val="24"/>
        </w:rPr>
        <w:t>同样，</w:t>
      </w:r>
      <w:r w:rsidRPr="00296FF8">
        <w:rPr>
          <w:sz w:val="24"/>
        </w:rPr>
        <w:t>在同一工厂内交换两个工件不会改变</w:t>
      </w:r>
      <w:r w:rsidR="00201AEB">
        <w:rPr>
          <w:rFonts w:hint="eastAsia"/>
          <w:sz w:val="24"/>
        </w:rPr>
        <w:t>其他</w:t>
      </w:r>
      <w:r w:rsidRPr="00296FF8">
        <w:rPr>
          <w:sz w:val="24"/>
        </w:rPr>
        <w:t>工厂的完成时间。</w:t>
      </w:r>
    </w:p>
    <w:p w14:paraId="6015C495" w14:textId="1BFC1CF9" w:rsidR="00296FF8" w:rsidRPr="00296FF8" w:rsidRDefault="00296FF8" w:rsidP="00296FF8">
      <w:pPr>
        <w:spacing w:line="460" w:lineRule="exact"/>
        <w:ind w:firstLineChars="200" w:firstLine="482"/>
        <w:rPr>
          <w:sz w:val="24"/>
        </w:rPr>
      </w:pPr>
      <w:r w:rsidRPr="00296FF8">
        <w:rPr>
          <w:b/>
          <w:bCs/>
          <w:sz w:val="24"/>
        </w:rPr>
        <w:t>特点</w:t>
      </w:r>
      <w:r w:rsidRPr="00296FF8">
        <w:rPr>
          <w:b/>
          <w:bCs/>
          <w:sz w:val="24"/>
        </w:rPr>
        <w:t>2</w:t>
      </w:r>
      <w:r w:rsidRPr="00296FF8">
        <w:rPr>
          <w:sz w:val="24"/>
        </w:rPr>
        <w:t>：从一个工厂删除一个工件，重新插入另一个工厂时，不影响</w:t>
      </w:r>
      <w:r w:rsidR="00EE79DD">
        <w:rPr>
          <w:rFonts w:hint="eastAsia"/>
          <w:sz w:val="24"/>
        </w:rPr>
        <w:t>其他</w:t>
      </w:r>
      <w:r w:rsidRPr="00296FF8">
        <w:rPr>
          <w:sz w:val="24"/>
        </w:rPr>
        <w:t>工厂的完成时间；同样，从一个位置删除一个工件并将其重新插入同一工厂内的另一个位置</w:t>
      </w:r>
      <w:r w:rsidR="00EE79DD">
        <w:rPr>
          <w:rFonts w:hint="eastAsia"/>
          <w:sz w:val="24"/>
        </w:rPr>
        <w:t>，也</w:t>
      </w:r>
      <w:r w:rsidRPr="00296FF8">
        <w:rPr>
          <w:sz w:val="24"/>
        </w:rPr>
        <w:t>不会改变</w:t>
      </w:r>
      <w:r w:rsidR="00EE79DD">
        <w:rPr>
          <w:rFonts w:hint="eastAsia"/>
          <w:sz w:val="24"/>
        </w:rPr>
        <w:t>其他</w:t>
      </w:r>
      <w:r w:rsidRPr="00296FF8">
        <w:rPr>
          <w:sz w:val="24"/>
        </w:rPr>
        <w:t>工厂的完成时间。</w:t>
      </w:r>
    </w:p>
    <w:p w14:paraId="3E237500" w14:textId="63A3FCF0" w:rsidR="00296FF8" w:rsidRPr="00296FF8" w:rsidRDefault="00296FF8" w:rsidP="00296FF8">
      <w:pPr>
        <w:spacing w:line="460" w:lineRule="exact"/>
        <w:ind w:firstLineChars="200" w:firstLine="482"/>
        <w:rPr>
          <w:sz w:val="24"/>
        </w:rPr>
      </w:pPr>
      <w:r w:rsidRPr="00296FF8">
        <w:rPr>
          <w:b/>
          <w:bCs/>
          <w:sz w:val="24"/>
        </w:rPr>
        <w:t>特点</w:t>
      </w:r>
      <w:r w:rsidRPr="00296FF8">
        <w:rPr>
          <w:b/>
          <w:bCs/>
          <w:sz w:val="24"/>
        </w:rPr>
        <w:t>3</w:t>
      </w:r>
      <w:r w:rsidRPr="00296FF8">
        <w:rPr>
          <w:b/>
          <w:bCs/>
          <w:sz w:val="24"/>
        </w:rPr>
        <w:t>：</w:t>
      </w:r>
      <w:r w:rsidRPr="00296FF8">
        <w:rPr>
          <w:sz w:val="24"/>
        </w:rPr>
        <w:t>将一个工件插入工件序列中的位置</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oMath>
      <w:r w:rsidRPr="00296FF8">
        <w:rPr>
          <w:sz w:val="24"/>
        </w:rPr>
        <w:t>，不会影响位置</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oMath>
      <w:r w:rsidRPr="00296FF8">
        <w:rPr>
          <w:sz w:val="24"/>
        </w:rPr>
        <w:t>之前的工件的完成时间。</w:t>
      </w:r>
    </w:p>
    <w:p w14:paraId="714C57EA" w14:textId="177C9216" w:rsidR="00296FF8" w:rsidRPr="00296FF8" w:rsidRDefault="00296FF8" w:rsidP="00296FF8">
      <w:pPr>
        <w:spacing w:line="460" w:lineRule="exact"/>
        <w:ind w:firstLineChars="200" w:firstLine="480"/>
        <w:rPr>
          <w:sz w:val="24"/>
        </w:rPr>
      </w:pPr>
      <w:r w:rsidRPr="00296FF8">
        <w:rPr>
          <w:sz w:val="24"/>
        </w:rPr>
        <w:t>这些特征可以帮助算法减少探索邻域的计算时间。另外，本章基于特征</w:t>
      </w:r>
      <w:r w:rsidRPr="00296FF8">
        <w:rPr>
          <w:sz w:val="24"/>
        </w:rPr>
        <w:t>3</w:t>
      </w:r>
      <w:r w:rsidRPr="00296FF8">
        <w:rPr>
          <w:sz w:val="24"/>
        </w:rPr>
        <w:t>设计了一种基于记忆的插入操作解码方法。要插入的工件记作</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296FF8">
        <w:rPr>
          <w:sz w:val="24"/>
        </w:rPr>
        <w:t>，要插入的位置为</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oMath>
      <w:r w:rsidRPr="00296FF8">
        <w:rPr>
          <w:sz w:val="24"/>
        </w:rPr>
        <w:t>。</w:t>
      </w:r>
      <m:oMath>
        <m:r>
          <w:rPr>
            <w:rFonts w:ascii="Cambria Math" w:hAnsi="Cambria Math"/>
            <w:sz w:val="24"/>
          </w:rPr>
          <m:t>p</m:t>
        </m:r>
      </m:oMath>
      <w:r w:rsidRPr="00296FF8">
        <w:rPr>
          <w:sz w:val="24"/>
        </w:rPr>
        <w:t>是工件序列的一个位置。位置</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oMath>
      <w:r w:rsidRPr="00296FF8">
        <w:rPr>
          <w:sz w:val="24"/>
        </w:rPr>
        <w:t>之前的</w:t>
      </w:r>
      <w:r w:rsidR="00EE79DD">
        <w:rPr>
          <w:rFonts w:hint="eastAsia"/>
          <w:sz w:val="24"/>
        </w:rPr>
        <w:t>工件的</w:t>
      </w:r>
      <m:oMath>
        <m:r>
          <w:rPr>
            <w:rFonts w:ascii="Cambria Math" w:hAnsi="Cambria Math"/>
            <w:sz w:val="24"/>
          </w:rPr>
          <m:t>f</m:t>
        </m:r>
        <m:sSub>
          <m:sSubPr>
            <m:ctrlPr>
              <w:rPr>
                <w:rFonts w:ascii="Cambria Math" w:hAnsi="Cambria Math"/>
                <w:sz w:val="24"/>
              </w:rPr>
            </m:ctrlPr>
          </m:sSubPr>
          <m:e>
            <m:r>
              <w:rPr>
                <w:rFonts w:ascii="Cambria Math" w:hAnsi="Cambria Math"/>
                <w:sz w:val="24"/>
              </w:rPr>
              <m:t>c</m:t>
            </m:r>
          </m:e>
          <m:sub>
            <m:d>
              <m:dPr>
                <m:begChr m:val="["/>
                <m:endChr m:val="]"/>
                <m:ctrlPr>
                  <w:rPr>
                    <w:rFonts w:ascii="Cambria Math" w:hAnsi="Cambria Math"/>
                    <w:sz w:val="24"/>
                  </w:rPr>
                </m:ctrlPr>
              </m:dPr>
              <m:e>
                <m:r>
                  <w:rPr>
                    <w:rFonts w:ascii="Cambria Math" w:hAnsi="Cambria Math"/>
                    <w:sz w:val="24"/>
                  </w:rPr>
                  <m:t>j</m:t>
                </m:r>
              </m:e>
            </m:d>
            <m:r>
              <m:rPr>
                <m:sty m:val="p"/>
              </m:rPr>
              <w:rPr>
                <w:rFonts w:ascii="Cambria Math" w:hAnsi="Cambria Math"/>
                <w:sz w:val="24"/>
              </w:rPr>
              <m:t>,</m:t>
            </m:r>
            <m:r>
              <w:rPr>
                <w:rFonts w:ascii="Cambria Math" w:hAnsi="Cambria Math"/>
                <w:sz w:val="24"/>
              </w:rPr>
              <m:t>s</m:t>
            </m:r>
          </m:sub>
        </m:sSub>
      </m:oMath>
      <w:r w:rsidRPr="00296FF8">
        <w:rPr>
          <w:sz w:val="24"/>
        </w:rPr>
        <w:t>和</w:t>
      </w:r>
      <m:oMath>
        <m:r>
          <w:rPr>
            <w:rFonts w:ascii="Cambria Math" w:hAnsi="Cambria Math"/>
            <w:sz w:val="24"/>
          </w:rPr>
          <m:t>fm</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oMath>
      <w:r w:rsidRPr="00296FF8">
        <w:rPr>
          <w:sz w:val="24"/>
        </w:rPr>
        <w:t>的信息是已知的。</w:t>
      </w:r>
    </w:p>
    <w:p w14:paraId="18D5A0D3" w14:textId="72FD027A" w:rsidR="00296FF8" w:rsidRPr="00296FF8" w:rsidRDefault="003F2B40" w:rsidP="00E7202E">
      <w:pPr>
        <w:adjustRightInd w:val="0"/>
        <w:snapToGrid w:val="0"/>
        <w:spacing w:line="360" w:lineRule="auto"/>
        <w:ind w:firstLineChars="200" w:firstLine="480"/>
        <w:rPr>
          <w:color w:val="000000"/>
          <w:sz w:val="24"/>
          <w:lang w:bidi="en-US"/>
        </w:rPr>
      </w:pPr>
      <m:oMath>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r>
          <w:rPr>
            <w:rFonts w:ascii="Cambria Math" w:hAnsi="Cambria Math"/>
            <w:color w:val="000000"/>
            <w:sz w:val="24"/>
            <w:lang w:bidi="en-US"/>
          </w:rPr>
          <m:t>=</m:t>
        </m:r>
        <m:limLow>
          <m:limLowPr>
            <m:ctrlPr>
              <w:rPr>
                <w:rFonts w:ascii="Cambria Math" w:hAnsi="Cambria Math"/>
                <w:color w:val="000000"/>
                <w:sz w:val="24"/>
                <w:lang w:bidi="en-US"/>
              </w:rPr>
            </m:ctrlPr>
          </m:limLowPr>
          <m:e>
            <m:r>
              <w:rPr>
                <w:rFonts w:ascii="Cambria Math" w:hAnsi="Cambria Math"/>
                <w:color w:val="000000"/>
                <w:sz w:val="24"/>
                <w:lang w:bidi="en-US"/>
              </w:rPr>
              <m:t>argmin</m:t>
            </m:r>
          </m:e>
          <m:lim>
            <m:r>
              <w:rPr>
                <w:rFonts w:ascii="Cambria Math" w:hAnsi="Cambria Math"/>
                <w:color w:val="000000"/>
                <w:sz w:val="24"/>
                <w:lang w:bidi="en-US"/>
              </w:rPr>
              <m:t>m</m:t>
            </m:r>
            <m:r>
              <w:rPr>
                <w:rFonts w:ascii="Cambria Math" w:hAnsi="Cambria Math"/>
                <w:color w:val="000000"/>
                <w:sz w:val="24"/>
                <w:lang w:bidi="en-US"/>
              </w:rPr>
              <m:t>=1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m:t>
            </m:r>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M</m:t>
                </m:r>
              </m:e>
              <m:sub>
                <m:r>
                  <w:rPr>
                    <w:rFonts w:ascii="Cambria Math" w:hAnsi="Cambria Math"/>
                    <w:color w:val="000000"/>
                    <w:sz w:val="24"/>
                    <w:lang w:bidi="en-US"/>
                  </w:rPr>
                  <m:t>f</m:t>
                </m:r>
                <m:r>
                  <m:rPr>
                    <m:sty m:val="p"/>
                  </m:rPr>
                  <w:rPr>
                    <w:rFonts w:ascii="Cambria Math" w:hAnsi="Cambria Math"/>
                    <w:color w:val="000000"/>
                    <w:sz w:val="24"/>
                    <w:lang w:bidi="en-US"/>
                  </w:rPr>
                  <m:t>,</m:t>
                </m:r>
                <m:r>
                  <w:rPr>
                    <w:rFonts w:ascii="Cambria Math" w:hAnsi="Cambria Math"/>
                    <w:color w:val="000000"/>
                    <w:sz w:val="24"/>
                    <w:lang w:bidi="en-US"/>
                  </w:rPr>
                  <m:t>s</m:t>
                </m:r>
              </m:sub>
            </m:sSub>
          </m:lim>
        </m:limLow>
        <m:d>
          <m:dPr>
            <m:begChr m:val="{"/>
            <m:endChr m:val="}"/>
            <m:ctrlPr>
              <w:rPr>
                <w:rFonts w:ascii="Cambria Math" w:hAnsi="Cambria Math"/>
                <w:color w:val="000000"/>
                <w:sz w:val="24"/>
                <w:lang w:bidi="en-US"/>
              </w:rPr>
            </m:ctrlPr>
          </m:dPr>
          <m:e>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r>
                  <w:rPr>
                    <w:rFonts w:ascii="Cambria Math" w:hAnsi="Cambria Math"/>
                    <w:color w:val="000000"/>
                    <w:sz w:val="24"/>
                    <w:lang w:bidi="en-US"/>
                  </w:rPr>
                  <m:t>m</m:t>
                </m:r>
              </m:sub>
            </m:sSub>
          </m:e>
        </m:d>
        <m:r>
          <m:rPr>
            <m:sty m:val="p"/>
          </m:rPr>
          <w:rPr>
            <w:rFonts w:ascii="Cambria Math" w:hAnsi="Cambria Math"/>
            <w:color w:val="000000"/>
            <w:sz w:val="24"/>
            <w:lang w:bidi="en-US"/>
          </w:rPr>
          <m:t>,</m:t>
        </m:r>
        <m:r>
          <w:rPr>
            <w:rFonts w:ascii="Cambria Math" w:hAnsi="Cambria Math"/>
            <w:color w:val="000000"/>
            <w:sz w:val="24"/>
            <w:lang w:bidi="en-US"/>
          </w:rPr>
          <m:t>s</m:t>
        </m:r>
        <m:r>
          <w:rPr>
            <w:rFonts w:ascii="Cambria Math" w:hAnsi="Cambria Math"/>
            <w:color w:val="000000"/>
            <w:sz w:val="24"/>
            <w:lang w:bidi="en-US"/>
          </w:rPr>
          <m:t>=1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m:t>
        </m:r>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(3-18)</w:t>
      </w:r>
    </w:p>
    <w:p w14:paraId="56877905" w14:textId="6F54E90B" w:rsidR="00296FF8" w:rsidRPr="00296FF8" w:rsidRDefault="008C1545" w:rsidP="00E7202E">
      <w:pPr>
        <w:adjustRightInd w:val="0"/>
        <w:snapToGrid w:val="0"/>
        <w:spacing w:line="360" w:lineRule="auto"/>
        <w:ind w:firstLineChars="200" w:firstLine="480"/>
        <w:rPr>
          <w:color w:val="000000"/>
          <w:sz w:val="24"/>
        </w:rPr>
      </w:pPr>
      <m:oMath>
        <m:r>
          <w:rPr>
            <w:rFonts w:ascii="Cambria Math" w:hAnsi="Cambria Math"/>
            <w:color w:val="000000"/>
            <w:sz w:val="24"/>
            <w:lang w:bidi="en-US"/>
          </w:rPr>
          <m:t>j=</m:t>
        </m:r>
        <m:d>
          <m:dPr>
            <m:begChr m:val="{"/>
            <m:endChr m:val=""/>
            <m:ctrlPr>
              <w:rPr>
                <w:rFonts w:ascii="Cambria Math" w:hAnsi="Cambria Math"/>
                <w:color w:val="000000"/>
                <w:sz w:val="24"/>
                <w:lang w:bidi="en-US"/>
              </w:rPr>
            </m:ctrlPr>
          </m:dPr>
          <m:e>
            <m:eqArr>
              <m:eqArrPr>
                <m:ctrlPr>
                  <w:rPr>
                    <w:rFonts w:ascii="Cambria Math" w:hAnsi="Cambria Math"/>
                    <w:color w:val="000000"/>
                    <w:sz w:val="24"/>
                    <w:lang w:bidi="en-US"/>
                  </w:rPr>
                </m:ctrlPr>
              </m:eqArrPr>
              <m:e>
                <m:sSup>
                  <m:sSupPr>
                    <m:ctrlPr>
                      <w:rPr>
                        <w:rFonts w:ascii="Cambria Math" w:hAnsi="Cambria Math"/>
                        <w:color w:val="000000"/>
                        <w:sz w:val="24"/>
                        <w:lang w:bidi="en-US"/>
                      </w:rPr>
                    </m:ctrlPr>
                  </m:sSupPr>
                  <m:e>
                    <m:r>
                      <w:rPr>
                        <w:rFonts w:ascii="Cambria Math" w:hAnsi="Cambria Math"/>
                        <w:color w:val="000000"/>
                        <w:sz w:val="24"/>
                        <w:lang w:bidi="en-US"/>
                      </w:rPr>
                      <m:t>j</m:t>
                    </m:r>
                  </m:e>
                  <m:sup>
                    <m:r>
                      <m:rPr>
                        <m:sty m:val="p"/>
                      </m:rPr>
                      <w:rPr>
                        <w:rFonts w:ascii="Cambria Math" w:hAnsi="Cambria Math"/>
                        <w:color w:val="000000"/>
                        <w:sz w:val="24"/>
                        <w:lang w:bidi="en-US"/>
                      </w:rPr>
                      <m:t>*</m:t>
                    </m:r>
                  </m:sup>
                </m:sSup>
                <m:r>
                  <m:rPr>
                    <m:sty m:val="p"/>
                  </m:rPr>
                  <w:rPr>
                    <w:rFonts w:ascii="Cambria Math" w:hAnsi="Cambria Math"/>
                    <w:color w:val="000000"/>
                    <w:sz w:val="24"/>
                    <w:lang w:bidi="en-US"/>
                  </w:rPr>
                  <m:t>,</m:t>
                </m:r>
                <m:r>
                  <w:rPr>
                    <w:rFonts w:ascii="Cambria Math" w:hAnsi="Cambria Math"/>
                    <w:color w:val="000000"/>
                    <w:sz w:val="24"/>
                    <w:lang w:bidi="en-US"/>
                  </w:rPr>
                  <m:t>p=</m:t>
                </m:r>
                <m:sSup>
                  <m:sSupPr>
                    <m:ctrlPr>
                      <w:rPr>
                        <w:rFonts w:ascii="Cambria Math" w:hAnsi="Cambria Math"/>
                        <w:color w:val="000000"/>
                        <w:sz w:val="24"/>
                        <w:lang w:bidi="en-US"/>
                      </w:rPr>
                    </m:ctrlPr>
                  </m:sSupPr>
                  <m:e>
                    <m:r>
                      <w:rPr>
                        <w:rFonts w:ascii="Cambria Math" w:hAnsi="Cambria Math"/>
                        <w:color w:val="000000"/>
                        <w:sz w:val="24"/>
                        <w:lang w:bidi="en-US"/>
                      </w:rPr>
                      <m:t>p</m:t>
                    </m:r>
                  </m:e>
                  <m:sup>
                    <m:r>
                      <m:rPr>
                        <m:sty m:val="p"/>
                      </m:rPr>
                      <w:rPr>
                        <w:rFonts w:ascii="Cambria Math" w:hAnsi="Cambria Math"/>
                        <w:color w:val="000000"/>
                        <w:sz w:val="24"/>
                        <w:lang w:bidi="en-US"/>
                      </w:rPr>
                      <m:t>*</m:t>
                    </m:r>
                  </m:sup>
                </m:sSup>
              </m:e>
              <m:e>
                <m:r>
                  <w:rPr>
                    <w:rFonts w:ascii="Cambria Math" w:hAnsi="Cambria Math"/>
                    <w:color w:val="000000"/>
                    <w:sz w:val="24"/>
                    <w:lang w:bidi="en-US"/>
                  </w:rPr>
                  <m:t>p-1</m:t>
                </m:r>
                <m:r>
                  <m:rPr>
                    <m:sty m:val="p"/>
                  </m:rPr>
                  <w:rPr>
                    <w:rFonts w:ascii="Cambria Math" w:hAnsi="Cambria Math"/>
                    <w:color w:val="000000"/>
                    <w:sz w:val="24"/>
                    <w:lang w:bidi="en-US"/>
                  </w:rPr>
                  <m:t>,</m:t>
                </m:r>
                <m:r>
                  <w:rPr>
                    <w:rFonts w:ascii="Cambria Math" w:hAnsi="Cambria Math"/>
                    <w:color w:val="000000"/>
                    <w:sz w:val="24"/>
                    <w:lang w:bidi="en-US"/>
                  </w:rPr>
                  <m:t>p≠</m:t>
                </m:r>
                <m:sSup>
                  <m:sSupPr>
                    <m:ctrlPr>
                      <w:rPr>
                        <w:rFonts w:ascii="Cambria Math" w:hAnsi="Cambria Math"/>
                        <w:color w:val="000000"/>
                        <w:sz w:val="24"/>
                        <w:lang w:bidi="en-US"/>
                      </w:rPr>
                    </m:ctrlPr>
                  </m:sSupPr>
                  <m:e>
                    <m:r>
                      <w:rPr>
                        <w:rFonts w:ascii="Cambria Math" w:hAnsi="Cambria Math"/>
                        <w:color w:val="000000"/>
                        <w:sz w:val="24"/>
                        <w:lang w:bidi="en-US"/>
                      </w:rPr>
                      <m:t>p</m:t>
                    </m:r>
                  </m:e>
                  <m:sup>
                    <m:r>
                      <m:rPr>
                        <m:sty m:val="p"/>
                      </m:rPr>
                      <w:rPr>
                        <w:rFonts w:ascii="Cambria Math" w:hAnsi="Cambria Math"/>
                        <w:color w:val="000000"/>
                        <w:sz w:val="24"/>
                        <w:lang w:bidi="en-US"/>
                      </w:rPr>
                      <m:t>*</m:t>
                    </m:r>
                  </m:sup>
                </m:sSup>
              </m:e>
            </m:eqArr>
          </m:e>
        </m:d>
        <m:r>
          <m:rPr>
            <m:sty m:val="p"/>
          </m:rPr>
          <w:rPr>
            <w:rFonts w:ascii="Cambria Math" w:hAnsi="Cambria Math"/>
            <w:color w:val="000000"/>
            <w:sz w:val="24"/>
            <w:lang w:bidi="en-US"/>
          </w:rPr>
          <m:t>,</m:t>
        </m:r>
        <m:r>
          <w:rPr>
            <w:rFonts w:ascii="Cambria Math" w:hAnsi="Cambria Math"/>
            <w:color w:val="000000"/>
            <w:sz w:val="24"/>
            <w:lang w:bidi="en-US"/>
          </w:rPr>
          <m:t>p=</m:t>
        </m:r>
        <m:sSup>
          <m:sSupPr>
            <m:ctrlPr>
              <w:rPr>
                <w:rFonts w:ascii="Cambria Math" w:hAnsi="Cambria Math"/>
                <w:color w:val="000000"/>
                <w:sz w:val="24"/>
                <w:lang w:bidi="en-US"/>
              </w:rPr>
            </m:ctrlPr>
          </m:sSupPr>
          <m:e>
            <m:r>
              <w:rPr>
                <w:rFonts w:ascii="Cambria Math" w:hAnsi="Cambria Math"/>
                <w:color w:val="000000"/>
                <w:sz w:val="24"/>
                <w:lang w:bidi="en-US"/>
              </w:rPr>
              <m:t>p</m:t>
            </m:r>
          </m:e>
          <m:sup>
            <m:r>
              <m:rPr>
                <m:sty m:val="p"/>
              </m:rPr>
              <w:rPr>
                <w:rFonts w:ascii="Cambria Math" w:hAnsi="Cambria Math"/>
                <w:color w:val="000000"/>
                <w:sz w:val="24"/>
                <w:lang w:bidi="en-US"/>
              </w:rPr>
              <m:t>*</m:t>
            </m:r>
          </m:sup>
        </m:sSup>
        <m:r>
          <m:rPr>
            <m:sty m:val="p"/>
          </m:rPr>
          <w:rPr>
            <w:rFonts w:ascii="Cambria Math" w:hAnsi="Cambria Math"/>
            <w:color w:val="000000"/>
            <w:sz w:val="24"/>
            <w:lang w:bidi="en-US"/>
          </w:rPr>
          <m:t>,</m:t>
        </m:r>
        <m:sSup>
          <m:sSupPr>
            <m:ctrlPr>
              <w:rPr>
                <w:rFonts w:ascii="Cambria Math" w:hAnsi="Cambria Math"/>
                <w:color w:val="000000"/>
                <w:sz w:val="24"/>
                <w:lang w:bidi="en-US"/>
              </w:rPr>
            </m:ctrlPr>
          </m:sSupPr>
          <m:e>
            <m:r>
              <w:rPr>
                <w:rFonts w:ascii="Cambria Math" w:hAnsi="Cambria Math"/>
                <w:color w:val="000000"/>
                <w:sz w:val="24"/>
                <w:lang w:bidi="en-US"/>
              </w:rPr>
              <m:t>p</m:t>
            </m:r>
          </m:e>
          <m:sup>
            <m:r>
              <m:rPr>
                <m:sty m:val="p"/>
              </m:rPr>
              <w:rPr>
                <w:rFonts w:ascii="Cambria Math" w:hAnsi="Cambria Math"/>
                <w:color w:val="000000"/>
                <w:sz w:val="24"/>
                <w:lang w:bidi="en-US"/>
              </w:rPr>
              <m:t>*</m:t>
            </m:r>
          </m:sup>
        </m:sSup>
        <m:r>
          <w:rPr>
            <w:rFonts w:ascii="Cambria Math" w:hAnsi="Cambria Math"/>
            <w:color w:val="000000"/>
            <w:sz w:val="24"/>
            <w:lang w:bidi="en-US"/>
          </w:rPr>
          <m:t>+1</m:t>
        </m:r>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η</m:t>
            </m:r>
          </m:e>
          <m:sub>
            <m:r>
              <w:rPr>
                <w:rFonts w:ascii="Cambria Math" w:hAnsi="Cambria Math"/>
                <w:color w:val="000000"/>
                <w:sz w:val="24"/>
                <w:lang w:bidi="en-US"/>
              </w:rPr>
              <m:t>f</m:t>
            </m:r>
          </m:sub>
        </m:sSub>
        <m:r>
          <m:rPr>
            <m:sty m:val="p"/>
          </m:rP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η</m:t>
            </m:r>
          </m:e>
          <m:sub>
            <m:r>
              <w:rPr>
                <w:rFonts w:ascii="Cambria Math" w:hAnsi="Cambria Math"/>
                <w:color w:val="000000"/>
                <w:sz w:val="24"/>
                <w:lang w:bidi="en-US"/>
              </w:rPr>
              <m:t>f</m:t>
            </m:r>
          </m:sub>
        </m:sSub>
        <m:r>
          <w:rPr>
            <w:rFonts w:ascii="Cambria Math" w:hAnsi="Cambria Math"/>
            <w:color w:val="000000"/>
            <w:sz w:val="24"/>
            <w:lang w:bidi="en-US"/>
          </w:rPr>
          <m:t>+1</m:t>
        </m:r>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(3-19)</w:t>
      </w:r>
    </w:p>
    <w:p w14:paraId="263AA1C4" w14:textId="0CE8B335" w:rsidR="00296FF8" w:rsidRPr="00296FF8" w:rsidRDefault="008C1545" w:rsidP="00E7202E">
      <w:pPr>
        <w:adjustRightInd w:val="0"/>
        <w:snapToGrid w:val="0"/>
        <w:spacing w:line="360" w:lineRule="auto"/>
        <w:ind w:firstLineChars="200" w:firstLine="480"/>
        <w:rPr>
          <w:color w:val="000000"/>
          <w:sz w:val="24"/>
        </w:rPr>
      </w:pPr>
      <m:oMath>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w:rPr>
            <w:rFonts w:ascii="Cambria Math" w:hAnsi="Cambria Math"/>
            <w:color w:val="000000"/>
            <w:sz w:val="24"/>
            <w:lang w:bidi="en-US"/>
          </w:rPr>
          <m:t>=max</m:t>
        </m:r>
        <m:d>
          <m:dPr>
            <m:begChr m:val="{"/>
            <m:endChr m:val="}"/>
            <m:ctrlPr>
              <w:rPr>
                <w:rFonts w:ascii="Cambria Math" w:hAnsi="Cambria Math"/>
                <w:color w:val="000000"/>
                <w:sz w:val="24"/>
                <w:lang w:bidi="en-US"/>
              </w:rPr>
            </m:ctrlPr>
          </m:dPr>
          <m:e>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sub>
            </m:sSub>
            <m:r>
              <m:rPr>
                <m:sty m:val="p"/>
              </m:rPr>
              <w:rPr>
                <w:rFonts w:ascii="Cambria Math" w:hAnsi="Cambria Math"/>
                <w:color w:val="000000"/>
                <w:sz w:val="24"/>
                <w:lang w:bidi="en-US"/>
              </w:rPr>
              <m:t>,</m:t>
            </m:r>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e>
        </m:d>
        <m: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p</m:t>
            </m:r>
          </m:e>
          <m:sub>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m:rPr>
            <m:sty m:val="p"/>
          </m:rPr>
          <w:rPr>
            <w:rFonts w:ascii="Cambria Math" w:hAnsi="Cambria Math"/>
            <w:color w:val="000000"/>
            <w:sz w:val="24"/>
            <w:lang w:bidi="en-US"/>
          </w:rPr>
          <m:t>,</m:t>
        </m:r>
        <m:r>
          <w:rPr>
            <w:rFonts w:ascii="Cambria Math" w:hAnsi="Cambria Math"/>
            <w:color w:val="000000"/>
            <w:sz w:val="24"/>
            <w:lang w:bidi="en-US"/>
          </w:rPr>
          <m:t>s=1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m:t>
        </m:r>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(3-20)</w:t>
      </w:r>
    </w:p>
    <w:p w14:paraId="325C93BA" w14:textId="0073F8BC" w:rsidR="00296FF8" w:rsidRPr="00296FF8" w:rsidRDefault="008C1545" w:rsidP="00E7202E">
      <w:pPr>
        <w:spacing w:line="360" w:lineRule="auto"/>
        <w:ind w:firstLineChars="200" w:firstLine="480"/>
        <w:rPr>
          <w:sz w:val="24"/>
        </w:rPr>
      </w:pPr>
      <m:oMath>
        <m:r>
          <w:rPr>
            <w:rFonts w:ascii="Cambria Math" w:hAnsi="Cambria Math"/>
            <w:color w:val="000000"/>
            <w:sz w:val="24"/>
            <w:lang w:bidi="en-US"/>
          </w:rPr>
          <m:t>fm</m:t>
        </m:r>
        <m:sSub>
          <m:sSubPr>
            <m:ctrlPr>
              <w:rPr>
                <w:rFonts w:ascii="Cambria Math" w:hAnsi="Cambria Math"/>
                <w:color w:val="000000"/>
                <w:sz w:val="24"/>
                <w:lang w:bidi="en-US"/>
              </w:rPr>
            </m:ctrlPr>
          </m:sSubPr>
          <m:e>
            <m:r>
              <w:rPr>
                <w:rFonts w:ascii="Cambria Math" w:hAnsi="Cambria Math"/>
                <w:color w:val="000000"/>
                <w:sz w:val="24"/>
                <w:lang w:bidi="en-US"/>
              </w:rPr>
              <m:t>t</m:t>
            </m:r>
          </m:e>
          <m:sub>
            <m:r>
              <w:rPr>
                <w:rFonts w:ascii="Cambria Math" w:hAnsi="Cambria Math"/>
                <w:color w:val="000000"/>
                <w:sz w:val="24"/>
                <w:lang w:bidi="en-US"/>
              </w:rPr>
              <m:t>s</m:t>
            </m:r>
            <m:r>
              <m:rPr>
                <m:sty m:val="p"/>
              </m:rPr>
              <w:rPr>
                <w:rFonts w:ascii="Cambria Math" w:hAnsi="Cambria Math"/>
                <w:color w:val="000000"/>
                <w:sz w:val="24"/>
                <w:lang w:bidi="en-US"/>
              </w:rPr>
              <m:t>,</m:t>
            </m:r>
            <m:sSup>
              <m:sSupPr>
                <m:ctrlPr>
                  <w:rPr>
                    <w:rFonts w:ascii="Cambria Math" w:hAnsi="Cambria Math"/>
                    <w:color w:val="000000"/>
                    <w:sz w:val="24"/>
                    <w:lang w:bidi="en-US"/>
                  </w:rPr>
                </m:ctrlPr>
              </m:sSupPr>
              <m:e>
                <m:r>
                  <w:rPr>
                    <w:rFonts w:ascii="Cambria Math" w:hAnsi="Cambria Math"/>
                    <w:color w:val="000000"/>
                    <w:sz w:val="24"/>
                    <w:lang w:bidi="en-US"/>
                  </w:rPr>
                  <m:t>m</m:t>
                </m:r>
              </m:e>
              <m:sup>
                <m:r>
                  <m:rPr>
                    <m:sty m:val="p"/>
                  </m:rPr>
                  <w:rPr>
                    <w:rFonts w:ascii="Cambria Math" w:hAnsi="Cambria Math"/>
                    <w:color w:val="000000"/>
                    <w:sz w:val="24"/>
                    <w:lang w:bidi="en-US"/>
                  </w:rPr>
                  <m:t>*</m:t>
                </m:r>
              </m:sup>
            </m:sSup>
          </m:sub>
        </m:sSub>
        <m:r>
          <w:rPr>
            <w:rFonts w:ascii="Cambria Math" w:hAnsi="Cambria Math"/>
            <w:color w:val="000000"/>
            <w:sz w:val="24"/>
            <w:lang w:bidi="en-US"/>
          </w:rPr>
          <m:t>=</m:t>
        </m:r>
        <m:d>
          <m:dPr>
            <m:begChr m:val="{"/>
            <m:endChr m:val=""/>
            <m:ctrlPr>
              <w:rPr>
                <w:rFonts w:ascii="Cambria Math" w:hAnsi="Cambria Math"/>
                <w:color w:val="000000"/>
                <w:sz w:val="24"/>
                <w:lang w:bidi="en-US"/>
              </w:rPr>
            </m:ctrlPr>
          </m:dPr>
          <m:e>
            <m:eqArr>
              <m:eqArrPr>
                <m:ctrlPr>
                  <w:rPr>
                    <w:rFonts w:ascii="Cambria Math" w:hAnsi="Cambria Math"/>
                    <w:color w:val="000000"/>
                    <w:sz w:val="24"/>
                    <w:lang w:bidi="en-US"/>
                  </w:rPr>
                </m:ctrlPr>
              </m:eqArrPr>
              <m:e>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r>
                  <w:rPr>
                    <w:rFonts w:ascii="Cambria Math" w:hAnsi="Cambria Math"/>
                    <w:color w:val="000000"/>
                    <w:sz w:val="24"/>
                    <w:lang w:bidi="en-US"/>
                  </w:rPr>
                  <m:t>-</m:t>
                </m:r>
                <m:sSub>
                  <m:sSubPr>
                    <m:ctrlPr>
                      <w:rPr>
                        <w:rFonts w:ascii="Cambria Math" w:hAnsi="Cambria Math"/>
                        <w:color w:val="000000"/>
                        <w:sz w:val="24"/>
                        <w:lang w:bidi="en-US"/>
                      </w:rPr>
                    </m:ctrlPr>
                  </m:sSubPr>
                  <m:e>
                    <m:r>
                      <w:rPr>
                        <w:rFonts w:ascii="Cambria Math" w:hAnsi="Cambria Math"/>
                        <w:color w:val="000000"/>
                        <w:sz w:val="24"/>
                        <w:lang w:bidi="en-US"/>
                      </w:rPr>
                      <m:t>p</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s+1</m:t>
                    </m:r>
                  </m:sub>
                </m:sSub>
                <m:r>
                  <m:rPr>
                    <m:sty m:val="p"/>
                  </m:rPr>
                  <w:rPr>
                    <w:rFonts w:ascii="Cambria Math" w:hAnsi="Cambria Math"/>
                    <w:color w:val="000000"/>
                    <w:sz w:val="24"/>
                    <w:lang w:bidi="en-US"/>
                  </w:rPr>
                  <m:t>,</m:t>
                </m:r>
                <m:r>
                  <w:rPr>
                    <w:rFonts w:ascii="Cambria Math" w:hAnsi="Cambria Math"/>
                    <w:color w:val="000000"/>
                    <w:sz w:val="24"/>
                    <w:lang w:bidi="en-US"/>
                  </w:rPr>
                  <m:t>s=1</m:t>
                </m:r>
                <m:r>
                  <m:rPr>
                    <m:sty m:val="p"/>
                  </m:rPr>
                  <w:rPr>
                    <w:rFonts w:ascii="Cambria Math" w:hAnsi="Cambria Math"/>
                    <w:color w:val="000000"/>
                    <w:sz w:val="24"/>
                    <w:lang w:bidi="en-US"/>
                  </w:rPr>
                  <m:t>,</m:t>
                </m:r>
                <m:r>
                  <w:rPr>
                    <w:rFonts w:ascii="Cambria Math" w:hAnsi="Cambria Math"/>
                    <w:color w:val="000000"/>
                    <w:sz w:val="24"/>
                    <w:lang w:bidi="en-US"/>
                  </w:rPr>
                  <m:t>2</m:t>
                </m:r>
                <m:r>
                  <m:rPr>
                    <m:sty m:val="p"/>
                  </m:rPr>
                  <w:rPr>
                    <w:rFonts w:ascii="Cambria Math" w:hAnsi="Cambria Math"/>
                    <w:color w:val="000000"/>
                    <w:sz w:val="24"/>
                    <w:lang w:bidi="en-US"/>
                  </w:rPr>
                  <m:t>,...,</m:t>
                </m:r>
                <m:r>
                  <w:rPr>
                    <w:rFonts w:ascii="Cambria Math" w:hAnsi="Cambria Math"/>
                    <w:color w:val="000000"/>
                    <w:sz w:val="24"/>
                    <w:lang w:bidi="en-US"/>
                  </w:rPr>
                  <m:t>S-1</m:t>
                </m:r>
              </m:e>
              <m:e>
                <m:r>
                  <w:rPr>
                    <w:rFonts w:ascii="Cambria Math" w:hAnsi="Cambria Math"/>
                    <w:color w:val="000000"/>
                    <w:sz w:val="24"/>
                    <w:lang w:bidi="en-US"/>
                  </w:rPr>
                  <m:t>f</m:t>
                </m:r>
                <m:sSub>
                  <m:sSubPr>
                    <m:ctrlPr>
                      <w:rPr>
                        <w:rFonts w:ascii="Cambria Math" w:hAnsi="Cambria Math"/>
                        <w:color w:val="000000"/>
                        <w:sz w:val="24"/>
                        <w:lang w:bidi="en-US"/>
                      </w:rPr>
                    </m:ctrlPr>
                  </m:sSubPr>
                  <m:e>
                    <m:r>
                      <w:rPr>
                        <w:rFonts w:ascii="Cambria Math" w:hAnsi="Cambria Math"/>
                        <w:color w:val="000000"/>
                        <w:sz w:val="24"/>
                        <w:lang w:bidi="en-US"/>
                      </w:rPr>
                      <m:t>c</m:t>
                    </m:r>
                  </m:e>
                  <m:sub>
                    <m:r>
                      <m:rPr>
                        <m:sty m:val="p"/>
                      </m:rPr>
                      <w:rPr>
                        <w:rFonts w:ascii="Cambria Math" w:hAnsi="Cambria Math"/>
                        <w:color w:val="000000"/>
                        <w:sz w:val="24"/>
                        <w:lang w:bidi="en-US"/>
                      </w:rPr>
                      <m:t>[</m:t>
                    </m:r>
                    <m:r>
                      <w:rPr>
                        <w:rFonts w:ascii="Cambria Math" w:hAnsi="Cambria Math"/>
                        <w:color w:val="000000"/>
                        <w:sz w:val="24"/>
                        <w:lang w:bidi="en-US"/>
                      </w:rPr>
                      <m:t>j</m:t>
                    </m:r>
                    <m:r>
                      <m:rPr>
                        <m:sty m:val="p"/>
                      </m:rPr>
                      <w:rPr>
                        <w:rFonts w:ascii="Cambria Math" w:hAnsi="Cambria Math"/>
                        <w:color w:val="000000"/>
                        <w:sz w:val="24"/>
                        <w:lang w:bidi="en-US"/>
                      </w:rPr>
                      <m:t>],</m:t>
                    </m:r>
                    <m:r>
                      <w:rPr>
                        <w:rFonts w:ascii="Cambria Math" w:hAnsi="Cambria Math"/>
                        <w:color w:val="000000"/>
                        <w:sz w:val="24"/>
                        <w:lang w:bidi="en-US"/>
                      </w:rPr>
                      <m:t>s</m:t>
                    </m:r>
                  </m:sub>
                </m:sSub>
                <m:r>
                  <m:rPr>
                    <m:sty m:val="p"/>
                  </m:rPr>
                  <w:rPr>
                    <w:rFonts w:ascii="Cambria Math" w:hAnsi="Cambria Math"/>
                    <w:color w:val="000000"/>
                    <w:sz w:val="24"/>
                    <w:lang w:bidi="en-US"/>
                  </w:rPr>
                  <m:t>,</m:t>
                </m:r>
                <m:r>
                  <w:rPr>
                    <w:rFonts w:ascii="Cambria Math" w:hAnsi="Cambria Math"/>
                    <w:color w:val="000000"/>
                    <w:sz w:val="24"/>
                    <w:lang w:bidi="en-US"/>
                  </w:rPr>
                  <m:t>s=S</m:t>
                </m:r>
              </m:e>
            </m:eqArr>
          </m:e>
        </m:d>
      </m:oMath>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r>
      <w:r w:rsidR="00296FF8" w:rsidRPr="00296FF8">
        <w:rPr>
          <w:color w:val="000000"/>
          <w:sz w:val="24"/>
          <w:lang w:bidi="en-US"/>
        </w:rPr>
        <w:tab/>
        <w:t>(3-21)</w:t>
      </w:r>
    </w:p>
    <w:p w14:paraId="7A361CE2" w14:textId="77777777" w:rsidR="00F22D5A" w:rsidRPr="00F22D5A" w:rsidRDefault="00F22D5A" w:rsidP="00F22D5A">
      <w:pPr>
        <w:pStyle w:val="3"/>
        <w:spacing w:before="0" w:after="0" w:line="460" w:lineRule="exact"/>
        <w:rPr>
          <w:sz w:val="24"/>
          <w:szCs w:val="24"/>
        </w:rPr>
      </w:pPr>
      <w:r w:rsidRPr="00F22D5A">
        <w:rPr>
          <w:sz w:val="24"/>
          <w:szCs w:val="24"/>
        </w:rPr>
        <w:t xml:space="preserve">3.3.2 </w:t>
      </w:r>
      <w:r w:rsidRPr="00F22D5A">
        <w:rPr>
          <w:rFonts w:hint="eastAsia"/>
          <w:sz w:val="24"/>
          <w:szCs w:val="24"/>
        </w:rPr>
        <w:t>初始化</w:t>
      </w:r>
    </w:p>
    <w:p w14:paraId="08FF106A" w14:textId="42B72B7A" w:rsidR="00F22D5A" w:rsidRPr="00F22D5A" w:rsidRDefault="00F22D5A" w:rsidP="00F22D5A">
      <w:pPr>
        <w:spacing w:line="460" w:lineRule="exact"/>
        <w:ind w:firstLineChars="200" w:firstLine="480"/>
        <w:rPr>
          <w:sz w:val="24"/>
        </w:rPr>
      </w:pPr>
      <w:r w:rsidRPr="00F22D5A">
        <w:rPr>
          <w:sz w:val="24"/>
        </w:rPr>
        <w:t>适当的初始化策略对于算法性能至关重要。</w:t>
      </w:r>
      <w:r w:rsidRPr="00F22D5A">
        <w:rPr>
          <w:sz w:val="24"/>
        </w:rPr>
        <w:t>NEH2</w:t>
      </w:r>
      <w:r w:rsidRPr="00F22D5A">
        <w:rPr>
          <w:sz w:val="24"/>
        </w:rPr>
        <w:t>启发式方法在解决</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F22D5A">
        <w:rPr>
          <w:sz w:val="24"/>
        </w:rPr>
        <w:t>方面已被证明有效</w:t>
      </w:r>
      <w:r w:rsidR="000D35FD" w:rsidRPr="00F22D5A">
        <w:rPr>
          <w:sz w:val="24"/>
        </w:rPr>
        <w:fldChar w:fldCharType="begin"/>
      </w:r>
      <w:r w:rsidR="000D35FD">
        <w:rPr>
          <w:sz w:val="24"/>
        </w:rPr>
        <w:instrText xml:space="preserve"> ADDIN ZOTERO_ITEM CSL_CITATION {"citationID":"j9ATkRW2","properties":{"formattedCitation":"\\super [36]\\nosupersub{}","plainCitation":"[36]","noteIndex":0},"citationItems":[{"id":3123,"uris":["http://zotero.org/users/9145449/items/AAMIJSZK"],"itemData":{"id":3123,"type":"article-journal","abstract":"This paper studies a new generalization of the regular permutation flowshop scheduling problem (PFSP) referred to as the distributed permutation flowshop scheduling problem or DPFSP. Under this generalization, we assume that there are a total of F identical factories or shops, each one with m machines disposed in series. A set of n available jobs have to be distributed among the F factories and then a processing sequence has to be derived for the jobs assigned to each factory. The optimization criterion is the minimization of the maximum completion time or makespan among the factories. This production setting is necessary in today's decentralized and globalized economy where several production centers might be available for a firm. We characterize the DPFSP and propose six different alternative mixed integer linear programming (MILP) models that are carefully and statistically analyzed for performance. We also propose two simple factory assignment rules together with 14 heuristics based on dispatching rules, effective constructive heuristics and variable neighborhood descent methods. A comprehensive computational and statistical analysis is conducted in order to analyze the performance of the proposed methods.","container-title":"Computers &amp; Operations Research","DOI":"10.1016/j.cor.2009.06.019","issue":"4","page":"754-768","source":"Baidu Scholar","title":"The distributed permutation flowshop scheduling problem","volume":"37","author":[{"family":"Naderi","given":"B."},{"family":"Ruiz","given":"Ruben"}],"issued":{"date-parts":[["2010"]]}}}],"schema":"https://github.com/citation-style-language/schema/raw/master/csl-citation.json"} </w:instrText>
      </w:r>
      <w:r w:rsidR="000D35FD" w:rsidRPr="00F22D5A">
        <w:rPr>
          <w:sz w:val="24"/>
        </w:rPr>
        <w:fldChar w:fldCharType="separate"/>
      </w:r>
      <w:r w:rsidR="001647F0" w:rsidRPr="001647F0">
        <w:rPr>
          <w:kern w:val="0"/>
          <w:sz w:val="24"/>
          <w:vertAlign w:val="superscript"/>
        </w:rPr>
        <w:t>[36]</w:t>
      </w:r>
      <w:r w:rsidR="000D35FD" w:rsidRPr="00F22D5A">
        <w:rPr>
          <w:sz w:val="24"/>
        </w:rPr>
        <w:fldChar w:fldCharType="end"/>
      </w:r>
      <w:r w:rsidRPr="00F22D5A">
        <w:rPr>
          <w:sz w:val="24"/>
        </w:rPr>
        <w:t>。</w:t>
      </w:r>
      <w:r w:rsidRPr="00F22D5A">
        <w:rPr>
          <w:sz w:val="24"/>
        </w:rPr>
        <w:t>NEH2</w:t>
      </w:r>
      <w:r w:rsidRPr="00F22D5A">
        <w:rPr>
          <w:sz w:val="24"/>
        </w:rPr>
        <w:t>包含几个关键步骤：首先，按照总</w:t>
      </w:r>
      <w:r w:rsidR="00651D9A">
        <w:rPr>
          <w:sz w:val="24"/>
        </w:rPr>
        <w:t>加工</w:t>
      </w:r>
      <w:r w:rsidRPr="00F22D5A">
        <w:rPr>
          <w:sz w:val="24"/>
        </w:rPr>
        <w:t>时间降序对工件进行排序，生成种子序列。然后，将种子序列中的第一个工件分配给工厂，确保每个工厂</w:t>
      </w:r>
      <w:r w:rsidR="00D97652">
        <w:rPr>
          <w:rFonts w:hint="eastAsia"/>
          <w:sz w:val="24"/>
        </w:rPr>
        <w:t>至少</w:t>
      </w:r>
      <w:r w:rsidRPr="00F22D5A">
        <w:rPr>
          <w:sz w:val="24"/>
        </w:rPr>
        <w:t>有一个工件。最后，将其余工件</w:t>
      </w:r>
      <w:r w:rsidR="00D97652">
        <w:rPr>
          <w:rFonts w:hint="eastAsia"/>
          <w:sz w:val="24"/>
        </w:rPr>
        <w:t>贪婪</w:t>
      </w:r>
      <w:r w:rsidRPr="00F22D5A">
        <w:rPr>
          <w:sz w:val="24"/>
        </w:rPr>
        <w:t>地插入到所有工厂中完成时间最短的位置。然而，</w:t>
      </w:r>
      <w:r w:rsidRPr="00F22D5A">
        <w:rPr>
          <w:sz w:val="24"/>
        </w:rPr>
        <w:t>NEH2</w:t>
      </w:r>
      <w:r w:rsidRPr="00F22D5A">
        <w:rPr>
          <w:sz w:val="24"/>
        </w:rPr>
        <w:t>可能导致工厂之间的完成时间不平衡和较长的阻塞时间，尤其是当一些第一阶段</w:t>
      </w:r>
      <w:r w:rsidR="00D97652">
        <w:rPr>
          <w:rFonts w:hint="eastAsia"/>
          <w:sz w:val="24"/>
        </w:rPr>
        <w:t>加工</w:t>
      </w:r>
      <w:r w:rsidRPr="00F22D5A">
        <w:rPr>
          <w:sz w:val="24"/>
        </w:rPr>
        <w:t>时间较大的工件被分配到同一工厂时。为了说明这种情况，本小节考虑了一个</w:t>
      </w:r>
      <w:r w:rsidR="00D97652">
        <w:rPr>
          <w:rFonts w:hint="eastAsia"/>
          <w:sz w:val="24"/>
        </w:rPr>
        <w:t>包含</w:t>
      </w:r>
      <w:r w:rsidRPr="00F22D5A">
        <w:rPr>
          <w:sz w:val="24"/>
        </w:rPr>
        <w:t>8</w:t>
      </w:r>
      <w:r w:rsidRPr="00F22D5A">
        <w:rPr>
          <w:sz w:val="24"/>
        </w:rPr>
        <w:t>个工件、</w:t>
      </w:r>
      <w:r w:rsidRPr="00F22D5A">
        <w:rPr>
          <w:sz w:val="24"/>
        </w:rPr>
        <w:t>2</w:t>
      </w:r>
      <w:r w:rsidRPr="00F22D5A">
        <w:rPr>
          <w:sz w:val="24"/>
        </w:rPr>
        <w:t>个阶段</w:t>
      </w:r>
      <w:r w:rsidRPr="00F22D5A">
        <w:rPr>
          <w:sz w:val="24"/>
        </w:rPr>
        <w:lastRenderedPageBreak/>
        <w:t>和</w:t>
      </w:r>
      <w:r w:rsidRPr="00F22D5A">
        <w:rPr>
          <w:sz w:val="24"/>
        </w:rPr>
        <w:t>2</w:t>
      </w:r>
      <w:r w:rsidRPr="00F22D5A">
        <w:rPr>
          <w:sz w:val="24"/>
        </w:rPr>
        <w:t>个工厂的例子，每个阶段有</w:t>
      </w:r>
      <w:r w:rsidR="00D97652">
        <w:rPr>
          <w:rFonts w:hint="eastAsia"/>
          <w:sz w:val="24"/>
        </w:rPr>
        <w:t>2</w:t>
      </w:r>
      <w:r w:rsidRPr="00F22D5A">
        <w:rPr>
          <w:sz w:val="24"/>
        </w:rPr>
        <w:t>台并行机。表</w:t>
      </w:r>
      <w:r w:rsidRPr="00F22D5A">
        <w:rPr>
          <w:sz w:val="24"/>
        </w:rPr>
        <w:t>3-2</w:t>
      </w:r>
      <w:r w:rsidRPr="00F22D5A">
        <w:rPr>
          <w:sz w:val="24"/>
        </w:rPr>
        <w:t>列出了工件的</w:t>
      </w:r>
      <w:r w:rsidR="00D97652">
        <w:rPr>
          <w:rFonts w:hint="eastAsia"/>
          <w:sz w:val="24"/>
        </w:rPr>
        <w:t>加工</w:t>
      </w:r>
      <w:r w:rsidRPr="00F22D5A">
        <w:rPr>
          <w:sz w:val="24"/>
        </w:rPr>
        <w:t>时间。</w:t>
      </w:r>
      <w:r w:rsidRPr="00F22D5A">
        <w:rPr>
          <w:sz w:val="24"/>
        </w:rPr>
        <w:t>NEH2</w:t>
      </w:r>
      <w:r w:rsidRPr="00F22D5A">
        <w:rPr>
          <w:sz w:val="24"/>
        </w:rPr>
        <w:t>生成的调度序列如图</w:t>
      </w:r>
      <w:r w:rsidRPr="00F22D5A">
        <w:rPr>
          <w:sz w:val="24"/>
        </w:rPr>
        <w:t>3-3</w:t>
      </w:r>
      <w:r w:rsidRPr="00F22D5A">
        <w:rPr>
          <w:sz w:val="24"/>
        </w:rPr>
        <w:t>（</w:t>
      </w:r>
      <w:r w:rsidRPr="00F22D5A">
        <w:rPr>
          <w:sz w:val="24"/>
        </w:rPr>
        <w:t>a</w:t>
      </w:r>
      <w:r w:rsidRPr="00F22D5A">
        <w:rPr>
          <w:sz w:val="24"/>
        </w:rPr>
        <w:t>）所示</w:t>
      </w:r>
      <w:r w:rsidR="00EC2E13">
        <w:rPr>
          <w:rFonts w:hint="eastAsia"/>
          <w:sz w:val="24"/>
        </w:rPr>
        <w:t>，</w:t>
      </w:r>
      <w:r w:rsidRPr="00F22D5A">
        <w:rPr>
          <w:sz w:val="24"/>
        </w:rPr>
        <w:t>尽管</w:t>
      </w:r>
      <w:r w:rsidRPr="00F22D5A">
        <w:rPr>
          <w:sz w:val="24"/>
        </w:rPr>
        <w:t>NEH2</w:t>
      </w:r>
      <w:r w:rsidRPr="00F22D5A">
        <w:rPr>
          <w:sz w:val="24"/>
        </w:rPr>
        <w:t>可以根据总</w:t>
      </w:r>
      <w:r w:rsidR="00651D9A">
        <w:rPr>
          <w:sz w:val="24"/>
        </w:rPr>
        <w:t>加工</w:t>
      </w:r>
      <w:r w:rsidRPr="00F22D5A">
        <w:rPr>
          <w:sz w:val="24"/>
        </w:rPr>
        <w:t>时间将工件分配给各个工厂，但它可能导致较长的阻塞时间。减少各工厂的阻塞时间，避免阻塞集中在一个工厂，对于减少</w:t>
      </w:r>
      <w:proofErr w:type="gramStart"/>
      <w:r w:rsidRPr="00F22D5A">
        <w:rPr>
          <w:sz w:val="24"/>
        </w:rPr>
        <w:t>总</w:t>
      </w:r>
      <w:r w:rsidR="0076560A">
        <w:rPr>
          <w:sz w:val="24"/>
        </w:rPr>
        <w:t>完成</w:t>
      </w:r>
      <w:proofErr w:type="gramEnd"/>
      <w:r w:rsidR="0076560A">
        <w:rPr>
          <w:sz w:val="24"/>
        </w:rPr>
        <w:t>时间</w:t>
      </w:r>
      <w:r w:rsidRPr="00F22D5A">
        <w:rPr>
          <w:sz w:val="24"/>
        </w:rPr>
        <w:t>是有益的。</w:t>
      </w:r>
    </w:p>
    <w:p w14:paraId="7DB2EE79" w14:textId="44322842" w:rsidR="00D97652" w:rsidRPr="00F22D5A" w:rsidRDefault="00F22D5A" w:rsidP="00D97652">
      <w:pPr>
        <w:spacing w:line="460" w:lineRule="exact"/>
        <w:ind w:firstLineChars="200" w:firstLine="480"/>
        <w:rPr>
          <w:sz w:val="24"/>
        </w:rPr>
      </w:pPr>
      <w:r w:rsidRPr="00F22D5A">
        <w:rPr>
          <w:sz w:val="24"/>
        </w:rPr>
        <w:t>本章根据问题特性，设计了一种改进的</w:t>
      </w:r>
      <w:r w:rsidRPr="00F22D5A">
        <w:rPr>
          <w:sz w:val="24"/>
        </w:rPr>
        <w:t>NEH2</w:t>
      </w:r>
      <w:r w:rsidRPr="00F22D5A">
        <w:rPr>
          <w:sz w:val="24"/>
        </w:rPr>
        <w:t>初始化</w:t>
      </w:r>
      <w:r w:rsidR="00EC2E13">
        <w:rPr>
          <w:rFonts w:hint="eastAsia"/>
          <w:sz w:val="24"/>
        </w:rPr>
        <w:t>方法</w:t>
      </w:r>
      <w:r w:rsidRPr="00F22D5A">
        <w:rPr>
          <w:sz w:val="24"/>
        </w:rPr>
        <w:t>，即</w:t>
      </w:r>
      <w:r w:rsidRPr="00F22D5A">
        <w:rPr>
          <w:sz w:val="24"/>
        </w:rPr>
        <w:t>eNEH2</w:t>
      </w:r>
      <w:r w:rsidRPr="00F22D5A">
        <w:rPr>
          <w:sz w:val="24"/>
        </w:rPr>
        <w:t>（</w:t>
      </w:r>
      <w:r w:rsidRPr="00F22D5A">
        <w:rPr>
          <w:sz w:val="24"/>
        </w:rPr>
        <w:t>enhanced NEH2</w:t>
      </w:r>
      <w:r w:rsidRPr="00F22D5A">
        <w:rPr>
          <w:sz w:val="24"/>
        </w:rPr>
        <w:t>）。</w:t>
      </w:r>
      <w:r w:rsidRPr="00F22D5A">
        <w:rPr>
          <w:sz w:val="24"/>
        </w:rPr>
        <w:t>eNEH2</w:t>
      </w:r>
      <w:r w:rsidRPr="00F22D5A">
        <w:rPr>
          <w:sz w:val="24"/>
        </w:rPr>
        <w:t>首先按照第一阶段</w:t>
      </w:r>
      <w:r w:rsidR="00651D9A">
        <w:rPr>
          <w:sz w:val="24"/>
        </w:rPr>
        <w:t>加工</w:t>
      </w:r>
      <w:r w:rsidRPr="00F22D5A">
        <w:rPr>
          <w:sz w:val="24"/>
        </w:rPr>
        <w:t>时间的降序对工件进行排序，然后为每个工厂分配一个工件。剩余的工件按照</w:t>
      </w:r>
      <w:r w:rsidRPr="00F22D5A">
        <w:rPr>
          <w:sz w:val="24"/>
        </w:rPr>
        <w:t>NEH2</w:t>
      </w:r>
      <w:r w:rsidRPr="00F22D5A">
        <w:rPr>
          <w:sz w:val="24"/>
        </w:rPr>
        <w:t>相同的方式分配给每个工厂。</w:t>
      </w:r>
      <w:r w:rsidRPr="00F22D5A">
        <w:rPr>
          <w:sz w:val="24"/>
        </w:rPr>
        <w:t>eNEH2</w:t>
      </w:r>
      <w:r w:rsidRPr="00F22D5A">
        <w:rPr>
          <w:sz w:val="24"/>
        </w:rPr>
        <w:t>生成的调度序列如图</w:t>
      </w:r>
      <w:r w:rsidRPr="00F22D5A">
        <w:rPr>
          <w:sz w:val="24"/>
        </w:rPr>
        <w:t>3-3</w:t>
      </w:r>
      <w:r w:rsidRPr="00F22D5A">
        <w:rPr>
          <w:sz w:val="24"/>
        </w:rPr>
        <w:t>（</w:t>
      </w:r>
      <w:r w:rsidRPr="00F22D5A">
        <w:rPr>
          <w:sz w:val="24"/>
        </w:rPr>
        <w:t>b</w:t>
      </w:r>
      <w:r w:rsidRPr="00F22D5A">
        <w:rPr>
          <w:sz w:val="24"/>
        </w:rPr>
        <w:t>）所示，其</w:t>
      </w:r>
      <w:r w:rsidRPr="00F22D5A">
        <w:rPr>
          <w:sz w:val="24"/>
        </w:rPr>
        <w:t>makespan</w:t>
      </w:r>
      <w:r w:rsidRPr="00F22D5A">
        <w:rPr>
          <w:sz w:val="24"/>
        </w:rPr>
        <w:t>为</w:t>
      </w:r>
      <w:r w:rsidRPr="00F22D5A">
        <w:rPr>
          <w:sz w:val="24"/>
        </w:rPr>
        <w:t>10</w:t>
      </w:r>
      <w:r w:rsidRPr="00F22D5A">
        <w:rPr>
          <w:sz w:val="24"/>
        </w:rPr>
        <w:t>，要比图</w:t>
      </w:r>
      <w:r w:rsidRPr="00F22D5A">
        <w:rPr>
          <w:sz w:val="24"/>
        </w:rPr>
        <w:t>3-3</w:t>
      </w:r>
      <w:r w:rsidRPr="00F22D5A">
        <w:rPr>
          <w:sz w:val="24"/>
        </w:rPr>
        <w:t>（</w:t>
      </w:r>
      <w:r w:rsidRPr="00F22D5A">
        <w:rPr>
          <w:sz w:val="24"/>
        </w:rPr>
        <w:t>a</w:t>
      </w:r>
      <w:r w:rsidRPr="00F22D5A">
        <w:rPr>
          <w:sz w:val="24"/>
        </w:rPr>
        <w:t>）小，表明</w:t>
      </w:r>
      <w:r w:rsidRPr="00F22D5A">
        <w:rPr>
          <w:sz w:val="24"/>
        </w:rPr>
        <w:t>eNEH2</w:t>
      </w:r>
      <w:r w:rsidRPr="00F22D5A">
        <w:rPr>
          <w:sz w:val="24"/>
        </w:rPr>
        <w:t>策略成功避免了阻塞集中在一个工厂，降低了完成时间。算法</w:t>
      </w:r>
      <w:r w:rsidRPr="00F22D5A">
        <w:rPr>
          <w:sz w:val="24"/>
        </w:rPr>
        <w:t>3-2</w:t>
      </w:r>
      <w:r w:rsidRPr="00F22D5A">
        <w:rPr>
          <w:sz w:val="24"/>
        </w:rPr>
        <w:t>描述了所提出的初始化方法。</w:t>
      </w:r>
    </w:p>
    <w:p w14:paraId="02504004" w14:textId="1AE17C67" w:rsidR="00F22D5A" w:rsidRPr="00F22D5A" w:rsidRDefault="00F22D5A" w:rsidP="00F22D5A">
      <w:pPr>
        <w:spacing w:line="460" w:lineRule="exact"/>
        <w:ind w:firstLineChars="200" w:firstLine="420"/>
        <w:jc w:val="center"/>
        <w:rPr>
          <w:rFonts w:eastAsia="楷体"/>
          <w:szCs w:val="21"/>
        </w:rPr>
      </w:pPr>
      <w:r w:rsidRPr="00F22D5A">
        <w:rPr>
          <w:rFonts w:eastAsia="楷体"/>
          <w:szCs w:val="21"/>
        </w:rPr>
        <w:t>表</w:t>
      </w:r>
      <w:r w:rsidRPr="00F22D5A">
        <w:rPr>
          <w:rFonts w:eastAsia="楷体"/>
          <w:szCs w:val="21"/>
        </w:rPr>
        <w:t xml:space="preserve">3-2 </w:t>
      </w:r>
      <w:r w:rsidRPr="00F22D5A">
        <w:rPr>
          <w:rFonts w:eastAsia="楷体"/>
          <w:szCs w:val="21"/>
        </w:rPr>
        <w:t>各工件的加工时间</w:t>
      </w:r>
    </w:p>
    <w:tbl>
      <w:tblPr>
        <w:tblW w:w="0" w:type="auto"/>
        <w:jc w:val="center"/>
        <w:tblBorders>
          <w:top w:val="single" w:sz="8" w:space="0" w:color="auto"/>
          <w:bottom w:val="single" w:sz="8" w:space="0" w:color="auto"/>
        </w:tblBorders>
        <w:tblLook w:val="04A0" w:firstRow="1" w:lastRow="0" w:firstColumn="1" w:lastColumn="0" w:noHBand="0" w:noVBand="1"/>
      </w:tblPr>
      <w:tblGrid>
        <w:gridCol w:w="1286"/>
        <w:gridCol w:w="1286"/>
        <w:gridCol w:w="1287"/>
      </w:tblGrid>
      <w:tr w:rsidR="00F22D5A" w:rsidRPr="00205E7A" w14:paraId="66C7731B" w14:textId="77777777" w:rsidTr="00B77F29">
        <w:trPr>
          <w:trHeight w:val="158"/>
          <w:jc w:val="center"/>
        </w:trPr>
        <w:tc>
          <w:tcPr>
            <w:tcW w:w="1286" w:type="dxa"/>
            <w:tcBorders>
              <w:top w:val="single" w:sz="6" w:space="0" w:color="auto"/>
              <w:bottom w:val="single" w:sz="6" w:space="0" w:color="auto"/>
            </w:tcBorders>
            <w:shd w:val="clear" w:color="auto" w:fill="auto"/>
          </w:tcPr>
          <w:p w14:paraId="5BB4867C" w14:textId="0A7C12CC" w:rsidR="00F22D5A" w:rsidRPr="00F22D5A" w:rsidRDefault="001C38EE" w:rsidP="00B77F29">
            <w:pPr>
              <w:adjustRightInd w:val="0"/>
              <w:snapToGrid w:val="0"/>
              <w:jc w:val="center"/>
              <w:rPr>
                <w:sz w:val="20"/>
                <w:szCs w:val="20"/>
              </w:rPr>
            </w:pPr>
            <w:r>
              <w:rPr>
                <w:rFonts w:hint="eastAsia"/>
                <w:sz w:val="20"/>
                <w:szCs w:val="20"/>
              </w:rPr>
              <w:t>工件</w:t>
            </w:r>
          </w:p>
        </w:tc>
        <w:tc>
          <w:tcPr>
            <w:tcW w:w="1286" w:type="dxa"/>
            <w:tcBorders>
              <w:top w:val="single" w:sz="6" w:space="0" w:color="auto"/>
              <w:bottom w:val="single" w:sz="6" w:space="0" w:color="auto"/>
            </w:tcBorders>
            <w:shd w:val="clear" w:color="auto" w:fill="auto"/>
          </w:tcPr>
          <w:p w14:paraId="37982342" w14:textId="0F3FC6D5" w:rsidR="00F22D5A" w:rsidRPr="00F22D5A" w:rsidRDefault="001C38EE" w:rsidP="00B77F29">
            <w:pPr>
              <w:adjustRightInd w:val="0"/>
              <w:snapToGrid w:val="0"/>
              <w:jc w:val="center"/>
              <w:rPr>
                <w:sz w:val="20"/>
                <w:szCs w:val="20"/>
              </w:rPr>
            </w:pPr>
            <w:r>
              <w:rPr>
                <w:rFonts w:hint="eastAsia"/>
                <w:sz w:val="20"/>
                <w:szCs w:val="20"/>
              </w:rPr>
              <w:t>阶段</w:t>
            </w:r>
            <w:r w:rsidR="00F22D5A" w:rsidRPr="00F22D5A">
              <w:rPr>
                <w:sz w:val="20"/>
                <w:szCs w:val="20"/>
              </w:rPr>
              <w:t>1</w:t>
            </w:r>
          </w:p>
        </w:tc>
        <w:tc>
          <w:tcPr>
            <w:tcW w:w="1287" w:type="dxa"/>
            <w:tcBorders>
              <w:top w:val="single" w:sz="6" w:space="0" w:color="auto"/>
              <w:bottom w:val="single" w:sz="6" w:space="0" w:color="auto"/>
            </w:tcBorders>
            <w:shd w:val="clear" w:color="auto" w:fill="auto"/>
          </w:tcPr>
          <w:p w14:paraId="628D6E25" w14:textId="3F785590" w:rsidR="00F22D5A" w:rsidRPr="00F22D5A" w:rsidRDefault="001C38EE" w:rsidP="00B77F29">
            <w:pPr>
              <w:adjustRightInd w:val="0"/>
              <w:snapToGrid w:val="0"/>
              <w:jc w:val="center"/>
              <w:rPr>
                <w:sz w:val="20"/>
                <w:szCs w:val="20"/>
              </w:rPr>
            </w:pPr>
            <w:r>
              <w:rPr>
                <w:rFonts w:hint="eastAsia"/>
                <w:sz w:val="20"/>
                <w:szCs w:val="20"/>
              </w:rPr>
              <w:t>阶段</w:t>
            </w:r>
            <w:r w:rsidR="00F22D5A" w:rsidRPr="00F22D5A">
              <w:rPr>
                <w:sz w:val="20"/>
                <w:szCs w:val="20"/>
              </w:rPr>
              <w:t>2</w:t>
            </w:r>
          </w:p>
        </w:tc>
      </w:tr>
      <w:tr w:rsidR="00F22D5A" w:rsidRPr="00205E7A" w14:paraId="479B53D2" w14:textId="77777777" w:rsidTr="00B77F29">
        <w:trPr>
          <w:trHeight w:val="195"/>
          <w:jc w:val="center"/>
        </w:trPr>
        <w:tc>
          <w:tcPr>
            <w:tcW w:w="1286" w:type="dxa"/>
            <w:tcBorders>
              <w:top w:val="single" w:sz="6" w:space="0" w:color="auto"/>
            </w:tcBorders>
            <w:shd w:val="clear" w:color="auto" w:fill="auto"/>
          </w:tcPr>
          <w:p w14:paraId="0C97C1B5" w14:textId="77777777" w:rsidR="00F22D5A" w:rsidRPr="00F22D5A" w:rsidRDefault="00F22D5A" w:rsidP="00B77F29">
            <w:pPr>
              <w:adjustRightInd w:val="0"/>
              <w:snapToGrid w:val="0"/>
              <w:jc w:val="center"/>
              <w:rPr>
                <w:sz w:val="20"/>
                <w:szCs w:val="20"/>
              </w:rPr>
            </w:pPr>
            <w:r w:rsidRPr="00F22D5A">
              <w:rPr>
                <w:sz w:val="20"/>
                <w:szCs w:val="20"/>
              </w:rPr>
              <w:t>1</w:t>
            </w:r>
          </w:p>
        </w:tc>
        <w:tc>
          <w:tcPr>
            <w:tcW w:w="1286" w:type="dxa"/>
            <w:tcBorders>
              <w:top w:val="single" w:sz="6" w:space="0" w:color="auto"/>
            </w:tcBorders>
            <w:shd w:val="clear" w:color="auto" w:fill="auto"/>
          </w:tcPr>
          <w:p w14:paraId="34EEE9A3" w14:textId="77777777" w:rsidR="00F22D5A" w:rsidRPr="00F22D5A" w:rsidRDefault="00F22D5A" w:rsidP="00B77F29">
            <w:pPr>
              <w:adjustRightInd w:val="0"/>
              <w:snapToGrid w:val="0"/>
              <w:jc w:val="center"/>
              <w:rPr>
                <w:sz w:val="20"/>
                <w:szCs w:val="20"/>
              </w:rPr>
            </w:pPr>
            <w:r w:rsidRPr="00F22D5A">
              <w:rPr>
                <w:sz w:val="20"/>
                <w:szCs w:val="20"/>
              </w:rPr>
              <w:t>4</w:t>
            </w:r>
          </w:p>
        </w:tc>
        <w:tc>
          <w:tcPr>
            <w:tcW w:w="1287" w:type="dxa"/>
            <w:tcBorders>
              <w:top w:val="single" w:sz="6" w:space="0" w:color="auto"/>
            </w:tcBorders>
            <w:shd w:val="clear" w:color="auto" w:fill="auto"/>
          </w:tcPr>
          <w:p w14:paraId="4C85E47C" w14:textId="77777777" w:rsidR="00F22D5A" w:rsidRPr="00F22D5A" w:rsidRDefault="00F22D5A" w:rsidP="00B77F29">
            <w:pPr>
              <w:adjustRightInd w:val="0"/>
              <w:snapToGrid w:val="0"/>
              <w:jc w:val="center"/>
              <w:rPr>
                <w:sz w:val="20"/>
                <w:szCs w:val="20"/>
              </w:rPr>
            </w:pPr>
            <w:r w:rsidRPr="00F22D5A">
              <w:rPr>
                <w:sz w:val="20"/>
                <w:szCs w:val="20"/>
              </w:rPr>
              <w:t>1</w:t>
            </w:r>
          </w:p>
        </w:tc>
      </w:tr>
      <w:tr w:rsidR="00F22D5A" w:rsidRPr="00205E7A" w14:paraId="7DDD6069" w14:textId="77777777" w:rsidTr="00B77F29">
        <w:trPr>
          <w:trHeight w:val="200"/>
          <w:jc w:val="center"/>
        </w:trPr>
        <w:tc>
          <w:tcPr>
            <w:tcW w:w="1286" w:type="dxa"/>
            <w:shd w:val="clear" w:color="auto" w:fill="auto"/>
          </w:tcPr>
          <w:p w14:paraId="2CEB72E9" w14:textId="77777777" w:rsidR="00F22D5A" w:rsidRPr="00F22D5A" w:rsidRDefault="00F22D5A" w:rsidP="00B77F29">
            <w:pPr>
              <w:adjustRightInd w:val="0"/>
              <w:snapToGrid w:val="0"/>
              <w:jc w:val="center"/>
              <w:rPr>
                <w:sz w:val="20"/>
                <w:szCs w:val="20"/>
              </w:rPr>
            </w:pPr>
            <w:r w:rsidRPr="00F22D5A">
              <w:rPr>
                <w:sz w:val="20"/>
                <w:szCs w:val="20"/>
              </w:rPr>
              <w:t>2</w:t>
            </w:r>
          </w:p>
        </w:tc>
        <w:tc>
          <w:tcPr>
            <w:tcW w:w="1286" w:type="dxa"/>
            <w:shd w:val="clear" w:color="auto" w:fill="auto"/>
          </w:tcPr>
          <w:p w14:paraId="5FA42364" w14:textId="77777777" w:rsidR="00F22D5A" w:rsidRPr="00F22D5A" w:rsidRDefault="00F22D5A" w:rsidP="00B77F29">
            <w:pPr>
              <w:adjustRightInd w:val="0"/>
              <w:snapToGrid w:val="0"/>
              <w:jc w:val="center"/>
              <w:rPr>
                <w:sz w:val="20"/>
                <w:szCs w:val="20"/>
              </w:rPr>
            </w:pPr>
            <w:r w:rsidRPr="00F22D5A">
              <w:rPr>
                <w:sz w:val="20"/>
                <w:szCs w:val="20"/>
              </w:rPr>
              <w:t>3</w:t>
            </w:r>
          </w:p>
        </w:tc>
        <w:tc>
          <w:tcPr>
            <w:tcW w:w="1287" w:type="dxa"/>
            <w:shd w:val="clear" w:color="auto" w:fill="auto"/>
          </w:tcPr>
          <w:p w14:paraId="36EEAFDC" w14:textId="77777777" w:rsidR="00F22D5A" w:rsidRPr="00F22D5A" w:rsidRDefault="00F22D5A" w:rsidP="00B77F29">
            <w:pPr>
              <w:adjustRightInd w:val="0"/>
              <w:snapToGrid w:val="0"/>
              <w:jc w:val="center"/>
              <w:rPr>
                <w:sz w:val="20"/>
                <w:szCs w:val="20"/>
              </w:rPr>
            </w:pPr>
            <w:r w:rsidRPr="00F22D5A">
              <w:rPr>
                <w:sz w:val="20"/>
                <w:szCs w:val="20"/>
              </w:rPr>
              <w:t>4</w:t>
            </w:r>
          </w:p>
        </w:tc>
      </w:tr>
      <w:tr w:rsidR="00F22D5A" w:rsidRPr="00205E7A" w14:paraId="370D3B7F" w14:textId="77777777" w:rsidTr="00B77F29">
        <w:trPr>
          <w:trHeight w:val="195"/>
          <w:jc w:val="center"/>
        </w:trPr>
        <w:tc>
          <w:tcPr>
            <w:tcW w:w="1286" w:type="dxa"/>
            <w:shd w:val="clear" w:color="auto" w:fill="auto"/>
          </w:tcPr>
          <w:p w14:paraId="30C8A604" w14:textId="77777777" w:rsidR="00F22D5A" w:rsidRPr="00F22D5A" w:rsidRDefault="00F22D5A" w:rsidP="00B77F29">
            <w:pPr>
              <w:adjustRightInd w:val="0"/>
              <w:snapToGrid w:val="0"/>
              <w:jc w:val="center"/>
              <w:rPr>
                <w:sz w:val="20"/>
                <w:szCs w:val="20"/>
              </w:rPr>
            </w:pPr>
            <w:r w:rsidRPr="00F22D5A">
              <w:rPr>
                <w:sz w:val="20"/>
                <w:szCs w:val="20"/>
              </w:rPr>
              <w:t>3</w:t>
            </w:r>
          </w:p>
        </w:tc>
        <w:tc>
          <w:tcPr>
            <w:tcW w:w="1286" w:type="dxa"/>
            <w:shd w:val="clear" w:color="auto" w:fill="auto"/>
          </w:tcPr>
          <w:p w14:paraId="1C95A353" w14:textId="77777777" w:rsidR="00F22D5A" w:rsidRPr="00F22D5A" w:rsidRDefault="00F22D5A" w:rsidP="00B77F29">
            <w:pPr>
              <w:adjustRightInd w:val="0"/>
              <w:snapToGrid w:val="0"/>
              <w:jc w:val="center"/>
              <w:rPr>
                <w:sz w:val="20"/>
                <w:szCs w:val="20"/>
              </w:rPr>
            </w:pPr>
            <w:r w:rsidRPr="00F22D5A">
              <w:rPr>
                <w:sz w:val="20"/>
                <w:szCs w:val="20"/>
              </w:rPr>
              <w:t>5</w:t>
            </w:r>
          </w:p>
        </w:tc>
        <w:tc>
          <w:tcPr>
            <w:tcW w:w="1287" w:type="dxa"/>
            <w:shd w:val="clear" w:color="auto" w:fill="auto"/>
          </w:tcPr>
          <w:p w14:paraId="33A75FA6" w14:textId="77777777" w:rsidR="00F22D5A" w:rsidRPr="00F22D5A" w:rsidRDefault="00F22D5A" w:rsidP="00B77F29">
            <w:pPr>
              <w:adjustRightInd w:val="0"/>
              <w:snapToGrid w:val="0"/>
              <w:jc w:val="center"/>
              <w:rPr>
                <w:sz w:val="20"/>
                <w:szCs w:val="20"/>
              </w:rPr>
            </w:pPr>
            <w:r w:rsidRPr="00F22D5A">
              <w:rPr>
                <w:sz w:val="20"/>
                <w:szCs w:val="20"/>
              </w:rPr>
              <w:t>1</w:t>
            </w:r>
          </w:p>
        </w:tc>
      </w:tr>
      <w:tr w:rsidR="00F22D5A" w:rsidRPr="00205E7A" w14:paraId="030A9ACA" w14:textId="77777777" w:rsidTr="00B77F29">
        <w:trPr>
          <w:trHeight w:val="200"/>
          <w:jc w:val="center"/>
        </w:trPr>
        <w:tc>
          <w:tcPr>
            <w:tcW w:w="1286" w:type="dxa"/>
            <w:shd w:val="clear" w:color="auto" w:fill="auto"/>
          </w:tcPr>
          <w:p w14:paraId="11B048F6" w14:textId="77777777" w:rsidR="00F22D5A" w:rsidRPr="00F22D5A" w:rsidRDefault="00F22D5A" w:rsidP="00B77F29">
            <w:pPr>
              <w:adjustRightInd w:val="0"/>
              <w:snapToGrid w:val="0"/>
              <w:jc w:val="center"/>
              <w:rPr>
                <w:sz w:val="20"/>
                <w:szCs w:val="20"/>
              </w:rPr>
            </w:pPr>
            <w:r w:rsidRPr="00F22D5A">
              <w:rPr>
                <w:sz w:val="20"/>
                <w:szCs w:val="20"/>
              </w:rPr>
              <w:t>4</w:t>
            </w:r>
          </w:p>
        </w:tc>
        <w:tc>
          <w:tcPr>
            <w:tcW w:w="1286" w:type="dxa"/>
            <w:shd w:val="clear" w:color="auto" w:fill="auto"/>
          </w:tcPr>
          <w:p w14:paraId="32EBC655" w14:textId="77777777" w:rsidR="00F22D5A" w:rsidRPr="00F22D5A" w:rsidRDefault="00F22D5A" w:rsidP="00B77F29">
            <w:pPr>
              <w:adjustRightInd w:val="0"/>
              <w:snapToGrid w:val="0"/>
              <w:jc w:val="center"/>
              <w:rPr>
                <w:sz w:val="20"/>
                <w:szCs w:val="20"/>
              </w:rPr>
            </w:pPr>
            <w:r w:rsidRPr="00F22D5A">
              <w:rPr>
                <w:sz w:val="20"/>
                <w:szCs w:val="20"/>
              </w:rPr>
              <w:t>2</w:t>
            </w:r>
          </w:p>
        </w:tc>
        <w:tc>
          <w:tcPr>
            <w:tcW w:w="1287" w:type="dxa"/>
            <w:shd w:val="clear" w:color="auto" w:fill="auto"/>
          </w:tcPr>
          <w:p w14:paraId="1A2470DD" w14:textId="77777777" w:rsidR="00F22D5A" w:rsidRPr="00F22D5A" w:rsidRDefault="00F22D5A" w:rsidP="00B77F29">
            <w:pPr>
              <w:adjustRightInd w:val="0"/>
              <w:snapToGrid w:val="0"/>
              <w:jc w:val="center"/>
              <w:rPr>
                <w:sz w:val="20"/>
                <w:szCs w:val="20"/>
              </w:rPr>
            </w:pPr>
            <w:r w:rsidRPr="00F22D5A">
              <w:rPr>
                <w:sz w:val="20"/>
                <w:szCs w:val="20"/>
              </w:rPr>
              <w:t>6</w:t>
            </w:r>
          </w:p>
        </w:tc>
      </w:tr>
      <w:tr w:rsidR="00F22D5A" w:rsidRPr="00205E7A" w14:paraId="61492983" w14:textId="77777777" w:rsidTr="00B77F29">
        <w:trPr>
          <w:trHeight w:val="195"/>
          <w:jc w:val="center"/>
        </w:trPr>
        <w:tc>
          <w:tcPr>
            <w:tcW w:w="1286" w:type="dxa"/>
            <w:shd w:val="clear" w:color="auto" w:fill="auto"/>
          </w:tcPr>
          <w:p w14:paraId="48E0FC51" w14:textId="77777777" w:rsidR="00F22D5A" w:rsidRPr="00F22D5A" w:rsidRDefault="00F22D5A" w:rsidP="00B77F29">
            <w:pPr>
              <w:adjustRightInd w:val="0"/>
              <w:snapToGrid w:val="0"/>
              <w:jc w:val="center"/>
              <w:rPr>
                <w:sz w:val="20"/>
                <w:szCs w:val="20"/>
              </w:rPr>
            </w:pPr>
            <w:r w:rsidRPr="00F22D5A">
              <w:rPr>
                <w:sz w:val="20"/>
                <w:szCs w:val="20"/>
              </w:rPr>
              <w:t>5</w:t>
            </w:r>
          </w:p>
        </w:tc>
        <w:tc>
          <w:tcPr>
            <w:tcW w:w="1286" w:type="dxa"/>
            <w:shd w:val="clear" w:color="auto" w:fill="auto"/>
          </w:tcPr>
          <w:p w14:paraId="7A3C8D76" w14:textId="77777777" w:rsidR="00F22D5A" w:rsidRPr="00F22D5A" w:rsidRDefault="00F22D5A" w:rsidP="00B77F29">
            <w:pPr>
              <w:adjustRightInd w:val="0"/>
              <w:snapToGrid w:val="0"/>
              <w:jc w:val="center"/>
              <w:rPr>
                <w:sz w:val="20"/>
                <w:szCs w:val="20"/>
              </w:rPr>
            </w:pPr>
            <w:r w:rsidRPr="00F22D5A">
              <w:rPr>
                <w:sz w:val="20"/>
                <w:szCs w:val="20"/>
              </w:rPr>
              <w:t>1</w:t>
            </w:r>
          </w:p>
        </w:tc>
        <w:tc>
          <w:tcPr>
            <w:tcW w:w="1287" w:type="dxa"/>
            <w:shd w:val="clear" w:color="auto" w:fill="auto"/>
          </w:tcPr>
          <w:p w14:paraId="000BD724" w14:textId="77777777" w:rsidR="00F22D5A" w:rsidRPr="00F22D5A" w:rsidRDefault="00F22D5A" w:rsidP="00B77F29">
            <w:pPr>
              <w:adjustRightInd w:val="0"/>
              <w:snapToGrid w:val="0"/>
              <w:jc w:val="center"/>
              <w:rPr>
                <w:sz w:val="20"/>
                <w:szCs w:val="20"/>
              </w:rPr>
            </w:pPr>
            <w:r w:rsidRPr="00F22D5A">
              <w:rPr>
                <w:sz w:val="20"/>
                <w:szCs w:val="20"/>
              </w:rPr>
              <w:t>5</w:t>
            </w:r>
          </w:p>
        </w:tc>
      </w:tr>
      <w:tr w:rsidR="00F22D5A" w:rsidRPr="00205E7A" w14:paraId="77741448" w14:textId="77777777" w:rsidTr="00B77F29">
        <w:trPr>
          <w:trHeight w:val="200"/>
          <w:jc w:val="center"/>
        </w:trPr>
        <w:tc>
          <w:tcPr>
            <w:tcW w:w="1286" w:type="dxa"/>
            <w:shd w:val="clear" w:color="auto" w:fill="auto"/>
          </w:tcPr>
          <w:p w14:paraId="4ECA7197" w14:textId="77777777" w:rsidR="00F22D5A" w:rsidRPr="00F22D5A" w:rsidRDefault="00F22D5A" w:rsidP="00B77F29">
            <w:pPr>
              <w:adjustRightInd w:val="0"/>
              <w:snapToGrid w:val="0"/>
              <w:jc w:val="center"/>
              <w:rPr>
                <w:sz w:val="20"/>
                <w:szCs w:val="20"/>
              </w:rPr>
            </w:pPr>
            <w:r w:rsidRPr="00F22D5A">
              <w:rPr>
                <w:sz w:val="20"/>
                <w:szCs w:val="20"/>
              </w:rPr>
              <w:t>6</w:t>
            </w:r>
          </w:p>
        </w:tc>
        <w:tc>
          <w:tcPr>
            <w:tcW w:w="1286" w:type="dxa"/>
            <w:shd w:val="clear" w:color="auto" w:fill="auto"/>
          </w:tcPr>
          <w:p w14:paraId="47747DA7" w14:textId="77777777" w:rsidR="00F22D5A" w:rsidRPr="00F22D5A" w:rsidRDefault="00F22D5A" w:rsidP="00B77F29">
            <w:pPr>
              <w:adjustRightInd w:val="0"/>
              <w:snapToGrid w:val="0"/>
              <w:jc w:val="center"/>
              <w:rPr>
                <w:sz w:val="20"/>
                <w:szCs w:val="20"/>
              </w:rPr>
            </w:pPr>
            <w:r w:rsidRPr="00F22D5A">
              <w:rPr>
                <w:sz w:val="20"/>
                <w:szCs w:val="20"/>
              </w:rPr>
              <w:t>3</w:t>
            </w:r>
          </w:p>
        </w:tc>
        <w:tc>
          <w:tcPr>
            <w:tcW w:w="1287" w:type="dxa"/>
            <w:shd w:val="clear" w:color="auto" w:fill="auto"/>
          </w:tcPr>
          <w:p w14:paraId="5B055AAA" w14:textId="77777777" w:rsidR="00F22D5A" w:rsidRPr="00F22D5A" w:rsidRDefault="00F22D5A" w:rsidP="00B77F29">
            <w:pPr>
              <w:adjustRightInd w:val="0"/>
              <w:snapToGrid w:val="0"/>
              <w:jc w:val="center"/>
              <w:rPr>
                <w:sz w:val="20"/>
                <w:szCs w:val="20"/>
              </w:rPr>
            </w:pPr>
            <w:r w:rsidRPr="00F22D5A">
              <w:rPr>
                <w:sz w:val="20"/>
                <w:szCs w:val="20"/>
              </w:rPr>
              <w:t>5</w:t>
            </w:r>
          </w:p>
        </w:tc>
      </w:tr>
      <w:tr w:rsidR="00F22D5A" w:rsidRPr="00205E7A" w14:paraId="1B9F27B7" w14:textId="77777777" w:rsidTr="00B77F29">
        <w:trPr>
          <w:trHeight w:val="200"/>
          <w:jc w:val="center"/>
        </w:trPr>
        <w:tc>
          <w:tcPr>
            <w:tcW w:w="1286" w:type="dxa"/>
            <w:shd w:val="clear" w:color="auto" w:fill="auto"/>
          </w:tcPr>
          <w:p w14:paraId="3B3AF6E8" w14:textId="77777777" w:rsidR="00F22D5A" w:rsidRPr="00F22D5A" w:rsidRDefault="00F22D5A" w:rsidP="00B77F29">
            <w:pPr>
              <w:adjustRightInd w:val="0"/>
              <w:snapToGrid w:val="0"/>
              <w:jc w:val="center"/>
              <w:rPr>
                <w:sz w:val="20"/>
                <w:szCs w:val="20"/>
              </w:rPr>
            </w:pPr>
            <w:r w:rsidRPr="00F22D5A">
              <w:rPr>
                <w:sz w:val="20"/>
                <w:szCs w:val="20"/>
              </w:rPr>
              <w:t>7</w:t>
            </w:r>
          </w:p>
        </w:tc>
        <w:tc>
          <w:tcPr>
            <w:tcW w:w="1286" w:type="dxa"/>
            <w:shd w:val="clear" w:color="auto" w:fill="auto"/>
          </w:tcPr>
          <w:p w14:paraId="601EF9B9" w14:textId="77777777" w:rsidR="00F22D5A" w:rsidRPr="00F22D5A" w:rsidRDefault="00F22D5A" w:rsidP="00B77F29">
            <w:pPr>
              <w:adjustRightInd w:val="0"/>
              <w:snapToGrid w:val="0"/>
              <w:jc w:val="center"/>
              <w:rPr>
                <w:sz w:val="20"/>
                <w:szCs w:val="20"/>
              </w:rPr>
            </w:pPr>
            <w:r w:rsidRPr="00F22D5A">
              <w:rPr>
                <w:sz w:val="20"/>
                <w:szCs w:val="20"/>
              </w:rPr>
              <w:t>2</w:t>
            </w:r>
          </w:p>
        </w:tc>
        <w:tc>
          <w:tcPr>
            <w:tcW w:w="1287" w:type="dxa"/>
            <w:shd w:val="clear" w:color="auto" w:fill="auto"/>
          </w:tcPr>
          <w:p w14:paraId="1F5F0713" w14:textId="77777777" w:rsidR="00F22D5A" w:rsidRPr="00F22D5A" w:rsidRDefault="00F22D5A" w:rsidP="00B77F29">
            <w:pPr>
              <w:adjustRightInd w:val="0"/>
              <w:snapToGrid w:val="0"/>
              <w:jc w:val="center"/>
              <w:rPr>
                <w:sz w:val="20"/>
                <w:szCs w:val="20"/>
              </w:rPr>
            </w:pPr>
            <w:r w:rsidRPr="00F22D5A">
              <w:rPr>
                <w:sz w:val="20"/>
                <w:szCs w:val="20"/>
              </w:rPr>
              <w:t>4</w:t>
            </w:r>
          </w:p>
        </w:tc>
      </w:tr>
      <w:tr w:rsidR="00F22D5A" w:rsidRPr="00205E7A" w14:paraId="0935D255" w14:textId="77777777" w:rsidTr="00B77F29">
        <w:trPr>
          <w:trHeight w:val="200"/>
          <w:jc w:val="center"/>
        </w:trPr>
        <w:tc>
          <w:tcPr>
            <w:tcW w:w="1286" w:type="dxa"/>
            <w:tcBorders>
              <w:bottom w:val="single" w:sz="6" w:space="0" w:color="auto"/>
            </w:tcBorders>
            <w:shd w:val="clear" w:color="auto" w:fill="auto"/>
          </w:tcPr>
          <w:p w14:paraId="43C359B8" w14:textId="77777777" w:rsidR="00F22D5A" w:rsidRPr="00F22D5A" w:rsidRDefault="00F22D5A" w:rsidP="00B77F29">
            <w:pPr>
              <w:adjustRightInd w:val="0"/>
              <w:snapToGrid w:val="0"/>
              <w:jc w:val="center"/>
              <w:rPr>
                <w:sz w:val="20"/>
                <w:szCs w:val="20"/>
              </w:rPr>
            </w:pPr>
            <w:r w:rsidRPr="00F22D5A">
              <w:rPr>
                <w:sz w:val="20"/>
                <w:szCs w:val="20"/>
              </w:rPr>
              <w:t>8</w:t>
            </w:r>
          </w:p>
        </w:tc>
        <w:tc>
          <w:tcPr>
            <w:tcW w:w="1286" w:type="dxa"/>
            <w:tcBorders>
              <w:bottom w:val="single" w:sz="6" w:space="0" w:color="auto"/>
            </w:tcBorders>
            <w:shd w:val="clear" w:color="auto" w:fill="auto"/>
          </w:tcPr>
          <w:p w14:paraId="3855B133" w14:textId="77777777" w:rsidR="00F22D5A" w:rsidRPr="00F22D5A" w:rsidRDefault="00F22D5A" w:rsidP="00B77F29">
            <w:pPr>
              <w:adjustRightInd w:val="0"/>
              <w:snapToGrid w:val="0"/>
              <w:jc w:val="center"/>
              <w:rPr>
                <w:sz w:val="20"/>
                <w:szCs w:val="20"/>
              </w:rPr>
            </w:pPr>
            <w:r w:rsidRPr="00F22D5A">
              <w:rPr>
                <w:sz w:val="20"/>
                <w:szCs w:val="20"/>
              </w:rPr>
              <w:t>3</w:t>
            </w:r>
          </w:p>
        </w:tc>
        <w:tc>
          <w:tcPr>
            <w:tcW w:w="1287" w:type="dxa"/>
            <w:tcBorders>
              <w:bottom w:val="single" w:sz="6" w:space="0" w:color="auto"/>
            </w:tcBorders>
            <w:shd w:val="clear" w:color="auto" w:fill="auto"/>
          </w:tcPr>
          <w:p w14:paraId="4A7BC4B3" w14:textId="77777777" w:rsidR="00F22D5A" w:rsidRPr="00F22D5A" w:rsidRDefault="00F22D5A" w:rsidP="00B77F29">
            <w:pPr>
              <w:adjustRightInd w:val="0"/>
              <w:snapToGrid w:val="0"/>
              <w:jc w:val="center"/>
              <w:rPr>
                <w:sz w:val="20"/>
                <w:szCs w:val="20"/>
              </w:rPr>
            </w:pPr>
            <w:r w:rsidRPr="00F22D5A">
              <w:rPr>
                <w:sz w:val="20"/>
                <w:szCs w:val="20"/>
              </w:rPr>
              <w:t>4</w:t>
            </w:r>
          </w:p>
        </w:tc>
      </w:tr>
    </w:tbl>
    <w:p w14:paraId="70D2CF68" w14:textId="77777777" w:rsidR="00F22D5A" w:rsidRPr="007454A3" w:rsidRDefault="00F22D5A" w:rsidP="00F22D5A">
      <w:pPr>
        <w:spacing w:line="288" w:lineRule="auto"/>
        <w:rPr>
          <w:sz w:val="16"/>
          <w:szCs w:val="16"/>
        </w:rPr>
      </w:pPr>
    </w:p>
    <w:p w14:paraId="626BC263" w14:textId="77777777" w:rsidR="00F22D5A" w:rsidRPr="007454A3" w:rsidRDefault="00F22D5A" w:rsidP="00F22D5A">
      <w:pPr>
        <w:spacing w:line="288" w:lineRule="auto"/>
        <w:jc w:val="center"/>
        <w:rPr>
          <w:sz w:val="16"/>
          <w:szCs w:val="16"/>
        </w:rPr>
      </w:pPr>
      <w:r w:rsidRPr="00205E7A">
        <w:rPr>
          <w:sz w:val="16"/>
          <w:szCs w:val="16"/>
        </w:rPr>
        <w:object w:dxaOrig="20475" w:dyaOrig="5236" w14:anchorId="0C326DB4">
          <v:shape id="_x0000_i1026" type="#_x0000_t75" style="width:365.55pt;height:94.55pt" o:ole="">
            <v:imagedata r:id="rId42" o:title=""/>
          </v:shape>
          <o:OLEObject Type="Embed" ProgID="Visio.Drawing.15" ShapeID="_x0000_i1026" DrawAspect="Content" ObjectID="_1771851152" r:id="rId43"/>
        </w:object>
      </w:r>
    </w:p>
    <w:p w14:paraId="5B0D48AC" w14:textId="77777777" w:rsidR="00F22D5A" w:rsidRPr="00F22D5A" w:rsidRDefault="00F22D5A" w:rsidP="00F22D5A">
      <w:pPr>
        <w:spacing w:line="460" w:lineRule="exact"/>
        <w:ind w:firstLineChars="200" w:firstLine="420"/>
        <w:jc w:val="center"/>
        <w:rPr>
          <w:rFonts w:eastAsia="楷体"/>
          <w:szCs w:val="21"/>
        </w:rPr>
      </w:pPr>
      <w:r w:rsidRPr="00F22D5A">
        <w:rPr>
          <w:rFonts w:eastAsia="楷体"/>
          <w:szCs w:val="21"/>
        </w:rPr>
        <w:t>(a) NEH2</w:t>
      </w:r>
    </w:p>
    <w:p w14:paraId="27A9E03A" w14:textId="77777777" w:rsidR="00F22D5A" w:rsidRPr="007454A3" w:rsidRDefault="00F22D5A" w:rsidP="00F22D5A">
      <w:pPr>
        <w:spacing w:line="288" w:lineRule="auto"/>
        <w:jc w:val="center"/>
        <w:rPr>
          <w:sz w:val="16"/>
          <w:szCs w:val="16"/>
        </w:rPr>
      </w:pPr>
      <w:r w:rsidRPr="00205E7A">
        <w:rPr>
          <w:sz w:val="16"/>
          <w:szCs w:val="16"/>
        </w:rPr>
        <w:object w:dxaOrig="19801" w:dyaOrig="5221" w14:anchorId="05A74DE3">
          <v:shape id="_x0000_i1027" type="#_x0000_t75" style="width:365.15pt;height:95.75pt" o:ole="">
            <v:imagedata r:id="rId44" o:title=""/>
          </v:shape>
          <o:OLEObject Type="Embed" ProgID="Visio.Drawing.15" ShapeID="_x0000_i1027" DrawAspect="Content" ObjectID="_1771851153" r:id="rId45"/>
        </w:object>
      </w:r>
    </w:p>
    <w:p w14:paraId="3B0BE092" w14:textId="77777777" w:rsidR="00F22D5A" w:rsidRPr="00F22D5A" w:rsidRDefault="00F22D5A" w:rsidP="00F22D5A">
      <w:pPr>
        <w:spacing w:line="460" w:lineRule="exact"/>
        <w:ind w:firstLineChars="200" w:firstLine="420"/>
        <w:jc w:val="center"/>
        <w:rPr>
          <w:rFonts w:eastAsia="楷体"/>
          <w:szCs w:val="21"/>
        </w:rPr>
      </w:pPr>
      <w:r w:rsidRPr="00F22D5A">
        <w:rPr>
          <w:rFonts w:eastAsia="楷体"/>
          <w:szCs w:val="21"/>
        </w:rPr>
        <w:t xml:space="preserve">(b) </w:t>
      </w:r>
      <w:r w:rsidRPr="00F22D5A">
        <w:rPr>
          <w:rFonts w:eastAsia="楷体" w:hint="eastAsia"/>
          <w:szCs w:val="21"/>
        </w:rPr>
        <w:t>e</w:t>
      </w:r>
      <w:r w:rsidRPr="00F22D5A">
        <w:rPr>
          <w:rFonts w:eastAsia="楷体"/>
          <w:szCs w:val="21"/>
        </w:rPr>
        <w:t>NEH2</w:t>
      </w:r>
    </w:p>
    <w:p w14:paraId="5D7FEDE7" w14:textId="59C7CB4A" w:rsidR="00F22D5A" w:rsidRPr="00D342D3" w:rsidRDefault="00F22D5A" w:rsidP="00D342D3">
      <w:pPr>
        <w:spacing w:line="460" w:lineRule="exact"/>
        <w:ind w:firstLineChars="200" w:firstLine="420"/>
        <w:jc w:val="center"/>
        <w:rPr>
          <w:rFonts w:eastAsia="楷体"/>
          <w:szCs w:val="21"/>
        </w:rPr>
      </w:pPr>
      <w:r w:rsidRPr="00F22D5A">
        <w:rPr>
          <w:rFonts w:eastAsia="楷体"/>
          <w:szCs w:val="21"/>
        </w:rPr>
        <w:t>图</w:t>
      </w:r>
      <w:r w:rsidRPr="00F22D5A">
        <w:rPr>
          <w:rFonts w:eastAsia="楷体"/>
          <w:szCs w:val="21"/>
        </w:rPr>
        <w:t>3-3 NEH2</w:t>
      </w:r>
      <w:r w:rsidRPr="00F22D5A">
        <w:rPr>
          <w:rFonts w:eastAsia="楷体"/>
          <w:szCs w:val="21"/>
        </w:rPr>
        <w:t>和</w:t>
      </w:r>
      <w:r w:rsidRPr="00F22D5A">
        <w:rPr>
          <w:rFonts w:eastAsia="楷体"/>
          <w:szCs w:val="21"/>
        </w:rPr>
        <w:t>eNEH2</w:t>
      </w:r>
      <w:r w:rsidRPr="00F22D5A">
        <w:rPr>
          <w:rFonts w:eastAsia="楷体"/>
          <w:szCs w:val="21"/>
        </w:rPr>
        <w:t>的调度甘特图</w:t>
      </w:r>
    </w:p>
    <w:tbl>
      <w:tblPr>
        <w:tblW w:w="0" w:type="auto"/>
        <w:tblInd w:w="134" w:type="dxa"/>
        <w:tblBorders>
          <w:top w:val="single" w:sz="6" w:space="0" w:color="auto"/>
          <w:bottom w:val="single" w:sz="6" w:space="0" w:color="auto"/>
        </w:tblBorders>
        <w:tblLook w:val="04A0" w:firstRow="1" w:lastRow="0" w:firstColumn="1" w:lastColumn="0" w:noHBand="0" w:noVBand="1"/>
      </w:tblPr>
      <w:tblGrid>
        <w:gridCol w:w="552"/>
        <w:gridCol w:w="7398"/>
      </w:tblGrid>
      <w:tr w:rsidR="00F22D5A" w:rsidRPr="00F22D5A" w14:paraId="377EBD00" w14:textId="77777777" w:rsidTr="002F019C">
        <w:trPr>
          <w:trHeight w:val="264"/>
        </w:trPr>
        <w:tc>
          <w:tcPr>
            <w:tcW w:w="7950" w:type="dxa"/>
            <w:gridSpan w:val="2"/>
            <w:tcBorders>
              <w:top w:val="single" w:sz="6" w:space="0" w:color="auto"/>
              <w:bottom w:val="single" w:sz="6" w:space="0" w:color="auto"/>
            </w:tcBorders>
            <w:shd w:val="clear" w:color="auto" w:fill="auto"/>
            <w:vAlign w:val="center"/>
          </w:tcPr>
          <w:p w14:paraId="0FD69E2C" w14:textId="77777777" w:rsidR="00F22D5A" w:rsidRPr="00F22D5A" w:rsidRDefault="00F22D5A" w:rsidP="00B77F29">
            <w:pPr>
              <w:adjustRightInd w:val="0"/>
              <w:snapToGrid w:val="0"/>
              <w:rPr>
                <w:sz w:val="20"/>
                <w:szCs w:val="20"/>
              </w:rPr>
            </w:pPr>
            <w:r w:rsidRPr="00F22D5A">
              <w:rPr>
                <w:b/>
                <w:bCs/>
                <w:sz w:val="20"/>
                <w:szCs w:val="20"/>
              </w:rPr>
              <w:t>算法</w:t>
            </w:r>
            <w:r w:rsidRPr="00F22D5A">
              <w:rPr>
                <w:b/>
                <w:bCs/>
                <w:sz w:val="20"/>
                <w:szCs w:val="20"/>
              </w:rPr>
              <w:t xml:space="preserve">3-2 </w:t>
            </w:r>
            <w:r w:rsidRPr="00F22D5A">
              <w:rPr>
                <w:sz w:val="20"/>
                <w:szCs w:val="20"/>
              </w:rPr>
              <w:t>eNEH2</w:t>
            </w:r>
            <w:r w:rsidRPr="00F22D5A">
              <w:rPr>
                <w:sz w:val="20"/>
                <w:szCs w:val="20"/>
              </w:rPr>
              <w:t>算法框架</w:t>
            </w:r>
          </w:p>
        </w:tc>
      </w:tr>
      <w:tr w:rsidR="001C38EE" w:rsidRPr="00F22D5A" w14:paraId="2E752222" w14:textId="77777777" w:rsidTr="00AD721F">
        <w:trPr>
          <w:trHeight w:val="264"/>
        </w:trPr>
        <w:tc>
          <w:tcPr>
            <w:tcW w:w="7950" w:type="dxa"/>
            <w:gridSpan w:val="2"/>
            <w:tcBorders>
              <w:top w:val="single" w:sz="6" w:space="0" w:color="auto"/>
            </w:tcBorders>
            <w:shd w:val="clear" w:color="auto" w:fill="auto"/>
            <w:vAlign w:val="center"/>
          </w:tcPr>
          <w:p w14:paraId="7CB7B3AE" w14:textId="21D0720F" w:rsidR="001C38EE" w:rsidRPr="00F22D5A" w:rsidRDefault="001C38EE" w:rsidP="00B77F29">
            <w:pPr>
              <w:adjustRightInd w:val="0"/>
              <w:snapToGrid w:val="0"/>
              <w:rPr>
                <w:sz w:val="20"/>
                <w:szCs w:val="20"/>
              </w:rPr>
            </w:pPr>
            <w:r w:rsidRPr="00F22D5A">
              <w:rPr>
                <w:sz w:val="20"/>
                <w:szCs w:val="20"/>
              </w:rPr>
              <w:t>输入</w:t>
            </w:r>
            <w:r w:rsidRPr="00F22D5A">
              <w:rPr>
                <w:rFonts w:hint="eastAsia"/>
                <w:sz w:val="20"/>
                <w:szCs w:val="20"/>
              </w:rPr>
              <w:t>：空解</w:t>
            </w:r>
            <m:oMath>
              <m:r>
                <w:rPr>
                  <w:rFonts w:ascii="Cambria Math" w:hAnsi="Cambria Math"/>
                  <w:sz w:val="20"/>
                  <w:szCs w:val="20"/>
                </w:rPr>
                <m:t>π</m:t>
              </m:r>
            </m:oMath>
            <w:r w:rsidRPr="00F22D5A">
              <w:rPr>
                <w:rFonts w:hint="eastAsia"/>
                <w:sz w:val="20"/>
                <w:szCs w:val="20"/>
              </w:rPr>
              <w:t>，工件集合</w:t>
            </w:r>
            <m:oMath>
              <m: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J</m:t>
                  </m:r>
                </m:e>
              </m:d>
            </m:oMath>
          </w:p>
        </w:tc>
      </w:tr>
      <w:tr w:rsidR="00F22D5A" w:rsidRPr="00F22D5A" w14:paraId="28B8A857" w14:textId="77777777" w:rsidTr="002F019C">
        <w:trPr>
          <w:trHeight w:val="264"/>
        </w:trPr>
        <w:tc>
          <w:tcPr>
            <w:tcW w:w="552" w:type="dxa"/>
            <w:shd w:val="clear" w:color="auto" w:fill="auto"/>
            <w:vAlign w:val="center"/>
          </w:tcPr>
          <w:p w14:paraId="5EAB3902" w14:textId="77777777" w:rsidR="00F22D5A" w:rsidRPr="00F22D5A" w:rsidRDefault="00F22D5A" w:rsidP="00B77F29">
            <w:pPr>
              <w:adjustRightInd w:val="0"/>
              <w:snapToGrid w:val="0"/>
              <w:rPr>
                <w:sz w:val="20"/>
                <w:szCs w:val="20"/>
              </w:rPr>
            </w:pPr>
            <w:r w:rsidRPr="00F22D5A">
              <w:rPr>
                <w:sz w:val="20"/>
                <w:szCs w:val="20"/>
              </w:rPr>
              <w:t>01</w:t>
            </w:r>
          </w:p>
        </w:tc>
        <w:tc>
          <w:tcPr>
            <w:tcW w:w="7398" w:type="dxa"/>
            <w:shd w:val="clear" w:color="auto" w:fill="auto"/>
            <w:vAlign w:val="center"/>
          </w:tcPr>
          <w:p w14:paraId="69B6E694" w14:textId="7C484CB8" w:rsidR="00F22D5A" w:rsidRPr="00F22D5A" w:rsidRDefault="008C1545" w:rsidP="00B77F29">
            <w:pPr>
              <w:adjustRightInd w:val="0"/>
              <w:snapToGrid w:val="0"/>
              <w:rPr>
                <w:sz w:val="20"/>
                <w:szCs w:val="20"/>
              </w:rPr>
            </w:pPr>
            <m:oMath>
              <m:r>
                <w:rPr>
                  <w:rFonts w:ascii="Cambria Math" w:hAnsi="Cambria Math"/>
                  <w:sz w:val="20"/>
                  <w:szCs w:val="20"/>
                </w:rPr>
                <m:t>∆←</m:t>
              </m:r>
            </m:oMath>
            <w:r w:rsidR="00F22D5A" w:rsidRPr="00F22D5A">
              <w:rPr>
                <w:rFonts w:hint="eastAsia"/>
                <w:sz w:val="20"/>
                <w:szCs w:val="20"/>
              </w:rPr>
              <w:t>降序排序</w:t>
            </w:r>
            <w:r w:rsidR="00F22D5A" w:rsidRPr="00F22D5A">
              <w:rPr>
                <w:rFonts w:hint="eastAsia"/>
                <w:sz w:val="20"/>
                <w:szCs w:val="20"/>
              </w:rPr>
              <w:t>(</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0</m:t>
                  </m:r>
                </m:sub>
              </m:sSub>
            </m:oMath>
            <w:r w:rsidR="00F22D5A" w:rsidRPr="00F22D5A">
              <w:rPr>
                <w:sz w:val="20"/>
                <w:szCs w:val="20"/>
              </w:rPr>
              <w:t>)</w:t>
            </w:r>
          </w:p>
        </w:tc>
      </w:tr>
      <w:tr w:rsidR="00F22D5A" w:rsidRPr="00F22D5A" w14:paraId="21F09252" w14:textId="77777777" w:rsidTr="002F019C">
        <w:trPr>
          <w:trHeight w:val="264"/>
        </w:trPr>
        <w:tc>
          <w:tcPr>
            <w:tcW w:w="552" w:type="dxa"/>
            <w:shd w:val="clear" w:color="auto" w:fill="auto"/>
            <w:vAlign w:val="center"/>
          </w:tcPr>
          <w:p w14:paraId="4F1ECCA6" w14:textId="77777777" w:rsidR="00F22D5A" w:rsidRPr="00F22D5A" w:rsidRDefault="00F22D5A" w:rsidP="00B77F29">
            <w:pPr>
              <w:adjustRightInd w:val="0"/>
              <w:snapToGrid w:val="0"/>
              <w:rPr>
                <w:sz w:val="20"/>
                <w:szCs w:val="20"/>
              </w:rPr>
            </w:pPr>
            <w:r w:rsidRPr="00F22D5A">
              <w:rPr>
                <w:sz w:val="20"/>
                <w:szCs w:val="20"/>
              </w:rPr>
              <w:t>02</w:t>
            </w:r>
          </w:p>
        </w:tc>
        <w:tc>
          <w:tcPr>
            <w:tcW w:w="7398" w:type="dxa"/>
            <w:shd w:val="clear" w:color="auto" w:fill="auto"/>
            <w:vAlign w:val="center"/>
          </w:tcPr>
          <w:p w14:paraId="6B9DDB3D" w14:textId="56DF042E" w:rsidR="00F22D5A" w:rsidRPr="00F22D5A" w:rsidRDefault="00F22D5A" w:rsidP="00B77F29">
            <w:pPr>
              <w:adjustRightInd w:val="0"/>
              <w:snapToGrid w:val="0"/>
              <w:rPr>
                <w:sz w:val="20"/>
                <w:szCs w:val="20"/>
              </w:rPr>
            </w:pPr>
            <w:r w:rsidRPr="00F22D5A">
              <w:rPr>
                <w:b/>
                <w:bCs/>
                <w:sz w:val="20"/>
                <w:szCs w:val="20"/>
              </w:rPr>
              <w:t>for</w:t>
            </w:r>
            <w:r w:rsidRPr="00F22D5A">
              <w:rPr>
                <w:sz w:val="20"/>
                <w:szCs w:val="20"/>
              </w:rPr>
              <w:t xml:space="preserve"> </w:t>
            </w:r>
            <m:oMath>
              <m:r>
                <w:rPr>
                  <w:rFonts w:ascii="Cambria Math" w:hAnsi="Cambria Math"/>
                  <w:sz w:val="20"/>
                  <w:szCs w:val="20"/>
                </w:rPr>
                <m:t>f=1</m:t>
              </m:r>
            </m:oMath>
            <w:r w:rsidRPr="00F22D5A">
              <w:rPr>
                <w:sz w:val="20"/>
                <w:szCs w:val="20"/>
              </w:rPr>
              <w:t xml:space="preserve"> </w:t>
            </w:r>
            <w:r w:rsidRPr="00F22D5A">
              <w:rPr>
                <w:b/>
                <w:bCs/>
                <w:sz w:val="20"/>
                <w:szCs w:val="20"/>
              </w:rPr>
              <w:t>to</w:t>
            </w:r>
            <w:r w:rsidRPr="00F22D5A">
              <w:rPr>
                <w:sz w:val="20"/>
                <w:szCs w:val="20"/>
              </w:rPr>
              <w:t xml:space="preserve"> </w:t>
            </w:r>
            <m:oMath>
              <m:r>
                <w:rPr>
                  <w:rFonts w:ascii="Cambria Math" w:hAnsi="Cambria Math"/>
                  <w:sz w:val="20"/>
                  <w:szCs w:val="20"/>
                </w:rPr>
                <m:t>F</m:t>
              </m:r>
            </m:oMath>
          </w:p>
        </w:tc>
      </w:tr>
      <w:tr w:rsidR="00F22D5A" w:rsidRPr="00F22D5A" w14:paraId="6BBF0EC7" w14:textId="77777777" w:rsidTr="002F019C">
        <w:trPr>
          <w:trHeight w:val="264"/>
        </w:trPr>
        <w:tc>
          <w:tcPr>
            <w:tcW w:w="552" w:type="dxa"/>
            <w:shd w:val="clear" w:color="auto" w:fill="auto"/>
            <w:vAlign w:val="center"/>
          </w:tcPr>
          <w:p w14:paraId="252A21A4" w14:textId="77777777" w:rsidR="00F22D5A" w:rsidRPr="00F22D5A" w:rsidRDefault="00F22D5A" w:rsidP="00B77F29">
            <w:pPr>
              <w:adjustRightInd w:val="0"/>
              <w:snapToGrid w:val="0"/>
              <w:rPr>
                <w:sz w:val="20"/>
                <w:szCs w:val="20"/>
              </w:rPr>
            </w:pPr>
            <w:r w:rsidRPr="00F22D5A">
              <w:rPr>
                <w:sz w:val="20"/>
                <w:szCs w:val="20"/>
              </w:rPr>
              <w:lastRenderedPageBreak/>
              <w:t>03</w:t>
            </w:r>
          </w:p>
        </w:tc>
        <w:tc>
          <w:tcPr>
            <w:tcW w:w="7398" w:type="dxa"/>
            <w:shd w:val="clear" w:color="auto" w:fill="auto"/>
            <w:vAlign w:val="center"/>
          </w:tcPr>
          <w:p w14:paraId="5C595FDA" w14:textId="39856F4C" w:rsidR="00F22D5A" w:rsidRPr="00F22D5A" w:rsidRDefault="00F22D5A" w:rsidP="00B77F29">
            <w:pPr>
              <w:adjustRightInd w:val="0"/>
              <w:snapToGrid w:val="0"/>
              <w:rPr>
                <w:sz w:val="20"/>
                <w:szCs w:val="20"/>
              </w:rPr>
            </w:pPr>
            <w:r w:rsidRPr="00F22D5A">
              <w:rPr>
                <w:sz w:val="20"/>
                <w:szCs w:val="20"/>
              </w:rPr>
              <w:t xml:space="preserve">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f</m:t>
                  </m:r>
                </m:sub>
              </m:sSub>
              <m:r>
                <w:rPr>
                  <w:rFonts w:ascii="Cambria Math" w:hAnsi="Cambria Math"/>
                  <w:sz w:val="20"/>
                  <w:szCs w:val="20"/>
                </w:rPr>
                <m:t>=∆</m:t>
              </m:r>
            </m:oMath>
            <w:r w:rsidRPr="00F22D5A">
              <w:rPr>
                <w:rFonts w:hint="eastAsia"/>
                <w:sz w:val="20"/>
                <w:szCs w:val="20"/>
              </w:rPr>
              <w:t>中的第</w:t>
            </w:r>
            <m:oMath>
              <m:r>
                <w:rPr>
                  <w:rFonts w:ascii="Cambria Math" w:hAnsi="Cambria Math"/>
                  <w:sz w:val="20"/>
                  <w:szCs w:val="20"/>
                </w:rPr>
                <m:t>f</m:t>
              </m:r>
            </m:oMath>
            <w:proofErr w:type="gramStart"/>
            <w:r w:rsidRPr="00F22D5A">
              <w:rPr>
                <w:rFonts w:hint="eastAsia"/>
                <w:sz w:val="20"/>
                <w:szCs w:val="20"/>
              </w:rPr>
              <w:t>个</w:t>
            </w:r>
            <w:proofErr w:type="gramEnd"/>
            <w:r w:rsidRPr="00F22D5A">
              <w:rPr>
                <w:rFonts w:hint="eastAsia"/>
                <w:sz w:val="20"/>
                <w:szCs w:val="20"/>
              </w:rPr>
              <w:t>工件</w:t>
            </w:r>
          </w:p>
        </w:tc>
      </w:tr>
      <w:tr w:rsidR="00F22D5A" w:rsidRPr="00F22D5A" w14:paraId="636E9E06" w14:textId="77777777" w:rsidTr="002F019C">
        <w:trPr>
          <w:trHeight w:val="264"/>
        </w:trPr>
        <w:tc>
          <w:tcPr>
            <w:tcW w:w="552" w:type="dxa"/>
            <w:shd w:val="clear" w:color="auto" w:fill="auto"/>
            <w:vAlign w:val="center"/>
          </w:tcPr>
          <w:p w14:paraId="1BA6C74E"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4</w:t>
            </w:r>
          </w:p>
        </w:tc>
        <w:tc>
          <w:tcPr>
            <w:tcW w:w="7398" w:type="dxa"/>
            <w:shd w:val="clear" w:color="auto" w:fill="auto"/>
            <w:vAlign w:val="center"/>
          </w:tcPr>
          <w:p w14:paraId="6838BB19" w14:textId="77777777" w:rsidR="00F22D5A" w:rsidRPr="00F22D5A" w:rsidRDefault="00F22D5A" w:rsidP="00B77F29">
            <w:pPr>
              <w:adjustRightInd w:val="0"/>
              <w:snapToGrid w:val="0"/>
              <w:rPr>
                <w:b/>
                <w:bCs/>
                <w:sz w:val="20"/>
                <w:szCs w:val="20"/>
              </w:rPr>
            </w:pPr>
            <w:r w:rsidRPr="00F22D5A">
              <w:rPr>
                <w:b/>
                <w:bCs/>
                <w:sz w:val="20"/>
                <w:szCs w:val="20"/>
              </w:rPr>
              <w:t>end for</w:t>
            </w:r>
          </w:p>
        </w:tc>
      </w:tr>
      <w:tr w:rsidR="00F22D5A" w:rsidRPr="00F22D5A" w14:paraId="05FAAF08" w14:textId="77777777" w:rsidTr="002F019C">
        <w:trPr>
          <w:trHeight w:val="264"/>
        </w:trPr>
        <w:tc>
          <w:tcPr>
            <w:tcW w:w="552" w:type="dxa"/>
            <w:shd w:val="clear" w:color="auto" w:fill="auto"/>
            <w:vAlign w:val="center"/>
          </w:tcPr>
          <w:p w14:paraId="25B13442"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5</w:t>
            </w:r>
          </w:p>
        </w:tc>
        <w:tc>
          <w:tcPr>
            <w:tcW w:w="7398" w:type="dxa"/>
            <w:shd w:val="clear" w:color="auto" w:fill="auto"/>
            <w:vAlign w:val="center"/>
          </w:tcPr>
          <w:p w14:paraId="1A2E86EB" w14:textId="4205AB0D" w:rsidR="00F22D5A" w:rsidRPr="00F22D5A" w:rsidRDefault="008C1545" w:rsidP="00B77F29">
            <w:pPr>
              <w:adjustRightInd w:val="0"/>
              <w:snapToGrid w:val="0"/>
              <w:rPr>
                <w:sz w:val="20"/>
                <w:szCs w:val="20"/>
              </w:rPr>
            </w:pPr>
            <m:oMath>
              <m:r>
                <w:rPr>
                  <w:rFonts w:ascii="Cambria Math" w:hAnsi="Cambria Math"/>
                  <w:sz w:val="20"/>
                  <w:szCs w:val="20"/>
                </w:rPr>
                <m:t>∆←</m:t>
              </m:r>
            </m:oMath>
            <w:r w:rsidR="00F22D5A" w:rsidRPr="00F22D5A">
              <w:rPr>
                <w:rFonts w:hint="eastAsia"/>
                <w:sz w:val="20"/>
                <w:szCs w:val="20"/>
              </w:rPr>
              <w:t>降序排序</w:t>
            </w:r>
            <w:r w:rsidR="00F22D5A" w:rsidRPr="00F22D5A">
              <w:rPr>
                <w:rFonts w:hint="eastAsia"/>
                <w:sz w:val="20"/>
                <w:szCs w:val="20"/>
              </w:rPr>
              <w:t>(</w:t>
            </w:r>
            <m:oMath>
              <m:nary>
                <m:naryPr>
                  <m:chr m:val="∑"/>
                  <m:limLoc m:val="subSup"/>
                  <m:ctrlPr>
                    <w:rPr>
                      <w:rFonts w:ascii="Cambria Math" w:hAnsi="Cambria Math"/>
                      <w:i/>
                      <w:sz w:val="20"/>
                      <w:szCs w:val="20"/>
                    </w:rPr>
                  </m:ctrlPr>
                </m:naryPr>
                <m:sub>
                  <m:r>
                    <w:rPr>
                      <w:rFonts w:ascii="Cambria Math" w:hAnsi="Cambria Math"/>
                      <w:sz w:val="20"/>
                      <w:szCs w:val="20"/>
                    </w:rPr>
                    <m:t>s=1</m:t>
                  </m:r>
                </m:sub>
                <m:sup>
                  <m:r>
                    <w:rPr>
                      <w:rFonts w:ascii="Cambria Math" w:hAnsi="Cambria Math"/>
                      <w:sz w:val="20"/>
                      <w:szCs w:val="20"/>
                    </w:rPr>
                    <m:t>S</m:t>
                  </m:r>
                </m:sup>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s</m:t>
                      </m:r>
                    </m:sub>
                  </m:sSub>
                </m:e>
              </m:nary>
            </m:oMath>
            <w:r w:rsidR="00F22D5A" w:rsidRPr="00F22D5A">
              <w:rPr>
                <w:sz w:val="20"/>
                <w:szCs w:val="20"/>
              </w:rPr>
              <w:t>)</w:t>
            </w:r>
          </w:p>
        </w:tc>
      </w:tr>
      <w:tr w:rsidR="00F22D5A" w:rsidRPr="00F22D5A" w14:paraId="32937BEF" w14:textId="77777777" w:rsidTr="002F019C">
        <w:trPr>
          <w:trHeight w:val="264"/>
        </w:trPr>
        <w:tc>
          <w:tcPr>
            <w:tcW w:w="552" w:type="dxa"/>
            <w:shd w:val="clear" w:color="auto" w:fill="auto"/>
            <w:vAlign w:val="center"/>
          </w:tcPr>
          <w:p w14:paraId="7D196838"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6</w:t>
            </w:r>
          </w:p>
        </w:tc>
        <w:tc>
          <w:tcPr>
            <w:tcW w:w="7398" w:type="dxa"/>
            <w:shd w:val="clear" w:color="auto" w:fill="auto"/>
            <w:vAlign w:val="center"/>
          </w:tcPr>
          <w:p w14:paraId="52C033E3" w14:textId="451883B4" w:rsidR="00F22D5A" w:rsidRPr="00F22D5A" w:rsidRDefault="00F22D5A" w:rsidP="00B77F29">
            <w:pPr>
              <w:adjustRightInd w:val="0"/>
              <w:snapToGrid w:val="0"/>
              <w:rPr>
                <w:sz w:val="20"/>
                <w:szCs w:val="20"/>
              </w:rPr>
            </w:pPr>
            <w:r w:rsidRPr="00F22D5A">
              <w:rPr>
                <w:b/>
                <w:bCs/>
                <w:sz w:val="20"/>
                <w:szCs w:val="20"/>
              </w:rPr>
              <w:t>for</w:t>
            </w:r>
            <w:r w:rsidRPr="00F22D5A">
              <w:rPr>
                <w:sz w:val="20"/>
                <w:szCs w:val="20"/>
              </w:rPr>
              <w:t xml:space="preserve"> </w:t>
            </w:r>
            <m:oMath>
              <m:r>
                <w:rPr>
                  <w:rFonts w:ascii="Cambria Math" w:hAnsi="Cambria Math"/>
                  <w:sz w:val="20"/>
                  <w:szCs w:val="20"/>
                </w:rPr>
                <m:t>j=F+1</m:t>
              </m:r>
            </m:oMath>
            <w:r w:rsidRPr="00F22D5A">
              <w:rPr>
                <w:sz w:val="20"/>
                <w:szCs w:val="20"/>
              </w:rPr>
              <w:t xml:space="preserve"> </w:t>
            </w:r>
            <w:r w:rsidRPr="00F22D5A">
              <w:rPr>
                <w:b/>
                <w:bCs/>
                <w:sz w:val="20"/>
                <w:szCs w:val="20"/>
              </w:rPr>
              <w:t>to</w:t>
            </w:r>
            <w:r w:rsidRPr="00F22D5A">
              <w:rPr>
                <w:sz w:val="20"/>
                <w:szCs w:val="20"/>
              </w:rPr>
              <w:t xml:space="preserve"> </w:t>
            </w:r>
            <m:oMath>
              <m:r>
                <w:rPr>
                  <w:rFonts w:ascii="Cambria Math" w:hAnsi="Cambria Math"/>
                  <w:sz w:val="20"/>
                  <w:szCs w:val="20"/>
                </w:rPr>
                <m:t>J</m:t>
              </m:r>
            </m:oMath>
          </w:p>
        </w:tc>
      </w:tr>
      <w:tr w:rsidR="00F22D5A" w:rsidRPr="00F22D5A" w14:paraId="0583C35D" w14:textId="77777777" w:rsidTr="002F019C">
        <w:trPr>
          <w:trHeight w:val="264"/>
        </w:trPr>
        <w:tc>
          <w:tcPr>
            <w:tcW w:w="552" w:type="dxa"/>
            <w:shd w:val="clear" w:color="auto" w:fill="auto"/>
            <w:vAlign w:val="center"/>
          </w:tcPr>
          <w:p w14:paraId="5F064BF3"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7</w:t>
            </w:r>
          </w:p>
        </w:tc>
        <w:tc>
          <w:tcPr>
            <w:tcW w:w="7398" w:type="dxa"/>
            <w:shd w:val="clear" w:color="auto" w:fill="auto"/>
            <w:vAlign w:val="center"/>
          </w:tcPr>
          <w:p w14:paraId="0F9C9819" w14:textId="56FF39AB" w:rsidR="00F22D5A" w:rsidRPr="00F22D5A" w:rsidRDefault="00F22D5A" w:rsidP="00B77F29">
            <w:pPr>
              <w:adjustRightInd w:val="0"/>
              <w:snapToGrid w:val="0"/>
              <w:rPr>
                <w:sz w:val="20"/>
                <w:szCs w:val="20"/>
              </w:rPr>
            </w:pPr>
            <w:r w:rsidRPr="00F22D5A">
              <w:rPr>
                <w:sz w:val="20"/>
                <w:szCs w:val="20"/>
              </w:rPr>
              <w:t xml:space="preserve">  </w:t>
            </w:r>
            <m:oMath>
              <m:r>
                <w:rPr>
                  <w:rFonts w:ascii="Cambria Math" w:hAnsi="Cambria Math"/>
                  <w:sz w:val="20"/>
                  <w:szCs w:val="20"/>
                </w:rPr>
                <m:t>job=∆</m:t>
              </m:r>
            </m:oMath>
            <w:r w:rsidRPr="00F22D5A">
              <w:rPr>
                <w:rFonts w:hint="eastAsia"/>
                <w:sz w:val="20"/>
                <w:szCs w:val="20"/>
              </w:rPr>
              <w:t>中的</w:t>
            </w:r>
            <m:oMath>
              <m:r>
                <w:rPr>
                  <w:rFonts w:ascii="Cambria Math" w:hAnsi="Cambria Math"/>
                  <w:sz w:val="20"/>
                  <w:szCs w:val="20"/>
                </w:rPr>
                <m:t>j</m:t>
              </m:r>
            </m:oMath>
            <w:proofErr w:type="gramStart"/>
            <w:r w:rsidRPr="00F22D5A">
              <w:rPr>
                <w:rFonts w:hint="eastAsia"/>
                <w:sz w:val="20"/>
                <w:szCs w:val="20"/>
              </w:rPr>
              <w:t>个</w:t>
            </w:r>
            <w:proofErr w:type="gramEnd"/>
            <w:r w:rsidRPr="00F22D5A">
              <w:rPr>
                <w:rFonts w:hint="eastAsia"/>
                <w:sz w:val="20"/>
                <w:szCs w:val="20"/>
              </w:rPr>
              <w:t>工件</w:t>
            </w:r>
          </w:p>
        </w:tc>
      </w:tr>
      <w:tr w:rsidR="00F22D5A" w:rsidRPr="00F22D5A" w14:paraId="5A87FB82" w14:textId="77777777" w:rsidTr="002F019C">
        <w:trPr>
          <w:trHeight w:val="264"/>
        </w:trPr>
        <w:tc>
          <w:tcPr>
            <w:tcW w:w="552" w:type="dxa"/>
            <w:shd w:val="clear" w:color="auto" w:fill="auto"/>
            <w:vAlign w:val="center"/>
          </w:tcPr>
          <w:p w14:paraId="2AEA76D1"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8</w:t>
            </w:r>
          </w:p>
        </w:tc>
        <w:tc>
          <w:tcPr>
            <w:tcW w:w="7398" w:type="dxa"/>
            <w:shd w:val="clear" w:color="auto" w:fill="auto"/>
            <w:vAlign w:val="center"/>
          </w:tcPr>
          <w:p w14:paraId="7FDCF3F5" w14:textId="147BA6FE" w:rsidR="00F22D5A" w:rsidRPr="00F22D5A" w:rsidRDefault="00F22D5A" w:rsidP="00B77F29">
            <w:pPr>
              <w:adjustRightInd w:val="0"/>
              <w:snapToGrid w:val="0"/>
              <w:rPr>
                <w:sz w:val="20"/>
                <w:szCs w:val="20"/>
              </w:rPr>
            </w:pPr>
            <w:r w:rsidRPr="00F22D5A">
              <w:rPr>
                <w:sz w:val="20"/>
                <w:szCs w:val="20"/>
              </w:rPr>
              <w:t xml:space="preserve">  </w:t>
            </w:r>
            <w:r w:rsidRPr="00F22D5A">
              <w:rPr>
                <w:b/>
                <w:bCs/>
                <w:sz w:val="20"/>
                <w:szCs w:val="20"/>
              </w:rPr>
              <w:t>for</w:t>
            </w:r>
            <w:r w:rsidRPr="00F22D5A">
              <w:rPr>
                <w:sz w:val="20"/>
                <w:szCs w:val="20"/>
              </w:rPr>
              <w:t xml:space="preserve"> </w:t>
            </w:r>
            <m:oMath>
              <m:r>
                <w:rPr>
                  <w:rFonts w:ascii="Cambria Math" w:hAnsi="Cambria Math"/>
                  <w:sz w:val="20"/>
                  <w:szCs w:val="20"/>
                </w:rPr>
                <m:t>f=1</m:t>
              </m:r>
            </m:oMath>
            <w:r w:rsidRPr="00F22D5A">
              <w:rPr>
                <w:sz w:val="20"/>
                <w:szCs w:val="20"/>
              </w:rPr>
              <w:t xml:space="preserve"> </w:t>
            </w:r>
            <w:r w:rsidRPr="00F22D5A">
              <w:rPr>
                <w:b/>
                <w:bCs/>
                <w:sz w:val="20"/>
                <w:szCs w:val="20"/>
              </w:rPr>
              <w:t>to</w:t>
            </w:r>
            <w:r w:rsidRPr="00F22D5A">
              <w:rPr>
                <w:sz w:val="20"/>
                <w:szCs w:val="20"/>
              </w:rPr>
              <w:t xml:space="preserve"> </w:t>
            </w:r>
            <m:oMath>
              <m:r>
                <w:rPr>
                  <w:rFonts w:ascii="Cambria Math" w:hAnsi="Cambria Math"/>
                  <w:sz w:val="20"/>
                  <w:szCs w:val="20"/>
                </w:rPr>
                <m:t>F</m:t>
              </m:r>
            </m:oMath>
          </w:p>
        </w:tc>
      </w:tr>
      <w:tr w:rsidR="00F22D5A" w:rsidRPr="00F22D5A" w14:paraId="52A8BD3A" w14:textId="77777777" w:rsidTr="002F019C">
        <w:trPr>
          <w:trHeight w:val="264"/>
        </w:trPr>
        <w:tc>
          <w:tcPr>
            <w:tcW w:w="552" w:type="dxa"/>
            <w:shd w:val="clear" w:color="auto" w:fill="auto"/>
            <w:vAlign w:val="center"/>
          </w:tcPr>
          <w:p w14:paraId="2DC88DA8" w14:textId="77777777" w:rsidR="00F22D5A" w:rsidRPr="00F22D5A" w:rsidRDefault="00F22D5A" w:rsidP="00B77F29">
            <w:pPr>
              <w:adjustRightInd w:val="0"/>
              <w:snapToGrid w:val="0"/>
              <w:rPr>
                <w:sz w:val="20"/>
                <w:szCs w:val="20"/>
              </w:rPr>
            </w:pPr>
            <w:r w:rsidRPr="00F22D5A">
              <w:rPr>
                <w:rFonts w:hint="eastAsia"/>
                <w:sz w:val="20"/>
                <w:szCs w:val="20"/>
              </w:rPr>
              <w:t>0</w:t>
            </w:r>
            <w:r w:rsidRPr="00F22D5A">
              <w:rPr>
                <w:sz w:val="20"/>
                <w:szCs w:val="20"/>
              </w:rPr>
              <w:t>9</w:t>
            </w:r>
          </w:p>
        </w:tc>
        <w:tc>
          <w:tcPr>
            <w:tcW w:w="7398" w:type="dxa"/>
            <w:shd w:val="clear" w:color="auto" w:fill="auto"/>
            <w:vAlign w:val="center"/>
          </w:tcPr>
          <w:p w14:paraId="01EF414C" w14:textId="4E58A3CE" w:rsidR="00F22D5A" w:rsidRPr="00F22D5A" w:rsidRDefault="00F22D5A" w:rsidP="00B77F29">
            <w:pPr>
              <w:adjustRightInd w:val="0"/>
              <w:snapToGrid w:val="0"/>
              <w:rPr>
                <w:sz w:val="20"/>
                <w:szCs w:val="20"/>
              </w:rPr>
            </w:pPr>
            <w:r w:rsidRPr="00F22D5A">
              <w:rPr>
                <w:sz w:val="20"/>
                <w:szCs w:val="20"/>
              </w:rPr>
              <w:t xml:space="preserve">     </w:t>
            </w:r>
            <w:r w:rsidRPr="00F22D5A">
              <w:rPr>
                <w:rFonts w:hint="eastAsia"/>
                <w:sz w:val="20"/>
                <w:szCs w:val="20"/>
              </w:rPr>
              <w:t>把</w:t>
            </w:r>
            <m:oMath>
              <m:r>
                <w:rPr>
                  <w:rFonts w:ascii="Cambria Math" w:hAnsi="Cambria Math"/>
                  <w:sz w:val="20"/>
                  <w:szCs w:val="20"/>
                </w:rPr>
                <m:t>job</m:t>
              </m:r>
            </m:oMath>
            <w:r w:rsidRPr="00F22D5A">
              <w:rPr>
                <w:rFonts w:hint="eastAsia"/>
                <w:sz w:val="20"/>
                <w:szCs w:val="20"/>
              </w:rPr>
              <w:t>插入到工厂</w:t>
            </w:r>
            <m:oMath>
              <m:r>
                <w:rPr>
                  <w:rFonts w:ascii="Cambria Math" w:hAnsi="Cambria Math"/>
                  <w:sz w:val="20"/>
                  <w:szCs w:val="20"/>
                </w:rPr>
                <m:t>f</m:t>
              </m:r>
            </m:oMath>
            <w:r w:rsidRPr="00F22D5A">
              <w:rPr>
                <w:rFonts w:hint="eastAsia"/>
                <w:sz w:val="20"/>
                <w:szCs w:val="20"/>
              </w:rPr>
              <w:t>的最好位置</w:t>
            </w:r>
          </w:p>
        </w:tc>
      </w:tr>
      <w:tr w:rsidR="00F22D5A" w:rsidRPr="00F22D5A" w14:paraId="4C1CA110" w14:textId="77777777" w:rsidTr="002F019C">
        <w:trPr>
          <w:trHeight w:val="264"/>
        </w:trPr>
        <w:tc>
          <w:tcPr>
            <w:tcW w:w="552" w:type="dxa"/>
            <w:shd w:val="clear" w:color="auto" w:fill="auto"/>
            <w:vAlign w:val="center"/>
          </w:tcPr>
          <w:p w14:paraId="2E7031E4" w14:textId="77777777" w:rsidR="00F22D5A" w:rsidRPr="00F22D5A" w:rsidRDefault="00F22D5A" w:rsidP="00B77F29">
            <w:pPr>
              <w:adjustRightInd w:val="0"/>
              <w:snapToGrid w:val="0"/>
              <w:rPr>
                <w:sz w:val="20"/>
                <w:szCs w:val="20"/>
              </w:rPr>
            </w:pPr>
            <w:r w:rsidRPr="00F22D5A">
              <w:rPr>
                <w:sz w:val="20"/>
                <w:szCs w:val="20"/>
              </w:rPr>
              <w:t>10</w:t>
            </w:r>
          </w:p>
        </w:tc>
        <w:tc>
          <w:tcPr>
            <w:tcW w:w="7398" w:type="dxa"/>
            <w:shd w:val="clear" w:color="auto" w:fill="auto"/>
            <w:vAlign w:val="center"/>
          </w:tcPr>
          <w:p w14:paraId="2136BDD0" w14:textId="77777777" w:rsidR="00F22D5A" w:rsidRPr="00F22D5A" w:rsidRDefault="00F22D5A" w:rsidP="00B77F29">
            <w:pPr>
              <w:adjustRightInd w:val="0"/>
              <w:snapToGrid w:val="0"/>
              <w:rPr>
                <w:b/>
                <w:bCs/>
                <w:sz w:val="20"/>
                <w:szCs w:val="20"/>
              </w:rPr>
            </w:pPr>
            <w:r w:rsidRPr="00F22D5A">
              <w:rPr>
                <w:sz w:val="20"/>
                <w:szCs w:val="20"/>
              </w:rPr>
              <w:t xml:space="preserve">  </w:t>
            </w:r>
            <w:r w:rsidRPr="00F22D5A">
              <w:rPr>
                <w:b/>
                <w:bCs/>
                <w:sz w:val="20"/>
                <w:szCs w:val="20"/>
              </w:rPr>
              <w:t>end for</w:t>
            </w:r>
          </w:p>
        </w:tc>
      </w:tr>
      <w:tr w:rsidR="00F22D5A" w:rsidRPr="00F22D5A" w14:paraId="02D25786" w14:textId="77777777" w:rsidTr="002F019C">
        <w:trPr>
          <w:trHeight w:val="264"/>
        </w:trPr>
        <w:tc>
          <w:tcPr>
            <w:tcW w:w="552" w:type="dxa"/>
            <w:shd w:val="clear" w:color="auto" w:fill="auto"/>
            <w:vAlign w:val="center"/>
          </w:tcPr>
          <w:p w14:paraId="015BCE1D" w14:textId="77777777" w:rsidR="00F22D5A" w:rsidRPr="00F22D5A" w:rsidRDefault="00F22D5A" w:rsidP="00B77F29">
            <w:pPr>
              <w:adjustRightInd w:val="0"/>
              <w:snapToGrid w:val="0"/>
              <w:rPr>
                <w:sz w:val="20"/>
                <w:szCs w:val="20"/>
              </w:rPr>
            </w:pPr>
            <w:r w:rsidRPr="00F22D5A">
              <w:rPr>
                <w:sz w:val="20"/>
                <w:szCs w:val="20"/>
              </w:rPr>
              <w:t>11</w:t>
            </w:r>
          </w:p>
        </w:tc>
        <w:tc>
          <w:tcPr>
            <w:tcW w:w="7398" w:type="dxa"/>
            <w:shd w:val="clear" w:color="auto" w:fill="auto"/>
            <w:vAlign w:val="center"/>
          </w:tcPr>
          <w:p w14:paraId="39FEE635" w14:textId="77777777" w:rsidR="00F22D5A" w:rsidRPr="00F22D5A" w:rsidRDefault="00F22D5A" w:rsidP="00B77F29">
            <w:pPr>
              <w:adjustRightInd w:val="0"/>
              <w:snapToGrid w:val="0"/>
              <w:rPr>
                <w:b/>
                <w:bCs/>
                <w:sz w:val="20"/>
                <w:szCs w:val="20"/>
              </w:rPr>
            </w:pPr>
            <w:r w:rsidRPr="00F22D5A">
              <w:rPr>
                <w:b/>
                <w:bCs/>
                <w:sz w:val="20"/>
                <w:szCs w:val="20"/>
              </w:rPr>
              <w:t>end for</w:t>
            </w:r>
          </w:p>
        </w:tc>
      </w:tr>
      <w:tr w:rsidR="001C38EE" w:rsidRPr="00F22D5A" w14:paraId="6B7E8515" w14:textId="77777777" w:rsidTr="00B240EC">
        <w:trPr>
          <w:trHeight w:val="44"/>
        </w:trPr>
        <w:tc>
          <w:tcPr>
            <w:tcW w:w="7950" w:type="dxa"/>
            <w:gridSpan w:val="2"/>
            <w:shd w:val="clear" w:color="auto" w:fill="auto"/>
            <w:vAlign w:val="center"/>
          </w:tcPr>
          <w:p w14:paraId="3F9C553B" w14:textId="11CF2C2A" w:rsidR="001C38EE" w:rsidRPr="00F22D5A" w:rsidRDefault="001C38EE" w:rsidP="00B77F29">
            <w:pPr>
              <w:adjustRightInd w:val="0"/>
              <w:snapToGrid w:val="0"/>
              <w:rPr>
                <w:sz w:val="20"/>
                <w:szCs w:val="20"/>
              </w:rPr>
            </w:pPr>
            <w:r w:rsidRPr="00F22D5A">
              <w:rPr>
                <w:rFonts w:hint="eastAsia"/>
                <w:sz w:val="20"/>
                <w:szCs w:val="20"/>
              </w:rPr>
              <w:t>输出：</w:t>
            </w:r>
            <m:oMath>
              <m:r>
                <w:rPr>
                  <w:rFonts w:ascii="Cambria Math" w:hAnsi="Cambria Math"/>
                  <w:sz w:val="20"/>
                  <w:szCs w:val="20"/>
                </w:rPr>
                <m:t>π</m:t>
              </m:r>
            </m:oMath>
            <w:r>
              <w:rPr>
                <w:sz w:val="20"/>
                <w:szCs w:val="20"/>
              </w:rPr>
              <w:t xml:space="preserve"> </w:t>
            </w:r>
          </w:p>
        </w:tc>
      </w:tr>
    </w:tbl>
    <w:p w14:paraId="6E6F2E5F" w14:textId="77777777" w:rsidR="00F6219A" w:rsidRPr="00F6219A" w:rsidRDefault="00F6219A" w:rsidP="00F6219A">
      <w:pPr>
        <w:pStyle w:val="3"/>
        <w:spacing w:before="0" w:after="0" w:line="460" w:lineRule="exact"/>
        <w:rPr>
          <w:sz w:val="24"/>
          <w:szCs w:val="24"/>
        </w:rPr>
      </w:pPr>
      <w:r w:rsidRPr="00F6219A">
        <w:rPr>
          <w:sz w:val="24"/>
          <w:szCs w:val="24"/>
        </w:rPr>
        <w:t xml:space="preserve">3.3.3 </w:t>
      </w:r>
      <w:r w:rsidRPr="00F6219A">
        <w:rPr>
          <w:rFonts w:hint="eastAsia"/>
          <w:sz w:val="24"/>
          <w:szCs w:val="24"/>
        </w:rPr>
        <w:t>邻域搜索策略</w:t>
      </w:r>
    </w:p>
    <w:p w14:paraId="3A52E5C1" w14:textId="7E66A221" w:rsidR="00F6219A" w:rsidRPr="00F6219A" w:rsidRDefault="00F6219A" w:rsidP="00F6219A">
      <w:pPr>
        <w:spacing w:line="460" w:lineRule="exact"/>
        <w:ind w:firstLineChars="200" w:firstLine="480"/>
        <w:rPr>
          <w:sz w:val="24"/>
        </w:rPr>
      </w:pPr>
      <w:r w:rsidRPr="00F6219A">
        <w:rPr>
          <w:sz w:val="24"/>
        </w:rPr>
        <w:t>鉴于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6219A">
        <w:rPr>
          <w:sz w:val="24"/>
        </w:rPr>
        <w:t>的</w:t>
      </w:r>
      <w:proofErr w:type="gramStart"/>
      <w:r w:rsidRPr="00F6219A">
        <w:rPr>
          <w:sz w:val="24"/>
        </w:rPr>
        <w:t>多工厂</w:t>
      </w:r>
      <w:proofErr w:type="gramEnd"/>
      <w:r w:rsidRPr="00F6219A">
        <w:rPr>
          <w:sz w:val="24"/>
        </w:rPr>
        <w:t>特性，提升</w:t>
      </w:r>
      <w:r w:rsidRPr="00F6219A">
        <w:rPr>
          <w:sz w:val="24"/>
        </w:rPr>
        <w:t>IG</w:t>
      </w:r>
      <w:r w:rsidR="007C7BAE">
        <w:rPr>
          <w:rFonts w:hint="eastAsia"/>
          <w:sz w:val="24"/>
        </w:rPr>
        <w:t>算法</w:t>
      </w:r>
      <w:r w:rsidRPr="00F6219A">
        <w:rPr>
          <w:sz w:val="24"/>
        </w:rPr>
        <w:t>的全局搜索性能至关重要。当前解的增强在很大程度上取决于邻域结构。为了提升算法的探索能力，本章引入了两种工厂间邻域搜索策略，即关键工厂插入算子和关键工厂交换算子。这两种</w:t>
      </w:r>
      <w:proofErr w:type="gramStart"/>
      <w:r w:rsidRPr="00F6219A">
        <w:rPr>
          <w:sz w:val="24"/>
        </w:rPr>
        <w:t>跨工厂</w:t>
      </w:r>
      <w:proofErr w:type="gramEnd"/>
      <w:r w:rsidRPr="00F6219A">
        <w:rPr>
          <w:sz w:val="24"/>
        </w:rPr>
        <w:t>的邻域搜索策略通过工厂之间的协作，能够有效地提高算法的全局搜索能力。</w:t>
      </w:r>
    </w:p>
    <w:p w14:paraId="1944DEAE" w14:textId="1C3003B5" w:rsidR="00F6219A" w:rsidRPr="00F6219A" w:rsidRDefault="00F6219A" w:rsidP="00F6219A">
      <w:pPr>
        <w:spacing w:line="460" w:lineRule="exact"/>
        <w:ind w:firstLineChars="200" w:firstLine="480"/>
        <w:rPr>
          <w:sz w:val="24"/>
        </w:rPr>
      </w:pPr>
      <w:r w:rsidRPr="00F6219A">
        <w:rPr>
          <w:sz w:val="24"/>
        </w:rPr>
        <w:t>关键工厂插入算子框架如算法</w:t>
      </w:r>
      <w:r w:rsidRPr="00F6219A">
        <w:rPr>
          <w:sz w:val="24"/>
        </w:rPr>
        <w:t>3-3</w:t>
      </w:r>
      <w:r w:rsidRPr="00F6219A">
        <w:rPr>
          <w:sz w:val="24"/>
        </w:rPr>
        <w:t>所示。</w:t>
      </w:r>
      <w:r w:rsidR="007C7BAE">
        <w:rPr>
          <w:rFonts w:hint="eastAsia"/>
          <w:sz w:val="24"/>
        </w:rPr>
        <w:t>具体流程包括：</w:t>
      </w:r>
      <w:r w:rsidRPr="00F6219A">
        <w:rPr>
          <w:sz w:val="24"/>
        </w:rPr>
        <w:t>（</w:t>
      </w:r>
      <w:r w:rsidRPr="00F6219A">
        <w:rPr>
          <w:sz w:val="24"/>
        </w:rPr>
        <w:t>1</w:t>
      </w:r>
      <w:r w:rsidRPr="00F6219A">
        <w:rPr>
          <w:sz w:val="24"/>
        </w:rPr>
        <w:t>）找到具有最大完成时间的工厂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F6219A">
        <w:rPr>
          <w:sz w:val="24"/>
        </w:rPr>
        <w:t>，以及具有最小</w:t>
      </w:r>
      <w:r w:rsidR="0076560A">
        <w:rPr>
          <w:sz w:val="24"/>
        </w:rPr>
        <w:t>完成时间</w:t>
      </w:r>
      <w:r w:rsidRPr="00F6219A">
        <w:rPr>
          <w:sz w:val="24"/>
        </w:rPr>
        <w:t>的工厂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F6219A">
        <w:rPr>
          <w:sz w:val="24"/>
        </w:rPr>
        <w:t>；（</w:t>
      </w:r>
      <w:r w:rsidRPr="00F6219A">
        <w:rPr>
          <w:sz w:val="24"/>
        </w:rPr>
        <w:t>2</w:t>
      </w:r>
      <w:r w:rsidRPr="00F6219A">
        <w:rPr>
          <w:sz w:val="24"/>
        </w:rPr>
        <w:t>）随机提取工厂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F6219A">
        <w:rPr>
          <w:sz w:val="24"/>
        </w:rPr>
        <w:t>中的工件</w:t>
      </w:r>
      <m:oMath>
        <m:r>
          <w:rPr>
            <w:rFonts w:ascii="Cambria Math" w:hAnsi="Cambria Math"/>
            <w:sz w:val="24"/>
          </w:rPr>
          <m:t>job</m:t>
        </m:r>
      </m:oMath>
      <w:r w:rsidRPr="00F6219A">
        <w:rPr>
          <w:sz w:val="24"/>
        </w:rPr>
        <w:t>，重新插入到工厂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F6219A">
        <w:rPr>
          <w:sz w:val="24"/>
        </w:rPr>
        <w:t>的最佳位置。</w:t>
      </w:r>
    </w:p>
    <w:p w14:paraId="0A3A91E1" w14:textId="202F4F53" w:rsidR="00F6219A" w:rsidRPr="002B20D4" w:rsidRDefault="00F6219A" w:rsidP="002B20D4">
      <w:pPr>
        <w:spacing w:line="460" w:lineRule="exact"/>
        <w:ind w:firstLineChars="200" w:firstLine="480"/>
        <w:rPr>
          <w:sz w:val="24"/>
        </w:rPr>
      </w:pPr>
      <w:r w:rsidRPr="00F6219A">
        <w:rPr>
          <w:sz w:val="24"/>
        </w:rPr>
        <w:t>关键工厂交换算子的过程与插入算子的过程类似。</w:t>
      </w:r>
      <w:r w:rsidR="007C7BAE">
        <w:rPr>
          <w:rFonts w:hint="eastAsia"/>
          <w:sz w:val="24"/>
        </w:rPr>
        <w:t>包括以下步骤：</w:t>
      </w:r>
      <w:r w:rsidRPr="00F6219A">
        <w:rPr>
          <w:sz w:val="24"/>
        </w:rPr>
        <w:t>（</w:t>
      </w:r>
      <w:r w:rsidRPr="00F6219A">
        <w:rPr>
          <w:sz w:val="24"/>
        </w:rPr>
        <w:t>1</w:t>
      </w:r>
      <w:r w:rsidRPr="00F6219A">
        <w:rPr>
          <w:sz w:val="24"/>
        </w:rPr>
        <w:t>）分别找出完成时间最长和最短的两个工厂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F6219A">
        <w:rPr>
          <w:sz w:val="24"/>
        </w:rPr>
        <w:t>和</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F6219A">
        <w:rPr>
          <w:sz w:val="24"/>
        </w:rPr>
        <w:t>；（</w:t>
      </w:r>
      <w:r w:rsidRPr="00F6219A">
        <w:rPr>
          <w:sz w:val="24"/>
        </w:rPr>
        <w:t>2</w:t>
      </w:r>
      <w:r w:rsidRPr="00F6219A">
        <w:rPr>
          <w:sz w:val="24"/>
        </w:rPr>
        <w:t>）分别从</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F6219A">
        <w:rPr>
          <w:sz w:val="24"/>
        </w:rPr>
        <w:t>和</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F6219A">
        <w:rPr>
          <w:sz w:val="24"/>
        </w:rPr>
        <w:t>中随机选择</w:t>
      </w:r>
      <m:oMath>
        <m:r>
          <w:rPr>
            <w:rFonts w:ascii="Cambria Math" w:hAnsi="Cambria Math"/>
            <w:sz w:val="24"/>
          </w:rPr>
          <m:t>job1</m:t>
        </m:r>
      </m:oMath>
      <w:r w:rsidRPr="00F6219A">
        <w:rPr>
          <w:sz w:val="24"/>
        </w:rPr>
        <w:t>和</w:t>
      </w:r>
      <m:oMath>
        <m:r>
          <w:rPr>
            <w:rFonts w:ascii="Cambria Math" w:hAnsi="Cambria Math"/>
            <w:sz w:val="24"/>
          </w:rPr>
          <m:t>job2</m:t>
        </m:r>
      </m:oMath>
      <w:r w:rsidRPr="00F6219A">
        <w:rPr>
          <w:sz w:val="24"/>
        </w:rPr>
        <w:t>，并交换它们；</w:t>
      </w:r>
      <w:r w:rsidR="007C7BAE">
        <w:rPr>
          <w:rFonts w:hint="eastAsia"/>
          <w:sz w:val="24"/>
        </w:rPr>
        <w:t>（</w:t>
      </w:r>
      <w:r w:rsidRPr="00F6219A">
        <w:rPr>
          <w:sz w:val="24"/>
        </w:rPr>
        <w:t>3</w:t>
      </w:r>
      <w:r w:rsidR="007C7BAE">
        <w:rPr>
          <w:rFonts w:hint="eastAsia"/>
          <w:sz w:val="24"/>
        </w:rPr>
        <w:t>）</w:t>
      </w:r>
      <w:r w:rsidRPr="00F6219A">
        <w:rPr>
          <w:sz w:val="24"/>
        </w:rPr>
        <w:t>执行验收标准，如果</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temp</m:t>
            </m:r>
          </m:sup>
        </m:sSup>
      </m:oMath>
      <w:r w:rsidRPr="00F6219A">
        <w:rPr>
          <w:sz w:val="24"/>
        </w:rPr>
        <w:t>变好，则</w:t>
      </w:r>
      <w:r w:rsidR="007C7BAE">
        <w:rPr>
          <w:rFonts w:hint="eastAsia"/>
          <w:sz w:val="24"/>
        </w:rPr>
        <w:t>更新当前解</w:t>
      </w:r>
      <w:r w:rsidRPr="00F6219A">
        <w:rPr>
          <w:sz w:val="24"/>
        </w:rPr>
        <w:t>，否则</w:t>
      </w:r>
      <w:r w:rsidR="007C7BAE">
        <w:rPr>
          <w:rFonts w:hint="eastAsia"/>
          <w:sz w:val="24"/>
        </w:rPr>
        <w:t>丢弃这个解</w:t>
      </w:r>
      <w:r w:rsidRPr="00F6219A">
        <w:rPr>
          <w:sz w:val="24"/>
        </w:rPr>
        <w:t>；</w:t>
      </w:r>
      <w:r w:rsidR="007C7BAE">
        <w:rPr>
          <w:rFonts w:hint="eastAsia"/>
          <w:sz w:val="24"/>
        </w:rPr>
        <w:t>（</w:t>
      </w:r>
      <w:r w:rsidRPr="00F6219A">
        <w:rPr>
          <w:sz w:val="24"/>
        </w:rPr>
        <w:t>4</w:t>
      </w:r>
      <w:r w:rsidR="007C7BAE">
        <w:rPr>
          <w:rFonts w:hint="eastAsia"/>
          <w:sz w:val="24"/>
        </w:rPr>
        <w:t>）</w:t>
      </w:r>
      <w:r w:rsidRPr="00F6219A">
        <w:rPr>
          <w:sz w:val="24"/>
        </w:rPr>
        <w:t>重复步骤（</w:t>
      </w:r>
      <w:r w:rsidRPr="00F6219A">
        <w:rPr>
          <w:sz w:val="24"/>
        </w:rPr>
        <w:t>2</w:t>
      </w:r>
      <w:r w:rsidRPr="00F6219A">
        <w:rPr>
          <w:sz w:val="24"/>
        </w:rPr>
        <w:t>），直到</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F6219A">
        <w:rPr>
          <w:sz w:val="24"/>
        </w:rPr>
        <w:t>中的所有工件都与中</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F6219A">
        <w:rPr>
          <w:sz w:val="24"/>
        </w:rPr>
        <w:t>的工件进行了交换。</w:t>
      </w:r>
    </w:p>
    <w:tbl>
      <w:tblPr>
        <w:tblW w:w="0" w:type="auto"/>
        <w:tblInd w:w="-5" w:type="dxa"/>
        <w:tblBorders>
          <w:top w:val="single" w:sz="6" w:space="0" w:color="auto"/>
          <w:bottom w:val="single" w:sz="6" w:space="0" w:color="auto"/>
        </w:tblBorders>
        <w:tblLook w:val="04A0" w:firstRow="1" w:lastRow="0" w:firstColumn="1" w:lastColumn="0" w:noHBand="0" w:noVBand="1"/>
      </w:tblPr>
      <w:tblGrid>
        <w:gridCol w:w="475"/>
        <w:gridCol w:w="7706"/>
      </w:tblGrid>
      <w:tr w:rsidR="00F6219A" w:rsidRPr="00F6219A" w14:paraId="55ED9B57" w14:textId="77777777" w:rsidTr="002F019C">
        <w:trPr>
          <w:trHeight w:val="287"/>
        </w:trPr>
        <w:tc>
          <w:tcPr>
            <w:tcW w:w="8181" w:type="dxa"/>
            <w:gridSpan w:val="2"/>
            <w:tcBorders>
              <w:top w:val="single" w:sz="6" w:space="0" w:color="auto"/>
              <w:bottom w:val="single" w:sz="6" w:space="0" w:color="auto"/>
            </w:tcBorders>
            <w:shd w:val="clear" w:color="auto" w:fill="auto"/>
            <w:vAlign w:val="center"/>
          </w:tcPr>
          <w:p w14:paraId="03FB2CAD" w14:textId="77777777" w:rsidR="00F6219A" w:rsidRPr="00F6219A" w:rsidRDefault="00F6219A" w:rsidP="00B77F29">
            <w:pPr>
              <w:adjustRightInd w:val="0"/>
              <w:snapToGrid w:val="0"/>
              <w:rPr>
                <w:sz w:val="20"/>
                <w:szCs w:val="20"/>
              </w:rPr>
            </w:pPr>
            <w:r w:rsidRPr="00F6219A">
              <w:rPr>
                <w:b/>
                <w:bCs/>
                <w:sz w:val="20"/>
                <w:szCs w:val="20"/>
              </w:rPr>
              <w:t>算法</w:t>
            </w:r>
            <w:r w:rsidRPr="00F6219A">
              <w:rPr>
                <w:b/>
                <w:bCs/>
                <w:sz w:val="20"/>
                <w:szCs w:val="20"/>
              </w:rPr>
              <w:t xml:space="preserve">3-3 </w:t>
            </w:r>
            <w:r w:rsidRPr="00F6219A">
              <w:rPr>
                <w:sz w:val="20"/>
                <w:szCs w:val="20"/>
              </w:rPr>
              <w:t>关键工厂插入算子</w:t>
            </w:r>
          </w:p>
        </w:tc>
      </w:tr>
      <w:tr w:rsidR="00280491" w:rsidRPr="00F6219A" w14:paraId="6711E08B" w14:textId="77777777" w:rsidTr="00DC2AF0">
        <w:trPr>
          <w:trHeight w:val="287"/>
        </w:trPr>
        <w:tc>
          <w:tcPr>
            <w:tcW w:w="8181" w:type="dxa"/>
            <w:gridSpan w:val="2"/>
            <w:tcBorders>
              <w:top w:val="single" w:sz="6" w:space="0" w:color="auto"/>
            </w:tcBorders>
            <w:shd w:val="clear" w:color="auto" w:fill="auto"/>
            <w:vAlign w:val="center"/>
          </w:tcPr>
          <w:p w14:paraId="535E633C" w14:textId="4B2D4589" w:rsidR="00280491" w:rsidRPr="00F6219A" w:rsidRDefault="00280491" w:rsidP="00B77F29">
            <w:pPr>
              <w:adjustRightInd w:val="0"/>
              <w:snapToGrid w:val="0"/>
              <w:rPr>
                <w:sz w:val="20"/>
                <w:szCs w:val="20"/>
              </w:rPr>
            </w:pPr>
            <w:r w:rsidRPr="00F6219A">
              <w:rPr>
                <w:sz w:val="20"/>
                <w:szCs w:val="20"/>
              </w:rPr>
              <w:t>输入：解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F6219A">
              <w:rPr>
                <w:sz w:val="20"/>
                <w:szCs w:val="20"/>
              </w:rPr>
              <w:t>,</w:t>
            </w:r>
            <w:r w:rsidRPr="00F6219A">
              <w:rPr>
                <w:sz w:val="20"/>
                <w:szCs w:val="20"/>
              </w:rPr>
              <w:t>参数</w:t>
            </w:r>
            <m:oMath>
              <m:r>
                <w:rPr>
                  <w:rFonts w:ascii="Cambria Math" w:hAnsi="Cambria Math"/>
                  <w:sz w:val="20"/>
                  <w:szCs w:val="20"/>
                </w:rPr>
                <m:t>d</m:t>
              </m:r>
            </m:oMath>
          </w:p>
        </w:tc>
      </w:tr>
      <w:tr w:rsidR="00F6219A" w:rsidRPr="00F6219A" w14:paraId="4B8D7D3F" w14:textId="77777777" w:rsidTr="00280491">
        <w:trPr>
          <w:trHeight w:val="287"/>
        </w:trPr>
        <w:tc>
          <w:tcPr>
            <w:tcW w:w="475" w:type="dxa"/>
            <w:shd w:val="clear" w:color="auto" w:fill="auto"/>
            <w:vAlign w:val="center"/>
          </w:tcPr>
          <w:p w14:paraId="33E015FB" w14:textId="77777777" w:rsidR="00F6219A" w:rsidRPr="00F6219A" w:rsidRDefault="00F6219A" w:rsidP="00B77F29">
            <w:pPr>
              <w:adjustRightInd w:val="0"/>
              <w:snapToGrid w:val="0"/>
              <w:rPr>
                <w:sz w:val="20"/>
                <w:szCs w:val="20"/>
              </w:rPr>
            </w:pPr>
            <w:r w:rsidRPr="00F6219A">
              <w:rPr>
                <w:sz w:val="20"/>
                <w:szCs w:val="20"/>
              </w:rPr>
              <w:t>01</w:t>
            </w:r>
          </w:p>
        </w:tc>
        <w:tc>
          <w:tcPr>
            <w:tcW w:w="7706" w:type="dxa"/>
            <w:shd w:val="clear" w:color="auto" w:fill="auto"/>
            <w:vAlign w:val="center"/>
          </w:tcPr>
          <w:p w14:paraId="36B7FDB9" w14:textId="06D3258D" w:rsidR="00F6219A" w:rsidRPr="00F6219A" w:rsidRDefault="00F6219A" w:rsidP="00B77F29">
            <w:pPr>
              <w:adjustRightInd w:val="0"/>
              <w:snapToGrid w:val="0"/>
              <w:rPr>
                <w:sz w:val="20"/>
                <w:szCs w:val="20"/>
              </w:rPr>
            </w:pPr>
            <w:r w:rsidRPr="00F6219A">
              <w:rPr>
                <w:b/>
                <w:bCs/>
                <w:sz w:val="20"/>
                <w:szCs w:val="20"/>
              </w:rPr>
              <w:t>for</w:t>
            </w:r>
            <w:r w:rsidRPr="00F6219A">
              <w:rPr>
                <w:sz w:val="20"/>
                <w:szCs w:val="20"/>
              </w:rPr>
              <w:t xml:space="preserve"> </w:t>
            </w:r>
            <m:oMath>
              <m:r>
                <w:rPr>
                  <w:rFonts w:ascii="Cambria Math" w:hAnsi="Cambria Math"/>
                  <w:sz w:val="20"/>
                  <w:szCs w:val="20"/>
                </w:rPr>
                <m:t>i=1</m:t>
              </m:r>
            </m:oMath>
            <w:r w:rsidRPr="00F6219A">
              <w:rPr>
                <w:sz w:val="20"/>
                <w:szCs w:val="20"/>
              </w:rPr>
              <w:t xml:space="preserve"> </w:t>
            </w:r>
            <w:r w:rsidRPr="00F6219A">
              <w:rPr>
                <w:b/>
                <w:bCs/>
                <w:sz w:val="20"/>
                <w:szCs w:val="20"/>
              </w:rPr>
              <w:t>to</w:t>
            </w:r>
            <w:r w:rsidRPr="00F6219A">
              <w:rPr>
                <w:sz w:val="20"/>
                <w:szCs w:val="20"/>
              </w:rPr>
              <w:t xml:space="preserve">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2</m:t>
              </m:r>
            </m:oMath>
          </w:p>
        </w:tc>
      </w:tr>
      <w:tr w:rsidR="00F6219A" w:rsidRPr="00F6219A" w14:paraId="5B830B14" w14:textId="77777777" w:rsidTr="00280491">
        <w:trPr>
          <w:trHeight w:val="287"/>
        </w:trPr>
        <w:tc>
          <w:tcPr>
            <w:tcW w:w="475" w:type="dxa"/>
            <w:shd w:val="clear" w:color="auto" w:fill="auto"/>
            <w:vAlign w:val="center"/>
          </w:tcPr>
          <w:p w14:paraId="0E0AA7F7" w14:textId="77777777" w:rsidR="00F6219A" w:rsidRPr="00F6219A" w:rsidRDefault="00F6219A" w:rsidP="00B77F29">
            <w:pPr>
              <w:adjustRightInd w:val="0"/>
              <w:snapToGrid w:val="0"/>
              <w:rPr>
                <w:sz w:val="20"/>
                <w:szCs w:val="20"/>
              </w:rPr>
            </w:pPr>
            <w:r w:rsidRPr="00F6219A">
              <w:rPr>
                <w:sz w:val="20"/>
                <w:szCs w:val="20"/>
              </w:rPr>
              <w:t>02</w:t>
            </w:r>
          </w:p>
        </w:tc>
        <w:tc>
          <w:tcPr>
            <w:tcW w:w="7706" w:type="dxa"/>
            <w:shd w:val="clear" w:color="auto" w:fill="auto"/>
            <w:vAlign w:val="center"/>
          </w:tcPr>
          <w:p w14:paraId="49DA6C8C" w14:textId="0D15309B" w:rsidR="00F6219A" w:rsidRPr="00F6219A" w:rsidRDefault="00F6219A" w:rsidP="00B77F29">
            <w:pPr>
              <w:adjustRightInd w:val="0"/>
              <w:snapToGrid w:val="0"/>
              <w:rPr>
                <w:sz w:val="20"/>
                <w:szCs w:val="20"/>
              </w:rPr>
            </w:pPr>
            <w:r w:rsidRPr="00F6219A">
              <w:rPr>
                <w:sz w:val="20"/>
                <w:szCs w:val="20"/>
              </w:rPr>
              <w:t xml:space="preserve">  </w:t>
            </w:r>
            <w:r w:rsidRPr="00F6219A">
              <w:rPr>
                <w:b/>
                <w:bCs/>
                <w:sz w:val="20"/>
                <w:szCs w:val="20"/>
              </w:rPr>
              <w:t>for</w:t>
            </w:r>
            <w:r w:rsidRPr="00F6219A">
              <w:rPr>
                <w:sz w:val="20"/>
                <w:szCs w:val="20"/>
              </w:rPr>
              <w:t xml:space="preserve"> </w:t>
            </w:r>
            <m:oMath>
              <m:r>
                <w:rPr>
                  <w:rFonts w:ascii="Cambria Math" w:hAnsi="Cambria Math"/>
                  <w:sz w:val="20"/>
                  <w:szCs w:val="20"/>
                </w:rPr>
                <m:t>f=1</m:t>
              </m:r>
            </m:oMath>
            <w:r w:rsidRPr="00F6219A">
              <w:rPr>
                <w:sz w:val="20"/>
                <w:szCs w:val="20"/>
              </w:rPr>
              <w:t xml:space="preserve"> </w:t>
            </w:r>
            <w:r w:rsidRPr="00F6219A">
              <w:rPr>
                <w:b/>
                <w:bCs/>
                <w:sz w:val="20"/>
                <w:szCs w:val="20"/>
              </w:rPr>
              <w:t>to</w:t>
            </w:r>
            <w:r w:rsidRPr="00F6219A">
              <w:rPr>
                <w:sz w:val="20"/>
                <w:szCs w:val="20"/>
              </w:rPr>
              <w:t xml:space="preserve"> </w:t>
            </w:r>
            <m:oMath>
              <m:r>
                <w:rPr>
                  <w:rFonts w:ascii="Cambria Math" w:hAnsi="Cambria Math"/>
                  <w:sz w:val="20"/>
                  <w:szCs w:val="20"/>
                </w:rPr>
                <m:t>F</m:t>
              </m:r>
            </m:oMath>
          </w:p>
        </w:tc>
      </w:tr>
      <w:tr w:rsidR="00F6219A" w:rsidRPr="00F6219A" w14:paraId="34F5E7E4" w14:textId="77777777" w:rsidTr="00280491">
        <w:trPr>
          <w:trHeight w:val="287"/>
        </w:trPr>
        <w:tc>
          <w:tcPr>
            <w:tcW w:w="475" w:type="dxa"/>
            <w:shd w:val="clear" w:color="auto" w:fill="auto"/>
            <w:vAlign w:val="center"/>
          </w:tcPr>
          <w:p w14:paraId="4D4CDE66" w14:textId="77777777" w:rsidR="00F6219A" w:rsidRPr="00F6219A" w:rsidRDefault="00F6219A" w:rsidP="00B77F29">
            <w:pPr>
              <w:adjustRightInd w:val="0"/>
              <w:snapToGrid w:val="0"/>
              <w:rPr>
                <w:sz w:val="20"/>
                <w:szCs w:val="20"/>
              </w:rPr>
            </w:pPr>
            <w:r w:rsidRPr="00F6219A">
              <w:rPr>
                <w:sz w:val="20"/>
                <w:szCs w:val="20"/>
              </w:rPr>
              <w:t>03</w:t>
            </w:r>
          </w:p>
        </w:tc>
        <w:tc>
          <w:tcPr>
            <w:tcW w:w="7706" w:type="dxa"/>
            <w:shd w:val="clear" w:color="auto" w:fill="auto"/>
            <w:vAlign w:val="center"/>
          </w:tcPr>
          <w:p w14:paraId="18FCCA9F" w14:textId="15546D26" w:rsidR="00F6219A" w:rsidRPr="00F6219A" w:rsidRDefault="00F6219A" w:rsidP="00B77F29">
            <w:pPr>
              <w:adjustRightInd w:val="0"/>
              <w:snapToGrid w:val="0"/>
              <w:rPr>
                <w:sz w:val="20"/>
                <w:szCs w:val="20"/>
              </w:rPr>
            </w:pPr>
            <w:r w:rsidRPr="00F6219A">
              <w:rPr>
                <w:sz w:val="20"/>
                <w:szCs w:val="20"/>
              </w:rPr>
              <w:t xml:space="preserve">     </w:t>
            </w:r>
            <w:r w:rsidRPr="00F6219A">
              <w:rPr>
                <w:sz w:val="20"/>
                <w:szCs w:val="20"/>
              </w:rPr>
              <w:t>找到工厂</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max</m:t>
                  </m:r>
                </m:sub>
              </m:sSub>
            </m:oMath>
            <w:r w:rsidRPr="00F6219A">
              <w:rPr>
                <w:sz w:val="20"/>
                <w:szCs w:val="20"/>
              </w:rPr>
              <w:t>和</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min</m:t>
                  </m:r>
                </m:sub>
              </m:sSub>
            </m:oMath>
          </w:p>
        </w:tc>
      </w:tr>
      <w:tr w:rsidR="00F6219A" w:rsidRPr="00F6219A" w14:paraId="5B1BCE24" w14:textId="77777777" w:rsidTr="00280491">
        <w:trPr>
          <w:trHeight w:val="287"/>
        </w:trPr>
        <w:tc>
          <w:tcPr>
            <w:tcW w:w="475" w:type="dxa"/>
            <w:shd w:val="clear" w:color="auto" w:fill="auto"/>
            <w:vAlign w:val="center"/>
          </w:tcPr>
          <w:p w14:paraId="58CDDD29" w14:textId="77777777" w:rsidR="00F6219A" w:rsidRPr="00F6219A" w:rsidRDefault="00F6219A" w:rsidP="00B77F29">
            <w:pPr>
              <w:adjustRightInd w:val="0"/>
              <w:snapToGrid w:val="0"/>
              <w:rPr>
                <w:sz w:val="20"/>
                <w:szCs w:val="20"/>
              </w:rPr>
            </w:pPr>
            <w:r w:rsidRPr="00F6219A">
              <w:rPr>
                <w:sz w:val="20"/>
                <w:szCs w:val="20"/>
              </w:rPr>
              <w:t>04</w:t>
            </w:r>
          </w:p>
        </w:tc>
        <w:tc>
          <w:tcPr>
            <w:tcW w:w="7706" w:type="dxa"/>
            <w:shd w:val="clear" w:color="auto" w:fill="auto"/>
            <w:vAlign w:val="center"/>
          </w:tcPr>
          <w:p w14:paraId="6CAA44BC" w14:textId="77777777" w:rsidR="00F6219A" w:rsidRPr="00F6219A" w:rsidRDefault="00F6219A" w:rsidP="00B77F29">
            <w:pPr>
              <w:adjustRightInd w:val="0"/>
              <w:snapToGrid w:val="0"/>
              <w:rPr>
                <w:b/>
                <w:bCs/>
                <w:sz w:val="20"/>
                <w:szCs w:val="20"/>
              </w:rPr>
            </w:pPr>
            <w:r w:rsidRPr="00F6219A">
              <w:rPr>
                <w:sz w:val="20"/>
                <w:szCs w:val="20"/>
              </w:rPr>
              <w:t xml:space="preserve">  </w:t>
            </w:r>
            <w:r w:rsidRPr="00F6219A">
              <w:rPr>
                <w:b/>
                <w:bCs/>
                <w:sz w:val="20"/>
                <w:szCs w:val="20"/>
              </w:rPr>
              <w:t>end for</w:t>
            </w:r>
          </w:p>
        </w:tc>
      </w:tr>
      <w:tr w:rsidR="00F6219A" w:rsidRPr="00F6219A" w14:paraId="2320B035" w14:textId="77777777" w:rsidTr="00280491">
        <w:trPr>
          <w:trHeight w:val="287"/>
        </w:trPr>
        <w:tc>
          <w:tcPr>
            <w:tcW w:w="475" w:type="dxa"/>
            <w:shd w:val="clear" w:color="auto" w:fill="auto"/>
            <w:vAlign w:val="center"/>
          </w:tcPr>
          <w:p w14:paraId="54C02001" w14:textId="77777777" w:rsidR="00F6219A" w:rsidRPr="00F6219A" w:rsidRDefault="00F6219A" w:rsidP="00B77F29">
            <w:pPr>
              <w:adjustRightInd w:val="0"/>
              <w:snapToGrid w:val="0"/>
              <w:rPr>
                <w:sz w:val="20"/>
                <w:szCs w:val="20"/>
              </w:rPr>
            </w:pPr>
            <w:r w:rsidRPr="00F6219A">
              <w:rPr>
                <w:sz w:val="20"/>
                <w:szCs w:val="20"/>
              </w:rPr>
              <w:t>05</w:t>
            </w:r>
          </w:p>
        </w:tc>
        <w:tc>
          <w:tcPr>
            <w:tcW w:w="7706" w:type="dxa"/>
            <w:shd w:val="clear" w:color="auto" w:fill="auto"/>
            <w:vAlign w:val="center"/>
          </w:tcPr>
          <w:p w14:paraId="6998B9E7" w14:textId="793C56D8" w:rsidR="00F6219A" w:rsidRPr="00F6219A" w:rsidRDefault="00F6219A" w:rsidP="00B77F29">
            <w:pPr>
              <w:adjustRightInd w:val="0"/>
              <w:snapToGrid w:val="0"/>
              <w:rPr>
                <w:sz w:val="20"/>
                <w:szCs w:val="20"/>
              </w:rPr>
            </w:pPr>
            <w:r w:rsidRPr="00F6219A">
              <w:rPr>
                <w:sz w:val="20"/>
                <w:szCs w:val="20"/>
              </w:rPr>
              <w:t xml:space="preserve">  </w:t>
            </w:r>
            <m:oMath>
              <m:r>
                <w:rPr>
                  <w:rFonts w:ascii="Cambria Math" w:hAnsi="Cambria Math"/>
                  <w:sz w:val="20"/>
                  <w:szCs w:val="20"/>
                </w:rPr>
                <m:t>pt=rand</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fmax</m:t>
                      </m:r>
                    </m:sub>
                    <m:sup>
                      <m:r>
                        <w:rPr>
                          <w:rFonts w:ascii="Cambria Math" w:hAnsi="Cambria Math"/>
                          <w:sz w:val="20"/>
                          <w:szCs w:val="20"/>
                        </w:rPr>
                        <m:t>temp</m:t>
                      </m:r>
                    </m:sup>
                  </m:sSubSup>
                </m:e>
              </m:d>
            </m:oMath>
          </w:p>
        </w:tc>
      </w:tr>
      <w:tr w:rsidR="00F6219A" w:rsidRPr="00F6219A" w14:paraId="206494B8" w14:textId="77777777" w:rsidTr="00280491">
        <w:trPr>
          <w:trHeight w:val="287"/>
        </w:trPr>
        <w:tc>
          <w:tcPr>
            <w:tcW w:w="475" w:type="dxa"/>
            <w:shd w:val="clear" w:color="auto" w:fill="auto"/>
            <w:vAlign w:val="center"/>
          </w:tcPr>
          <w:p w14:paraId="38149A33" w14:textId="77777777" w:rsidR="00F6219A" w:rsidRPr="00F6219A" w:rsidRDefault="00F6219A" w:rsidP="00B77F29">
            <w:pPr>
              <w:adjustRightInd w:val="0"/>
              <w:snapToGrid w:val="0"/>
              <w:rPr>
                <w:sz w:val="20"/>
                <w:szCs w:val="20"/>
              </w:rPr>
            </w:pPr>
            <w:r w:rsidRPr="00F6219A">
              <w:rPr>
                <w:sz w:val="20"/>
                <w:szCs w:val="20"/>
              </w:rPr>
              <w:t>06</w:t>
            </w:r>
          </w:p>
        </w:tc>
        <w:tc>
          <w:tcPr>
            <w:tcW w:w="7706" w:type="dxa"/>
            <w:shd w:val="clear" w:color="auto" w:fill="auto"/>
            <w:vAlign w:val="center"/>
          </w:tcPr>
          <w:p w14:paraId="096C722B" w14:textId="506D4B80" w:rsidR="00F6219A" w:rsidRPr="00F6219A" w:rsidRDefault="00F6219A" w:rsidP="00B77F29">
            <w:pPr>
              <w:adjustRightInd w:val="0"/>
              <w:snapToGrid w:val="0"/>
              <w:rPr>
                <w:sz w:val="20"/>
                <w:szCs w:val="20"/>
              </w:rPr>
            </w:pPr>
            <w:r w:rsidRPr="00F6219A">
              <w:rPr>
                <w:sz w:val="20"/>
                <w:szCs w:val="20"/>
              </w:rPr>
              <w:t xml:space="preserve">  </w:t>
            </w:r>
            <m:oMath>
              <m:r>
                <w:rPr>
                  <w:rFonts w:ascii="Cambria Math" w:hAnsi="Cambria Math"/>
                  <w:sz w:val="20"/>
                  <w:szCs w:val="20"/>
                </w:rPr>
                <m:t>job</m:t>
              </m:r>
            </m:oMath>
            <w:r w:rsidRPr="00F6219A">
              <w:rPr>
                <w:sz w:val="20"/>
                <w:szCs w:val="20"/>
              </w:rPr>
              <w:t>=</w:t>
            </w:r>
            <w:r w:rsidRPr="00F6219A">
              <w:rPr>
                <w:sz w:val="20"/>
                <w:szCs w:val="20"/>
              </w:rPr>
              <w:t>提取</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fmax</m:t>
                  </m:r>
                </m:sub>
                <m:sup>
                  <m:r>
                    <w:rPr>
                      <w:rFonts w:ascii="Cambria Math" w:hAnsi="Cambria Math"/>
                      <w:sz w:val="20"/>
                      <w:szCs w:val="20"/>
                    </w:rPr>
                    <m:t>temp</m:t>
                  </m:r>
                </m:sup>
              </m:sSubSup>
            </m:oMath>
            <w:r w:rsidRPr="00F6219A">
              <w:rPr>
                <w:sz w:val="20"/>
                <w:szCs w:val="20"/>
              </w:rPr>
              <w:t>的第</w:t>
            </w:r>
            <m:oMath>
              <m:r>
                <w:rPr>
                  <w:rFonts w:ascii="Cambria Math" w:hAnsi="Cambria Math"/>
                  <w:sz w:val="20"/>
                  <w:szCs w:val="20"/>
                </w:rPr>
                <m:t>pt</m:t>
              </m:r>
            </m:oMath>
            <w:proofErr w:type="gramStart"/>
            <w:r w:rsidRPr="00F6219A">
              <w:rPr>
                <w:sz w:val="20"/>
                <w:szCs w:val="20"/>
              </w:rPr>
              <w:t>个</w:t>
            </w:r>
            <w:proofErr w:type="gramEnd"/>
            <w:r w:rsidRPr="00F6219A">
              <w:rPr>
                <w:sz w:val="20"/>
                <w:szCs w:val="20"/>
              </w:rPr>
              <w:t>工件</w:t>
            </w:r>
          </w:p>
        </w:tc>
      </w:tr>
      <w:tr w:rsidR="00F6219A" w:rsidRPr="00F6219A" w14:paraId="1CE60E4C" w14:textId="77777777" w:rsidTr="00280491">
        <w:trPr>
          <w:trHeight w:val="287"/>
        </w:trPr>
        <w:tc>
          <w:tcPr>
            <w:tcW w:w="475" w:type="dxa"/>
            <w:shd w:val="clear" w:color="auto" w:fill="auto"/>
            <w:vAlign w:val="center"/>
          </w:tcPr>
          <w:p w14:paraId="4DAA1A0E" w14:textId="77777777" w:rsidR="00F6219A" w:rsidRPr="00F6219A" w:rsidRDefault="00F6219A" w:rsidP="00B77F29">
            <w:pPr>
              <w:adjustRightInd w:val="0"/>
              <w:snapToGrid w:val="0"/>
              <w:rPr>
                <w:sz w:val="20"/>
                <w:szCs w:val="20"/>
              </w:rPr>
            </w:pPr>
            <w:r w:rsidRPr="00F6219A">
              <w:rPr>
                <w:sz w:val="20"/>
                <w:szCs w:val="20"/>
              </w:rPr>
              <w:t>07</w:t>
            </w:r>
          </w:p>
        </w:tc>
        <w:tc>
          <w:tcPr>
            <w:tcW w:w="7706" w:type="dxa"/>
            <w:shd w:val="clear" w:color="auto" w:fill="auto"/>
            <w:vAlign w:val="center"/>
          </w:tcPr>
          <w:p w14:paraId="11B6624E" w14:textId="58B814FB" w:rsidR="00F6219A" w:rsidRPr="00F6219A" w:rsidRDefault="00F6219A" w:rsidP="00B77F29">
            <w:pPr>
              <w:adjustRightInd w:val="0"/>
              <w:snapToGrid w:val="0"/>
              <w:rPr>
                <w:sz w:val="20"/>
                <w:szCs w:val="20"/>
              </w:rPr>
            </w:pPr>
            <w:r w:rsidRPr="00F6219A">
              <w:rPr>
                <w:sz w:val="20"/>
                <w:szCs w:val="20"/>
              </w:rPr>
              <w:t xml:space="preserve">  </w:t>
            </w:r>
            <w:r w:rsidRPr="00F6219A">
              <w:rPr>
                <w:sz w:val="20"/>
                <w:szCs w:val="20"/>
              </w:rPr>
              <w:t>将</w:t>
            </w:r>
            <m:oMath>
              <m:r>
                <w:rPr>
                  <w:rFonts w:ascii="Cambria Math" w:hAnsi="Cambria Math"/>
                  <w:sz w:val="20"/>
                  <w:szCs w:val="20"/>
                </w:rPr>
                <m:t>job</m:t>
              </m:r>
            </m:oMath>
            <w:r w:rsidRPr="00F6219A">
              <w:rPr>
                <w:sz w:val="20"/>
                <w:szCs w:val="20"/>
              </w:rPr>
              <w:t>插入到工厂</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min</m:t>
                  </m:r>
                </m:sub>
              </m:sSub>
            </m:oMath>
            <w:r w:rsidRPr="00F6219A">
              <w:rPr>
                <w:sz w:val="20"/>
                <w:szCs w:val="20"/>
              </w:rPr>
              <w:t>的最好位置，更新解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p>
        </w:tc>
      </w:tr>
      <w:tr w:rsidR="00F6219A" w:rsidRPr="00F6219A" w14:paraId="5CFA9D45" w14:textId="77777777" w:rsidTr="00280491">
        <w:trPr>
          <w:trHeight w:val="287"/>
        </w:trPr>
        <w:tc>
          <w:tcPr>
            <w:tcW w:w="475" w:type="dxa"/>
            <w:shd w:val="clear" w:color="auto" w:fill="auto"/>
            <w:vAlign w:val="center"/>
          </w:tcPr>
          <w:p w14:paraId="40BF49C8" w14:textId="77777777" w:rsidR="00F6219A" w:rsidRPr="00F6219A" w:rsidRDefault="00F6219A" w:rsidP="00B77F29">
            <w:pPr>
              <w:adjustRightInd w:val="0"/>
              <w:snapToGrid w:val="0"/>
              <w:rPr>
                <w:sz w:val="20"/>
                <w:szCs w:val="20"/>
              </w:rPr>
            </w:pPr>
            <w:r w:rsidRPr="00F6219A">
              <w:rPr>
                <w:sz w:val="20"/>
                <w:szCs w:val="20"/>
              </w:rPr>
              <w:t>08</w:t>
            </w:r>
          </w:p>
        </w:tc>
        <w:tc>
          <w:tcPr>
            <w:tcW w:w="7706" w:type="dxa"/>
            <w:shd w:val="clear" w:color="auto" w:fill="auto"/>
            <w:vAlign w:val="center"/>
          </w:tcPr>
          <w:p w14:paraId="057E6523" w14:textId="77777777" w:rsidR="00F6219A" w:rsidRPr="00F6219A" w:rsidRDefault="00F6219A" w:rsidP="00B77F29">
            <w:pPr>
              <w:adjustRightInd w:val="0"/>
              <w:snapToGrid w:val="0"/>
              <w:rPr>
                <w:b/>
                <w:bCs/>
                <w:sz w:val="20"/>
                <w:szCs w:val="20"/>
              </w:rPr>
            </w:pPr>
            <w:r w:rsidRPr="00F6219A">
              <w:rPr>
                <w:b/>
                <w:bCs/>
                <w:sz w:val="20"/>
                <w:szCs w:val="20"/>
              </w:rPr>
              <w:t>end for</w:t>
            </w:r>
          </w:p>
        </w:tc>
      </w:tr>
      <w:tr w:rsidR="00280491" w:rsidRPr="00F6219A" w14:paraId="3F66F38A" w14:textId="77777777" w:rsidTr="008D4D39">
        <w:trPr>
          <w:trHeight w:val="296"/>
        </w:trPr>
        <w:tc>
          <w:tcPr>
            <w:tcW w:w="8181" w:type="dxa"/>
            <w:gridSpan w:val="2"/>
            <w:shd w:val="clear" w:color="auto" w:fill="auto"/>
            <w:vAlign w:val="center"/>
          </w:tcPr>
          <w:p w14:paraId="0FEE2DFD" w14:textId="6F922DBF" w:rsidR="00280491" w:rsidRPr="00F6219A" w:rsidRDefault="00280491" w:rsidP="00280491">
            <w:pPr>
              <w:adjustRightInd w:val="0"/>
              <w:snapToGrid w:val="0"/>
              <w:rPr>
                <w:sz w:val="20"/>
                <w:szCs w:val="20"/>
              </w:rPr>
            </w:pPr>
            <w:r w:rsidRPr="00F6219A">
              <w:rPr>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Pr>
                <w:sz w:val="20"/>
                <w:szCs w:val="20"/>
              </w:rPr>
              <w:t xml:space="preserve"> </w:t>
            </w:r>
          </w:p>
        </w:tc>
      </w:tr>
    </w:tbl>
    <w:p w14:paraId="5868DF12" w14:textId="77777777" w:rsidR="00C34A87" w:rsidRPr="00C34A87" w:rsidRDefault="00C34A87" w:rsidP="005E2E54">
      <w:pPr>
        <w:pStyle w:val="3"/>
        <w:adjustRightInd w:val="0"/>
        <w:snapToGrid w:val="0"/>
        <w:spacing w:before="0" w:after="0" w:line="460" w:lineRule="exact"/>
        <w:rPr>
          <w:sz w:val="24"/>
          <w:szCs w:val="24"/>
        </w:rPr>
      </w:pPr>
      <w:r w:rsidRPr="00C34A87">
        <w:rPr>
          <w:sz w:val="24"/>
          <w:szCs w:val="24"/>
        </w:rPr>
        <w:t xml:space="preserve">3.3.4 </w:t>
      </w:r>
      <w:r w:rsidRPr="00C34A87">
        <w:rPr>
          <w:rFonts w:hint="eastAsia"/>
          <w:sz w:val="24"/>
          <w:szCs w:val="24"/>
        </w:rPr>
        <w:t>破坏与重构</w:t>
      </w:r>
    </w:p>
    <w:p w14:paraId="14CC475E" w14:textId="35B6E95A" w:rsidR="00634E1E" w:rsidRPr="00634E1E" w:rsidRDefault="00C34A87" w:rsidP="00797471">
      <w:pPr>
        <w:adjustRightInd w:val="0"/>
        <w:snapToGrid w:val="0"/>
        <w:spacing w:line="460" w:lineRule="exact"/>
        <w:ind w:firstLineChars="200" w:firstLine="480"/>
        <w:rPr>
          <w:sz w:val="24"/>
        </w:rPr>
      </w:pPr>
      <w:r w:rsidRPr="00C34A87">
        <w:rPr>
          <w:sz w:val="24"/>
        </w:rPr>
        <w:t>DR</w:t>
      </w:r>
      <w:r w:rsidR="00634E1E">
        <w:rPr>
          <w:rFonts w:hint="eastAsia"/>
          <w:sz w:val="24"/>
        </w:rPr>
        <w:t>策略</w:t>
      </w:r>
      <w:r w:rsidRPr="00C34A87">
        <w:rPr>
          <w:sz w:val="24"/>
        </w:rPr>
        <w:t>通过较大程度的扰动当前解来提高解的多样性。本章在工厂内部设计了一种新的</w:t>
      </w:r>
      <w:r w:rsidRPr="00C34A87">
        <w:rPr>
          <w:sz w:val="24"/>
        </w:rPr>
        <w:t>DR</w:t>
      </w:r>
      <w:r w:rsidRPr="00C34A87">
        <w:rPr>
          <w:sz w:val="24"/>
        </w:rPr>
        <w:t>策略，具体如算法</w:t>
      </w:r>
      <w:r w:rsidRPr="00C34A87">
        <w:rPr>
          <w:sz w:val="24"/>
        </w:rPr>
        <w:t>3-4</w:t>
      </w:r>
      <w:r w:rsidRPr="00C34A87">
        <w:rPr>
          <w:sz w:val="24"/>
        </w:rPr>
        <w:t>所示。在破坏阶段，随机提取</w:t>
      </w:r>
      <m:oMath>
        <m:r>
          <w:rPr>
            <w:rFonts w:ascii="Cambria Math" w:hAnsi="Cambria Math"/>
            <w:sz w:val="24"/>
          </w:rPr>
          <m:t>d</m:t>
        </m:r>
      </m:oMath>
      <w:proofErr w:type="gramStart"/>
      <w:r w:rsidRPr="00C34A87">
        <w:rPr>
          <w:sz w:val="24"/>
        </w:rPr>
        <w:t>个</w:t>
      </w:r>
      <w:proofErr w:type="gramEnd"/>
      <w:r w:rsidRPr="00C34A87">
        <w:rPr>
          <w:sz w:val="24"/>
        </w:rPr>
        <w:t>工件</w:t>
      </w:r>
      <w:r w:rsidRPr="00C34A87">
        <w:rPr>
          <w:sz w:val="24"/>
        </w:rPr>
        <w:lastRenderedPageBreak/>
        <w:t>形成集合</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C34A87">
        <w:rPr>
          <w:sz w:val="24"/>
        </w:rPr>
        <w:t>，而剩余工件</w:t>
      </w:r>
      <w:r w:rsidR="00634E1E">
        <w:rPr>
          <w:rFonts w:hint="eastAsia"/>
          <w:sz w:val="24"/>
        </w:rPr>
        <w:t>组成</w:t>
      </w:r>
      <w:r w:rsidRPr="00C34A87">
        <w:rPr>
          <w:sz w:val="24"/>
        </w:rPr>
        <w:t>部分解</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m:t>
            </m:r>
          </m:sub>
          <m:sup>
            <m:r>
              <w:rPr>
                <w:rFonts w:ascii="Cambria Math" w:hAnsi="Cambria Math"/>
                <w:sz w:val="24"/>
              </w:rPr>
              <m:t>temp</m:t>
            </m:r>
          </m:sup>
        </m:sSubSup>
      </m:oMath>
      <w:r w:rsidRPr="00C34A87">
        <w:rPr>
          <w:sz w:val="24"/>
        </w:rPr>
        <w:t>。在重构阶段，从</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C34A87">
        <w:rPr>
          <w:sz w:val="24"/>
        </w:rPr>
        <w:t>中</w:t>
      </w:r>
      <w:r w:rsidR="00634E1E">
        <w:rPr>
          <w:rFonts w:hint="eastAsia"/>
          <w:sz w:val="24"/>
        </w:rPr>
        <w:t>逐个</w:t>
      </w:r>
      <w:r w:rsidRPr="00C34A87">
        <w:rPr>
          <w:sz w:val="24"/>
        </w:rPr>
        <w:t>提取工件，并尝试插入到</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m:t>
            </m:r>
          </m:sub>
          <m:sup>
            <m:r>
              <w:rPr>
                <w:rFonts w:ascii="Cambria Math" w:hAnsi="Cambria Math"/>
                <w:sz w:val="24"/>
              </w:rPr>
              <m:t>temp</m:t>
            </m:r>
          </m:sup>
        </m:sSubSup>
      </m:oMath>
      <w:r w:rsidRPr="00C34A87">
        <w:rPr>
          <w:sz w:val="24"/>
        </w:rPr>
        <w:t>中的所有位置，以找到</w:t>
      </w:r>
      <w:r w:rsidR="00634E1E">
        <w:rPr>
          <w:rFonts w:hint="eastAsia"/>
          <w:sz w:val="24"/>
        </w:rPr>
        <w:t>其中使得</w:t>
      </w:r>
      <w:r w:rsidR="0076560A">
        <w:rPr>
          <w:sz w:val="24"/>
        </w:rPr>
        <w:t>完成时间</w:t>
      </w:r>
      <w:r w:rsidRPr="00C34A87">
        <w:rPr>
          <w:sz w:val="24"/>
        </w:rPr>
        <w:t>最小的位置。重复上述插入过程，直到集合</w:t>
      </w:r>
      <m:oMath>
        <m:sSup>
          <m:sSupPr>
            <m:ctrlPr>
              <w:rPr>
                <w:rFonts w:ascii="Cambria Math" w:hAnsi="Cambria Math"/>
                <w:sz w:val="24"/>
              </w:rPr>
            </m:ctrlPr>
          </m:sSupPr>
          <m:e>
            <m:r>
              <w:rPr>
                <w:rFonts w:ascii="Cambria Math" w:hAnsi="Cambria Math"/>
                <w:sz w:val="24"/>
              </w:rPr>
              <m:t>π</m:t>
            </m:r>
          </m:e>
          <m:sup>
            <m:r>
              <w:rPr>
                <w:rFonts w:ascii="Cambria Math" w:hAnsi="Cambria Math"/>
                <w:sz w:val="24"/>
              </w:rPr>
              <m:t>r</m:t>
            </m:r>
          </m:sup>
        </m:sSup>
      </m:oMath>
      <w:r w:rsidRPr="00C34A87">
        <w:rPr>
          <w:sz w:val="24"/>
        </w:rPr>
        <w:t>中的所有工件都</w:t>
      </w:r>
      <w:r w:rsidR="00634E1E">
        <w:rPr>
          <w:rFonts w:hint="eastAsia"/>
          <w:sz w:val="24"/>
        </w:rPr>
        <w:t>成功</w:t>
      </w:r>
      <w:r w:rsidRPr="00C34A87">
        <w:rPr>
          <w:sz w:val="24"/>
        </w:rPr>
        <w:t>插入到</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m:t>
            </m:r>
          </m:sub>
          <m:sup>
            <m:r>
              <w:rPr>
                <w:rFonts w:ascii="Cambria Math" w:hAnsi="Cambria Math"/>
                <w:sz w:val="24"/>
              </w:rPr>
              <m:t>temp</m:t>
            </m:r>
          </m:sup>
        </m:sSubSup>
      </m:oMath>
      <w:r w:rsidRPr="00C34A87">
        <w:rPr>
          <w:sz w:val="24"/>
        </w:rPr>
        <w:t>中</w:t>
      </w:r>
      <w:r w:rsidR="00634E1E">
        <w:rPr>
          <w:rFonts w:hint="eastAsia"/>
          <w:sz w:val="24"/>
        </w:rPr>
        <w:t>为止</w:t>
      </w:r>
      <w:r w:rsidRPr="00C34A87">
        <w:rPr>
          <w:sz w:val="24"/>
        </w:rPr>
        <w:t>。</w:t>
      </w:r>
    </w:p>
    <w:tbl>
      <w:tblPr>
        <w:tblW w:w="0" w:type="auto"/>
        <w:tblInd w:w="-8" w:type="dxa"/>
        <w:tblBorders>
          <w:top w:val="single" w:sz="6" w:space="0" w:color="auto"/>
          <w:bottom w:val="single" w:sz="6" w:space="0" w:color="auto"/>
        </w:tblBorders>
        <w:tblLook w:val="04A0" w:firstRow="1" w:lastRow="0" w:firstColumn="1" w:lastColumn="0" w:noHBand="0" w:noVBand="1"/>
      </w:tblPr>
      <w:tblGrid>
        <w:gridCol w:w="494"/>
        <w:gridCol w:w="7596"/>
      </w:tblGrid>
      <w:tr w:rsidR="00C34A87" w:rsidRPr="00C34A87" w14:paraId="248129C0" w14:textId="77777777" w:rsidTr="002F019C">
        <w:trPr>
          <w:trHeight w:val="254"/>
        </w:trPr>
        <w:tc>
          <w:tcPr>
            <w:tcW w:w="8090" w:type="dxa"/>
            <w:gridSpan w:val="2"/>
            <w:tcBorders>
              <w:top w:val="single" w:sz="6" w:space="0" w:color="auto"/>
              <w:bottom w:val="single" w:sz="6" w:space="0" w:color="auto"/>
            </w:tcBorders>
            <w:shd w:val="clear" w:color="auto" w:fill="auto"/>
            <w:vAlign w:val="center"/>
          </w:tcPr>
          <w:p w14:paraId="1FE16234" w14:textId="77777777" w:rsidR="00C34A87" w:rsidRPr="00C34A87" w:rsidRDefault="00C34A87" w:rsidP="00C34A87">
            <w:pPr>
              <w:adjustRightInd w:val="0"/>
              <w:snapToGrid w:val="0"/>
              <w:rPr>
                <w:sz w:val="20"/>
                <w:szCs w:val="20"/>
              </w:rPr>
            </w:pPr>
            <w:r w:rsidRPr="00C34A87">
              <w:rPr>
                <w:b/>
                <w:bCs/>
                <w:sz w:val="20"/>
                <w:szCs w:val="20"/>
              </w:rPr>
              <w:t>算法</w:t>
            </w:r>
            <w:r w:rsidRPr="00C34A87">
              <w:rPr>
                <w:b/>
                <w:bCs/>
                <w:sz w:val="20"/>
                <w:szCs w:val="20"/>
              </w:rPr>
              <w:t xml:space="preserve">3-4 </w:t>
            </w:r>
            <w:r w:rsidRPr="00C34A87">
              <w:rPr>
                <w:sz w:val="20"/>
                <w:szCs w:val="20"/>
              </w:rPr>
              <w:t>破坏重构算子</w:t>
            </w:r>
          </w:p>
        </w:tc>
      </w:tr>
      <w:tr w:rsidR="00370D79" w:rsidRPr="00C34A87" w14:paraId="625ED47A" w14:textId="77777777" w:rsidTr="003831A3">
        <w:trPr>
          <w:trHeight w:val="257"/>
        </w:trPr>
        <w:tc>
          <w:tcPr>
            <w:tcW w:w="8090" w:type="dxa"/>
            <w:gridSpan w:val="2"/>
            <w:tcBorders>
              <w:top w:val="single" w:sz="6" w:space="0" w:color="auto"/>
            </w:tcBorders>
            <w:shd w:val="clear" w:color="auto" w:fill="auto"/>
            <w:vAlign w:val="center"/>
          </w:tcPr>
          <w:p w14:paraId="42200B50" w14:textId="67DFF5EA" w:rsidR="00370D79" w:rsidRPr="00C34A87" w:rsidRDefault="00370D79" w:rsidP="00C34A87">
            <w:pPr>
              <w:adjustRightInd w:val="0"/>
              <w:snapToGrid w:val="0"/>
              <w:rPr>
                <w:sz w:val="20"/>
                <w:szCs w:val="20"/>
              </w:rPr>
            </w:pPr>
            <w:r w:rsidRPr="00C34A87">
              <w:rPr>
                <w:sz w:val="20"/>
                <w:szCs w:val="20"/>
              </w:rPr>
              <w:t>输入：工厂</w:t>
            </w:r>
            <m:oMath>
              <m:r>
                <w:rPr>
                  <w:rFonts w:ascii="Cambria Math" w:hAnsi="Cambria Math"/>
                  <w:sz w:val="20"/>
                  <w:szCs w:val="20"/>
                </w:rPr>
                <m:t>f</m:t>
              </m:r>
            </m:oMath>
            <w:r w:rsidRPr="00C34A87">
              <w:rPr>
                <w:sz w:val="20"/>
                <w:szCs w:val="20"/>
              </w:rPr>
              <w:t>的工件序列</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sidRPr="00C34A87">
              <w:rPr>
                <w:sz w:val="20"/>
                <w:szCs w:val="20"/>
              </w:rPr>
              <w:t>,</w:t>
            </w:r>
            <w:r w:rsidRPr="00C34A87">
              <w:rPr>
                <w:sz w:val="20"/>
                <w:szCs w:val="20"/>
              </w:rPr>
              <w:t>参数</w:t>
            </w:r>
            <m:oMath>
              <m:r>
                <w:rPr>
                  <w:rFonts w:ascii="Cambria Math" w:hAnsi="Cambria Math"/>
                  <w:sz w:val="20"/>
                  <w:szCs w:val="20"/>
                </w:rPr>
                <m:t>d</m:t>
              </m:r>
            </m:oMath>
          </w:p>
        </w:tc>
      </w:tr>
      <w:tr w:rsidR="00C34A87" w:rsidRPr="00C34A87" w14:paraId="3BDEED69" w14:textId="77777777" w:rsidTr="002F019C">
        <w:trPr>
          <w:trHeight w:val="254"/>
        </w:trPr>
        <w:tc>
          <w:tcPr>
            <w:tcW w:w="494" w:type="dxa"/>
            <w:shd w:val="clear" w:color="auto" w:fill="auto"/>
            <w:vAlign w:val="center"/>
          </w:tcPr>
          <w:p w14:paraId="6B0A330B" w14:textId="77777777" w:rsidR="00C34A87" w:rsidRPr="00C34A87" w:rsidRDefault="00C34A87" w:rsidP="00C34A87">
            <w:pPr>
              <w:adjustRightInd w:val="0"/>
              <w:snapToGrid w:val="0"/>
              <w:rPr>
                <w:sz w:val="20"/>
                <w:szCs w:val="20"/>
              </w:rPr>
            </w:pPr>
            <w:r w:rsidRPr="00C34A87">
              <w:rPr>
                <w:sz w:val="20"/>
                <w:szCs w:val="20"/>
              </w:rPr>
              <w:t>01</w:t>
            </w:r>
          </w:p>
        </w:tc>
        <w:tc>
          <w:tcPr>
            <w:tcW w:w="7596" w:type="dxa"/>
            <w:shd w:val="clear" w:color="auto" w:fill="auto"/>
            <w:vAlign w:val="center"/>
          </w:tcPr>
          <w:p w14:paraId="01552E54" w14:textId="08DBB3FE" w:rsidR="00C34A87" w:rsidRPr="00C34A87" w:rsidRDefault="00C34A87" w:rsidP="00C34A87">
            <w:pPr>
              <w:adjustRightInd w:val="0"/>
              <w:snapToGrid w:val="0"/>
              <w:rPr>
                <w:sz w:val="20"/>
                <w:szCs w:val="20"/>
              </w:rPr>
            </w:pPr>
            <w:r w:rsidRPr="00C34A87">
              <w:rPr>
                <w:sz w:val="20"/>
                <w:szCs w:val="20"/>
              </w:rPr>
              <w:t>集合</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r</m:t>
                  </m:r>
                </m:sup>
              </m:sSup>
            </m:oMath>
            <w:r w:rsidRPr="00C34A87">
              <w:rPr>
                <w:sz w:val="20"/>
                <w:szCs w:val="20"/>
              </w:rPr>
              <w:t>清空</w:t>
            </w:r>
          </w:p>
        </w:tc>
      </w:tr>
      <w:tr w:rsidR="00C34A87" w:rsidRPr="00C34A87" w14:paraId="6FAAC5A3" w14:textId="77777777" w:rsidTr="002F019C">
        <w:trPr>
          <w:trHeight w:val="254"/>
        </w:trPr>
        <w:tc>
          <w:tcPr>
            <w:tcW w:w="494" w:type="dxa"/>
            <w:shd w:val="clear" w:color="auto" w:fill="auto"/>
            <w:vAlign w:val="center"/>
          </w:tcPr>
          <w:p w14:paraId="7246A504" w14:textId="77777777" w:rsidR="00C34A87" w:rsidRPr="00C34A87" w:rsidRDefault="00C34A87" w:rsidP="00C34A87">
            <w:pPr>
              <w:adjustRightInd w:val="0"/>
              <w:snapToGrid w:val="0"/>
              <w:rPr>
                <w:sz w:val="20"/>
                <w:szCs w:val="20"/>
              </w:rPr>
            </w:pPr>
            <w:r w:rsidRPr="00C34A87">
              <w:rPr>
                <w:sz w:val="20"/>
                <w:szCs w:val="20"/>
              </w:rPr>
              <w:t>02</w:t>
            </w:r>
          </w:p>
        </w:tc>
        <w:tc>
          <w:tcPr>
            <w:tcW w:w="7596" w:type="dxa"/>
            <w:shd w:val="clear" w:color="auto" w:fill="auto"/>
            <w:vAlign w:val="center"/>
          </w:tcPr>
          <w:p w14:paraId="1B3587E3" w14:textId="4367E122" w:rsidR="00C34A87" w:rsidRPr="00C34A87" w:rsidRDefault="00C34A87" w:rsidP="00C34A87">
            <w:pPr>
              <w:adjustRightInd w:val="0"/>
              <w:snapToGrid w:val="0"/>
              <w:rPr>
                <w:sz w:val="20"/>
                <w:szCs w:val="20"/>
              </w:rPr>
            </w:pPr>
            <w:r w:rsidRPr="00C34A87">
              <w:rPr>
                <w:b/>
                <w:bCs/>
                <w:sz w:val="20"/>
                <w:szCs w:val="20"/>
              </w:rPr>
              <w:t>while</w:t>
            </w:r>
            <w:r w:rsidRPr="00C34A87">
              <w:rPr>
                <w:sz w:val="20"/>
                <w:szCs w:val="20"/>
              </w:rPr>
              <w:t xml:space="preserve"> (</w:t>
            </w:r>
            <m:oMath>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r</m:t>
                      </m:r>
                    </m:sup>
                  </m:sSup>
                </m:e>
              </m:d>
              <m:r>
                <w:rPr>
                  <w:rFonts w:ascii="Cambria Math" w:hAnsi="Cambria Math"/>
                  <w:sz w:val="20"/>
                  <w:szCs w:val="20"/>
                </w:rPr>
                <m:t>&lt;d</m:t>
              </m:r>
            </m:oMath>
            <w:r w:rsidRPr="00C34A87">
              <w:rPr>
                <w:sz w:val="20"/>
                <w:szCs w:val="20"/>
              </w:rPr>
              <w:t>)</w:t>
            </w:r>
          </w:p>
        </w:tc>
      </w:tr>
      <w:tr w:rsidR="00C34A87" w:rsidRPr="00C34A87" w14:paraId="5C335959" w14:textId="77777777" w:rsidTr="002F019C">
        <w:trPr>
          <w:trHeight w:val="254"/>
        </w:trPr>
        <w:tc>
          <w:tcPr>
            <w:tcW w:w="494" w:type="dxa"/>
            <w:shd w:val="clear" w:color="auto" w:fill="auto"/>
            <w:vAlign w:val="center"/>
          </w:tcPr>
          <w:p w14:paraId="056CE492" w14:textId="77777777" w:rsidR="00C34A87" w:rsidRPr="00C34A87" w:rsidRDefault="00C34A87" w:rsidP="00C34A87">
            <w:pPr>
              <w:adjustRightInd w:val="0"/>
              <w:snapToGrid w:val="0"/>
              <w:rPr>
                <w:sz w:val="20"/>
                <w:szCs w:val="20"/>
              </w:rPr>
            </w:pPr>
            <w:r w:rsidRPr="00C34A87">
              <w:rPr>
                <w:sz w:val="20"/>
                <w:szCs w:val="20"/>
              </w:rPr>
              <w:t>03</w:t>
            </w:r>
          </w:p>
        </w:tc>
        <w:tc>
          <w:tcPr>
            <w:tcW w:w="7596" w:type="dxa"/>
            <w:shd w:val="clear" w:color="auto" w:fill="auto"/>
            <w:vAlign w:val="center"/>
          </w:tcPr>
          <w:p w14:paraId="3D896D50" w14:textId="754A3666" w:rsidR="00C34A87" w:rsidRPr="00C34A87" w:rsidRDefault="00C34A87" w:rsidP="00C34A87">
            <w:pPr>
              <w:adjustRightInd w:val="0"/>
              <w:snapToGrid w:val="0"/>
              <w:rPr>
                <w:sz w:val="20"/>
                <w:szCs w:val="20"/>
              </w:rPr>
            </w:pPr>
            <w:r w:rsidRPr="00C34A87">
              <w:rPr>
                <w:sz w:val="20"/>
                <w:szCs w:val="20"/>
              </w:rPr>
              <w:t xml:space="preserve">   </w:t>
            </w:r>
            <m:oMath>
              <m:r>
                <w:rPr>
                  <w:rFonts w:ascii="Cambria Math" w:hAnsi="Cambria Math"/>
                  <w:sz w:val="20"/>
                  <w:szCs w:val="20"/>
                </w:rPr>
                <m:t>pt=rand</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e>
                  </m:d>
                </m:e>
              </m:d>
            </m:oMath>
          </w:p>
        </w:tc>
      </w:tr>
      <w:tr w:rsidR="00C34A87" w:rsidRPr="00C34A87" w14:paraId="01459615" w14:textId="77777777" w:rsidTr="002F019C">
        <w:trPr>
          <w:trHeight w:val="254"/>
        </w:trPr>
        <w:tc>
          <w:tcPr>
            <w:tcW w:w="494" w:type="dxa"/>
            <w:shd w:val="clear" w:color="auto" w:fill="auto"/>
            <w:vAlign w:val="center"/>
          </w:tcPr>
          <w:p w14:paraId="38F78985" w14:textId="77777777" w:rsidR="00C34A87" w:rsidRPr="00C34A87" w:rsidRDefault="00C34A87" w:rsidP="00C34A87">
            <w:pPr>
              <w:adjustRightInd w:val="0"/>
              <w:snapToGrid w:val="0"/>
              <w:rPr>
                <w:sz w:val="20"/>
                <w:szCs w:val="20"/>
              </w:rPr>
            </w:pPr>
            <w:r w:rsidRPr="00C34A87">
              <w:rPr>
                <w:sz w:val="20"/>
                <w:szCs w:val="20"/>
              </w:rPr>
              <w:t>04</w:t>
            </w:r>
          </w:p>
        </w:tc>
        <w:tc>
          <w:tcPr>
            <w:tcW w:w="7596" w:type="dxa"/>
            <w:shd w:val="clear" w:color="auto" w:fill="auto"/>
            <w:vAlign w:val="center"/>
          </w:tcPr>
          <w:p w14:paraId="0B637329" w14:textId="378220B3" w:rsidR="00C34A87" w:rsidRPr="00C34A87" w:rsidRDefault="00C34A87" w:rsidP="00C34A87">
            <w:pPr>
              <w:adjustRightInd w:val="0"/>
              <w:snapToGrid w:val="0"/>
              <w:rPr>
                <w:sz w:val="20"/>
                <w:szCs w:val="20"/>
              </w:rPr>
            </w:pPr>
            <w:r w:rsidRPr="00C34A87">
              <w:rPr>
                <w:sz w:val="20"/>
                <w:szCs w:val="20"/>
              </w:rPr>
              <w:t xml:space="preserve">   </w:t>
            </w:r>
            <w:r w:rsidRPr="00C34A87">
              <w:rPr>
                <w:sz w:val="20"/>
                <w:szCs w:val="20"/>
              </w:rPr>
              <w:t>提取</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sidRPr="00C34A87">
              <w:rPr>
                <w:sz w:val="20"/>
                <w:szCs w:val="20"/>
              </w:rPr>
              <w:t>中的第</w:t>
            </w:r>
            <m:oMath>
              <m:r>
                <w:rPr>
                  <w:rFonts w:ascii="Cambria Math" w:hAnsi="Cambria Math"/>
                  <w:sz w:val="20"/>
                  <w:szCs w:val="20"/>
                </w:rPr>
                <m:t>pt</m:t>
              </m:r>
            </m:oMath>
            <w:proofErr w:type="gramStart"/>
            <w:r w:rsidRPr="00C34A87">
              <w:rPr>
                <w:sz w:val="20"/>
                <w:szCs w:val="20"/>
              </w:rPr>
              <w:t>个</w:t>
            </w:r>
            <w:proofErr w:type="gramEnd"/>
            <w:r w:rsidRPr="00C34A87">
              <w:rPr>
                <w:sz w:val="20"/>
                <w:szCs w:val="20"/>
              </w:rPr>
              <w:t>工件，并添加到</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r</m:t>
                  </m:r>
                </m:sup>
              </m:sSup>
            </m:oMath>
          </w:p>
        </w:tc>
      </w:tr>
      <w:tr w:rsidR="00C34A87" w:rsidRPr="00C34A87" w14:paraId="7761C2C6" w14:textId="77777777" w:rsidTr="002F019C">
        <w:trPr>
          <w:trHeight w:val="254"/>
        </w:trPr>
        <w:tc>
          <w:tcPr>
            <w:tcW w:w="494" w:type="dxa"/>
            <w:shd w:val="clear" w:color="auto" w:fill="auto"/>
            <w:vAlign w:val="center"/>
          </w:tcPr>
          <w:p w14:paraId="659B6138" w14:textId="77777777" w:rsidR="00C34A87" w:rsidRPr="00C34A87" w:rsidRDefault="00C34A87" w:rsidP="00C34A87">
            <w:pPr>
              <w:adjustRightInd w:val="0"/>
              <w:snapToGrid w:val="0"/>
              <w:rPr>
                <w:sz w:val="20"/>
                <w:szCs w:val="20"/>
              </w:rPr>
            </w:pPr>
            <w:r w:rsidRPr="00C34A87">
              <w:rPr>
                <w:rFonts w:hint="eastAsia"/>
                <w:sz w:val="20"/>
                <w:szCs w:val="20"/>
              </w:rPr>
              <w:t>0</w:t>
            </w:r>
            <w:r w:rsidRPr="00C34A87">
              <w:rPr>
                <w:sz w:val="20"/>
                <w:szCs w:val="20"/>
              </w:rPr>
              <w:t>5</w:t>
            </w:r>
          </w:p>
        </w:tc>
        <w:tc>
          <w:tcPr>
            <w:tcW w:w="7596" w:type="dxa"/>
            <w:shd w:val="clear" w:color="auto" w:fill="auto"/>
            <w:vAlign w:val="center"/>
          </w:tcPr>
          <w:p w14:paraId="14ED8707" w14:textId="77777777" w:rsidR="00C34A87" w:rsidRPr="00C34A87" w:rsidRDefault="00C34A87" w:rsidP="00C34A87">
            <w:pPr>
              <w:adjustRightInd w:val="0"/>
              <w:snapToGrid w:val="0"/>
              <w:rPr>
                <w:b/>
                <w:bCs/>
                <w:sz w:val="20"/>
                <w:szCs w:val="20"/>
              </w:rPr>
            </w:pPr>
            <w:r w:rsidRPr="00C34A87">
              <w:rPr>
                <w:b/>
                <w:bCs/>
                <w:sz w:val="20"/>
                <w:szCs w:val="20"/>
              </w:rPr>
              <w:t>end while</w:t>
            </w:r>
          </w:p>
        </w:tc>
      </w:tr>
      <w:tr w:rsidR="00C34A87" w:rsidRPr="00C34A87" w14:paraId="3806A478" w14:textId="77777777" w:rsidTr="002F019C">
        <w:trPr>
          <w:trHeight w:val="254"/>
        </w:trPr>
        <w:tc>
          <w:tcPr>
            <w:tcW w:w="494" w:type="dxa"/>
            <w:shd w:val="clear" w:color="auto" w:fill="auto"/>
            <w:vAlign w:val="center"/>
          </w:tcPr>
          <w:p w14:paraId="7C7A1EB6" w14:textId="77777777" w:rsidR="00C34A87" w:rsidRPr="00C34A87" w:rsidRDefault="00C34A87" w:rsidP="00C34A87">
            <w:pPr>
              <w:adjustRightInd w:val="0"/>
              <w:snapToGrid w:val="0"/>
              <w:rPr>
                <w:sz w:val="20"/>
                <w:szCs w:val="20"/>
              </w:rPr>
            </w:pPr>
            <w:r w:rsidRPr="00C34A87">
              <w:rPr>
                <w:rFonts w:hint="eastAsia"/>
                <w:sz w:val="20"/>
                <w:szCs w:val="20"/>
              </w:rPr>
              <w:t>0</w:t>
            </w:r>
            <w:r w:rsidRPr="00C34A87">
              <w:rPr>
                <w:sz w:val="20"/>
                <w:szCs w:val="20"/>
              </w:rPr>
              <w:t>6</w:t>
            </w:r>
          </w:p>
        </w:tc>
        <w:tc>
          <w:tcPr>
            <w:tcW w:w="7596" w:type="dxa"/>
            <w:shd w:val="clear" w:color="auto" w:fill="auto"/>
            <w:vAlign w:val="center"/>
          </w:tcPr>
          <w:p w14:paraId="73F924D3" w14:textId="5FAB4FDA" w:rsidR="00C34A87" w:rsidRPr="00C34A87" w:rsidRDefault="00C34A87" w:rsidP="00C34A87">
            <w:pPr>
              <w:adjustRightInd w:val="0"/>
              <w:snapToGrid w:val="0"/>
              <w:rPr>
                <w:sz w:val="20"/>
                <w:szCs w:val="20"/>
              </w:rPr>
            </w:pPr>
            <w:r w:rsidRPr="00C34A87">
              <w:rPr>
                <w:b/>
                <w:bCs/>
                <w:sz w:val="20"/>
                <w:szCs w:val="20"/>
              </w:rPr>
              <w:t>for</w:t>
            </w:r>
            <w:r w:rsidRPr="00C34A87">
              <w:rPr>
                <w:sz w:val="20"/>
                <w:szCs w:val="20"/>
              </w:rPr>
              <w:t xml:space="preserve"> </w:t>
            </w:r>
            <m:oMath>
              <m:r>
                <w:rPr>
                  <w:rFonts w:ascii="Cambria Math" w:hAnsi="Cambria Math"/>
                  <w:sz w:val="20"/>
                  <w:szCs w:val="20"/>
                </w:rPr>
                <m:t>j=1</m:t>
              </m:r>
            </m:oMath>
            <w:r w:rsidRPr="00C34A87">
              <w:rPr>
                <w:sz w:val="20"/>
                <w:szCs w:val="20"/>
              </w:rPr>
              <w:t xml:space="preserve"> </w:t>
            </w:r>
            <w:r w:rsidRPr="00C34A87">
              <w:rPr>
                <w:b/>
                <w:bCs/>
                <w:sz w:val="20"/>
                <w:szCs w:val="20"/>
              </w:rPr>
              <w:t>to</w:t>
            </w:r>
            <w:r w:rsidRPr="00C34A87">
              <w:rPr>
                <w:sz w:val="20"/>
                <w:szCs w:val="20"/>
              </w:rPr>
              <w:t xml:space="preserve"> </w:t>
            </w:r>
            <m:oMath>
              <m:r>
                <w:rPr>
                  <w:rFonts w:ascii="Cambria Math" w:hAnsi="Cambria Math"/>
                  <w:sz w:val="20"/>
                  <w:szCs w:val="20"/>
                </w:rPr>
                <m:t>d</m:t>
              </m:r>
            </m:oMath>
          </w:p>
        </w:tc>
      </w:tr>
      <w:tr w:rsidR="00C34A87" w:rsidRPr="00C34A87" w14:paraId="4D9514FD" w14:textId="77777777" w:rsidTr="002F019C">
        <w:trPr>
          <w:trHeight w:val="254"/>
        </w:trPr>
        <w:tc>
          <w:tcPr>
            <w:tcW w:w="494" w:type="dxa"/>
            <w:shd w:val="clear" w:color="auto" w:fill="auto"/>
            <w:vAlign w:val="center"/>
          </w:tcPr>
          <w:p w14:paraId="71E06622" w14:textId="77777777" w:rsidR="00C34A87" w:rsidRPr="00C34A87" w:rsidRDefault="00C34A87" w:rsidP="00C34A87">
            <w:pPr>
              <w:adjustRightInd w:val="0"/>
              <w:snapToGrid w:val="0"/>
              <w:rPr>
                <w:sz w:val="20"/>
                <w:szCs w:val="20"/>
              </w:rPr>
            </w:pPr>
            <w:r w:rsidRPr="00C34A87">
              <w:rPr>
                <w:rFonts w:hint="eastAsia"/>
                <w:sz w:val="20"/>
                <w:szCs w:val="20"/>
              </w:rPr>
              <w:t>0</w:t>
            </w:r>
            <w:r w:rsidRPr="00C34A87">
              <w:rPr>
                <w:sz w:val="20"/>
                <w:szCs w:val="20"/>
              </w:rPr>
              <w:t>7</w:t>
            </w:r>
          </w:p>
        </w:tc>
        <w:tc>
          <w:tcPr>
            <w:tcW w:w="7596" w:type="dxa"/>
            <w:shd w:val="clear" w:color="auto" w:fill="auto"/>
            <w:vAlign w:val="center"/>
          </w:tcPr>
          <w:p w14:paraId="48BB1EB0" w14:textId="25428763" w:rsidR="00C34A87" w:rsidRPr="00C34A87" w:rsidRDefault="00C34A87" w:rsidP="00C34A87">
            <w:pPr>
              <w:adjustRightInd w:val="0"/>
              <w:snapToGrid w:val="0"/>
              <w:rPr>
                <w:sz w:val="20"/>
                <w:szCs w:val="20"/>
              </w:rPr>
            </w:pPr>
            <w:r w:rsidRPr="00C34A87">
              <w:rPr>
                <w:sz w:val="20"/>
                <w:szCs w:val="20"/>
              </w:rPr>
              <w:t xml:space="preserve">  </w:t>
            </w:r>
            <w:r w:rsidRPr="00C34A87">
              <w:rPr>
                <w:sz w:val="20"/>
                <w:szCs w:val="20"/>
              </w:rPr>
              <w:t>将工件</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r</m:t>
                  </m:r>
                </m:sup>
              </m:sSubSup>
            </m:oMath>
            <w:r w:rsidRPr="00C34A87">
              <w:rPr>
                <w:sz w:val="20"/>
                <w:szCs w:val="20"/>
              </w:rPr>
              <w:t>插入到</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sidRPr="00C34A87">
              <w:rPr>
                <w:sz w:val="20"/>
                <w:szCs w:val="20"/>
              </w:rPr>
              <w:t>中的最好位置，更新</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p>
        </w:tc>
      </w:tr>
      <w:tr w:rsidR="00C34A87" w:rsidRPr="00C34A87" w14:paraId="0502355E" w14:textId="77777777" w:rsidTr="002F019C">
        <w:trPr>
          <w:trHeight w:val="254"/>
        </w:trPr>
        <w:tc>
          <w:tcPr>
            <w:tcW w:w="494" w:type="dxa"/>
            <w:shd w:val="clear" w:color="auto" w:fill="auto"/>
            <w:vAlign w:val="center"/>
          </w:tcPr>
          <w:p w14:paraId="6B52F996" w14:textId="77777777" w:rsidR="00C34A87" w:rsidRPr="00C34A87" w:rsidRDefault="00C34A87" w:rsidP="00C34A87">
            <w:pPr>
              <w:adjustRightInd w:val="0"/>
              <w:snapToGrid w:val="0"/>
              <w:rPr>
                <w:sz w:val="20"/>
                <w:szCs w:val="20"/>
              </w:rPr>
            </w:pPr>
            <w:r w:rsidRPr="00C34A87">
              <w:rPr>
                <w:rFonts w:hint="eastAsia"/>
                <w:sz w:val="20"/>
                <w:szCs w:val="20"/>
              </w:rPr>
              <w:t>0</w:t>
            </w:r>
            <w:r w:rsidRPr="00C34A87">
              <w:rPr>
                <w:sz w:val="20"/>
                <w:szCs w:val="20"/>
              </w:rPr>
              <w:t>8</w:t>
            </w:r>
          </w:p>
        </w:tc>
        <w:tc>
          <w:tcPr>
            <w:tcW w:w="7596" w:type="dxa"/>
            <w:shd w:val="clear" w:color="auto" w:fill="auto"/>
            <w:vAlign w:val="center"/>
          </w:tcPr>
          <w:p w14:paraId="693DDADD" w14:textId="77777777" w:rsidR="00C34A87" w:rsidRPr="00C34A87" w:rsidRDefault="00C34A87" w:rsidP="00C34A87">
            <w:pPr>
              <w:adjustRightInd w:val="0"/>
              <w:snapToGrid w:val="0"/>
              <w:rPr>
                <w:b/>
                <w:bCs/>
                <w:sz w:val="20"/>
                <w:szCs w:val="20"/>
              </w:rPr>
            </w:pPr>
            <w:r w:rsidRPr="00C34A87">
              <w:rPr>
                <w:b/>
                <w:bCs/>
                <w:sz w:val="20"/>
                <w:szCs w:val="20"/>
              </w:rPr>
              <w:t>end for</w:t>
            </w:r>
          </w:p>
        </w:tc>
      </w:tr>
      <w:tr w:rsidR="00370D79" w:rsidRPr="00C34A87" w14:paraId="47380CA4" w14:textId="77777777" w:rsidTr="00996AA6">
        <w:trPr>
          <w:trHeight w:val="262"/>
        </w:trPr>
        <w:tc>
          <w:tcPr>
            <w:tcW w:w="8090" w:type="dxa"/>
            <w:gridSpan w:val="2"/>
            <w:shd w:val="clear" w:color="auto" w:fill="auto"/>
            <w:vAlign w:val="center"/>
          </w:tcPr>
          <w:p w14:paraId="08C34B9A" w14:textId="563A0DD4" w:rsidR="00370D79" w:rsidRPr="00C34A87" w:rsidRDefault="00370D79" w:rsidP="00370D79">
            <w:pPr>
              <w:adjustRightInd w:val="0"/>
              <w:snapToGrid w:val="0"/>
              <w:rPr>
                <w:sz w:val="20"/>
                <w:szCs w:val="20"/>
              </w:rPr>
            </w:pPr>
            <w:r w:rsidRPr="00C34A87">
              <w:rPr>
                <w:sz w:val="20"/>
                <w:szCs w:val="20"/>
              </w:rPr>
              <w:t>输出：</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Pr>
                <w:sz w:val="20"/>
                <w:szCs w:val="20"/>
              </w:rPr>
              <w:t xml:space="preserve"> </w:t>
            </w:r>
          </w:p>
        </w:tc>
      </w:tr>
    </w:tbl>
    <w:p w14:paraId="44F7A899" w14:textId="77777777" w:rsidR="00C34A87" w:rsidRPr="00C34A87" w:rsidRDefault="00C34A87" w:rsidP="005E2E54">
      <w:pPr>
        <w:pStyle w:val="3"/>
        <w:adjustRightInd w:val="0"/>
        <w:snapToGrid w:val="0"/>
        <w:spacing w:before="0" w:after="0" w:line="460" w:lineRule="exact"/>
        <w:rPr>
          <w:sz w:val="24"/>
          <w:szCs w:val="24"/>
        </w:rPr>
      </w:pPr>
      <w:r w:rsidRPr="00C34A87">
        <w:rPr>
          <w:sz w:val="24"/>
          <w:szCs w:val="24"/>
        </w:rPr>
        <w:t xml:space="preserve">3.3.5 </w:t>
      </w:r>
      <w:r w:rsidRPr="00C34A87">
        <w:rPr>
          <w:rFonts w:hint="eastAsia"/>
          <w:sz w:val="24"/>
          <w:szCs w:val="24"/>
        </w:rPr>
        <w:t>局部搜索策略</w:t>
      </w:r>
    </w:p>
    <w:p w14:paraId="6C0BBC89" w14:textId="720AEBB0" w:rsidR="00C34A87" w:rsidRPr="00C34A87" w:rsidRDefault="00C34A87" w:rsidP="00C34A87">
      <w:pPr>
        <w:adjustRightInd w:val="0"/>
        <w:snapToGrid w:val="0"/>
        <w:spacing w:line="460" w:lineRule="exact"/>
        <w:ind w:firstLineChars="200" w:firstLine="480"/>
        <w:rPr>
          <w:sz w:val="24"/>
        </w:rPr>
      </w:pPr>
      <w:r w:rsidRPr="00C34A87">
        <w:rPr>
          <w:sz w:val="24"/>
        </w:rPr>
        <w:t>为了加强算法的开发能力</w:t>
      </w:r>
      <w:r w:rsidR="00BA205D">
        <w:rPr>
          <w:rFonts w:hint="eastAsia"/>
          <w:sz w:val="24"/>
        </w:rPr>
        <w:t>，尽可能快的找到阻塞影响较小的调度序列</w:t>
      </w:r>
      <w:r w:rsidRPr="00C34A87">
        <w:rPr>
          <w:sz w:val="24"/>
        </w:rPr>
        <w:t>，本章设计了基于交换的局部搜索策略。</w:t>
      </w:r>
      <w:r w:rsidR="00BA205D">
        <w:rPr>
          <w:rFonts w:hint="eastAsia"/>
          <w:sz w:val="24"/>
        </w:rPr>
        <w:t>选用</w:t>
      </w:r>
      <w:r w:rsidRPr="00C34A87">
        <w:rPr>
          <w:sz w:val="24"/>
        </w:rPr>
        <w:t>交换</w:t>
      </w:r>
      <w:r w:rsidR="00BA205D">
        <w:rPr>
          <w:rFonts w:hint="eastAsia"/>
          <w:sz w:val="24"/>
        </w:rPr>
        <w:t>操作</w:t>
      </w:r>
      <w:r w:rsidRPr="00C34A87">
        <w:rPr>
          <w:sz w:val="24"/>
        </w:rPr>
        <w:t>为局部搜索策略的原因是</w:t>
      </w:r>
      <w:r w:rsidR="00BA205D" w:rsidRPr="00BA205D">
        <w:rPr>
          <w:rFonts w:hint="eastAsia"/>
          <w:sz w:val="24"/>
        </w:rPr>
        <w:t>其时间复杂度相对较低，相比</w:t>
      </w:r>
      <w:r w:rsidR="00BA205D">
        <w:rPr>
          <w:rFonts w:hint="eastAsia"/>
          <w:sz w:val="24"/>
        </w:rPr>
        <w:t>插入操作</w:t>
      </w:r>
      <w:r w:rsidR="00BA205D" w:rsidRPr="00BA205D">
        <w:rPr>
          <w:rFonts w:hint="eastAsia"/>
          <w:sz w:val="24"/>
        </w:rPr>
        <w:t>，执行交换操作所需的计算资源较少。在相同的运行时间内，交换算子可以被执行的次数更多，这意味着算法能够</w:t>
      </w:r>
      <w:r w:rsidR="00BA205D">
        <w:rPr>
          <w:rFonts w:hint="eastAsia"/>
          <w:sz w:val="24"/>
        </w:rPr>
        <w:t>有更多的时间</w:t>
      </w:r>
      <w:r w:rsidR="00BA205D" w:rsidRPr="00BA205D">
        <w:rPr>
          <w:rFonts w:hint="eastAsia"/>
          <w:sz w:val="24"/>
        </w:rPr>
        <w:t>探索近似解空间</w:t>
      </w:r>
      <w:r w:rsidR="00BA205D">
        <w:rPr>
          <w:rFonts w:hint="eastAsia"/>
          <w:sz w:val="24"/>
        </w:rPr>
        <w:t>。</w:t>
      </w:r>
      <w:r w:rsidRPr="00C34A87">
        <w:rPr>
          <w:sz w:val="24"/>
        </w:rPr>
        <w:t>步骤如下：</w:t>
      </w:r>
    </w:p>
    <w:p w14:paraId="194CD480" w14:textId="714293D9" w:rsidR="00C34A87" w:rsidRPr="00C34A87" w:rsidRDefault="00C34A87" w:rsidP="00C34A87">
      <w:pPr>
        <w:adjustRightInd w:val="0"/>
        <w:snapToGrid w:val="0"/>
        <w:spacing w:line="460" w:lineRule="exact"/>
        <w:ind w:firstLineChars="200" w:firstLine="480"/>
        <w:rPr>
          <w:sz w:val="24"/>
        </w:rPr>
      </w:pPr>
      <w:r w:rsidRPr="00C34A87">
        <w:rPr>
          <w:sz w:val="24"/>
        </w:rPr>
        <w:t>（</w:t>
      </w:r>
      <w:r w:rsidRPr="00C34A87">
        <w:rPr>
          <w:sz w:val="24"/>
        </w:rPr>
        <w:t>1</w:t>
      </w:r>
      <w:r w:rsidRPr="00C34A87">
        <w:rPr>
          <w:sz w:val="24"/>
        </w:rPr>
        <w:t>）令</w:t>
      </w:r>
      <m:oMath>
        <m:r>
          <w:rPr>
            <w:rFonts w:ascii="Cambria Math" w:hAnsi="Cambria Math"/>
            <w:sz w:val="24"/>
          </w:rPr>
          <m:t>i=1</m:t>
        </m:r>
      </m:oMath>
      <w:r w:rsidRPr="00C34A87">
        <w:rPr>
          <w:sz w:val="24"/>
        </w:rPr>
        <w:t>，</w:t>
      </w:r>
      <m:oMath>
        <m:r>
          <w:rPr>
            <w:rFonts w:ascii="Cambria Math" w:hAnsi="Cambria Math"/>
            <w:sz w:val="24"/>
          </w:rPr>
          <m:t>j=i+1</m:t>
        </m:r>
      </m:oMath>
      <w:r w:rsidRPr="00C34A87">
        <w:rPr>
          <w:sz w:val="24"/>
        </w:rPr>
        <w:t>；</w:t>
      </w:r>
    </w:p>
    <w:p w14:paraId="3380E860" w14:textId="12048DD1" w:rsidR="00C34A87" w:rsidRPr="00C34A87" w:rsidRDefault="00C34A87" w:rsidP="00C34A87">
      <w:pPr>
        <w:adjustRightInd w:val="0"/>
        <w:snapToGrid w:val="0"/>
        <w:spacing w:line="460" w:lineRule="exact"/>
        <w:ind w:firstLineChars="200" w:firstLine="480"/>
        <w:rPr>
          <w:sz w:val="24"/>
        </w:rPr>
      </w:pPr>
      <w:r w:rsidRPr="00C34A87">
        <w:rPr>
          <w:sz w:val="24"/>
        </w:rPr>
        <w:t>（</w:t>
      </w:r>
      <w:r w:rsidRPr="00C34A87">
        <w:rPr>
          <w:sz w:val="24"/>
        </w:rPr>
        <w:t>2</w:t>
      </w:r>
      <w:r w:rsidRPr="00C34A87">
        <w:rPr>
          <w:sz w:val="24"/>
        </w:rPr>
        <w:t>）交换序列中的第</w:t>
      </w:r>
      <m:oMath>
        <m:r>
          <w:rPr>
            <w:rFonts w:ascii="Cambria Math" w:hAnsi="Cambria Math"/>
            <w:sz w:val="24"/>
          </w:rPr>
          <m:t>i</m:t>
        </m:r>
      </m:oMath>
      <w:proofErr w:type="gramStart"/>
      <w:r w:rsidRPr="00C34A87">
        <w:rPr>
          <w:sz w:val="24"/>
        </w:rPr>
        <w:t>个</w:t>
      </w:r>
      <w:proofErr w:type="gramEnd"/>
      <w:r w:rsidRPr="00C34A87">
        <w:rPr>
          <w:sz w:val="24"/>
        </w:rPr>
        <w:t>工件和第</w:t>
      </w:r>
      <m:oMath>
        <m:r>
          <w:rPr>
            <w:rFonts w:ascii="Cambria Math" w:hAnsi="Cambria Math"/>
            <w:sz w:val="24"/>
          </w:rPr>
          <m:t>j</m:t>
        </m:r>
      </m:oMath>
      <w:proofErr w:type="gramStart"/>
      <w:r w:rsidRPr="00C34A87">
        <w:rPr>
          <w:sz w:val="24"/>
        </w:rPr>
        <w:t>个</w:t>
      </w:r>
      <w:proofErr w:type="gramEnd"/>
      <w:r w:rsidRPr="00C34A87">
        <w:rPr>
          <w:sz w:val="24"/>
        </w:rPr>
        <w:t>工件的位置；</w:t>
      </w:r>
    </w:p>
    <w:p w14:paraId="735F755A" w14:textId="77777777" w:rsidR="00C34A87" w:rsidRPr="00C34A87" w:rsidRDefault="00C34A87" w:rsidP="00C34A87">
      <w:pPr>
        <w:adjustRightInd w:val="0"/>
        <w:snapToGrid w:val="0"/>
        <w:spacing w:line="460" w:lineRule="exact"/>
        <w:ind w:firstLineChars="200" w:firstLine="480"/>
        <w:rPr>
          <w:sz w:val="24"/>
        </w:rPr>
      </w:pPr>
      <w:r w:rsidRPr="00C34A87">
        <w:rPr>
          <w:sz w:val="24"/>
        </w:rPr>
        <w:t>（</w:t>
      </w:r>
      <w:r w:rsidRPr="00C34A87">
        <w:rPr>
          <w:sz w:val="24"/>
        </w:rPr>
        <w:t>3</w:t>
      </w:r>
      <w:r w:rsidRPr="00C34A87">
        <w:rPr>
          <w:sz w:val="24"/>
        </w:rPr>
        <w:t>）若交换后工件序列得到改进，则更新原始序列；</w:t>
      </w:r>
    </w:p>
    <w:p w14:paraId="3025ECAA" w14:textId="2AC97C8A" w:rsidR="00C34A87" w:rsidRPr="00C34A87" w:rsidRDefault="00C34A87" w:rsidP="00C34A87">
      <w:pPr>
        <w:adjustRightInd w:val="0"/>
        <w:snapToGrid w:val="0"/>
        <w:spacing w:line="460" w:lineRule="exact"/>
        <w:ind w:firstLineChars="200" w:firstLine="480"/>
        <w:rPr>
          <w:sz w:val="24"/>
        </w:rPr>
      </w:pPr>
      <w:r w:rsidRPr="00C34A87">
        <w:rPr>
          <w:sz w:val="24"/>
        </w:rPr>
        <w:t>（</w:t>
      </w:r>
      <w:r w:rsidRPr="00C34A87">
        <w:rPr>
          <w:sz w:val="24"/>
        </w:rPr>
        <w:t>4</w:t>
      </w:r>
      <w:r w:rsidRPr="00C34A87">
        <w:rPr>
          <w:sz w:val="24"/>
        </w:rPr>
        <w:t>）</w:t>
      </w:r>
      <m:oMath>
        <m:r>
          <w:rPr>
            <w:rFonts w:ascii="Cambria Math" w:hAnsi="Cambria Math"/>
            <w:sz w:val="24"/>
          </w:rPr>
          <m:t>i++</m:t>
        </m:r>
      </m:oMath>
      <w:r w:rsidRPr="00C34A87">
        <w:rPr>
          <w:sz w:val="24"/>
        </w:rPr>
        <w:t>，</w:t>
      </w:r>
      <m:oMath>
        <m:r>
          <w:rPr>
            <w:rFonts w:ascii="Cambria Math" w:hAnsi="Cambria Math"/>
            <w:sz w:val="24"/>
          </w:rPr>
          <m:t>j=i+1</m:t>
        </m:r>
      </m:oMath>
      <w:r w:rsidRPr="00C34A87">
        <w:rPr>
          <w:sz w:val="24"/>
        </w:rPr>
        <w:t>，跳转步骤（</w:t>
      </w:r>
      <w:r w:rsidRPr="00C34A87">
        <w:rPr>
          <w:sz w:val="24"/>
        </w:rPr>
        <w:t>2</w:t>
      </w:r>
      <w:r w:rsidRPr="00C34A87">
        <w:rPr>
          <w:sz w:val="24"/>
        </w:rPr>
        <w:t>），直到满足停止条件。</w:t>
      </w:r>
    </w:p>
    <w:p w14:paraId="32743FA4" w14:textId="605328BF" w:rsidR="00BA205D" w:rsidRPr="00BA205D" w:rsidRDefault="00C34A87" w:rsidP="00BA205D">
      <w:pPr>
        <w:adjustRightInd w:val="0"/>
        <w:snapToGrid w:val="0"/>
        <w:spacing w:line="460" w:lineRule="exact"/>
        <w:ind w:firstLineChars="200" w:firstLine="480"/>
        <w:rPr>
          <w:sz w:val="24"/>
        </w:rPr>
      </w:pPr>
      <w:r w:rsidRPr="00C34A87">
        <w:rPr>
          <w:sz w:val="24"/>
        </w:rPr>
        <w:t>局部搜索策略的框架如算法</w:t>
      </w:r>
      <w:r w:rsidRPr="00C34A87">
        <w:rPr>
          <w:sz w:val="24"/>
        </w:rPr>
        <w:t>3-5</w:t>
      </w:r>
      <w:r w:rsidRPr="00C34A87">
        <w:rPr>
          <w:sz w:val="24"/>
        </w:rPr>
        <w:t>所示。</w:t>
      </w:r>
    </w:p>
    <w:tbl>
      <w:tblPr>
        <w:tblW w:w="0" w:type="auto"/>
        <w:tblInd w:w="-5" w:type="dxa"/>
        <w:tblBorders>
          <w:top w:val="single" w:sz="6" w:space="0" w:color="auto"/>
          <w:bottom w:val="single" w:sz="6" w:space="0" w:color="auto"/>
        </w:tblBorders>
        <w:tblLook w:val="04A0" w:firstRow="1" w:lastRow="0" w:firstColumn="1" w:lastColumn="0" w:noHBand="0" w:noVBand="1"/>
      </w:tblPr>
      <w:tblGrid>
        <w:gridCol w:w="549"/>
        <w:gridCol w:w="7603"/>
      </w:tblGrid>
      <w:tr w:rsidR="00C34A87" w:rsidRPr="00C34A87" w14:paraId="798F3C58" w14:textId="77777777" w:rsidTr="00BA205D">
        <w:trPr>
          <w:trHeight w:val="284"/>
        </w:trPr>
        <w:tc>
          <w:tcPr>
            <w:tcW w:w="8152" w:type="dxa"/>
            <w:gridSpan w:val="2"/>
            <w:tcBorders>
              <w:top w:val="single" w:sz="6" w:space="0" w:color="auto"/>
              <w:bottom w:val="single" w:sz="4" w:space="0" w:color="auto"/>
            </w:tcBorders>
            <w:shd w:val="clear" w:color="auto" w:fill="auto"/>
            <w:vAlign w:val="center"/>
          </w:tcPr>
          <w:p w14:paraId="0975717B" w14:textId="77777777" w:rsidR="00C34A87" w:rsidRPr="00927925" w:rsidRDefault="00C34A87" w:rsidP="00927925">
            <w:pPr>
              <w:adjustRightInd w:val="0"/>
              <w:snapToGrid w:val="0"/>
              <w:rPr>
                <w:sz w:val="20"/>
                <w:szCs w:val="20"/>
              </w:rPr>
            </w:pPr>
            <w:r w:rsidRPr="00927925">
              <w:rPr>
                <w:b/>
                <w:bCs/>
                <w:sz w:val="20"/>
                <w:szCs w:val="20"/>
              </w:rPr>
              <w:t>算法</w:t>
            </w:r>
            <w:r w:rsidRPr="00927925">
              <w:rPr>
                <w:b/>
                <w:bCs/>
                <w:sz w:val="20"/>
                <w:szCs w:val="20"/>
              </w:rPr>
              <w:t xml:space="preserve">3-5 </w:t>
            </w:r>
            <w:r w:rsidRPr="00927925">
              <w:rPr>
                <w:sz w:val="20"/>
                <w:szCs w:val="20"/>
              </w:rPr>
              <w:t>局部搜索策略</w:t>
            </w:r>
          </w:p>
        </w:tc>
      </w:tr>
      <w:tr w:rsidR="007717B8" w:rsidRPr="00C34A87" w14:paraId="221912D5" w14:textId="77777777" w:rsidTr="001474B4">
        <w:trPr>
          <w:trHeight w:val="284"/>
        </w:trPr>
        <w:tc>
          <w:tcPr>
            <w:tcW w:w="8152" w:type="dxa"/>
            <w:gridSpan w:val="2"/>
            <w:tcBorders>
              <w:top w:val="single" w:sz="4" w:space="0" w:color="auto"/>
              <w:bottom w:val="nil"/>
            </w:tcBorders>
            <w:shd w:val="clear" w:color="auto" w:fill="auto"/>
            <w:vAlign w:val="center"/>
          </w:tcPr>
          <w:p w14:paraId="4A11A5F9" w14:textId="4E87BCB3" w:rsidR="007717B8" w:rsidRPr="00927925" w:rsidRDefault="007717B8" w:rsidP="00927925">
            <w:pPr>
              <w:adjustRightInd w:val="0"/>
              <w:snapToGrid w:val="0"/>
              <w:rPr>
                <w:sz w:val="20"/>
                <w:szCs w:val="20"/>
              </w:rPr>
            </w:pPr>
            <w:r w:rsidRPr="00927925">
              <w:rPr>
                <w:sz w:val="20"/>
                <w:szCs w:val="20"/>
              </w:rPr>
              <w:t>输入：</w:t>
            </w:r>
            <w:r w:rsidRPr="00927925">
              <w:rPr>
                <w:rFonts w:hint="eastAsia"/>
                <w:sz w:val="20"/>
                <w:szCs w:val="20"/>
              </w:rPr>
              <w:t>工厂</w:t>
            </w:r>
            <m:oMath>
              <m:r>
                <w:rPr>
                  <w:rFonts w:ascii="Cambria Math" w:hAnsi="Cambria Math"/>
                  <w:sz w:val="20"/>
                  <w:szCs w:val="20"/>
                </w:rPr>
                <m:t>f</m:t>
              </m:r>
            </m:oMath>
            <w:r w:rsidRPr="00927925">
              <w:rPr>
                <w:rFonts w:hint="eastAsia"/>
                <w:sz w:val="20"/>
                <w:szCs w:val="20"/>
              </w:rPr>
              <w:t>的工件序列</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p>
        </w:tc>
      </w:tr>
      <w:tr w:rsidR="00C34A87" w:rsidRPr="00C34A87" w14:paraId="38F2BD2C" w14:textId="77777777" w:rsidTr="007717B8">
        <w:trPr>
          <w:trHeight w:val="284"/>
        </w:trPr>
        <w:tc>
          <w:tcPr>
            <w:tcW w:w="549" w:type="dxa"/>
            <w:tcBorders>
              <w:top w:val="nil"/>
            </w:tcBorders>
            <w:shd w:val="clear" w:color="auto" w:fill="auto"/>
            <w:vAlign w:val="center"/>
          </w:tcPr>
          <w:p w14:paraId="36F432E5" w14:textId="77777777" w:rsidR="00C34A87" w:rsidRPr="00927925" w:rsidRDefault="00C34A87" w:rsidP="00927925">
            <w:pPr>
              <w:adjustRightInd w:val="0"/>
              <w:snapToGrid w:val="0"/>
              <w:rPr>
                <w:sz w:val="20"/>
                <w:szCs w:val="20"/>
              </w:rPr>
            </w:pPr>
            <w:r w:rsidRPr="00927925">
              <w:rPr>
                <w:sz w:val="20"/>
                <w:szCs w:val="20"/>
              </w:rPr>
              <w:t>01</w:t>
            </w:r>
          </w:p>
        </w:tc>
        <w:tc>
          <w:tcPr>
            <w:tcW w:w="7603" w:type="dxa"/>
            <w:tcBorders>
              <w:top w:val="nil"/>
            </w:tcBorders>
            <w:shd w:val="clear" w:color="auto" w:fill="auto"/>
            <w:vAlign w:val="center"/>
          </w:tcPr>
          <w:p w14:paraId="515159E6" w14:textId="0B21933A" w:rsidR="00C34A87" w:rsidRPr="00927925" w:rsidRDefault="00C34A87" w:rsidP="00927925">
            <w:pPr>
              <w:adjustRightInd w:val="0"/>
              <w:snapToGrid w:val="0"/>
              <w:rPr>
                <w:sz w:val="20"/>
                <w:szCs w:val="20"/>
              </w:rPr>
            </w:pPr>
            <w:r w:rsidRPr="00927925">
              <w:rPr>
                <w:b/>
                <w:bCs/>
                <w:sz w:val="20"/>
                <w:szCs w:val="20"/>
              </w:rPr>
              <w:t>for</w:t>
            </w:r>
            <w:r w:rsidRPr="00927925">
              <w:rPr>
                <w:sz w:val="20"/>
                <w:szCs w:val="20"/>
              </w:rPr>
              <w:t xml:space="preserve"> </w:t>
            </w:r>
            <m:oMath>
              <m:r>
                <w:rPr>
                  <w:rFonts w:ascii="Cambria Math" w:hAnsi="Cambria Math"/>
                  <w:sz w:val="20"/>
                  <w:szCs w:val="20"/>
                </w:rPr>
                <m:t>i=1</m:t>
              </m:r>
            </m:oMath>
            <w:r w:rsidRPr="00927925">
              <w:rPr>
                <w:sz w:val="20"/>
                <w:szCs w:val="20"/>
              </w:rPr>
              <w:t xml:space="preserve"> </w:t>
            </w:r>
            <w:r w:rsidRPr="00927925">
              <w:rPr>
                <w:b/>
                <w:bCs/>
                <w:sz w:val="20"/>
                <w:szCs w:val="20"/>
              </w:rPr>
              <w:t>to</w:t>
            </w:r>
            <w:r w:rsidRPr="00927925">
              <w:rPr>
                <w:sz w:val="20"/>
                <w:szCs w:val="20"/>
              </w:rPr>
              <w:t xml:space="preserve"> </w:t>
            </w:r>
            <m:oMath>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e>
              </m:d>
            </m:oMath>
          </w:p>
        </w:tc>
      </w:tr>
      <w:tr w:rsidR="00C34A87" w:rsidRPr="00C34A87" w14:paraId="50C7A137" w14:textId="77777777" w:rsidTr="007717B8">
        <w:trPr>
          <w:trHeight w:val="284"/>
        </w:trPr>
        <w:tc>
          <w:tcPr>
            <w:tcW w:w="549" w:type="dxa"/>
            <w:shd w:val="clear" w:color="auto" w:fill="auto"/>
            <w:vAlign w:val="center"/>
          </w:tcPr>
          <w:p w14:paraId="53501B0C" w14:textId="77777777" w:rsidR="00C34A87" w:rsidRPr="00927925" w:rsidRDefault="00C34A87" w:rsidP="00927925">
            <w:pPr>
              <w:adjustRightInd w:val="0"/>
              <w:snapToGrid w:val="0"/>
              <w:rPr>
                <w:sz w:val="20"/>
                <w:szCs w:val="20"/>
              </w:rPr>
            </w:pPr>
            <w:r w:rsidRPr="00927925">
              <w:rPr>
                <w:sz w:val="20"/>
                <w:szCs w:val="20"/>
              </w:rPr>
              <w:t>02</w:t>
            </w:r>
          </w:p>
        </w:tc>
        <w:tc>
          <w:tcPr>
            <w:tcW w:w="7603" w:type="dxa"/>
            <w:shd w:val="clear" w:color="auto" w:fill="auto"/>
            <w:vAlign w:val="center"/>
          </w:tcPr>
          <w:p w14:paraId="432A81F0" w14:textId="46C9BA9F" w:rsidR="00C34A87" w:rsidRPr="00927925" w:rsidRDefault="00C34A87" w:rsidP="00927925">
            <w:pPr>
              <w:adjustRightInd w:val="0"/>
              <w:snapToGrid w:val="0"/>
              <w:rPr>
                <w:sz w:val="20"/>
                <w:szCs w:val="20"/>
              </w:rPr>
            </w:pPr>
            <w:r w:rsidRPr="00927925">
              <w:rPr>
                <w:sz w:val="20"/>
                <w:szCs w:val="20"/>
              </w:rPr>
              <w:t xml:space="preserve">  </w:t>
            </w:r>
            <w:r w:rsidRPr="00927925">
              <w:rPr>
                <w:b/>
                <w:bCs/>
                <w:sz w:val="20"/>
                <w:szCs w:val="20"/>
              </w:rPr>
              <w:t>for</w:t>
            </w:r>
            <w:r w:rsidRPr="00927925">
              <w:rPr>
                <w:sz w:val="20"/>
                <w:szCs w:val="20"/>
              </w:rPr>
              <w:t xml:space="preserve"> </w:t>
            </w:r>
            <m:oMath>
              <m:r>
                <w:rPr>
                  <w:rFonts w:ascii="Cambria Math" w:hAnsi="Cambria Math"/>
                  <w:sz w:val="20"/>
                  <w:szCs w:val="20"/>
                </w:rPr>
                <m:t>j=i+1</m:t>
              </m:r>
            </m:oMath>
            <w:r w:rsidRPr="00927925">
              <w:rPr>
                <w:sz w:val="20"/>
                <w:szCs w:val="20"/>
              </w:rPr>
              <w:t xml:space="preserve"> </w:t>
            </w:r>
            <w:r w:rsidRPr="00927925">
              <w:rPr>
                <w:b/>
                <w:bCs/>
                <w:sz w:val="20"/>
                <w:szCs w:val="20"/>
              </w:rPr>
              <w:t>to</w:t>
            </w:r>
            <w:r w:rsidRPr="00927925">
              <w:rPr>
                <w:sz w:val="20"/>
                <w:szCs w:val="20"/>
              </w:rPr>
              <w:t xml:space="preserve"> </w:t>
            </w:r>
            <m:oMath>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e>
              </m:d>
            </m:oMath>
          </w:p>
        </w:tc>
      </w:tr>
      <w:tr w:rsidR="00C34A87" w:rsidRPr="00C34A87" w14:paraId="79D48710" w14:textId="77777777" w:rsidTr="007717B8">
        <w:trPr>
          <w:trHeight w:val="284"/>
        </w:trPr>
        <w:tc>
          <w:tcPr>
            <w:tcW w:w="549" w:type="dxa"/>
            <w:shd w:val="clear" w:color="auto" w:fill="auto"/>
            <w:vAlign w:val="center"/>
          </w:tcPr>
          <w:p w14:paraId="15808A55" w14:textId="77777777" w:rsidR="00C34A87" w:rsidRPr="00927925" w:rsidRDefault="00C34A87" w:rsidP="00927925">
            <w:pPr>
              <w:adjustRightInd w:val="0"/>
              <w:snapToGrid w:val="0"/>
              <w:rPr>
                <w:sz w:val="20"/>
                <w:szCs w:val="20"/>
              </w:rPr>
            </w:pPr>
            <w:r w:rsidRPr="00927925">
              <w:rPr>
                <w:sz w:val="20"/>
                <w:szCs w:val="20"/>
              </w:rPr>
              <w:t>03</w:t>
            </w:r>
          </w:p>
        </w:tc>
        <w:tc>
          <w:tcPr>
            <w:tcW w:w="7603" w:type="dxa"/>
            <w:shd w:val="clear" w:color="auto" w:fill="auto"/>
            <w:vAlign w:val="center"/>
          </w:tcPr>
          <w:p w14:paraId="7F47A010" w14:textId="7348ABA7" w:rsidR="00C34A87" w:rsidRPr="00927925" w:rsidRDefault="00C34A87" w:rsidP="00927925">
            <w:pPr>
              <w:adjustRightInd w:val="0"/>
              <w:snapToGrid w:val="0"/>
              <w:rPr>
                <w:sz w:val="20"/>
                <w:szCs w:val="20"/>
              </w:rPr>
            </w:pPr>
            <w:r w:rsidRPr="00927925">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r>
                <w:rPr>
                  <w:rFonts w:ascii="Cambria Math" w:hAnsi="Cambria Math"/>
                  <w:sz w:val="20"/>
                  <w:szCs w:val="20"/>
                </w:rPr>
                <m:t>←</m:t>
              </m:r>
              <m:r>
                <m:rPr>
                  <m:sty m:val="p"/>
                </m:rPr>
                <w:rPr>
                  <w:rFonts w:ascii="Cambria Math" w:hAnsi="Cambria Math"/>
                  <w:sz w:val="20"/>
                  <w:szCs w:val="20"/>
                </w:rPr>
                <m:t>交换</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f_i</m:t>
                      </m:r>
                    </m:sub>
                    <m:sup>
                      <m:r>
                        <w:rPr>
                          <w:rFonts w:ascii="Cambria Math" w:hAnsi="Cambria Math"/>
                          <w:sz w:val="20"/>
                          <w:szCs w:val="20"/>
                        </w:rPr>
                        <m:t>temp</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f_j</m:t>
                      </m:r>
                    </m:sub>
                    <m:sup>
                      <m:r>
                        <w:rPr>
                          <w:rFonts w:ascii="Cambria Math" w:hAnsi="Cambria Math"/>
                          <w:sz w:val="20"/>
                          <w:szCs w:val="20"/>
                        </w:rPr>
                        <m:t>temp</m:t>
                      </m:r>
                    </m:sup>
                  </m:sSubSup>
                </m:e>
              </m:d>
            </m:oMath>
          </w:p>
        </w:tc>
      </w:tr>
      <w:tr w:rsidR="00C34A87" w:rsidRPr="00C34A87" w14:paraId="01C8A648" w14:textId="77777777" w:rsidTr="007717B8">
        <w:trPr>
          <w:trHeight w:val="284"/>
        </w:trPr>
        <w:tc>
          <w:tcPr>
            <w:tcW w:w="549" w:type="dxa"/>
            <w:shd w:val="clear" w:color="auto" w:fill="auto"/>
            <w:vAlign w:val="center"/>
          </w:tcPr>
          <w:p w14:paraId="694E5763" w14:textId="77777777" w:rsidR="00C34A87" w:rsidRPr="00927925" w:rsidRDefault="00C34A87" w:rsidP="00927925">
            <w:pPr>
              <w:adjustRightInd w:val="0"/>
              <w:snapToGrid w:val="0"/>
              <w:rPr>
                <w:sz w:val="20"/>
                <w:szCs w:val="20"/>
              </w:rPr>
            </w:pPr>
            <w:r w:rsidRPr="00927925">
              <w:rPr>
                <w:sz w:val="20"/>
                <w:szCs w:val="20"/>
              </w:rPr>
              <w:t>04</w:t>
            </w:r>
          </w:p>
        </w:tc>
        <w:tc>
          <w:tcPr>
            <w:tcW w:w="7603" w:type="dxa"/>
            <w:shd w:val="clear" w:color="auto" w:fill="auto"/>
            <w:vAlign w:val="center"/>
          </w:tcPr>
          <w:p w14:paraId="7D7B646D" w14:textId="037762FB" w:rsidR="00C34A87" w:rsidRPr="00927925" w:rsidRDefault="00C34A87" w:rsidP="00927925">
            <w:pPr>
              <w:adjustRightInd w:val="0"/>
              <w:snapToGrid w:val="0"/>
              <w:rPr>
                <w:sz w:val="20"/>
                <w:szCs w:val="20"/>
              </w:rPr>
            </w:pPr>
            <w:r w:rsidRPr="00927925">
              <w:rPr>
                <w:sz w:val="20"/>
                <w:szCs w:val="20"/>
              </w:rPr>
              <w:t xml:space="preserve">     </w:t>
            </w:r>
            <w:r w:rsidRPr="00927925">
              <w:rPr>
                <w:b/>
                <w:bCs/>
                <w:sz w:val="20"/>
                <w:szCs w:val="20"/>
              </w:rPr>
              <w:t>if</w:t>
            </w:r>
            <w:r w:rsidRPr="00927925">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oMath>
            <w:r w:rsidRPr="00927925">
              <w:rPr>
                <w:rFonts w:hint="eastAsia"/>
                <w:sz w:val="20"/>
                <w:szCs w:val="20"/>
              </w:rPr>
              <w:t>好于</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sidRPr="00927925">
              <w:rPr>
                <w:sz w:val="20"/>
                <w:szCs w:val="20"/>
              </w:rPr>
              <w:t>)</w:t>
            </w:r>
          </w:p>
        </w:tc>
      </w:tr>
      <w:tr w:rsidR="00C34A87" w:rsidRPr="00C34A87" w14:paraId="18B51212" w14:textId="77777777" w:rsidTr="007717B8">
        <w:trPr>
          <w:trHeight w:val="284"/>
        </w:trPr>
        <w:tc>
          <w:tcPr>
            <w:tcW w:w="549" w:type="dxa"/>
            <w:shd w:val="clear" w:color="auto" w:fill="auto"/>
            <w:vAlign w:val="center"/>
          </w:tcPr>
          <w:p w14:paraId="099FD53A" w14:textId="77777777" w:rsidR="00C34A87" w:rsidRPr="00927925" w:rsidRDefault="00C34A87" w:rsidP="00927925">
            <w:pPr>
              <w:adjustRightInd w:val="0"/>
              <w:snapToGrid w:val="0"/>
              <w:rPr>
                <w:sz w:val="20"/>
                <w:szCs w:val="20"/>
              </w:rPr>
            </w:pPr>
            <w:r w:rsidRPr="00927925">
              <w:rPr>
                <w:sz w:val="20"/>
                <w:szCs w:val="20"/>
              </w:rPr>
              <w:t>05</w:t>
            </w:r>
          </w:p>
        </w:tc>
        <w:tc>
          <w:tcPr>
            <w:tcW w:w="7603" w:type="dxa"/>
            <w:shd w:val="clear" w:color="auto" w:fill="auto"/>
            <w:vAlign w:val="center"/>
          </w:tcPr>
          <w:p w14:paraId="53C3C6F9" w14:textId="464761FD" w:rsidR="00C34A87" w:rsidRPr="00927925" w:rsidRDefault="00C34A87" w:rsidP="00927925">
            <w:pPr>
              <w:adjustRightInd w:val="0"/>
              <w:snapToGrid w:val="0"/>
              <w:rPr>
                <w:sz w:val="20"/>
                <w:szCs w:val="20"/>
              </w:rPr>
            </w:pPr>
            <w:r w:rsidRPr="00927925">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oMath>
          </w:p>
        </w:tc>
      </w:tr>
      <w:tr w:rsidR="00C34A87" w:rsidRPr="00C34A87" w14:paraId="57D422AB" w14:textId="77777777" w:rsidTr="007717B8">
        <w:trPr>
          <w:trHeight w:val="284"/>
        </w:trPr>
        <w:tc>
          <w:tcPr>
            <w:tcW w:w="549" w:type="dxa"/>
            <w:shd w:val="clear" w:color="auto" w:fill="auto"/>
            <w:vAlign w:val="center"/>
          </w:tcPr>
          <w:p w14:paraId="7582FC00" w14:textId="77777777" w:rsidR="00C34A87" w:rsidRPr="00927925" w:rsidRDefault="00C34A87" w:rsidP="00927925">
            <w:pPr>
              <w:adjustRightInd w:val="0"/>
              <w:snapToGrid w:val="0"/>
              <w:rPr>
                <w:sz w:val="20"/>
                <w:szCs w:val="20"/>
              </w:rPr>
            </w:pPr>
            <w:r w:rsidRPr="00927925">
              <w:rPr>
                <w:sz w:val="20"/>
                <w:szCs w:val="20"/>
              </w:rPr>
              <w:t>06</w:t>
            </w:r>
          </w:p>
        </w:tc>
        <w:tc>
          <w:tcPr>
            <w:tcW w:w="7603" w:type="dxa"/>
            <w:shd w:val="clear" w:color="auto" w:fill="auto"/>
            <w:vAlign w:val="center"/>
          </w:tcPr>
          <w:p w14:paraId="3D0A866F" w14:textId="77777777" w:rsidR="00C34A87" w:rsidRPr="00927925" w:rsidRDefault="00C34A87" w:rsidP="00927925">
            <w:pPr>
              <w:adjustRightInd w:val="0"/>
              <w:snapToGrid w:val="0"/>
              <w:rPr>
                <w:b/>
                <w:bCs/>
                <w:sz w:val="20"/>
                <w:szCs w:val="20"/>
              </w:rPr>
            </w:pPr>
            <w:r w:rsidRPr="00927925">
              <w:rPr>
                <w:sz w:val="20"/>
                <w:szCs w:val="20"/>
              </w:rPr>
              <w:t xml:space="preserve">     </w:t>
            </w:r>
            <w:r w:rsidRPr="00927925">
              <w:rPr>
                <w:b/>
                <w:bCs/>
                <w:sz w:val="20"/>
                <w:szCs w:val="20"/>
              </w:rPr>
              <w:t xml:space="preserve">else </w:t>
            </w:r>
          </w:p>
        </w:tc>
      </w:tr>
      <w:tr w:rsidR="00C34A87" w:rsidRPr="00C34A87" w14:paraId="3D118A25" w14:textId="77777777" w:rsidTr="007717B8">
        <w:trPr>
          <w:trHeight w:val="284"/>
        </w:trPr>
        <w:tc>
          <w:tcPr>
            <w:tcW w:w="549" w:type="dxa"/>
            <w:shd w:val="clear" w:color="auto" w:fill="auto"/>
            <w:vAlign w:val="center"/>
          </w:tcPr>
          <w:p w14:paraId="0042EBDE" w14:textId="77777777" w:rsidR="00C34A87" w:rsidRPr="00927925" w:rsidRDefault="00C34A87" w:rsidP="00927925">
            <w:pPr>
              <w:adjustRightInd w:val="0"/>
              <w:snapToGrid w:val="0"/>
              <w:rPr>
                <w:sz w:val="20"/>
                <w:szCs w:val="20"/>
              </w:rPr>
            </w:pPr>
            <w:r w:rsidRPr="00927925">
              <w:rPr>
                <w:sz w:val="20"/>
                <w:szCs w:val="20"/>
              </w:rPr>
              <w:t>07</w:t>
            </w:r>
          </w:p>
        </w:tc>
        <w:tc>
          <w:tcPr>
            <w:tcW w:w="7603" w:type="dxa"/>
            <w:shd w:val="clear" w:color="auto" w:fill="auto"/>
            <w:vAlign w:val="center"/>
          </w:tcPr>
          <w:p w14:paraId="225F4CC9" w14:textId="64097C84" w:rsidR="00C34A87" w:rsidRPr="00927925" w:rsidRDefault="00C34A87" w:rsidP="00927925">
            <w:pPr>
              <w:adjustRightInd w:val="0"/>
              <w:snapToGrid w:val="0"/>
              <w:rPr>
                <w:sz w:val="20"/>
                <w:szCs w:val="20"/>
              </w:rPr>
            </w:pPr>
            <w:r w:rsidRPr="00927925">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r>
                <m:rPr>
                  <m:sty m:val="p"/>
                </m:rPr>
                <w:rPr>
                  <w:rFonts w:ascii="Cambria Math" w:hAnsi="Cambria Math"/>
                  <w:sz w:val="20"/>
                  <w:szCs w:val="20"/>
                </w:rPr>
                <m:t>'</m:t>
              </m:r>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p>
        </w:tc>
      </w:tr>
      <w:tr w:rsidR="00C34A87" w:rsidRPr="00C34A87" w14:paraId="2253A1E9" w14:textId="77777777" w:rsidTr="007717B8">
        <w:trPr>
          <w:trHeight w:val="284"/>
        </w:trPr>
        <w:tc>
          <w:tcPr>
            <w:tcW w:w="549" w:type="dxa"/>
            <w:shd w:val="clear" w:color="auto" w:fill="auto"/>
            <w:vAlign w:val="center"/>
          </w:tcPr>
          <w:p w14:paraId="64ED8E79" w14:textId="77777777" w:rsidR="00C34A87" w:rsidRPr="00927925" w:rsidRDefault="00C34A87" w:rsidP="00927925">
            <w:pPr>
              <w:adjustRightInd w:val="0"/>
              <w:snapToGrid w:val="0"/>
              <w:rPr>
                <w:sz w:val="20"/>
                <w:szCs w:val="20"/>
              </w:rPr>
            </w:pPr>
            <w:r w:rsidRPr="00927925">
              <w:rPr>
                <w:sz w:val="20"/>
                <w:szCs w:val="20"/>
              </w:rPr>
              <w:t>08</w:t>
            </w:r>
          </w:p>
        </w:tc>
        <w:tc>
          <w:tcPr>
            <w:tcW w:w="7603" w:type="dxa"/>
            <w:shd w:val="clear" w:color="auto" w:fill="auto"/>
            <w:vAlign w:val="center"/>
          </w:tcPr>
          <w:p w14:paraId="087F9A6B" w14:textId="77777777" w:rsidR="00C34A87" w:rsidRPr="00927925" w:rsidRDefault="00C34A87" w:rsidP="00927925">
            <w:pPr>
              <w:adjustRightInd w:val="0"/>
              <w:snapToGrid w:val="0"/>
              <w:rPr>
                <w:b/>
                <w:bCs/>
                <w:sz w:val="20"/>
                <w:szCs w:val="20"/>
              </w:rPr>
            </w:pPr>
            <w:r w:rsidRPr="00927925">
              <w:rPr>
                <w:sz w:val="20"/>
                <w:szCs w:val="20"/>
              </w:rPr>
              <w:t xml:space="preserve">     </w:t>
            </w:r>
            <w:r w:rsidRPr="00927925">
              <w:rPr>
                <w:b/>
                <w:bCs/>
                <w:sz w:val="20"/>
                <w:szCs w:val="20"/>
              </w:rPr>
              <w:t xml:space="preserve">end if </w:t>
            </w:r>
          </w:p>
        </w:tc>
      </w:tr>
      <w:tr w:rsidR="00C34A87" w:rsidRPr="00C34A87" w14:paraId="1DE429C2" w14:textId="77777777" w:rsidTr="007717B8">
        <w:trPr>
          <w:trHeight w:val="284"/>
        </w:trPr>
        <w:tc>
          <w:tcPr>
            <w:tcW w:w="549" w:type="dxa"/>
            <w:shd w:val="clear" w:color="auto" w:fill="auto"/>
            <w:vAlign w:val="center"/>
          </w:tcPr>
          <w:p w14:paraId="7D773378" w14:textId="77777777" w:rsidR="00C34A87" w:rsidRPr="00927925" w:rsidRDefault="00C34A87" w:rsidP="00927925">
            <w:pPr>
              <w:adjustRightInd w:val="0"/>
              <w:snapToGrid w:val="0"/>
              <w:rPr>
                <w:sz w:val="20"/>
                <w:szCs w:val="20"/>
              </w:rPr>
            </w:pPr>
            <w:r w:rsidRPr="00927925">
              <w:rPr>
                <w:sz w:val="20"/>
                <w:szCs w:val="20"/>
              </w:rPr>
              <w:t>09</w:t>
            </w:r>
          </w:p>
        </w:tc>
        <w:tc>
          <w:tcPr>
            <w:tcW w:w="7603" w:type="dxa"/>
            <w:shd w:val="clear" w:color="auto" w:fill="auto"/>
            <w:vAlign w:val="center"/>
          </w:tcPr>
          <w:p w14:paraId="60FE7BE7" w14:textId="77777777" w:rsidR="00C34A87" w:rsidRPr="00927925" w:rsidRDefault="00C34A87" w:rsidP="00927925">
            <w:pPr>
              <w:adjustRightInd w:val="0"/>
              <w:snapToGrid w:val="0"/>
              <w:rPr>
                <w:b/>
                <w:bCs/>
                <w:sz w:val="20"/>
                <w:szCs w:val="20"/>
              </w:rPr>
            </w:pPr>
            <w:r w:rsidRPr="00927925">
              <w:rPr>
                <w:sz w:val="20"/>
                <w:szCs w:val="20"/>
              </w:rPr>
              <w:t xml:space="preserve">  </w:t>
            </w:r>
            <w:r w:rsidRPr="00927925">
              <w:rPr>
                <w:b/>
                <w:bCs/>
                <w:sz w:val="20"/>
                <w:szCs w:val="20"/>
              </w:rPr>
              <w:t>end for</w:t>
            </w:r>
          </w:p>
        </w:tc>
      </w:tr>
      <w:tr w:rsidR="00C34A87" w:rsidRPr="00C34A87" w14:paraId="37BC1580" w14:textId="77777777" w:rsidTr="007717B8">
        <w:trPr>
          <w:trHeight w:val="284"/>
        </w:trPr>
        <w:tc>
          <w:tcPr>
            <w:tcW w:w="549" w:type="dxa"/>
            <w:shd w:val="clear" w:color="auto" w:fill="auto"/>
            <w:vAlign w:val="center"/>
          </w:tcPr>
          <w:p w14:paraId="5522ACF9" w14:textId="77777777" w:rsidR="00C34A87" w:rsidRPr="00927925" w:rsidRDefault="00C34A87" w:rsidP="00927925">
            <w:pPr>
              <w:adjustRightInd w:val="0"/>
              <w:snapToGrid w:val="0"/>
              <w:rPr>
                <w:sz w:val="20"/>
                <w:szCs w:val="20"/>
              </w:rPr>
            </w:pPr>
            <w:r w:rsidRPr="00927925">
              <w:rPr>
                <w:sz w:val="20"/>
                <w:szCs w:val="20"/>
              </w:rPr>
              <w:t>10</w:t>
            </w:r>
          </w:p>
        </w:tc>
        <w:tc>
          <w:tcPr>
            <w:tcW w:w="7603" w:type="dxa"/>
            <w:shd w:val="clear" w:color="auto" w:fill="auto"/>
            <w:vAlign w:val="center"/>
          </w:tcPr>
          <w:p w14:paraId="2E52C0D2" w14:textId="77777777" w:rsidR="00C34A87" w:rsidRPr="00927925" w:rsidRDefault="00C34A87" w:rsidP="00927925">
            <w:pPr>
              <w:adjustRightInd w:val="0"/>
              <w:snapToGrid w:val="0"/>
              <w:rPr>
                <w:b/>
                <w:bCs/>
                <w:sz w:val="20"/>
                <w:szCs w:val="20"/>
              </w:rPr>
            </w:pPr>
            <w:r w:rsidRPr="00927925">
              <w:rPr>
                <w:b/>
                <w:bCs/>
                <w:sz w:val="20"/>
                <w:szCs w:val="20"/>
              </w:rPr>
              <w:t>end for</w:t>
            </w:r>
          </w:p>
        </w:tc>
      </w:tr>
      <w:tr w:rsidR="007717B8" w:rsidRPr="00C34A87" w14:paraId="6CA0775E" w14:textId="77777777" w:rsidTr="00C059BF">
        <w:trPr>
          <w:trHeight w:val="293"/>
        </w:trPr>
        <w:tc>
          <w:tcPr>
            <w:tcW w:w="8152" w:type="dxa"/>
            <w:gridSpan w:val="2"/>
            <w:shd w:val="clear" w:color="auto" w:fill="auto"/>
            <w:vAlign w:val="center"/>
          </w:tcPr>
          <w:p w14:paraId="7FE0C2DC" w14:textId="739BC54E" w:rsidR="007717B8" w:rsidRPr="00927925" w:rsidRDefault="007717B8" w:rsidP="00927925">
            <w:pPr>
              <w:adjustRightInd w:val="0"/>
              <w:snapToGrid w:val="0"/>
              <w:rPr>
                <w:sz w:val="20"/>
                <w:szCs w:val="20"/>
              </w:rPr>
            </w:pPr>
            <w:r w:rsidRPr="00927925">
              <w:rPr>
                <w:sz w:val="20"/>
                <w:szCs w:val="20"/>
              </w:rPr>
              <w:t>输出：</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m:t>
                  </m:r>
                </m:sub>
                <m:sup>
                  <m:r>
                    <w:rPr>
                      <w:rFonts w:ascii="Cambria Math" w:hAnsi="Cambria Math"/>
                      <w:sz w:val="20"/>
                      <w:szCs w:val="20"/>
                    </w:rPr>
                    <m:t>temp</m:t>
                  </m:r>
                </m:sup>
              </m:sSubSup>
            </m:oMath>
            <w:r>
              <w:rPr>
                <w:sz w:val="20"/>
                <w:szCs w:val="20"/>
              </w:rPr>
              <w:t xml:space="preserve"> </w:t>
            </w:r>
          </w:p>
        </w:tc>
      </w:tr>
    </w:tbl>
    <w:p w14:paraId="01339C4C" w14:textId="77777777" w:rsidR="00C34A87" w:rsidRPr="00C34A87" w:rsidRDefault="00C34A87" w:rsidP="005E2E54">
      <w:pPr>
        <w:pStyle w:val="3"/>
        <w:adjustRightInd w:val="0"/>
        <w:snapToGrid w:val="0"/>
        <w:spacing w:before="0" w:after="0" w:line="460" w:lineRule="exact"/>
        <w:rPr>
          <w:sz w:val="24"/>
          <w:szCs w:val="24"/>
        </w:rPr>
      </w:pPr>
      <w:r w:rsidRPr="00C34A87">
        <w:rPr>
          <w:sz w:val="24"/>
          <w:szCs w:val="24"/>
        </w:rPr>
        <w:lastRenderedPageBreak/>
        <w:t xml:space="preserve">3.3.6 </w:t>
      </w:r>
      <w:r w:rsidRPr="00C34A87">
        <w:rPr>
          <w:rFonts w:hint="eastAsia"/>
          <w:sz w:val="24"/>
          <w:szCs w:val="24"/>
        </w:rPr>
        <w:t>抖动策略</w:t>
      </w:r>
    </w:p>
    <w:p w14:paraId="33FFAE2E" w14:textId="6343CB1F" w:rsidR="00C34A87" w:rsidRPr="00C34A87" w:rsidRDefault="00C34A87" w:rsidP="00C34A87">
      <w:pPr>
        <w:adjustRightInd w:val="0"/>
        <w:snapToGrid w:val="0"/>
        <w:spacing w:line="460" w:lineRule="exact"/>
        <w:ind w:firstLineChars="200" w:firstLine="480"/>
        <w:rPr>
          <w:sz w:val="24"/>
        </w:rPr>
      </w:pPr>
      <w:r w:rsidRPr="00C34A87">
        <w:rPr>
          <w:sz w:val="24"/>
        </w:rPr>
        <w:t>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C34A87">
        <w:rPr>
          <w:sz w:val="24"/>
        </w:rPr>
        <w:t>的特点，本节提出了两种抖动策略，即工厂间双向插入策略和工厂间交换策略。当局部搜索</w:t>
      </w:r>
      <w:r w:rsidR="00467DF8">
        <w:rPr>
          <w:rFonts w:hint="eastAsia"/>
          <w:sz w:val="24"/>
        </w:rPr>
        <w:t>策略不能</w:t>
      </w:r>
      <w:r w:rsidRPr="00C34A87">
        <w:rPr>
          <w:sz w:val="24"/>
        </w:rPr>
        <w:t>改进当前解时，利用抖动策略生成新的邻域，以跳出局部最优。此外，为了增加探索</w:t>
      </w:r>
      <w:proofErr w:type="gramStart"/>
      <w:r w:rsidRPr="00C34A87">
        <w:rPr>
          <w:sz w:val="24"/>
        </w:rPr>
        <w:t>解空间</w:t>
      </w:r>
      <w:proofErr w:type="gramEnd"/>
      <w:r w:rsidRPr="00C34A87">
        <w:rPr>
          <w:sz w:val="24"/>
        </w:rPr>
        <w:t>的机会，一旦解得到改进，抖动过程就终止。</w:t>
      </w:r>
      <w:r w:rsidR="00467DF8">
        <w:rPr>
          <w:rFonts w:hint="eastAsia"/>
          <w:sz w:val="24"/>
        </w:rPr>
        <w:t>两种策略的流程如下：</w:t>
      </w:r>
    </w:p>
    <w:p w14:paraId="72C9F8BF" w14:textId="0DFA3C23" w:rsidR="00C34A87" w:rsidRPr="009C7D89" w:rsidRDefault="00C34A87" w:rsidP="00C34A87">
      <w:pPr>
        <w:adjustRightInd w:val="0"/>
        <w:snapToGrid w:val="0"/>
        <w:spacing w:line="460" w:lineRule="exact"/>
        <w:ind w:firstLineChars="200" w:firstLine="480"/>
        <w:rPr>
          <w:sz w:val="24"/>
        </w:rPr>
      </w:pPr>
      <w:r w:rsidRPr="009C7D89">
        <w:rPr>
          <w:sz w:val="24"/>
        </w:rPr>
        <w:t>双向插入策略：（</w:t>
      </w:r>
      <w:r w:rsidRPr="009C7D89">
        <w:rPr>
          <w:sz w:val="24"/>
        </w:rPr>
        <w:t>1</w:t>
      </w:r>
      <w:r w:rsidRPr="009C7D89">
        <w:rPr>
          <w:sz w:val="24"/>
        </w:rPr>
        <w:t>）随机选择两个工厂</w:t>
      </w:r>
      <m:oMath>
        <m:r>
          <w:rPr>
            <w:rFonts w:ascii="Cambria Math" w:hAnsi="Cambria Math"/>
            <w:sz w:val="24"/>
          </w:rPr>
          <m:t>f1</m:t>
        </m:r>
      </m:oMath>
      <w:r w:rsidRPr="009C7D89">
        <w:rPr>
          <w:sz w:val="24"/>
        </w:rPr>
        <w:t>和</w:t>
      </w:r>
      <m:oMath>
        <m:r>
          <w:rPr>
            <w:rFonts w:ascii="Cambria Math" w:hAnsi="Cambria Math"/>
            <w:sz w:val="24"/>
          </w:rPr>
          <m:t>f2</m:t>
        </m:r>
      </m:oMath>
      <w:r w:rsidRPr="009C7D89">
        <w:rPr>
          <w:sz w:val="24"/>
        </w:rPr>
        <w:t>；（</w:t>
      </w:r>
      <w:r w:rsidRPr="009C7D89">
        <w:rPr>
          <w:sz w:val="24"/>
        </w:rPr>
        <w:t>2</w:t>
      </w:r>
      <w:r w:rsidRPr="009C7D89">
        <w:rPr>
          <w:sz w:val="24"/>
        </w:rPr>
        <w:t>）</w:t>
      </w:r>
      <w:r w:rsidR="009C7D89" w:rsidRPr="009C7D89">
        <w:rPr>
          <w:rFonts w:hint="eastAsia"/>
          <w:sz w:val="24"/>
        </w:rPr>
        <w:t>从</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f1</m:t>
            </m:r>
          </m:sub>
          <m:sup>
            <m:r>
              <w:rPr>
                <w:rFonts w:ascii="Cambria Math" w:hAnsi="Cambria Math"/>
                <w:sz w:val="24"/>
              </w:rPr>
              <m:t>temp</m:t>
            </m:r>
          </m:sup>
        </m:sSubSup>
        <m:r>
          <m:rPr>
            <m:sty m:val="p"/>
          </m:rPr>
          <w:rPr>
            <w:rFonts w:ascii="Cambria Math" w:hAnsi="Cambria Math"/>
            <w:sz w:val="24"/>
          </w:rPr>
          <m:t>'</m:t>
        </m:r>
      </m:oMath>
      <w:r w:rsidRPr="009C7D89">
        <w:rPr>
          <w:sz w:val="24"/>
        </w:rPr>
        <w:t>中</w:t>
      </w:r>
      <w:r w:rsidR="009C7D89" w:rsidRPr="009C7D89">
        <w:rPr>
          <w:rFonts w:hint="eastAsia"/>
          <w:sz w:val="24"/>
        </w:rPr>
        <w:t>随机移除一个</w:t>
      </w:r>
      <w:r w:rsidRPr="009C7D89">
        <w:rPr>
          <w:sz w:val="24"/>
        </w:rPr>
        <w:t>工件</w:t>
      </w:r>
      <m:oMath>
        <m:r>
          <w:rPr>
            <w:rFonts w:ascii="Cambria Math" w:hAnsi="Cambria Math"/>
            <w:sz w:val="24"/>
          </w:rPr>
          <m:t>job1</m:t>
        </m:r>
      </m:oMath>
      <w:r w:rsidR="009C7D89" w:rsidRPr="009C7D89">
        <w:rPr>
          <w:rFonts w:hint="eastAsia"/>
          <w:sz w:val="24"/>
        </w:rPr>
        <w:t>，以及从</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f2</m:t>
            </m:r>
          </m:sub>
          <m:sup>
            <m:r>
              <w:rPr>
                <w:rFonts w:ascii="Cambria Math" w:hAnsi="Cambria Math"/>
                <w:sz w:val="24"/>
              </w:rPr>
              <m:t>temp</m:t>
            </m:r>
          </m:sup>
        </m:sSubSup>
        <m:r>
          <m:rPr>
            <m:sty m:val="p"/>
          </m:rPr>
          <w:rPr>
            <w:rFonts w:ascii="Cambria Math" w:hAnsi="Cambria Math"/>
            <w:sz w:val="24"/>
          </w:rPr>
          <m:t>'</m:t>
        </m:r>
      </m:oMath>
      <w:r w:rsidRPr="009C7D89">
        <w:rPr>
          <w:sz w:val="24"/>
        </w:rPr>
        <w:t>中</w:t>
      </w:r>
      <w:r w:rsidR="009C7D89" w:rsidRPr="009C7D89">
        <w:rPr>
          <w:rFonts w:hint="eastAsia"/>
          <w:sz w:val="24"/>
        </w:rPr>
        <w:t>移除一个</w:t>
      </w:r>
      <w:r w:rsidRPr="009C7D89">
        <w:rPr>
          <w:sz w:val="24"/>
        </w:rPr>
        <w:t>工件</w:t>
      </w:r>
      <m:oMath>
        <m:r>
          <w:rPr>
            <w:rFonts w:ascii="Cambria Math" w:hAnsi="Cambria Math"/>
            <w:sz w:val="24"/>
          </w:rPr>
          <m:t>job2</m:t>
        </m:r>
      </m:oMath>
      <w:r w:rsidRPr="009C7D89">
        <w:rPr>
          <w:sz w:val="24"/>
        </w:rPr>
        <w:t>；（</w:t>
      </w:r>
      <w:r w:rsidRPr="009C7D89">
        <w:rPr>
          <w:sz w:val="24"/>
        </w:rPr>
        <w:t>3</w:t>
      </w:r>
      <w:r w:rsidRPr="009C7D89">
        <w:rPr>
          <w:sz w:val="24"/>
        </w:rPr>
        <w:t>）将</w:t>
      </w:r>
      <m:oMath>
        <m:r>
          <w:rPr>
            <w:rFonts w:ascii="Cambria Math" w:hAnsi="Cambria Math"/>
            <w:sz w:val="24"/>
          </w:rPr>
          <m:t>job1</m:t>
        </m:r>
      </m:oMath>
      <w:r w:rsidRPr="009C7D89">
        <w:rPr>
          <w:sz w:val="24"/>
        </w:rPr>
        <w:t>插入到</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f2</m:t>
            </m:r>
          </m:sub>
          <m:sup>
            <m:r>
              <w:rPr>
                <w:rFonts w:ascii="Cambria Math" w:hAnsi="Cambria Math"/>
                <w:sz w:val="24"/>
              </w:rPr>
              <m:t>temp</m:t>
            </m:r>
          </m:sup>
        </m:sSubSup>
        <m:r>
          <m:rPr>
            <m:sty m:val="p"/>
          </m:rPr>
          <w:rPr>
            <w:rFonts w:ascii="Cambria Math" w:hAnsi="Cambria Math"/>
            <w:sz w:val="24"/>
          </w:rPr>
          <m:t>'</m:t>
        </m:r>
      </m:oMath>
      <w:r w:rsidRPr="009C7D89">
        <w:rPr>
          <w:sz w:val="24"/>
        </w:rPr>
        <w:t>中的最好位置，</w:t>
      </w:r>
      <m:oMath>
        <m:r>
          <w:rPr>
            <w:rFonts w:ascii="Cambria Math" w:hAnsi="Cambria Math"/>
            <w:sz w:val="24"/>
          </w:rPr>
          <m:t>job2</m:t>
        </m:r>
      </m:oMath>
      <w:r w:rsidRPr="009C7D89">
        <w:rPr>
          <w:sz w:val="24"/>
        </w:rPr>
        <w:t>插入到</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f1</m:t>
            </m:r>
          </m:sub>
          <m:sup>
            <m:r>
              <w:rPr>
                <w:rFonts w:ascii="Cambria Math" w:hAnsi="Cambria Math"/>
                <w:sz w:val="24"/>
              </w:rPr>
              <m:t>temp</m:t>
            </m:r>
          </m:sup>
        </m:sSubSup>
        <m:r>
          <m:rPr>
            <m:sty m:val="p"/>
          </m:rPr>
          <w:rPr>
            <w:rFonts w:ascii="Cambria Math" w:hAnsi="Cambria Math"/>
            <w:sz w:val="24"/>
          </w:rPr>
          <m:t>'</m:t>
        </m:r>
      </m:oMath>
      <w:r w:rsidRPr="009C7D89">
        <w:rPr>
          <w:sz w:val="24"/>
        </w:rPr>
        <w:t>的最好位置；（</w:t>
      </w:r>
      <w:r w:rsidRPr="009C7D89">
        <w:rPr>
          <w:sz w:val="24"/>
        </w:rPr>
        <w:t>4</w:t>
      </w:r>
      <w:r w:rsidRPr="009C7D89">
        <w:rPr>
          <w:sz w:val="24"/>
        </w:rPr>
        <w:t>）若解得到了改进，则更新当前解，</w:t>
      </w:r>
      <w:r w:rsidR="009C7D89">
        <w:rPr>
          <w:rFonts w:hint="eastAsia"/>
          <w:sz w:val="24"/>
        </w:rPr>
        <w:t>并</w:t>
      </w:r>
      <w:r w:rsidRPr="009C7D89">
        <w:rPr>
          <w:sz w:val="24"/>
        </w:rPr>
        <w:t>终止程序。否则执行步骤（</w:t>
      </w:r>
      <w:r w:rsidRPr="009C7D89">
        <w:rPr>
          <w:sz w:val="24"/>
        </w:rPr>
        <w:t>1</w:t>
      </w:r>
      <w:r w:rsidRPr="009C7D89">
        <w:rPr>
          <w:sz w:val="24"/>
        </w:rPr>
        <w:t>），直到满足停止条件。伪代码如算法</w:t>
      </w:r>
      <w:r w:rsidRPr="009C7D89">
        <w:rPr>
          <w:sz w:val="24"/>
        </w:rPr>
        <w:t>3-6</w:t>
      </w:r>
      <w:r w:rsidRPr="009C7D89">
        <w:rPr>
          <w:sz w:val="24"/>
        </w:rPr>
        <w:t>所示。</w:t>
      </w:r>
    </w:p>
    <w:p w14:paraId="67450EA4" w14:textId="4A653C06" w:rsidR="00C34A87" w:rsidRPr="00F13E98" w:rsidRDefault="00C34A87" w:rsidP="00F13E98">
      <w:pPr>
        <w:adjustRightInd w:val="0"/>
        <w:snapToGrid w:val="0"/>
        <w:spacing w:line="460" w:lineRule="exact"/>
        <w:ind w:firstLineChars="200" w:firstLine="480"/>
        <w:rPr>
          <w:sz w:val="24"/>
        </w:rPr>
      </w:pPr>
      <w:r w:rsidRPr="00C34A87">
        <w:rPr>
          <w:sz w:val="24"/>
        </w:rPr>
        <w:t>交换策略：（</w:t>
      </w:r>
      <w:r w:rsidRPr="00C34A87">
        <w:rPr>
          <w:sz w:val="24"/>
        </w:rPr>
        <w:t>1</w:t>
      </w:r>
      <w:r w:rsidRPr="00C34A87">
        <w:rPr>
          <w:sz w:val="24"/>
        </w:rPr>
        <w:t>）随机选择两个工厂</w:t>
      </w:r>
      <m:oMath>
        <m:r>
          <w:rPr>
            <w:rFonts w:ascii="Cambria Math" w:hAnsi="Cambria Math"/>
            <w:sz w:val="24"/>
          </w:rPr>
          <m:t>f1</m:t>
        </m:r>
      </m:oMath>
      <w:r w:rsidRPr="00C34A87">
        <w:rPr>
          <w:sz w:val="24"/>
        </w:rPr>
        <w:t>和</w:t>
      </w:r>
      <m:oMath>
        <m:r>
          <w:rPr>
            <w:rFonts w:ascii="Cambria Math" w:hAnsi="Cambria Math"/>
            <w:sz w:val="24"/>
          </w:rPr>
          <m:t>f2</m:t>
        </m:r>
      </m:oMath>
      <w:r w:rsidRPr="00C34A87">
        <w:rPr>
          <w:sz w:val="24"/>
        </w:rPr>
        <w:t>；（</w:t>
      </w:r>
      <w:r w:rsidRPr="00C34A87">
        <w:rPr>
          <w:sz w:val="24"/>
        </w:rPr>
        <w:t>2</w:t>
      </w:r>
      <w:r w:rsidRPr="00C34A87">
        <w:rPr>
          <w:sz w:val="24"/>
        </w:rPr>
        <w:t>）随机选择</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f1</m:t>
            </m:r>
          </m:sub>
          <m:sup>
            <m:r>
              <w:rPr>
                <w:rFonts w:ascii="Cambria Math" w:hAnsi="Cambria Math"/>
                <w:sz w:val="24"/>
              </w:rPr>
              <m:t>temp</m:t>
            </m:r>
          </m:sup>
        </m:sSubSup>
        <m:r>
          <m:rPr>
            <m:sty m:val="p"/>
          </m:rPr>
          <w:rPr>
            <w:rFonts w:ascii="Cambria Math" w:hAnsi="Cambria Math"/>
            <w:sz w:val="24"/>
          </w:rPr>
          <m:t>'</m:t>
        </m:r>
      </m:oMath>
      <w:r w:rsidRPr="00C34A87">
        <w:rPr>
          <w:sz w:val="24"/>
        </w:rPr>
        <w:t>中的工件</w:t>
      </w:r>
      <m:oMath>
        <m:r>
          <w:rPr>
            <w:rFonts w:ascii="Cambria Math" w:hAnsi="Cambria Math"/>
            <w:sz w:val="24"/>
          </w:rPr>
          <m:t>job1</m:t>
        </m:r>
      </m:oMath>
      <w:r w:rsidRPr="00C34A87">
        <w:rPr>
          <w:sz w:val="24"/>
        </w:rPr>
        <w:t>和</w:t>
      </w:r>
      <m:oMath>
        <m:sSubSup>
          <m:sSubSupPr>
            <m:ctrlPr>
              <w:rPr>
                <w:rFonts w:ascii="Cambria Math" w:hAnsi="Cambria Math"/>
                <w:sz w:val="24"/>
              </w:rPr>
            </m:ctrlPr>
          </m:sSubSupPr>
          <m:e>
            <m:r>
              <w:rPr>
                <w:rFonts w:ascii="Cambria Math" w:hAnsi="Cambria Math"/>
                <w:sz w:val="24"/>
              </w:rPr>
              <m:t>π</m:t>
            </m:r>
          </m:e>
          <m:sub>
            <m:r>
              <w:rPr>
                <w:rFonts w:ascii="Cambria Math" w:hAnsi="Cambria Math"/>
                <w:sz w:val="24"/>
              </w:rPr>
              <m:t>f2</m:t>
            </m:r>
          </m:sub>
          <m:sup>
            <m:r>
              <w:rPr>
                <w:rFonts w:ascii="Cambria Math" w:hAnsi="Cambria Math"/>
                <w:sz w:val="24"/>
              </w:rPr>
              <m:t>temp</m:t>
            </m:r>
          </m:sup>
        </m:sSubSup>
        <m:r>
          <m:rPr>
            <m:sty m:val="p"/>
          </m:rPr>
          <w:rPr>
            <w:rFonts w:ascii="Cambria Math" w:hAnsi="Cambria Math"/>
            <w:sz w:val="24"/>
          </w:rPr>
          <m:t>'</m:t>
        </m:r>
      </m:oMath>
      <w:r w:rsidRPr="00C34A87">
        <w:rPr>
          <w:sz w:val="24"/>
        </w:rPr>
        <w:t>中的工件</w:t>
      </w:r>
      <m:oMath>
        <m:r>
          <w:rPr>
            <w:rFonts w:ascii="Cambria Math" w:hAnsi="Cambria Math"/>
            <w:sz w:val="24"/>
          </w:rPr>
          <m:t>job2</m:t>
        </m:r>
      </m:oMath>
      <w:r w:rsidRPr="00C34A87">
        <w:rPr>
          <w:sz w:val="24"/>
        </w:rPr>
        <w:t>；（</w:t>
      </w:r>
      <w:r w:rsidRPr="00C34A87">
        <w:rPr>
          <w:sz w:val="24"/>
        </w:rPr>
        <w:t>3</w:t>
      </w:r>
      <w:r w:rsidRPr="00C34A87">
        <w:rPr>
          <w:sz w:val="24"/>
        </w:rPr>
        <w:t>）交换两个工件的位置，形成新解；（</w:t>
      </w:r>
      <w:r w:rsidRPr="00C34A87">
        <w:rPr>
          <w:sz w:val="24"/>
        </w:rPr>
        <w:t>4</w:t>
      </w:r>
      <w:r w:rsidRPr="00C34A87">
        <w:rPr>
          <w:sz w:val="24"/>
        </w:rPr>
        <w:t>）若新解好于当前解，则用新解代替当前解，</w:t>
      </w:r>
      <w:r w:rsidR="005F39DB">
        <w:rPr>
          <w:rFonts w:hint="eastAsia"/>
          <w:sz w:val="24"/>
        </w:rPr>
        <w:t>并</w:t>
      </w:r>
      <w:r w:rsidRPr="00C34A87">
        <w:rPr>
          <w:sz w:val="24"/>
        </w:rPr>
        <w:t>终止程序；否则执行步骤（</w:t>
      </w:r>
      <w:r w:rsidRPr="00C34A87">
        <w:rPr>
          <w:sz w:val="24"/>
        </w:rPr>
        <w:t>1</w:t>
      </w:r>
      <w:r w:rsidRPr="00C34A87">
        <w:rPr>
          <w:sz w:val="24"/>
        </w:rPr>
        <w:t>）直到循环结束。</w:t>
      </w:r>
    </w:p>
    <w:tbl>
      <w:tblPr>
        <w:tblW w:w="0" w:type="auto"/>
        <w:tblInd w:w="-8" w:type="dxa"/>
        <w:tblBorders>
          <w:top w:val="single" w:sz="6" w:space="0" w:color="auto"/>
          <w:bottom w:val="single" w:sz="6" w:space="0" w:color="auto"/>
        </w:tblBorders>
        <w:tblLook w:val="04A0" w:firstRow="1" w:lastRow="0" w:firstColumn="1" w:lastColumn="0" w:noHBand="0" w:noVBand="1"/>
      </w:tblPr>
      <w:tblGrid>
        <w:gridCol w:w="520"/>
        <w:gridCol w:w="7417"/>
      </w:tblGrid>
      <w:tr w:rsidR="00C34A87" w:rsidRPr="00824A6B" w14:paraId="0D4E198C" w14:textId="77777777" w:rsidTr="002F019C">
        <w:trPr>
          <w:trHeight w:val="287"/>
        </w:trPr>
        <w:tc>
          <w:tcPr>
            <w:tcW w:w="7937" w:type="dxa"/>
            <w:gridSpan w:val="2"/>
            <w:tcBorders>
              <w:top w:val="single" w:sz="6" w:space="0" w:color="auto"/>
              <w:bottom w:val="single" w:sz="6" w:space="0" w:color="auto"/>
            </w:tcBorders>
            <w:shd w:val="clear" w:color="auto" w:fill="auto"/>
            <w:vAlign w:val="center"/>
          </w:tcPr>
          <w:p w14:paraId="5F4FA3DC" w14:textId="77777777" w:rsidR="00C34A87" w:rsidRPr="00824A6B" w:rsidRDefault="00C34A87" w:rsidP="00824A6B">
            <w:pPr>
              <w:adjustRightInd w:val="0"/>
              <w:snapToGrid w:val="0"/>
              <w:rPr>
                <w:sz w:val="20"/>
                <w:szCs w:val="20"/>
              </w:rPr>
            </w:pPr>
            <w:r w:rsidRPr="00824A6B">
              <w:rPr>
                <w:b/>
                <w:bCs/>
                <w:sz w:val="20"/>
                <w:szCs w:val="20"/>
              </w:rPr>
              <w:t>算法</w:t>
            </w:r>
            <w:r w:rsidRPr="00824A6B">
              <w:rPr>
                <w:b/>
                <w:bCs/>
                <w:sz w:val="20"/>
                <w:szCs w:val="20"/>
              </w:rPr>
              <w:t xml:space="preserve">3-6 </w:t>
            </w:r>
            <w:r w:rsidRPr="00824A6B">
              <w:rPr>
                <w:sz w:val="20"/>
                <w:szCs w:val="20"/>
              </w:rPr>
              <w:t>双</w:t>
            </w:r>
            <w:r w:rsidRPr="00824A6B">
              <w:rPr>
                <w:rFonts w:hint="eastAsia"/>
                <w:sz w:val="20"/>
                <w:szCs w:val="20"/>
              </w:rPr>
              <w:t>向</w:t>
            </w:r>
            <w:r w:rsidRPr="00824A6B">
              <w:rPr>
                <w:sz w:val="20"/>
                <w:szCs w:val="20"/>
              </w:rPr>
              <w:t>插入抖动策略</w:t>
            </w:r>
          </w:p>
        </w:tc>
      </w:tr>
      <w:tr w:rsidR="00717AF7" w:rsidRPr="00824A6B" w14:paraId="4F0AECD4" w14:textId="77777777" w:rsidTr="009E09A3">
        <w:trPr>
          <w:trHeight w:val="287"/>
        </w:trPr>
        <w:tc>
          <w:tcPr>
            <w:tcW w:w="7937" w:type="dxa"/>
            <w:gridSpan w:val="2"/>
            <w:tcBorders>
              <w:top w:val="single" w:sz="6" w:space="0" w:color="auto"/>
            </w:tcBorders>
            <w:shd w:val="clear" w:color="auto" w:fill="auto"/>
            <w:vAlign w:val="center"/>
          </w:tcPr>
          <w:p w14:paraId="3AAB0C7D" w14:textId="4585B213" w:rsidR="00717AF7" w:rsidRPr="00824A6B" w:rsidRDefault="00717AF7" w:rsidP="00824A6B">
            <w:pPr>
              <w:adjustRightInd w:val="0"/>
              <w:snapToGrid w:val="0"/>
              <w:rPr>
                <w:sz w:val="20"/>
                <w:szCs w:val="20"/>
              </w:rPr>
            </w:pPr>
            <w:r w:rsidRPr="00824A6B">
              <w:rPr>
                <w:sz w:val="20"/>
                <w:szCs w:val="20"/>
              </w:rPr>
              <w:t>输入：解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824A6B">
              <w:rPr>
                <w:sz w:val="20"/>
                <w:szCs w:val="20"/>
              </w:rPr>
              <w:t xml:space="preserve">, </w:t>
            </w:r>
            <w:r w:rsidRPr="00824A6B">
              <w:rPr>
                <w:sz w:val="20"/>
                <w:szCs w:val="20"/>
              </w:rPr>
              <w:t>临时解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p>
        </w:tc>
      </w:tr>
      <w:tr w:rsidR="00C34A87" w:rsidRPr="00824A6B" w14:paraId="0307760A" w14:textId="77777777" w:rsidTr="002F019C">
        <w:trPr>
          <w:trHeight w:val="287"/>
        </w:trPr>
        <w:tc>
          <w:tcPr>
            <w:tcW w:w="520" w:type="dxa"/>
            <w:shd w:val="clear" w:color="auto" w:fill="auto"/>
            <w:vAlign w:val="center"/>
          </w:tcPr>
          <w:p w14:paraId="712C5D8D" w14:textId="77777777" w:rsidR="00C34A87" w:rsidRPr="00824A6B" w:rsidRDefault="00C34A87" w:rsidP="00824A6B">
            <w:pPr>
              <w:adjustRightInd w:val="0"/>
              <w:snapToGrid w:val="0"/>
              <w:rPr>
                <w:sz w:val="20"/>
                <w:szCs w:val="20"/>
              </w:rPr>
            </w:pPr>
            <w:r w:rsidRPr="00824A6B">
              <w:rPr>
                <w:sz w:val="20"/>
                <w:szCs w:val="20"/>
              </w:rPr>
              <w:t>01</w:t>
            </w:r>
          </w:p>
        </w:tc>
        <w:tc>
          <w:tcPr>
            <w:tcW w:w="7417" w:type="dxa"/>
            <w:shd w:val="clear" w:color="auto" w:fill="auto"/>
            <w:vAlign w:val="center"/>
          </w:tcPr>
          <w:p w14:paraId="4E0DD093" w14:textId="4D900CAA" w:rsidR="00C34A87" w:rsidRPr="00824A6B" w:rsidRDefault="00C34A87" w:rsidP="00824A6B">
            <w:pPr>
              <w:adjustRightInd w:val="0"/>
              <w:snapToGrid w:val="0"/>
              <w:rPr>
                <w:sz w:val="20"/>
                <w:szCs w:val="20"/>
              </w:rPr>
            </w:pPr>
            <w:r w:rsidRPr="00824A6B">
              <w:rPr>
                <w:b/>
                <w:bCs/>
                <w:sz w:val="20"/>
                <w:szCs w:val="20"/>
              </w:rPr>
              <w:t>for</w:t>
            </w:r>
            <w:r w:rsidRPr="00824A6B">
              <w:rPr>
                <w:sz w:val="20"/>
                <w:szCs w:val="20"/>
              </w:rPr>
              <w:t xml:space="preserve"> </w:t>
            </w:r>
            <m:oMath>
              <m:r>
                <w:rPr>
                  <w:rFonts w:ascii="Cambria Math" w:hAnsi="Cambria Math"/>
                  <w:sz w:val="20"/>
                  <w:szCs w:val="20"/>
                </w:rPr>
                <m:t>i=1</m:t>
              </m:r>
            </m:oMath>
            <w:r w:rsidRPr="00824A6B">
              <w:rPr>
                <w:sz w:val="20"/>
                <w:szCs w:val="20"/>
              </w:rPr>
              <w:t xml:space="preserve"> </w:t>
            </w:r>
            <w:r w:rsidRPr="00824A6B">
              <w:rPr>
                <w:b/>
                <w:bCs/>
                <w:sz w:val="20"/>
                <w:szCs w:val="20"/>
              </w:rPr>
              <w:t>to</w:t>
            </w:r>
            <w:r w:rsidRPr="00824A6B">
              <w:rPr>
                <w:sz w:val="20"/>
                <w:szCs w:val="20"/>
              </w:rPr>
              <w:t xml:space="preserve"> </w:t>
            </w:r>
            <m:oMath>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F</m:t>
              </m:r>
            </m:oMath>
          </w:p>
        </w:tc>
      </w:tr>
      <w:tr w:rsidR="00C34A87" w:rsidRPr="00824A6B" w14:paraId="46F905CB" w14:textId="77777777" w:rsidTr="002F019C">
        <w:trPr>
          <w:trHeight w:val="287"/>
        </w:trPr>
        <w:tc>
          <w:tcPr>
            <w:tcW w:w="520" w:type="dxa"/>
            <w:shd w:val="clear" w:color="auto" w:fill="auto"/>
            <w:vAlign w:val="center"/>
          </w:tcPr>
          <w:p w14:paraId="504820EB" w14:textId="77777777" w:rsidR="00C34A87" w:rsidRPr="00824A6B" w:rsidRDefault="00C34A87" w:rsidP="00824A6B">
            <w:pPr>
              <w:adjustRightInd w:val="0"/>
              <w:snapToGrid w:val="0"/>
              <w:rPr>
                <w:sz w:val="20"/>
                <w:szCs w:val="20"/>
              </w:rPr>
            </w:pPr>
            <w:r w:rsidRPr="00824A6B">
              <w:rPr>
                <w:sz w:val="20"/>
                <w:szCs w:val="20"/>
              </w:rPr>
              <w:t>02</w:t>
            </w:r>
          </w:p>
        </w:tc>
        <w:tc>
          <w:tcPr>
            <w:tcW w:w="7417" w:type="dxa"/>
            <w:shd w:val="clear" w:color="auto" w:fill="auto"/>
            <w:vAlign w:val="center"/>
          </w:tcPr>
          <w:p w14:paraId="7A23B58E" w14:textId="19250250" w:rsidR="00C34A87" w:rsidRPr="00824A6B" w:rsidRDefault="00C34A87" w:rsidP="00824A6B">
            <w:pPr>
              <w:adjustRightInd w:val="0"/>
              <w:snapToGrid w:val="0"/>
              <w:rPr>
                <w:sz w:val="20"/>
                <w:szCs w:val="20"/>
              </w:rPr>
            </w:pPr>
            <w:r w:rsidRPr="00824A6B">
              <w:rPr>
                <w:sz w:val="20"/>
                <w:szCs w:val="20"/>
              </w:rPr>
              <w:t xml:space="preserve">  </w:t>
            </w:r>
            <w:r w:rsidRPr="00824A6B">
              <w:rPr>
                <w:sz w:val="20"/>
                <w:szCs w:val="20"/>
              </w:rPr>
              <w:t>随机选择两个工厂</w:t>
            </w:r>
            <m:oMath>
              <m:r>
                <w:rPr>
                  <w:rFonts w:ascii="Cambria Math" w:hAnsi="Cambria Math"/>
                  <w:sz w:val="20"/>
                  <w:szCs w:val="20"/>
                </w:rPr>
                <m:t>f1</m:t>
              </m:r>
            </m:oMath>
            <w:r w:rsidRPr="00824A6B">
              <w:rPr>
                <w:sz w:val="20"/>
                <w:szCs w:val="20"/>
              </w:rPr>
              <w:t>和</w:t>
            </w:r>
            <m:oMath>
              <m:r>
                <w:rPr>
                  <w:rFonts w:ascii="Cambria Math" w:hAnsi="Cambria Math"/>
                  <w:sz w:val="20"/>
                  <w:szCs w:val="20"/>
                </w:rPr>
                <m:t>f2</m:t>
              </m:r>
            </m:oMath>
          </w:p>
        </w:tc>
      </w:tr>
      <w:tr w:rsidR="00C34A87" w:rsidRPr="00824A6B" w14:paraId="68C01953" w14:textId="77777777" w:rsidTr="002F019C">
        <w:trPr>
          <w:trHeight w:val="287"/>
        </w:trPr>
        <w:tc>
          <w:tcPr>
            <w:tcW w:w="520" w:type="dxa"/>
            <w:shd w:val="clear" w:color="auto" w:fill="auto"/>
            <w:vAlign w:val="center"/>
          </w:tcPr>
          <w:p w14:paraId="5A60044D" w14:textId="77777777" w:rsidR="00C34A87" w:rsidRPr="00824A6B" w:rsidRDefault="00C34A87" w:rsidP="00824A6B">
            <w:pPr>
              <w:adjustRightInd w:val="0"/>
              <w:snapToGrid w:val="0"/>
              <w:rPr>
                <w:sz w:val="20"/>
                <w:szCs w:val="20"/>
              </w:rPr>
            </w:pPr>
            <w:r w:rsidRPr="00824A6B">
              <w:rPr>
                <w:sz w:val="20"/>
                <w:szCs w:val="20"/>
              </w:rPr>
              <w:t>03</w:t>
            </w:r>
          </w:p>
        </w:tc>
        <w:tc>
          <w:tcPr>
            <w:tcW w:w="7417" w:type="dxa"/>
            <w:shd w:val="clear" w:color="auto" w:fill="auto"/>
            <w:vAlign w:val="center"/>
          </w:tcPr>
          <w:p w14:paraId="3091E9B9" w14:textId="35166F45" w:rsidR="00C34A87" w:rsidRPr="00824A6B" w:rsidRDefault="00C34A87" w:rsidP="00824A6B">
            <w:pPr>
              <w:adjustRightInd w:val="0"/>
              <w:snapToGrid w:val="0"/>
              <w:ind w:firstLineChars="100" w:firstLine="200"/>
              <w:rPr>
                <w:sz w:val="20"/>
                <w:szCs w:val="20"/>
              </w:rPr>
            </w:pPr>
            <w:bookmarkStart w:id="27" w:name="_Hlk154687484"/>
            <w:r w:rsidRPr="00824A6B">
              <w:rPr>
                <w:sz w:val="20"/>
                <w:szCs w:val="20"/>
              </w:rPr>
              <w:t>随机移除</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f1</m:t>
                  </m:r>
                </m:sub>
                <m:sup>
                  <m:r>
                    <w:rPr>
                      <w:rFonts w:ascii="Cambria Math" w:hAnsi="Cambria Math"/>
                      <w:sz w:val="20"/>
                      <w:szCs w:val="20"/>
                    </w:rPr>
                    <m:t>temp</m:t>
                  </m:r>
                </m:sup>
              </m:sSubSup>
              <m:r>
                <m:rPr>
                  <m:sty m:val="p"/>
                </m:rPr>
                <w:rPr>
                  <w:rFonts w:ascii="Cambria Math" w:hAnsi="Cambria Math"/>
                  <w:sz w:val="20"/>
                  <w:szCs w:val="20"/>
                </w:rPr>
                <m:t>'</m:t>
              </m:r>
            </m:oMath>
            <w:r w:rsidRPr="00824A6B">
              <w:rPr>
                <w:sz w:val="20"/>
                <w:szCs w:val="20"/>
              </w:rPr>
              <w:t>的工件</w:t>
            </w:r>
            <m:oMath>
              <m:r>
                <w:rPr>
                  <w:rFonts w:ascii="Cambria Math" w:hAnsi="Cambria Math"/>
                  <w:sz w:val="20"/>
                  <w:szCs w:val="20"/>
                </w:rPr>
                <m:t>job1</m:t>
              </m:r>
            </m:oMath>
            <w:r w:rsidRPr="00824A6B">
              <w:rPr>
                <w:sz w:val="20"/>
                <w:szCs w:val="20"/>
              </w:rPr>
              <w:t>和</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f2</m:t>
                  </m:r>
                </m:sub>
                <m:sup>
                  <m:r>
                    <w:rPr>
                      <w:rFonts w:ascii="Cambria Math" w:hAnsi="Cambria Math"/>
                      <w:sz w:val="20"/>
                      <w:szCs w:val="20"/>
                    </w:rPr>
                    <m:t>temp</m:t>
                  </m:r>
                </m:sup>
              </m:sSubSup>
              <m:r>
                <m:rPr>
                  <m:sty m:val="p"/>
                </m:rPr>
                <w:rPr>
                  <w:rFonts w:ascii="Cambria Math" w:hAnsi="Cambria Math"/>
                  <w:sz w:val="20"/>
                  <w:szCs w:val="20"/>
                </w:rPr>
                <m:t>'</m:t>
              </m:r>
            </m:oMath>
            <w:r w:rsidRPr="00824A6B">
              <w:rPr>
                <w:sz w:val="20"/>
                <w:szCs w:val="20"/>
              </w:rPr>
              <w:t>中的工件</w:t>
            </w:r>
            <w:bookmarkEnd w:id="27"/>
            <m:oMath>
              <m:r>
                <w:rPr>
                  <w:rFonts w:ascii="Cambria Math" w:hAnsi="Cambria Math"/>
                  <w:sz w:val="20"/>
                  <w:szCs w:val="20"/>
                </w:rPr>
                <m:t>job2</m:t>
              </m:r>
            </m:oMath>
          </w:p>
        </w:tc>
      </w:tr>
      <w:tr w:rsidR="00C34A87" w:rsidRPr="00824A6B" w14:paraId="076340B4" w14:textId="77777777" w:rsidTr="002F019C">
        <w:trPr>
          <w:trHeight w:val="287"/>
        </w:trPr>
        <w:tc>
          <w:tcPr>
            <w:tcW w:w="520" w:type="dxa"/>
            <w:shd w:val="clear" w:color="auto" w:fill="auto"/>
            <w:vAlign w:val="center"/>
          </w:tcPr>
          <w:p w14:paraId="2C986B0E" w14:textId="77777777" w:rsidR="00C34A87" w:rsidRPr="00824A6B" w:rsidRDefault="00C34A87" w:rsidP="00824A6B">
            <w:pPr>
              <w:adjustRightInd w:val="0"/>
              <w:snapToGrid w:val="0"/>
              <w:rPr>
                <w:sz w:val="20"/>
                <w:szCs w:val="20"/>
              </w:rPr>
            </w:pPr>
            <w:r w:rsidRPr="00824A6B">
              <w:rPr>
                <w:sz w:val="20"/>
                <w:szCs w:val="20"/>
              </w:rPr>
              <w:t>04</w:t>
            </w:r>
          </w:p>
        </w:tc>
        <w:tc>
          <w:tcPr>
            <w:tcW w:w="7417" w:type="dxa"/>
            <w:shd w:val="clear" w:color="auto" w:fill="auto"/>
            <w:vAlign w:val="center"/>
          </w:tcPr>
          <w:p w14:paraId="6E4FD31F" w14:textId="7CC55832" w:rsidR="00C34A87" w:rsidRPr="00824A6B" w:rsidRDefault="00C34A87" w:rsidP="00824A6B">
            <w:pPr>
              <w:adjustRightInd w:val="0"/>
              <w:snapToGrid w:val="0"/>
              <w:rPr>
                <w:sz w:val="20"/>
                <w:szCs w:val="20"/>
              </w:rPr>
            </w:pPr>
            <w:r w:rsidRPr="00824A6B">
              <w:rPr>
                <w:sz w:val="20"/>
                <w:szCs w:val="20"/>
              </w:rPr>
              <w:t xml:space="preserve">  </w:t>
            </w:r>
            <m:oMath>
              <m:r>
                <w:rPr>
                  <w:rFonts w:ascii="Cambria Math" w:hAnsi="Cambria Math"/>
                  <w:sz w:val="20"/>
                  <w:szCs w:val="20"/>
                </w:rPr>
                <m:t>job1</m:t>
              </m:r>
            </m:oMath>
            <w:r w:rsidRPr="00824A6B">
              <w:rPr>
                <w:sz w:val="20"/>
                <w:szCs w:val="20"/>
              </w:rPr>
              <w:t>插入到</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f2</m:t>
                  </m:r>
                </m:sub>
                <m:sup>
                  <m:r>
                    <w:rPr>
                      <w:rFonts w:ascii="Cambria Math" w:hAnsi="Cambria Math"/>
                      <w:sz w:val="20"/>
                      <w:szCs w:val="20"/>
                    </w:rPr>
                    <m:t>temp</m:t>
                  </m:r>
                </m:sup>
              </m:sSubSup>
              <m:r>
                <m:rPr>
                  <m:sty m:val="p"/>
                </m:rPr>
                <w:rPr>
                  <w:rFonts w:ascii="Cambria Math" w:hAnsi="Cambria Math"/>
                  <w:sz w:val="20"/>
                  <w:szCs w:val="20"/>
                </w:rPr>
                <m:t>'</m:t>
              </m:r>
            </m:oMath>
            <w:r w:rsidRPr="00824A6B">
              <w:rPr>
                <w:sz w:val="20"/>
                <w:szCs w:val="20"/>
              </w:rPr>
              <w:t>中的最好位置，</w:t>
            </w:r>
            <m:oMath>
              <m:r>
                <w:rPr>
                  <w:rFonts w:ascii="Cambria Math" w:hAnsi="Cambria Math"/>
                  <w:sz w:val="20"/>
                  <w:szCs w:val="20"/>
                </w:rPr>
                <m:t>job2</m:t>
              </m:r>
            </m:oMath>
            <w:r w:rsidRPr="00824A6B">
              <w:rPr>
                <w:sz w:val="20"/>
                <w:szCs w:val="20"/>
              </w:rPr>
              <w:t>插入到</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f1</m:t>
                  </m:r>
                </m:sub>
                <m:sup>
                  <m:r>
                    <w:rPr>
                      <w:rFonts w:ascii="Cambria Math" w:hAnsi="Cambria Math"/>
                      <w:sz w:val="20"/>
                      <w:szCs w:val="20"/>
                    </w:rPr>
                    <m:t>temp</m:t>
                  </m:r>
                </m:sup>
              </m:sSubSup>
              <m:r>
                <m:rPr>
                  <m:sty m:val="p"/>
                </m:rPr>
                <w:rPr>
                  <w:rFonts w:ascii="Cambria Math" w:hAnsi="Cambria Math"/>
                  <w:sz w:val="20"/>
                  <w:szCs w:val="20"/>
                </w:rPr>
                <m:t>'</m:t>
              </m:r>
            </m:oMath>
            <w:r w:rsidRPr="00824A6B">
              <w:rPr>
                <w:sz w:val="20"/>
                <w:szCs w:val="20"/>
              </w:rPr>
              <w:t>的最好位置</w:t>
            </w:r>
          </w:p>
        </w:tc>
      </w:tr>
      <w:tr w:rsidR="00C34A87" w:rsidRPr="00824A6B" w14:paraId="7FAF55DE" w14:textId="77777777" w:rsidTr="002F019C">
        <w:trPr>
          <w:trHeight w:val="287"/>
        </w:trPr>
        <w:tc>
          <w:tcPr>
            <w:tcW w:w="520" w:type="dxa"/>
            <w:shd w:val="clear" w:color="auto" w:fill="auto"/>
            <w:vAlign w:val="center"/>
          </w:tcPr>
          <w:p w14:paraId="05B5F75C" w14:textId="77777777" w:rsidR="00C34A87" w:rsidRPr="00824A6B" w:rsidRDefault="00C34A87" w:rsidP="00824A6B">
            <w:pPr>
              <w:adjustRightInd w:val="0"/>
              <w:snapToGrid w:val="0"/>
              <w:rPr>
                <w:sz w:val="20"/>
                <w:szCs w:val="20"/>
              </w:rPr>
            </w:pPr>
            <w:r w:rsidRPr="00824A6B">
              <w:rPr>
                <w:sz w:val="20"/>
                <w:szCs w:val="20"/>
              </w:rPr>
              <w:t>05</w:t>
            </w:r>
          </w:p>
        </w:tc>
        <w:tc>
          <w:tcPr>
            <w:tcW w:w="7417" w:type="dxa"/>
            <w:shd w:val="clear" w:color="auto" w:fill="auto"/>
            <w:vAlign w:val="center"/>
          </w:tcPr>
          <w:p w14:paraId="30DF4037" w14:textId="540CE33A" w:rsidR="00C34A87" w:rsidRPr="00824A6B" w:rsidRDefault="00C34A87" w:rsidP="00824A6B">
            <w:pPr>
              <w:adjustRightInd w:val="0"/>
              <w:snapToGrid w:val="0"/>
              <w:rPr>
                <w:sz w:val="20"/>
                <w:szCs w:val="20"/>
              </w:rPr>
            </w:pPr>
            <w:r w:rsidRPr="00824A6B">
              <w:rPr>
                <w:sz w:val="20"/>
                <w:szCs w:val="20"/>
              </w:rPr>
              <w:t xml:space="preserve">  </w:t>
            </w:r>
            <w:r w:rsidRPr="00824A6B">
              <w:rPr>
                <w:b/>
                <w:bCs/>
                <w:sz w:val="20"/>
                <w:szCs w:val="20"/>
              </w:rPr>
              <w:t>if</w:t>
            </w:r>
            <w:r w:rsidRPr="00824A6B">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oMath>
            <w:r w:rsidRPr="00824A6B">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sidRPr="00824A6B">
              <w:rPr>
                <w:sz w:val="20"/>
                <w:szCs w:val="20"/>
              </w:rPr>
              <w:t>)</w:t>
            </w:r>
          </w:p>
        </w:tc>
      </w:tr>
      <w:tr w:rsidR="00C34A87" w:rsidRPr="00824A6B" w14:paraId="358BDD6E" w14:textId="77777777" w:rsidTr="002F019C">
        <w:trPr>
          <w:trHeight w:val="287"/>
        </w:trPr>
        <w:tc>
          <w:tcPr>
            <w:tcW w:w="520" w:type="dxa"/>
            <w:shd w:val="clear" w:color="auto" w:fill="auto"/>
            <w:vAlign w:val="center"/>
          </w:tcPr>
          <w:p w14:paraId="047E2854" w14:textId="77777777" w:rsidR="00C34A87" w:rsidRPr="00824A6B" w:rsidRDefault="00C34A87" w:rsidP="00824A6B">
            <w:pPr>
              <w:adjustRightInd w:val="0"/>
              <w:snapToGrid w:val="0"/>
              <w:rPr>
                <w:sz w:val="20"/>
                <w:szCs w:val="20"/>
              </w:rPr>
            </w:pPr>
            <w:r w:rsidRPr="00824A6B">
              <w:rPr>
                <w:sz w:val="20"/>
                <w:szCs w:val="20"/>
              </w:rPr>
              <w:t>06</w:t>
            </w:r>
          </w:p>
        </w:tc>
        <w:tc>
          <w:tcPr>
            <w:tcW w:w="7417" w:type="dxa"/>
            <w:shd w:val="clear" w:color="auto" w:fill="auto"/>
            <w:vAlign w:val="center"/>
          </w:tcPr>
          <w:p w14:paraId="76DDC999" w14:textId="6D251AE0" w:rsidR="00C34A87" w:rsidRPr="00824A6B" w:rsidRDefault="00C34A87" w:rsidP="00824A6B">
            <w:pPr>
              <w:adjustRightInd w:val="0"/>
              <w:snapToGrid w:val="0"/>
              <w:rPr>
                <w:sz w:val="20"/>
                <w:szCs w:val="20"/>
              </w:rPr>
            </w:pPr>
            <w:r w:rsidRPr="00824A6B">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oMath>
          </w:p>
        </w:tc>
      </w:tr>
      <w:tr w:rsidR="00C34A87" w:rsidRPr="00824A6B" w14:paraId="6FD88B84" w14:textId="77777777" w:rsidTr="002F019C">
        <w:trPr>
          <w:trHeight w:val="287"/>
        </w:trPr>
        <w:tc>
          <w:tcPr>
            <w:tcW w:w="520" w:type="dxa"/>
            <w:shd w:val="clear" w:color="auto" w:fill="auto"/>
            <w:vAlign w:val="center"/>
          </w:tcPr>
          <w:p w14:paraId="51BA9FB3" w14:textId="77777777" w:rsidR="00C34A87" w:rsidRPr="00824A6B" w:rsidRDefault="00C34A87" w:rsidP="00824A6B">
            <w:pPr>
              <w:adjustRightInd w:val="0"/>
              <w:snapToGrid w:val="0"/>
              <w:rPr>
                <w:sz w:val="20"/>
                <w:szCs w:val="20"/>
              </w:rPr>
            </w:pPr>
            <w:r w:rsidRPr="00824A6B">
              <w:rPr>
                <w:sz w:val="20"/>
                <w:szCs w:val="20"/>
              </w:rPr>
              <w:t>07</w:t>
            </w:r>
          </w:p>
        </w:tc>
        <w:tc>
          <w:tcPr>
            <w:tcW w:w="7417" w:type="dxa"/>
            <w:shd w:val="clear" w:color="auto" w:fill="auto"/>
            <w:vAlign w:val="center"/>
          </w:tcPr>
          <w:p w14:paraId="7F8D6E97" w14:textId="77777777" w:rsidR="00C34A87" w:rsidRPr="00824A6B" w:rsidRDefault="00C34A87" w:rsidP="00824A6B">
            <w:pPr>
              <w:adjustRightInd w:val="0"/>
              <w:snapToGrid w:val="0"/>
              <w:rPr>
                <w:b/>
                <w:bCs/>
                <w:sz w:val="20"/>
                <w:szCs w:val="20"/>
              </w:rPr>
            </w:pPr>
            <w:r w:rsidRPr="00824A6B">
              <w:rPr>
                <w:sz w:val="20"/>
                <w:szCs w:val="20"/>
              </w:rPr>
              <w:t xml:space="preserve">    </w:t>
            </w:r>
            <w:r w:rsidRPr="00824A6B">
              <w:rPr>
                <w:b/>
                <w:bCs/>
                <w:sz w:val="20"/>
                <w:szCs w:val="20"/>
              </w:rPr>
              <w:t>break</w:t>
            </w:r>
          </w:p>
        </w:tc>
      </w:tr>
      <w:tr w:rsidR="00C34A87" w:rsidRPr="00824A6B" w14:paraId="6329F16D" w14:textId="77777777" w:rsidTr="002F019C">
        <w:trPr>
          <w:trHeight w:val="287"/>
        </w:trPr>
        <w:tc>
          <w:tcPr>
            <w:tcW w:w="520" w:type="dxa"/>
            <w:shd w:val="clear" w:color="auto" w:fill="auto"/>
            <w:vAlign w:val="center"/>
          </w:tcPr>
          <w:p w14:paraId="616D401C" w14:textId="77777777" w:rsidR="00C34A87" w:rsidRPr="00824A6B" w:rsidRDefault="00C34A87" w:rsidP="00824A6B">
            <w:pPr>
              <w:adjustRightInd w:val="0"/>
              <w:snapToGrid w:val="0"/>
              <w:rPr>
                <w:sz w:val="20"/>
                <w:szCs w:val="20"/>
              </w:rPr>
            </w:pPr>
            <w:r w:rsidRPr="00824A6B">
              <w:rPr>
                <w:sz w:val="20"/>
                <w:szCs w:val="20"/>
              </w:rPr>
              <w:t>08</w:t>
            </w:r>
          </w:p>
        </w:tc>
        <w:tc>
          <w:tcPr>
            <w:tcW w:w="7417" w:type="dxa"/>
            <w:shd w:val="clear" w:color="auto" w:fill="auto"/>
            <w:vAlign w:val="center"/>
          </w:tcPr>
          <w:p w14:paraId="3741676F" w14:textId="77777777" w:rsidR="00C34A87" w:rsidRPr="00824A6B" w:rsidRDefault="00C34A87" w:rsidP="00824A6B">
            <w:pPr>
              <w:adjustRightInd w:val="0"/>
              <w:snapToGrid w:val="0"/>
              <w:rPr>
                <w:b/>
                <w:bCs/>
                <w:sz w:val="20"/>
                <w:szCs w:val="20"/>
              </w:rPr>
            </w:pPr>
            <w:r w:rsidRPr="00824A6B">
              <w:rPr>
                <w:sz w:val="20"/>
                <w:szCs w:val="20"/>
              </w:rPr>
              <w:t xml:space="preserve">  </w:t>
            </w:r>
            <w:r w:rsidRPr="00824A6B">
              <w:rPr>
                <w:b/>
                <w:bCs/>
                <w:sz w:val="20"/>
                <w:szCs w:val="20"/>
              </w:rPr>
              <w:t xml:space="preserve">else </w:t>
            </w:r>
          </w:p>
        </w:tc>
      </w:tr>
      <w:tr w:rsidR="00C34A87" w:rsidRPr="00824A6B" w14:paraId="460C7B33" w14:textId="77777777" w:rsidTr="002F019C">
        <w:trPr>
          <w:trHeight w:val="287"/>
        </w:trPr>
        <w:tc>
          <w:tcPr>
            <w:tcW w:w="520" w:type="dxa"/>
            <w:shd w:val="clear" w:color="auto" w:fill="auto"/>
            <w:vAlign w:val="center"/>
          </w:tcPr>
          <w:p w14:paraId="5B1FD636" w14:textId="77777777" w:rsidR="00C34A87" w:rsidRPr="00824A6B" w:rsidRDefault="00C34A87" w:rsidP="00824A6B">
            <w:pPr>
              <w:adjustRightInd w:val="0"/>
              <w:snapToGrid w:val="0"/>
              <w:rPr>
                <w:sz w:val="20"/>
                <w:szCs w:val="20"/>
              </w:rPr>
            </w:pPr>
            <w:r w:rsidRPr="00824A6B">
              <w:rPr>
                <w:sz w:val="20"/>
                <w:szCs w:val="20"/>
              </w:rPr>
              <w:t>09</w:t>
            </w:r>
          </w:p>
        </w:tc>
        <w:tc>
          <w:tcPr>
            <w:tcW w:w="7417" w:type="dxa"/>
            <w:shd w:val="clear" w:color="auto" w:fill="auto"/>
            <w:vAlign w:val="center"/>
          </w:tcPr>
          <w:p w14:paraId="6F69B9DE" w14:textId="1C47A674" w:rsidR="00C34A87" w:rsidRPr="00824A6B" w:rsidRDefault="00C34A87" w:rsidP="00824A6B">
            <w:pPr>
              <w:adjustRightInd w:val="0"/>
              <w:snapToGrid w:val="0"/>
              <w:rPr>
                <w:sz w:val="20"/>
                <w:szCs w:val="20"/>
              </w:rPr>
            </w:pPr>
            <w:r w:rsidRPr="00824A6B">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r>
                <m:rPr>
                  <m:sty m:val="p"/>
                </m:rPr>
                <w:rPr>
                  <w:rFonts w:ascii="Cambria Math" w:hAnsi="Cambria Math"/>
                  <w:sz w:val="20"/>
                  <w:szCs w:val="20"/>
                </w:rPr>
                <m:t>'</m:t>
              </m:r>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p>
        </w:tc>
      </w:tr>
      <w:tr w:rsidR="00C34A87" w:rsidRPr="00824A6B" w14:paraId="43EFFA66" w14:textId="77777777" w:rsidTr="002F019C">
        <w:trPr>
          <w:trHeight w:val="287"/>
        </w:trPr>
        <w:tc>
          <w:tcPr>
            <w:tcW w:w="520" w:type="dxa"/>
            <w:shd w:val="clear" w:color="auto" w:fill="auto"/>
            <w:vAlign w:val="center"/>
          </w:tcPr>
          <w:p w14:paraId="67DF2F9D" w14:textId="77777777" w:rsidR="00C34A87" w:rsidRPr="00824A6B" w:rsidRDefault="00C34A87" w:rsidP="00824A6B">
            <w:pPr>
              <w:adjustRightInd w:val="0"/>
              <w:snapToGrid w:val="0"/>
              <w:rPr>
                <w:sz w:val="20"/>
                <w:szCs w:val="20"/>
              </w:rPr>
            </w:pPr>
            <w:r w:rsidRPr="00824A6B">
              <w:rPr>
                <w:sz w:val="20"/>
                <w:szCs w:val="20"/>
              </w:rPr>
              <w:t>10</w:t>
            </w:r>
          </w:p>
        </w:tc>
        <w:tc>
          <w:tcPr>
            <w:tcW w:w="7417" w:type="dxa"/>
            <w:shd w:val="clear" w:color="auto" w:fill="auto"/>
            <w:vAlign w:val="center"/>
          </w:tcPr>
          <w:p w14:paraId="78327CF0" w14:textId="77777777" w:rsidR="00C34A87" w:rsidRPr="00824A6B" w:rsidRDefault="00C34A87" w:rsidP="00824A6B">
            <w:pPr>
              <w:adjustRightInd w:val="0"/>
              <w:snapToGrid w:val="0"/>
              <w:rPr>
                <w:b/>
                <w:bCs/>
                <w:sz w:val="20"/>
                <w:szCs w:val="20"/>
              </w:rPr>
            </w:pPr>
            <w:r w:rsidRPr="00824A6B">
              <w:rPr>
                <w:sz w:val="20"/>
                <w:szCs w:val="20"/>
              </w:rPr>
              <w:t xml:space="preserve">  </w:t>
            </w:r>
            <w:r w:rsidRPr="00824A6B">
              <w:rPr>
                <w:b/>
                <w:bCs/>
                <w:sz w:val="20"/>
                <w:szCs w:val="20"/>
              </w:rPr>
              <w:t xml:space="preserve">end if </w:t>
            </w:r>
          </w:p>
        </w:tc>
      </w:tr>
      <w:tr w:rsidR="00C34A87" w:rsidRPr="00824A6B" w14:paraId="0A703E1E" w14:textId="77777777" w:rsidTr="002F019C">
        <w:trPr>
          <w:trHeight w:val="287"/>
        </w:trPr>
        <w:tc>
          <w:tcPr>
            <w:tcW w:w="520" w:type="dxa"/>
            <w:tcBorders>
              <w:bottom w:val="nil"/>
            </w:tcBorders>
            <w:shd w:val="clear" w:color="auto" w:fill="auto"/>
            <w:vAlign w:val="center"/>
          </w:tcPr>
          <w:p w14:paraId="6865F498" w14:textId="77777777" w:rsidR="00C34A87" w:rsidRPr="00824A6B" w:rsidRDefault="00C34A87" w:rsidP="00824A6B">
            <w:pPr>
              <w:adjustRightInd w:val="0"/>
              <w:snapToGrid w:val="0"/>
              <w:rPr>
                <w:sz w:val="20"/>
                <w:szCs w:val="20"/>
              </w:rPr>
            </w:pPr>
            <w:r w:rsidRPr="00824A6B">
              <w:rPr>
                <w:sz w:val="20"/>
                <w:szCs w:val="20"/>
              </w:rPr>
              <w:t>11</w:t>
            </w:r>
          </w:p>
        </w:tc>
        <w:tc>
          <w:tcPr>
            <w:tcW w:w="7417" w:type="dxa"/>
            <w:tcBorders>
              <w:bottom w:val="nil"/>
            </w:tcBorders>
            <w:shd w:val="clear" w:color="auto" w:fill="auto"/>
            <w:vAlign w:val="center"/>
          </w:tcPr>
          <w:p w14:paraId="2A654762" w14:textId="77777777" w:rsidR="00C34A87" w:rsidRPr="00824A6B" w:rsidRDefault="00C34A87" w:rsidP="00824A6B">
            <w:pPr>
              <w:adjustRightInd w:val="0"/>
              <w:snapToGrid w:val="0"/>
              <w:rPr>
                <w:b/>
                <w:bCs/>
                <w:sz w:val="20"/>
                <w:szCs w:val="20"/>
              </w:rPr>
            </w:pPr>
            <w:r w:rsidRPr="00824A6B">
              <w:rPr>
                <w:b/>
                <w:bCs/>
                <w:sz w:val="20"/>
                <w:szCs w:val="20"/>
              </w:rPr>
              <w:t>end for</w:t>
            </w:r>
          </w:p>
        </w:tc>
      </w:tr>
      <w:tr w:rsidR="00717AF7" w:rsidRPr="00824A6B" w14:paraId="5AA4CD62" w14:textId="77777777" w:rsidTr="00F311DA">
        <w:trPr>
          <w:trHeight w:val="296"/>
        </w:trPr>
        <w:tc>
          <w:tcPr>
            <w:tcW w:w="7937" w:type="dxa"/>
            <w:gridSpan w:val="2"/>
            <w:tcBorders>
              <w:top w:val="nil"/>
              <w:bottom w:val="single" w:sz="4" w:space="0" w:color="auto"/>
            </w:tcBorders>
            <w:shd w:val="clear" w:color="auto" w:fill="auto"/>
            <w:vAlign w:val="center"/>
          </w:tcPr>
          <w:p w14:paraId="4DB6032E" w14:textId="40538D73" w:rsidR="00717AF7" w:rsidRPr="00824A6B" w:rsidRDefault="00717AF7" w:rsidP="00717AF7">
            <w:pPr>
              <w:adjustRightInd w:val="0"/>
              <w:snapToGrid w:val="0"/>
              <w:rPr>
                <w:sz w:val="20"/>
                <w:szCs w:val="20"/>
              </w:rPr>
            </w:pPr>
            <w:r w:rsidRPr="00824A6B">
              <w:rPr>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temp</m:t>
                  </m:r>
                </m:sup>
              </m:sSup>
            </m:oMath>
            <w:r>
              <w:rPr>
                <w:sz w:val="20"/>
                <w:szCs w:val="20"/>
              </w:rPr>
              <w:t xml:space="preserve"> </w:t>
            </w:r>
          </w:p>
        </w:tc>
      </w:tr>
    </w:tbl>
    <w:p w14:paraId="3FE2BE9A" w14:textId="77777777" w:rsidR="005E2E54" w:rsidRPr="005E2E54" w:rsidRDefault="005E2E54" w:rsidP="005E2E54">
      <w:pPr>
        <w:pStyle w:val="2"/>
        <w:spacing w:beforeLines="100" w:before="240" w:afterLines="100" w:after="240" w:line="460" w:lineRule="exact"/>
        <w:rPr>
          <w:rFonts w:ascii="Times New Roman" w:eastAsia="宋体" w:hAnsi="Times New Roman"/>
          <w:sz w:val="28"/>
          <w:szCs w:val="28"/>
        </w:rPr>
      </w:pPr>
      <w:bookmarkStart w:id="28" w:name="_Toc159654705"/>
      <w:bookmarkStart w:id="29" w:name="_Toc160177556"/>
      <w:r w:rsidRPr="005E2E54">
        <w:rPr>
          <w:rFonts w:ascii="Times New Roman" w:eastAsia="宋体" w:hAnsi="Times New Roman"/>
          <w:sz w:val="28"/>
          <w:szCs w:val="28"/>
        </w:rPr>
        <w:t xml:space="preserve">3.4 </w:t>
      </w:r>
      <w:r w:rsidRPr="005E2E54">
        <w:rPr>
          <w:rFonts w:ascii="Times New Roman" w:eastAsia="宋体" w:hAnsi="Times New Roman" w:hint="eastAsia"/>
          <w:sz w:val="28"/>
          <w:szCs w:val="28"/>
        </w:rPr>
        <w:t>仿真实验及其分析</w:t>
      </w:r>
      <w:bookmarkEnd w:id="28"/>
      <w:bookmarkEnd w:id="29"/>
    </w:p>
    <w:p w14:paraId="78B6E758" w14:textId="7246E1B9" w:rsidR="005E2E54" w:rsidRPr="005E2E54" w:rsidRDefault="005E2E54" w:rsidP="005E2E54">
      <w:pPr>
        <w:spacing w:line="460" w:lineRule="exact"/>
        <w:ind w:firstLineChars="200" w:firstLine="480"/>
        <w:rPr>
          <w:sz w:val="24"/>
        </w:rPr>
      </w:pPr>
      <w:del w:id="30" w:author="hanyuyan@lcu-cs.com" w:date="2024-03-13T15:03:00Z">
        <w:r w:rsidRPr="005E2E54" w:rsidDel="00536BBF">
          <w:rPr>
            <w:sz w:val="24"/>
          </w:rPr>
          <w:delText>本节进行了一系列仿真实验，</w:delText>
        </w:r>
        <w:r w:rsidR="00893E1B" w:rsidDel="00536BBF">
          <w:rPr>
            <w:rFonts w:hint="eastAsia"/>
            <w:sz w:val="24"/>
          </w:rPr>
          <w:delText>以全面展现</w:delText>
        </w:r>
        <w:r w:rsidRPr="005E2E54" w:rsidDel="00536BBF">
          <w:rPr>
            <w:sz w:val="24"/>
          </w:rPr>
          <w:delText>AIG</w:delText>
        </w:r>
        <w:r w:rsidRPr="005E2E54" w:rsidDel="00536BBF">
          <w:rPr>
            <w:sz w:val="24"/>
          </w:rPr>
          <w:delText>的性能。</w:delText>
        </w:r>
      </w:del>
      <w:r w:rsidRPr="005E2E54">
        <w:rPr>
          <w:sz w:val="24"/>
        </w:rPr>
        <w:t>由于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5E2E54">
        <w:rPr>
          <w:sz w:val="24"/>
        </w:rPr>
        <w:t>是一个相对较新的研究主题，</w:t>
      </w:r>
      <w:r w:rsidR="00893E1B">
        <w:rPr>
          <w:rFonts w:hint="eastAsia"/>
          <w:sz w:val="24"/>
        </w:rPr>
        <w:t>因此</w:t>
      </w:r>
      <w:r w:rsidRPr="005E2E54">
        <w:rPr>
          <w:sz w:val="24"/>
        </w:rPr>
        <w:t>通过小规模实例证明所提数学模型的可行性</w:t>
      </w:r>
      <w:r w:rsidR="00893E1B">
        <w:rPr>
          <w:rFonts w:hint="eastAsia"/>
          <w:sz w:val="24"/>
        </w:rPr>
        <w:t>显得尤为</w:t>
      </w:r>
      <w:r w:rsidRPr="005E2E54">
        <w:rPr>
          <w:sz w:val="24"/>
        </w:rPr>
        <w:t>重要。</w:t>
      </w:r>
      <w:r w:rsidR="00893E1B">
        <w:rPr>
          <w:rFonts w:hint="eastAsia"/>
          <w:sz w:val="24"/>
        </w:rPr>
        <w:t>同时</w:t>
      </w:r>
      <w:r w:rsidRPr="005E2E54">
        <w:rPr>
          <w:sz w:val="24"/>
        </w:rPr>
        <w:t>，使用方差分析（</w:t>
      </w:r>
      <w:r w:rsidRPr="005E2E54">
        <w:rPr>
          <w:sz w:val="24"/>
        </w:rPr>
        <w:t>ANOVA</w:t>
      </w:r>
      <w:r w:rsidRPr="005E2E54">
        <w:rPr>
          <w:sz w:val="24"/>
        </w:rPr>
        <w:t>）来优化所提算法的参数。</w:t>
      </w:r>
      <w:r w:rsidR="00893E1B">
        <w:rPr>
          <w:rFonts w:hint="eastAsia"/>
          <w:sz w:val="24"/>
        </w:rPr>
        <w:t>随后，</w:t>
      </w:r>
      <w:r w:rsidRPr="005E2E54">
        <w:rPr>
          <w:sz w:val="24"/>
        </w:rPr>
        <w:t>评估和测试所提算法中每个组成部分的性能。最后，与一些相关算法进行比较</w:t>
      </w:r>
      <w:r w:rsidR="00893E1B">
        <w:rPr>
          <w:rFonts w:hint="eastAsia"/>
          <w:sz w:val="24"/>
        </w:rPr>
        <w:t>，以</w:t>
      </w:r>
      <w:r w:rsidRPr="005E2E54">
        <w:rPr>
          <w:sz w:val="24"/>
        </w:rPr>
        <w:t>验证算法的有效性。本章所有的对比算法均使用</w:t>
      </w:r>
      <w:r w:rsidRPr="005E2E54">
        <w:rPr>
          <w:sz w:val="24"/>
        </w:rPr>
        <w:t>C++</w:t>
      </w:r>
      <w:r w:rsidRPr="005E2E54">
        <w:rPr>
          <w:sz w:val="24"/>
        </w:rPr>
        <w:t>语言编写，运行环境与第三章一致。</w:t>
      </w:r>
    </w:p>
    <w:p w14:paraId="49FB6D77" w14:textId="72E4BE5B" w:rsidR="00893E1B" w:rsidRPr="00121181" w:rsidRDefault="005E2E54" w:rsidP="00893E1B">
      <w:pPr>
        <w:spacing w:line="460" w:lineRule="exact"/>
        <w:ind w:firstLineChars="200" w:firstLine="480"/>
        <w:rPr>
          <w:sz w:val="24"/>
        </w:rPr>
      </w:pPr>
      <w:del w:id="31" w:author="hanyuyan@lcu-cs.com" w:date="2024-03-13T15:05:00Z">
        <w:r w:rsidRPr="00121181" w:rsidDel="00536BBF">
          <w:rPr>
            <w:rFonts w:hint="eastAsia"/>
            <w:sz w:val="24"/>
          </w:rPr>
          <w:delText>本节</w:delText>
        </w:r>
      </w:del>
      <w:ins w:id="32" w:author="hanyuyan@lcu-cs.com" w:date="2024-03-13T15:05:00Z">
        <w:r w:rsidR="00536BBF">
          <w:rPr>
            <w:rFonts w:hint="eastAsia"/>
            <w:sz w:val="24"/>
          </w:rPr>
          <w:t>本章</w:t>
        </w:r>
      </w:ins>
      <w:r w:rsidRPr="00121181">
        <w:rPr>
          <w:sz w:val="24"/>
        </w:rPr>
        <w:t>共设计了</w:t>
      </w:r>
      <w:r w:rsidRPr="00121181">
        <w:rPr>
          <w:sz w:val="24"/>
        </w:rPr>
        <w:t>80</w:t>
      </w:r>
      <w:r w:rsidRPr="00121181">
        <w:rPr>
          <w:sz w:val="24"/>
        </w:rPr>
        <w:t>个不同规模的测试算例，其中工厂个数</w:t>
      </w:r>
      <m:oMath>
        <m:r>
          <w:rPr>
            <w:rFonts w:ascii="Cambria Math" w:hAnsi="Cambria Math"/>
            <w:sz w:val="24"/>
          </w:rPr>
          <m:t>F∈</m:t>
        </m:r>
        <m:d>
          <m:dPr>
            <m:begChr m:val="{"/>
            <m:endChr m:val="}"/>
            <m:ctrlPr>
              <w:rPr>
                <w:rFonts w:ascii="Cambria Math" w:hAnsi="Cambria Math"/>
                <w:sz w:val="24"/>
              </w:rPr>
            </m:ctrlPr>
          </m:dPr>
          <m:e>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e>
        </m:d>
      </m:oMath>
      <w:r w:rsidRPr="00121181">
        <w:rPr>
          <w:sz w:val="24"/>
        </w:rPr>
        <w:t>,</w:t>
      </w:r>
      <w:r w:rsidRPr="00121181">
        <w:rPr>
          <w:sz w:val="24"/>
        </w:rPr>
        <w:t>阶段</w:t>
      </w:r>
      <w:r w:rsidRPr="00121181">
        <w:rPr>
          <w:sz w:val="24"/>
        </w:rPr>
        <w:lastRenderedPageBreak/>
        <w:t>数</w:t>
      </w:r>
      <m:oMath>
        <m:r>
          <w:rPr>
            <w:rFonts w:ascii="Cambria Math" w:hAnsi="Cambria Math"/>
            <w:sz w:val="24"/>
          </w:rPr>
          <m:t>S∈</m:t>
        </m:r>
        <m:d>
          <m:dPr>
            <m:begChr m:val="{"/>
            <m:endChr m:val="}"/>
            <m:ctrlPr>
              <w:rPr>
                <w:rFonts w:ascii="Cambria Math" w:hAnsi="Cambria Math"/>
                <w:sz w:val="24"/>
              </w:rPr>
            </m:ctrlPr>
          </m:dPr>
          <m:e>
            <m:r>
              <w:rPr>
                <w:rFonts w:ascii="Cambria Math" w:hAnsi="Cambria Math"/>
                <w:sz w:val="24"/>
              </w:rPr>
              <m:t>3</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10</m:t>
            </m:r>
          </m:e>
        </m:d>
      </m:oMath>
      <w:r w:rsidR="00121181" w:rsidRPr="00121181">
        <w:rPr>
          <w:rFonts w:hint="eastAsia"/>
          <w:sz w:val="24"/>
        </w:rPr>
        <w:t>，</w:t>
      </w:r>
      <w:r w:rsidRPr="00121181">
        <w:rPr>
          <w:sz w:val="24"/>
        </w:rPr>
        <w:t>以及工件个数</w:t>
      </w:r>
      <m:oMath>
        <m:r>
          <w:rPr>
            <w:rFonts w:ascii="Cambria Math" w:hAnsi="Cambria Math"/>
            <w:sz w:val="24"/>
          </w:rPr>
          <m:t>J∈</m:t>
        </m:r>
        <m:d>
          <m:dPr>
            <m:begChr m:val="{"/>
            <m:endChr m:val="}"/>
            <m:ctrlPr>
              <w:rPr>
                <w:rFonts w:ascii="Cambria Math" w:hAnsi="Cambria Math"/>
                <w:sz w:val="24"/>
              </w:rPr>
            </m:ctrlPr>
          </m:dPr>
          <m:e>
            <m:r>
              <w:rPr>
                <w:rFonts w:ascii="Cambria Math" w:hAnsi="Cambria Math"/>
                <w:sz w:val="24"/>
              </w:rPr>
              <m:t>100</m:t>
            </m:r>
            <m:r>
              <m:rPr>
                <m:sty m:val="p"/>
              </m:rPr>
              <w:rPr>
                <w:rFonts w:ascii="Cambria Math" w:hAnsi="Cambria Math"/>
                <w:sz w:val="24"/>
              </w:rPr>
              <m:t>,</m:t>
            </m:r>
            <m:r>
              <w:rPr>
                <w:rFonts w:ascii="Cambria Math" w:hAnsi="Cambria Math"/>
                <w:sz w:val="24"/>
              </w:rPr>
              <m:t>200</m:t>
            </m:r>
            <m:r>
              <m:rPr>
                <m:sty m:val="p"/>
              </m:rPr>
              <w:rPr>
                <w:rFonts w:ascii="Cambria Math" w:hAnsi="Cambria Math"/>
                <w:sz w:val="24"/>
              </w:rPr>
              <m:t>,</m:t>
            </m:r>
            <m:r>
              <w:rPr>
                <w:rFonts w:ascii="Cambria Math" w:hAnsi="Cambria Math"/>
                <w:sz w:val="24"/>
              </w:rPr>
              <m:t>300</m:t>
            </m:r>
            <m:r>
              <m:rPr>
                <m:sty m:val="p"/>
              </m:rPr>
              <w:rPr>
                <w:rFonts w:ascii="Cambria Math" w:hAnsi="Cambria Math"/>
                <w:sz w:val="24"/>
              </w:rPr>
              <m:t>,</m:t>
            </m:r>
            <m:r>
              <w:rPr>
                <w:rFonts w:ascii="Cambria Math" w:hAnsi="Cambria Math"/>
                <w:sz w:val="24"/>
              </w:rPr>
              <m:t>400</m:t>
            </m:r>
            <m:r>
              <m:rPr>
                <m:sty m:val="p"/>
              </m:rPr>
              <w:rPr>
                <w:rFonts w:ascii="Cambria Math" w:hAnsi="Cambria Math"/>
                <w:sz w:val="24"/>
              </w:rPr>
              <m:t>,</m:t>
            </m:r>
            <m:r>
              <w:rPr>
                <w:rFonts w:ascii="Cambria Math" w:hAnsi="Cambria Math"/>
                <w:sz w:val="24"/>
              </w:rPr>
              <m:t>500</m:t>
            </m:r>
          </m:e>
        </m:d>
      </m:oMath>
      <w:r w:rsidRPr="00121181">
        <w:rPr>
          <w:sz w:val="24"/>
        </w:rPr>
        <w:t>。每个组合</w:t>
      </w:r>
      <m:oMath>
        <m:r>
          <w:rPr>
            <w:rFonts w:ascii="Cambria Math" w:hAnsi="Cambria Math"/>
            <w:sz w:val="24"/>
          </w:rPr>
          <m:t>F×S×J</m:t>
        </m:r>
      </m:oMath>
      <w:r w:rsidRPr="00121181">
        <w:rPr>
          <w:sz w:val="24"/>
        </w:rPr>
        <w:t>为一个规模的算例，每个算</w:t>
      </w:r>
      <w:proofErr w:type="gramStart"/>
      <w:r w:rsidRPr="00121181">
        <w:rPr>
          <w:sz w:val="24"/>
        </w:rPr>
        <w:t>例独立</w:t>
      </w:r>
      <w:proofErr w:type="gramEnd"/>
      <w:r w:rsidRPr="00121181">
        <w:rPr>
          <w:sz w:val="24"/>
        </w:rPr>
        <w:t>运行</w:t>
      </w:r>
      <w:r w:rsidRPr="00121181">
        <w:rPr>
          <w:sz w:val="24"/>
        </w:rPr>
        <w:t>20</w:t>
      </w:r>
      <w:r w:rsidRPr="00121181">
        <w:rPr>
          <w:sz w:val="24"/>
        </w:rPr>
        <w:t>次。工件在每个阶段上的加工时间在区间</w:t>
      </w:r>
      <w:r w:rsidRPr="00121181">
        <w:rPr>
          <w:sz w:val="24"/>
        </w:rPr>
        <w:t>[1</w:t>
      </w:r>
      <w:r w:rsidRPr="00121181">
        <w:rPr>
          <w:sz w:val="24"/>
        </w:rPr>
        <w:t>，</w:t>
      </w:r>
      <w:r w:rsidRPr="00121181">
        <w:rPr>
          <w:sz w:val="24"/>
        </w:rPr>
        <w:t>99]</w:t>
      </w:r>
      <w:r w:rsidRPr="00121181">
        <w:rPr>
          <w:sz w:val="24"/>
        </w:rPr>
        <w:t>内随机取得，每个阶段的机器数在区间</w:t>
      </w:r>
      <w:r w:rsidRPr="00121181">
        <w:rPr>
          <w:sz w:val="24"/>
        </w:rPr>
        <w:t>[1</w:t>
      </w:r>
      <w:r w:rsidRPr="00121181">
        <w:rPr>
          <w:sz w:val="24"/>
        </w:rPr>
        <w:t>，</w:t>
      </w:r>
      <w:r w:rsidRPr="00121181">
        <w:rPr>
          <w:sz w:val="24"/>
        </w:rPr>
        <w:t>5]</w:t>
      </w:r>
      <w:r w:rsidRPr="00121181">
        <w:rPr>
          <w:sz w:val="24"/>
        </w:rPr>
        <w:t>内随机生成。所有算法使用相同的</w:t>
      </w:r>
      <w:r w:rsidRPr="00121181">
        <w:rPr>
          <w:sz w:val="24"/>
        </w:rPr>
        <w:t>CPU</w:t>
      </w:r>
      <w:r w:rsidRPr="00121181">
        <w:rPr>
          <w:sz w:val="24"/>
        </w:rPr>
        <w:t>运行时间作为终止条件，记作</w:t>
      </w:r>
      <m:oMath>
        <m:r>
          <w:rPr>
            <w:rFonts w:ascii="Cambria Math" w:hAnsi="Cambria Math"/>
            <w:sz w:val="24"/>
          </w:rPr>
          <m:t>StopTime=F×S×J×5</m:t>
        </m:r>
      </m:oMath>
      <w:r w:rsidRPr="00121181">
        <w:rPr>
          <w:rFonts w:hint="eastAsia"/>
          <w:sz w:val="24"/>
        </w:rPr>
        <w:t>毫秒</w:t>
      </w:r>
      <w:r w:rsidRPr="00121181">
        <w:rPr>
          <w:sz w:val="24"/>
        </w:rPr>
        <w:t>。当算法的运行时间达到</w:t>
      </w:r>
      <m:oMath>
        <m:r>
          <w:rPr>
            <w:rFonts w:ascii="Cambria Math" w:hAnsi="Cambria Math"/>
            <w:sz w:val="24"/>
          </w:rPr>
          <m:t>StopTime</m:t>
        </m:r>
      </m:oMath>
      <w:r w:rsidRPr="00121181">
        <w:rPr>
          <w:sz w:val="24"/>
        </w:rPr>
        <w:t>时，算法终止运行。</w:t>
      </w:r>
    </w:p>
    <w:p w14:paraId="7DC3B0D6" w14:textId="77777777" w:rsidR="005E2E54" w:rsidRPr="005E2E54" w:rsidRDefault="005E2E54" w:rsidP="005E2E54">
      <w:pPr>
        <w:spacing w:line="460" w:lineRule="exact"/>
        <w:ind w:firstLineChars="200" w:firstLine="480"/>
        <w:rPr>
          <w:sz w:val="24"/>
        </w:rPr>
      </w:pPr>
      <w:r w:rsidRPr="005E2E54">
        <w:rPr>
          <w:sz w:val="24"/>
        </w:rPr>
        <w:t>为了清晰直观地反映各算法的运行结果，采用</w:t>
      </w:r>
      <w:r w:rsidRPr="005E2E54">
        <w:rPr>
          <w:sz w:val="24"/>
        </w:rPr>
        <w:t>RPI</w:t>
      </w:r>
      <w:r w:rsidRPr="005E2E54">
        <w:rPr>
          <w:sz w:val="24"/>
        </w:rPr>
        <w:t>作为评价指标。</w:t>
      </w:r>
      <w:r w:rsidRPr="005E2E54">
        <w:rPr>
          <w:sz w:val="24"/>
        </w:rPr>
        <w:t>RPI</w:t>
      </w:r>
      <w:r w:rsidRPr="005E2E54">
        <w:rPr>
          <w:sz w:val="24"/>
        </w:rPr>
        <w:t>衡量算法得到的当前值与最优值的差异。</w:t>
      </w:r>
      <w:r w:rsidRPr="005E2E54">
        <w:rPr>
          <w:sz w:val="24"/>
        </w:rPr>
        <w:t>RPI</w:t>
      </w:r>
      <w:r w:rsidRPr="005E2E54">
        <w:rPr>
          <w:sz w:val="24"/>
        </w:rPr>
        <w:t>评估指标由以下公式定义：</w:t>
      </w:r>
    </w:p>
    <w:p w14:paraId="576404DE" w14:textId="399FB64F" w:rsidR="005E2E54" w:rsidRPr="00AE005E" w:rsidRDefault="008C1545" w:rsidP="005E2E54">
      <w:pPr>
        <w:spacing w:line="460" w:lineRule="exact"/>
        <w:ind w:firstLineChars="200" w:firstLine="480"/>
        <w:rPr>
          <w:sz w:val="24"/>
        </w:rPr>
      </w:pPr>
      <m:oMath>
        <m:r>
          <w:rPr>
            <w:rFonts w:ascii="Cambria Math" w:hAnsi="Cambria Math"/>
            <w:sz w:val="24"/>
          </w:rPr>
          <m:t>RPI=</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r>
          <w:rPr>
            <w:rFonts w:ascii="Cambria Math" w:hAnsi="Cambria Math"/>
            <w:sz w:val="24"/>
          </w:rPr>
          <m:t>×100</m:t>
        </m:r>
      </m:oMath>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5E2E54" w:rsidRPr="005E2E54">
        <w:rPr>
          <w:sz w:val="24"/>
        </w:rPr>
        <w:tab/>
      </w:r>
      <w:r w:rsidR="00AE005E">
        <w:rPr>
          <w:rFonts w:hint="eastAsia"/>
          <w:sz w:val="24"/>
        </w:rPr>
        <w:t>(</w:t>
      </w:r>
      <w:r w:rsidR="005E2E54" w:rsidRPr="005E2E54">
        <w:rPr>
          <w:sz w:val="24"/>
        </w:rPr>
        <w:t>3-22</w:t>
      </w:r>
      <w:r w:rsidR="00AE005E">
        <w:rPr>
          <w:sz w:val="24"/>
        </w:rPr>
        <w:t>)</w:t>
      </w:r>
    </w:p>
    <w:p w14:paraId="331B8DB1" w14:textId="7322A868" w:rsidR="005E2E54" w:rsidRPr="005E2E54" w:rsidRDefault="005E2E54" w:rsidP="005E2E54">
      <w:pPr>
        <w:spacing w:line="460" w:lineRule="exact"/>
        <w:ind w:firstLineChars="200" w:firstLine="480"/>
        <w:rPr>
          <w:sz w:val="24"/>
        </w:rPr>
      </w:pPr>
      <w:r w:rsidRPr="005E2E54">
        <w:rPr>
          <w:sz w:val="24"/>
        </w:rPr>
        <w:t>其中，</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oMath>
      <w:r w:rsidRPr="005E2E54">
        <w:rPr>
          <w:sz w:val="24"/>
        </w:rPr>
        <w:t>表示独立运行</w:t>
      </w:r>
      <w:r w:rsidRPr="005E2E54">
        <w:rPr>
          <w:sz w:val="24"/>
        </w:rPr>
        <w:t>20</w:t>
      </w:r>
      <w:r w:rsidRPr="005E2E54">
        <w:rPr>
          <w:sz w:val="24"/>
        </w:rPr>
        <w:t>次后由算法得到的</w:t>
      </w:r>
      <w:r w:rsidR="0076560A">
        <w:rPr>
          <w:sz w:val="24"/>
        </w:rPr>
        <w:t>完成时间</w:t>
      </w:r>
      <w:r w:rsidRPr="005E2E54">
        <w:rPr>
          <w:sz w:val="24"/>
        </w:rPr>
        <w:t>的平均值。</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oMath>
      <w:r w:rsidRPr="005E2E54">
        <w:rPr>
          <w:sz w:val="24"/>
        </w:rPr>
        <w:t>表示所有算法找到的最小</w:t>
      </w:r>
      <w:r w:rsidR="0076560A">
        <w:rPr>
          <w:sz w:val="24"/>
        </w:rPr>
        <w:t>完成时间</w:t>
      </w:r>
      <w:r w:rsidRPr="005E2E54">
        <w:rPr>
          <w:sz w:val="24"/>
        </w:rPr>
        <w:t>。此外，本节还计算了</w:t>
      </w:r>
      <w:r w:rsidRPr="005E2E54">
        <w:rPr>
          <w:sz w:val="24"/>
        </w:rPr>
        <w:t>80</w:t>
      </w:r>
      <w:r w:rsidRPr="005E2E54">
        <w:rPr>
          <w:sz w:val="24"/>
        </w:rPr>
        <w:t>个不同测试实例的</w:t>
      </w:r>
      <w:r w:rsidR="00E01E48" w:rsidRPr="005E2E54">
        <w:rPr>
          <w:sz w:val="24"/>
        </w:rPr>
        <w:t>ARPI</w:t>
      </w:r>
      <w:r w:rsidRPr="005E2E54">
        <w:rPr>
          <w:sz w:val="24"/>
        </w:rPr>
        <w:t>。由公式可得出，较小的</w:t>
      </w:r>
      <w:r w:rsidRPr="005E2E54">
        <w:rPr>
          <w:sz w:val="24"/>
        </w:rPr>
        <w:t>RPI</w:t>
      </w:r>
      <w:r w:rsidRPr="005E2E54">
        <w:rPr>
          <w:sz w:val="24"/>
        </w:rPr>
        <w:t>或</w:t>
      </w:r>
      <w:r w:rsidRPr="005E2E54">
        <w:rPr>
          <w:sz w:val="24"/>
        </w:rPr>
        <w:t>ARPI</w:t>
      </w:r>
      <w:r w:rsidRPr="005E2E54">
        <w:rPr>
          <w:sz w:val="24"/>
        </w:rPr>
        <w:t>值表示算法具有更好的性能。</w:t>
      </w:r>
    </w:p>
    <w:p w14:paraId="7C496103" w14:textId="77777777" w:rsidR="005E2E54" w:rsidRPr="005E2E54" w:rsidRDefault="005E2E54" w:rsidP="005E2E54">
      <w:pPr>
        <w:pStyle w:val="3"/>
        <w:adjustRightInd w:val="0"/>
        <w:snapToGrid w:val="0"/>
        <w:spacing w:before="0" w:after="0" w:line="460" w:lineRule="exact"/>
        <w:rPr>
          <w:sz w:val="24"/>
          <w:szCs w:val="24"/>
        </w:rPr>
      </w:pPr>
      <w:r w:rsidRPr="005E2E54">
        <w:rPr>
          <w:sz w:val="24"/>
          <w:szCs w:val="24"/>
        </w:rPr>
        <w:t>3</w:t>
      </w:r>
      <w:r w:rsidRPr="005E2E54">
        <w:rPr>
          <w:rFonts w:hint="eastAsia"/>
          <w:sz w:val="24"/>
          <w:szCs w:val="24"/>
        </w:rPr>
        <w:t>.4.</w:t>
      </w:r>
      <w:r w:rsidRPr="005E2E54">
        <w:rPr>
          <w:sz w:val="24"/>
          <w:szCs w:val="24"/>
        </w:rPr>
        <w:t>1</w:t>
      </w:r>
      <w:r w:rsidRPr="005E2E54">
        <w:rPr>
          <w:rFonts w:hint="eastAsia"/>
          <w:sz w:val="24"/>
          <w:szCs w:val="24"/>
        </w:rPr>
        <w:t xml:space="preserve"> </w:t>
      </w:r>
      <w:r w:rsidRPr="005E2E54">
        <w:rPr>
          <w:rFonts w:hint="eastAsia"/>
          <w:sz w:val="24"/>
          <w:szCs w:val="24"/>
        </w:rPr>
        <w:t>参数校对</w:t>
      </w:r>
    </w:p>
    <w:p w14:paraId="261BB311" w14:textId="743D646B" w:rsidR="005E2E54" w:rsidRPr="005E2E54" w:rsidRDefault="005E2E54" w:rsidP="005E2E54">
      <w:pPr>
        <w:spacing w:line="460" w:lineRule="exact"/>
        <w:ind w:firstLineChars="200" w:firstLine="480"/>
        <w:rPr>
          <w:sz w:val="24"/>
        </w:rPr>
      </w:pPr>
      <w:r w:rsidRPr="005E2E54">
        <w:rPr>
          <w:sz w:val="24"/>
        </w:rPr>
        <w:t>AIG</w:t>
      </w:r>
      <w:r w:rsidRPr="005E2E54">
        <w:rPr>
          <w:sz w:val="24"/>
        </w:rPr>
        <w:t>算法涉及两个参数的</w:t>
      </w:r>
      <w:r w:rsidR="00121181">
        <w:rPr>
          <w:rFonts w:hint="eastAsia"/>
          <w:sz w:val="24"/>
        </w:rPr>
        <w:t>调整</w:t>
      </w:r>
      <w:r w:rsidRPr="005E2E54">
        <w:rPr>
          <w:sz w:val="24"/>
        </w:rPr>
        <w:t>：破坏重构策略中移除的工件个数</w:t>
      </w:r>
      <m:oMath>
        <m:r>
          <w:rPr>
            <w:rFonts w:ascii="Cambria Math" w:hAnsi="Cambria Math"/>
            <w:sz w:val="24"/>
          </w:rPr>
          <m:t>d</m:t>
        </m:r>
      </m:oMath>
      <w:r w:rsidRPr="005E2E54">
        <w:rPr>
          <w:sz w:val="24"/>
        </w:rPr>
        <w:t>和随机选择邻域搜索策略时的阈值</w:t>
      </w:r>
      <m:oMath>
        <m:r>
          <w:rPr>
            <w:rFonts w:ascii="Cambria Math" w:hAnsi="Cambria Math"/>
            <w:sz w:val="24"/>
          </w:rPr>
          <m:t>R</m:t>
        </m:r>
      </m:oMath>
      <w:r w:rsidRPr="005E2E54">
        <w:rPr>
          <w:sz w:val="24"/>
        </w:rPr>
        <w:t>。本节采用田口实验方法测试这两个参数的</w:t>
      </w:r>
      <w:r w:rsidR="00121181">
        <w:rPr>
          <w:rFonts w:hint="eastAsia"/>
          <w:sz w:val="24"/>
        </w:rPr>
        <w:t>敏感度，并</w:t>
      </w:r>
      <w:r w:rsidRPr="005E2E54">
        <w:rPr>
          <w:sz w:val="24"/>
        </w:rPr>
        <w:t>使用</w:t>
      </w:r>
      <w:r w:rsidRPr="005E2E54">
        <w:rPr>
          <w:sz w:val="24"/>
        </w:rPr>
        <w:t>ARPI</w:t>
      </w:r>
      <w:proofErr w:type="gramStart"/>
      <w:r w:rsidRPr="005E2E54">
        <w:rPr>
          <w:sz w:val="24"/>
        </w:rPr>
        <w:t>来结果</w:t>
      </w:r>
      <w:proofErr w:type="gramEnd"/>
      <w:r w:rsidRPr="005E2E54">
        <w:rPr>
          <w:sz w:val="24"/>
        </w:rPr>
        <w:t>进行评估。每个参数有</w:t>
      </w:r>
      <w:r w:rsidRPr="005E2E54">
        <w:rPr>
          <w:sz w:val="24"/>
        </w:rPr>
        <w:t>5</w:t>
      </w:r>
      <w:r w:rsidRPr="005E2E54">
        <w:rPr>
          <w:sz w:val="24"/>
        </w:rPr>
        <w:t>个取值等级，通过正交表得到</w:t>
      </w:r>
      <w:r w:rsidRPr="005E2E54">
        <w:rPr>
          <w:sz w:val="24"/>
        </w:rPr>
        <w:t>25</w:t>
      </w:r>
      <w:r w:rsidRPr="005E2E54">
        <w:rPr>
          <w:sz w:val="24"/>
        </w:rPr>
        <w:t>个不同组合，如表</w:t>
      </w:r>
      <w:r w:rsidRPr="005E2E54">
        <w:rPr>
          <w:sz w:val="24"/>
        </w:rPr>
        <w:t>3-</w:t>
      </w:r>
      <w:r w:rsidR="00397726">
        <w:rPr>
          <w:rFonts w:hint="eastAsia"/>
          <w:sz w:val="24"/>
        </w:rPr>
        <w:t>3</w:t>
      </w:r>
      <w:r w:rsidRPr="005E2E54">
        <w:rPr>
          <w:sz w:val="24"/>
        </w:rPr>
        <w:t>所示。为了保证实验的全面性，本小节随机选择了</w:t>
      </w:r>
      <w:r w:rsidRPr="005E2E54">
        <w:rPr>
          <w:sz w:val="24"/>
        </w:rPr>
        <w:t>8</w:t>
      </w:r>
      <w:r w:rsidRPr="005E2E54">
        <w:rPr>
          <w:sz w:val="24"/>
        </w:rPr>
        <w:t>个跨度较大的实例，</w:t>
      </w:r>
      <w:r w:rsidR="00121181">
        <w:rPr>
          <w:rFonts w:hint="eastAsia"/>
          <w:sz w:val="24"/>
        </w:rPr>
        <w:t>包括</w:t>
      </w:r>
      <m:oMath>
        <m:r>
          <w:rPr>
            <w:rFonts w:ascii="Cambria Math" w:hAnsi="Cambria Math"/>
            <w:sz w:val="24"/>
          </w:rPr>
          <m:t>2×100×3</m:t>
        </m:r>
      </m:oMath>
      <w:r w:rsidRPr="005E2E54">
        <w:rPr>
          <w:sz w:val="24"/>
        </w:rPr>
        <w:t>、</w:t>
      </w:r>
      <m:oMath>
        <m:r>
          <w:rPr>
            <w:rFonts w:ascii="Cambria Math" w:hAnsi="Cambria Math"/>
            <w:sz w:val="24"/>
          </w:rPr>
          <m:t>2×300×8</m:t>
        </m:r>
      </m:oMath>
      <w:r w:rsidRPr="005E2E54">
        <w:rPr>
          <w:sz w:val="24"/>
        </w:rPr>
        <w:t>、</w:t>
      </w:r>
      <m:oMath>
        <m:r>
          <w:rPr>
            <w:rFonts w:ascii="Cambria Math" w:hAnsi="Cambria Math"/>
            <w:sz w:val="24"/>
          </w:rPr>
          <m:t>3×200×5</m:t>
        </m:r>
      </m:oMath>
      <w:r w:rsidRPr="005E2E54">
        <w:rPr>
          <w:sz w:val="24"/>
        </w:rPr>
        <w:t>、</w:t>
      </w:r>
      <m:oMath>
        <m:r>
          <w:rPr>
            <w:rFonts w:ascii="Cambria Math" w:hAnsi="Cambria Math"/>
            <w:sz w:val="24"/>
          </w:rPr>
          <m:t>3×400×10</m:t>
        </m:r>
      </m:oMath>
      <w:r w:rsidRPr="005E2E54">
        <w:rPr>
          <w:sz w:val="24"/>
        </w:rPr>
        <w:t>、</w:t>
      </w:r>
      <m:oMath>
        <m:r>
          <w:rPr>
            <w:rFonts w:ascii="Cambria Math" w:hAnsi="Cambria Math"/>
            <w:sz w:val="24"/>
          </w:rPr>
          <m:t>4×400×3</m:t>
        </m:r>
      </m:oMath>
      <w:r w:rsidRPr="005E2E54">
        <w:rPr>
          <w:sz w:val="24"/>
        </w:rPr>
        <w:t>、</w:t>
      </w:r>
      <m:oMath>
        <m:r>
          <w:rPr>
            <w:rFonts w:ascii="Cambria Math" w:hAnsi="Cambria Math"/>
            <w:sz w:val="24"/>
          </w:rPr>
          <m:t>4×500×5</m:t>
        </m:r>
      </m:oMath>
      <w:r w:rsidRPr="005E2E54">
        <w:rPr>
          <w:sz w:val="24"/>
        </w:rPr>
        <w:t>、</w:t>
      </w:r>
      <m:oMath>
        <m:r>
          <w:rPr>
            <w:rFonts w:ascii="Cambria Math" w:hAnsi="Cambria Math"/>
            <w:sz w:val="24"/>
          </w:rPr>
          <m:t>5×200×8</m:t>
        </m:r>
      </m:oMath>
      <w:r w:rsidRPr="005E2E54">
        <w:rPr>
          <w:sz w:val="24"/>
        </w:rPr>
        <w:t>和</w:t>
      </w:r>
      <m:oMath>
        <m:r>
          <w:rPr>
            <w:rFonts w:ascii="Cambria Math" w:hAnsi="Cambria Math"/>
            <w:sz w:val="24"/>
          </w:rPr>
          <m:t>5×500×10</m:t>
        </m:r>
      </m:oMath>
      <w:r w:rsidRPr="005E2E54">
        <w:rPr>
          <w:sz w:val="24"/>
        </w:rPr>
        <w:t>。根据实验得到的</w:t>
      </w:r>
      <w:r w:rsidRPr="005E2E54">
        <w:rPr>
          <w:sz w:val="24"/>
        </w:rPr>
        <w:t>RPI</w:t>
      </w:r>
      <w:r w:rsidRPr="005E2E54">
        <w:rPr>
          <w:sz w:val="24"/>
        </w:rPr>
        <w:t>值，绘制各参数水平的趋势图，如图</w:t>
      </w:r>
      <w:r w:rsidRPr="005E2E54">
        <w:rPr>
          <w:sz w:val="24"/>
        </w:rPr>
        <w:t>3-4</w:t>
      </w:r>
      <w:r w:rsidRPr="005E2E54">
        <w:rPr>
          <w:sz w:val="24"/>
        </w:rPr>
        <w:t>所示，</w:t>
      </w:r>
      <w:r w:rsidR="00121181">
        <w:rPr>
          <w:rFonts w:hint="eastAsia"/>
          <w:sz w:val="24"/>
        </w:rPr>
        <w:t>并</w:t>
      </w:r>
      <w:r w:rsidRPr="005E2E54">
        <w:rPr>
          <w:sz w:val="24"/>
        </w:rPr>
        <w:t>分析其对</w:t>
      </w:r>
      <w:r w:rsidRPr="005E2E54">
        <w:rPr>
          <w:sz w:val="24"/>
        </w:rPr>
        <w:t>AIG</w:t>
      </w:r>
      <w:r w:rsidRPr="005E2E54">
        <w:rPr>
          <w:sz w:val="24"/>
        </w:rPr>
        <w:t>性能的影响。</w:t>
      </w:r>
    </w:p>
    <w:p w14:paraId="0FB15A23" w14:textId="31DEE777" w:rsidR="005E2E54" w:rsidRPr="005E2E54" w:rsidRDefault="005E2E54" w:rsidP="005E2E54">
      <w:pPr>
        <w:spacing w:line="460" w:lineRule="exact"/>
        <w:ind w:firstLineChars="200" w:firstLine="480"/>
        <w:rPr>
          <w:sz w:val="24"/>
        </w:rPr>
      </w:pPr>
      <w:r w:rsidRPr="005E2E54">
        <w:rPr>
          <w:sz w:val="24"/>
        </w:rPr>
        <w:t>根据图</w:t>
      </w:r>
      <w:r w:rsidRPr="005E2E54">
        <w:rPr>
          <w:sz w:val="24"/>
        </w:rPr>
        <w:t>3-4</w:t>
      </w:r>
      <w:r w:rsidR="009978F2">
        <w:rPr>
          <w:rFonts w:hint="eastAsia"/>
          <w:sz w:val="24"/>
        </w:rPr>
        <w:t>的结果</w:t>
      </w:r>
      <w:r w:rsidRPr="005E2E54">
        <w:rPr>
          <w:sz w:val="24"/>
        </w:rPr>
        <w:t>，当</w:t>
      </w:r>
      <m:oMath>
        <m:r>
          <w:rPr>
            <w:rFonts w:ascii="Cambria Math" w:hAnsi="Cambria Math"/>
            <w:sz w:val="24"/>
          </w:rPr>
          <m:t>d=5</m:t>
        </m:r>
      </m:oMath>
      <w:r w:rsidRPr="005E2E54">
        <w:rPr>
          <w:sz w:val="24"/>
        </w:rPr>
        <w:t>时，</w:t>
      </w:r>
      <w:r w:rsidRPr="005E2E54">
        <w:rPr>
          <w:sz w:val="24"/>
        </w:rPr>
        <w:t>ARPI</w:t>
      </w:r>
      <w:r w:rsidRPr="005E2E54">
        <w:rPr>
          <w:sz w:val="24"/>
        </w:rPr>
        <w:t>值最小，表明在这个参数设置下</w:t>
      </w:r>
      <w:r w:rsidRPr="005E2E54">
        <w:rPr>
          <w:sz w:val="24"/>
        </w:rPr>
        <w:t>AIG</w:t>
      </w:r>
      <w:r w:rsidRPr="005E2E54">
        <w:rPr>
          <w:sz w:val="24"/>
        </w:rPr>
        <w:t>的性能最佳。</w:t>
      </w:r>
      <w:r w:rsidR="009978F2">
        <w:rPr>
          <w:rFonts w:hint="eastAsia"/>
          <w:sz w:val="24"/>
        </w:rPr>
        <w:t>随着</w:t>
      </w:r>
      <m:oMath>
        <m:r>
          <w:rPr>
            <w:rFonts w:ascii="Cambria Math" w:hAnsi="Cambria Math"/>
            <w:sz w:val="24"/>
          </w:rPr>
          <m:t>d</m:t>
        </m:r>
      </m:oMath>
      <w:r w:rsidRPr="005E2E54">
        <w:rPr>
          <w:sz w:val="24"/>
        </w:rPr>
        <w:t>值</w:t>
      </w:r>
      <w:r w:rsidR="009978F2">
        <w:rPr>
          <w:rFonts w:hint="eastAsia"/>
          <w:sz w:val="24"/>
        </w:rPr>
        <w:t>的</w:t>
      </w:r>
      <w:r w:rsidRPr="005E2E54">
        <w:rPr>
          <w:sz w:val="24"/>
        </w:rPr>
        <w:t>增大，</w:t>
      </w:r>
      <w:r w:rsidRPr="005E2E54">
        <w:rPr>
          <w:sz w:val="24"/>
        </w:rPr>
        <w:t>ARPI</w:t>
      </w:r>
      <w:r w:rsidR="009978F2">
        <w:rPr>
          <w:rFonts w:hint="eastAsia"/>
          <w:sz w:val="24"/>
        </w:rPr>
        <w:t>值</w:t>
      </w:r>
      <w:r w:rsidRPr="005E2E54">
        <w:rPr>
          <w:sz w:val="24"/>
        </w:rPr>
        <w:t>也增大。这可能是因为较大的</w:t>
      </w:r>
      <m:oMath>
        <m:r>
          <w:rPr>
            <w:rFonts w:ascii="Cambria Math" w:hAnsi="Cambria Math"/>
            <w:sz w:val="24"/>
          </w:rPr>
          <m:t>d</m:t>
        </m:r>
      </m:oMath>
      <w:r w:rsidRPr="005E2E54">
        <w:rPr>
          <w:sz w:val="24"/>
        </w:rPr>
        <w:t>值会破坏近似最优解，浪费更多时间，降低</w:t>
      </w:r>
      <w:r w:rsidRPr="005E2E54">
        <w:rPr>
          <w:sz w:val="24"/>
        </w:rPr>
        <w:t>AIG</w:t>
      </w:r>
      <w:r w:rsidRPr="005E2E54">
        <w:rPr>
          <w:sz w:val="24"/>
        </w:rPr>
        <w:t>的效率。相反，将</w:t>
      </w:r>
      <m:oMath>
        <m:r>
          <w:rPr>
            <w:rFonts w:ascii="Cambria Math" w:hAnsi="Cambria Math"/>
            <w:sz w:val="24"/>
          </w:rPr>
          <m:t>d</m:t>
        </m:r>
      </m:oMath>
      <w:r w:rsidRPr="005E2E54">
        <w:rPr>
          <w:sz w:val="24"/>
        </w:rPr>
        <w:t>设置得太小可能导致工件序列扰动不足，降低对</w:t>
      </w:r>
      <w:proofErr w:type="gramStart"/>
      <w:r w:rsidR="009978F2">
        <w:rPr>
          <w:rFonts w:hint="eastAsia"/>
          <w:sz w:val="24"/>
        </w:rPr>
        <w:t>解</w:t>
      </w:r>
      <w:r w:rsidRPr="005E2E54">
        <w:rPr>
          <w:sz w:val="24"/>
        </w:rPr>
        <w:t>空间</w:t>
      </w:r>
      <w:proofErr w:type="gramEnd"/>
      <w:r w:rsidRPr="005E2E54">
        <w:rPr>
          <w:sz w:val="24"/>
        </w:rPr>
        <w:t>的探索能力。另一个参数</w:t>
      </w:r>
      <m:oMath>
        <m:r>
          <w:rPr>
            <w:rFonts w:ascii="Cambria Math" w:hAnsi="Cambria Math"/>
            <w:sz w:val="24"/>
          </w:rPr>
          <m:t>R</m:t>
        </m:r>
      </m:oMath>
      <w:r w:rsidRPr="005E2E54">
        <w:rPr>
          <w:sz w:val="24"/>
        </w:rPr>
        <w:t>，用于控制邻域搜索策略的选择。考虑到在迭代的后期应该使每个工厂的完成时间相对</w:t>
      </w:r>
      <w:r w:rsidR="009978F2">
        <w:rPr>
          <w:rFonts w:hint="eastAsia"/>
          <w:sz w:val="24"/>
        </w:rPr>
        <w:t>均衡</w:t>
      </w:r>
      <w:r w:rsidRPr="005E2E54">
        <w:rPr>
          <w:sz w:val="24"/>
        </w:rPr>
        <w:t>，期望更多的交换操作用于维持工厂之间的平衡（插入操作仅在</w:t>
      </w:r>
      <m:oMath>
        <m:r>
          <w:rPr>
            <w:rFonts w:ascii="Cambria Math" w:hAnsi="Cambria Math"/>
            <w:sz w:val="24"/>
          </w:rPr>
          <m:t>R=0</m:t>
        </m:r>
      </m:oMath>
      <w:r w:rsidRPr="005E2E54">
        <w:rPr>
          <w:sz w:val="24"/>
        </w:rPr>
        <w:t>时使用）。图</w:t>
      </w:r>
      <w:r w:rsidRPr="005E2E54">
        <w:rPr>
          <w:sz w:val="24"/>
        </w:rPr>
        <w:t>3-4</w:t>
      </w:r>
      <w:r w:rsidRPr="005E2E54">
        <w:rPr>
          <w:sz w:val="24"/>
        </w:rPr>
        <w:t>显示，当</w:t>
      </w:r>
      <m:oMath>
        <m:r>
          <w:rPr>
            <w:rFonts w:ascii="Cambria Math" w:hAnsi="Cambria Math"/>
            <w:sz w:val="24"/>
          </w:rPr>
          <m:t>R=5</m:t>
        </m:r>
      </m:oMath>
      <w:r w:rsidRPr="005E2E54">
        <w:rPr>
          <w:sz w:val="24"/>
        </w:rPr>
        <w:t>时，</w:t>
      </w:r>
      <w:r w:rsidRPr="005E2E54">
        <w:rPr>
          <w:sz w:val="24"/>
        </w:rPr>
        <w:t>AIG</w:t>
      </w:r>
      <w:r w:rsidRPr="005E2E54">
        <w:rPr>
          <w:sz w:val="24"/>
        </w:rPr>
        <w:t>性能最佳。</w:t>
      </w:r>
    </w:p>
    <w:p w14:paraId="17389933" w14:textId="42A48FB9" w:rsidR="00121181" w:rsidRPr="005E2E54" w:rsidRDefault="005E2E54" w:rsidP="00121181">
      <w:pPr>
        <w:spacing w:line="460" w:lineRule="exact"/>
        <w:ind w:firstLineChars="200" w:firstLine="480"/>
        <w:rPr>
          <w:sz w:val="24"/>
        </w:rPr>
      </w:pPr>
      <w:r w:rsidRPr="005E2E54">
        <w:rPr>
          <w:sz w:val="24"/>
        </w:rPr>
        <w:t>表</w:t>
      </w:r>
      <w:r w:rsidRPr="005E2E54">
        <w:rPr>
          <w:sz w:val="24"/>
        </w:rPr>
        <w:t>3-</w:t>
      </w:r>
      <w:r w:rsidR="00397726">
        <w:rPr>
          <w:rFonts w:hint="eastAsia"/>
          <w:sz w:val="24"/>
        </w:rPr>
        <w:t>4</w:t>
      </w:r>
      <w:r w:rsidRPr="005E2E54">
        <w:rPr>
          <w:sz w:val="24"/>
        </w:rPr>
        <w:t>列出了两个参数的</w:t>
      </w:r>
      <w:r w:rsidRPr="005E2E54">
        <w:rPr>
          <w:sz w:val="24"/>
        </w:rPr>
        <w:t>ARPI</w:t>
      </w:r>
      <w:r w:rsidRPr="005E2E54">
        <w:rPr>
          <w:sz w:val="24"/>
        </w:rPr>
        <w:t>值和显著性水平，其中</w:t>
      </w:r>
      <w:r w:rsidR="009978F2">
        <w:rPr>
          <w:rFonts w:hint="eastAsia"/>
          <w:sz w:val="24"/>
        </w:rPr>
        <w:t>Delta</w:t>
      </w:r>
      <w:r w:rsidRPr="005E2E54">
        <w:rPr>
          <w:sz w:val="24"/>
        </w:rPr>
        <w:t>根据五个参数设置水平中最大和最小</w:t>
      </w:r>
      <w:r w:rsidRPr="005E2E54">
        <w:rPr>
          <w:sz w:val="24"/>
        </w:rPr>
        <w:t>ARPI</w:t>
      </w:r>
      <w:r w:rsidRPr="005E2E54">
        <w:rPr>
          <w:sz w:val="24"/>
        </w:rPr>
        <w:t>之间的差异来衡量算法的性能。较大的</w:t>
      </w:r>
      <w:r w:rsidR="009978F2">
        <w:rPr>
          <w:rFonts w:hint="eastAsia"/>
          <w:sz w:val="24"/>
        </w:rPr>
        <w:t>Delta</w:t>
      </w:r>
      <w:r w:rsidRPr="005E2E54">
        <w:rPr>
          <w:sz w:val="24"/>
        </w:rPr>
        <w:t>或较小的</w:t>
      </w:r>
      <w:r w:rsidR="009978F2">
        <w:rPr>
          <w:rFonts w:hint="eastAsia"/>
          <w:sz w:val="24"/>
        </w:rPr>
        <w:t>Rank</w:t>
      </w:r>
      <w:r w:rsidRPr="005E2E54">
        <w:rPr>
          <w:sz w:val="24"/>
        </w:rPr>
        <w:t>表明参数的影响显著。从表</w:t>
      </w:r>
      <w:r w:rsidRPr="005E2E54">
        <w:rPr>
          <w:sz w:val="24"/>
        </w:rPr>
        <w:t>3-</w:t>
      </w:r>
      <w:r w:rsidR="00397726">
        <w:rPr>
          <w:rFonts w:hint="eastAsia"/>
          <w:sz w:val="24"/>
        </w:rPr>
        <w:t>4</w:t>
      </w:r>
      <w:r w:rsidRPr="005E2E54">
        <w:rPr>
          <w:sz w:val="24"/>
        </w:rPr>
        <w:t>可以看出，</w:t>
      </w:r>
      <m:oMath>
        <m:r>
          <w:rPr>
            <w:rFonts w:ascii="Cambria Math" w:hAnsi="Cambria Math"/>
            <w:sz w:val="24"/>
          </w:rPr>
          <m:t>d</m:t>
        </m:r>
      </m:oMath>
      <w:r w:rsidRPr="005E2E54">
        <w:rPr>
          <w:sz w:val="24"/>
        </w:rPr>
        <w:t>对算法影响较大，而</w:t>
      </w:r>
      <m:oMath>
        <m:r>
          <w:rPr>
            <w:rFonts w:ascii="Cambria Math" w:hAnsi="Cambria Math"/>
            <w:sz w:val="24"/>
          </w:rPr>
          <m:t>d</m:t>
        </m:r>
      </m:oMath>
      <w:r w:rsidRPr="005E2E54">
        <w:rPr>
          <w:sz w:val="24"/>
        </w:rPr>
        <w:t>和</w:t>
      </w:r>
      <m:oMath>
        <m:r>
          <w:rPr>
            <w:rFonts w:ascii="Cambria Math" w:hAnsi="Cambria Math"/>
            <w:sz w:val="24"/>
          </w:rPr>
          <m:t>R</m:t>
        </m:r>
      </m:oMath>
      <w:r w:rsidRPr="005E2E54">
        <w:rPr>
          <w:sz w:val="24"/>
        </w:rPr>
        <w:t>的</w:t>
      </w:r>
      <w:r w:rsidR="009978F2">
        <w:rPr>
          <w:rFonts w:hint="eastAsia"/>
          <w:sz w:val="24"/>
        </w:rPr>
        <w:t>Delta</w:t>
      </w:r>
      <w:r w:rsidRPr="005E2E54">
        <w:rPr>
          <w:sz w:val="24"/>
        </w:rPr>
        <w:t>差异并不显著。根据以上分析，</w:t>
      </w:r>
      <w:r w:rsidRPr="005E2E54">
        <w:rPr>
          <w:sz w:val="24"/>
        </w:rPr>
        <w:t>AIG</w:t>
      </w:r>
      <w:r w:rsidRPr="005E2E54">
        <w:rPr>
          <w:sz w:val="24"/>
        </w:rPr>
        <w:t>中的参数设置为</w:t>
      </w:r>
      <m:oMath>
        <m:r>
          <w:rPr>
            <w:rFonts w:ascii="Cambria Math" w:hAnsi="Cambria Math"/>
            <w:sz w:val="24"/>
          </w:rPr>
          <m:t>d=5</m:t>
        </m:r>
      </m:oMath>
      <w:r w:rsidRPr="005E2E54">
        <w:rPr>
          <w:sz w:val="24"/>
        </w:rPr>
        <w:t>和</w:t>
      </w:r>
      <m:oMath>
        <m:r>
          <w:rPr>
            <w:rFonts w:ascii="Cambria Math" w:hAnsi="Cambria Math"/>
            <w:sz w:val="24"/>
          </w:rPr>
          <m:t>R=5</m:t>
        </m:r>
      </m:oMath>
      <w:r w:rsidRPr="005E2E54">
        <w:rPr>
          <w:sz w:val="24"/>
        </w:rPr>
        <w:t>。</w:t>
      </w:r>
    </w:p>
    <w:p w14:paraId="024ADC92" w14:textId="77777777" w:rsidR="005E2E54" w:rsidRPr="003C32CA" w:rsidRDefault="005E2E54" w:rsidP="003C32CA">
      <w:pPr>
        <w:spacing w:line="460" w:lineRule="exact"/>
        <w:ind w:firstLineChars="200" w:firstLine="420"/>
        <w:jc w:val="center"/>
        <w:rPr>
          <w:rFonts w:eastAsia="楷体"/>
          <w:szCs w:val="21"/>
        </w:rPr>
      </w:pPr>
      <w:r w:rsidRPr="003C32CA">
        <w:rPr>
          <w:rFonts w:eastAsia="楷体"/>
          <w:szCs w:val="21"/>
        </w:rPr>
        <w:lastRenderedPageBreak/>
        <w:t>表</w:t>
      </w:r>
      <w:r w:rsidRPr="003C32CA">
        <w:rPr>
          <w:rFonts w:eastAsia="楷体"/>
          <w:szCs w:val="21"/>
        </w:rPr>
        <w:t>3-3</w:t>
      </w:r>
      <w:r w:rsidRPr="003C32CA">
        <w:rPr>
          <w:rFonts w:eastAsia="楷体"/>
          <w:szCs w:val="21"/>
        </w:rPr>
        <w:t>不同参数的组合以及响应值</w:t>
      </w:r>
    </w:p>
    <w:tbl>
      <w:tblPr>
        <w:tblW w:w="0" w:type="auto"/>
        <w:jc w:val="center"/>
        <w:tblBorders>
          <w:top w:val="single" w:sz="6" w:space="0" w:color="auto"/>
          <w:bottom w:val="single" w:sz="6" w:space="0" w:color="auto"/>
          <w:insideH w:val="single" w:sz="6" w:space="0" w:color="auto"/>
        </w:tblBorders>
        <w:tblLook w:val="04A0" w:firstRow="1" w:lastRow="0" w:firstColumn="1" w:lastColumn="0" w:noHBand="0" w:noVBand="1"/>
      </w:tblPr>
      <w:tblGrid>
        <w:gridCol w:w="1590"/>
        <w:gridCol w:w="1121"/>
        <w:gridCol w:w="1123"/>
        <w:gridCol w:w="1225"/>
      </w:tblGrid>
      <w:tr w:rsidR="005E2E54" w:rsidRPr="00164B82" w14:paraId="0AD2E300" w14:textId="77777777" w:rsidTr="00B77F29">
        <w:trPr>
          <w:trHeight w:val="145"/>
          <w:jc w:val="center"/>
        </w:trPr>
        <w:tc>
          <w:tcPr>
            <w:tcW w:w="1590" w:type="dxa"/>
            <w:vMerge w:val="restart"/>
            <w:shd w:val="clear" w:color="auto" w:fill="auto"/>
            <w:vAlign w:val="center"/>
          </w:tcPr>
          <w:p w14:paraId="0CFC8996" w14:textId="77777777" w:rsidR="005E2E54" w:rsidRPr="003C32CA" w:rsidRDefault="005E2E54" w:rsidP="00B77F29">
            <w:pPr>
              <w:adjustRightInd w:val="0"/>
              <w:snapToGrid w:val="0"/>
              <w:jc w:val="center"/>
              <w:rPr>
                <w:sz w:val="20"/>
                <w:szCs w:val="20"/>
              </w:rPr>
            </w:pPr>
            <w:r w:rsidRPr="003C32CA">
              <w:rPr>
                <w:rFonts w:hint="eastAsia"/>
                <w:sz w:val="20"/>
                <w:szCs w:val="20"/>
              </w:rPr>
              <w:t>组合</w:t>
            </w:r>
          </w:p>
        </w:tc>
        <w:tc>
          <w:tcPr>
            <w:tcW w:w="2244" w:type="dxa"/>
            <w:gridSpan w:val="2"/>
            <w:shd w:val="clear" w:color="auto" w:fill="auto"/>
          </w:tcPr>
          <w:p w14:paraId="4F36E9FA" w14:textId="77777777" w:rsidR="005E2E54" w:rsidRPr="003C32CA" w:rsidRDefault="005E2E54" w:rsidP="00B77F29">
            <w:pPr>
              <w:adjustRightInd w:val="0"/>
              <w:snapToGrid w:val="0"/>
              <w:jc w:val="center"/>
              <w:rPr>
                <w:sz w:val="20"/>
                <w:szCs w:val="20"/>
              </w:rPr>
            </w:pPr>
            <w:r w:rsidRPr="003C32CA">
              <w:rPr>
                <w:rFonts w:hint="eastAsia"/>
                <w:sz w:val="20"/>
                <w:szCs w:val="20"/>
              </w:rPr>
              <w:t>参数</w:t>
            </w:r>
          </w:p>
        </w:tc>
        <w:tc>
          <w:tcPr>
            <w:tcW w:w="1225" w:type="dxa"/>
            <w:vMerge w:val="restart"/>
            <w:shd w:val="clear" w:color="auto" w:fill="auto"/>
            <w:vAlign w:val="center"/>
          </w:tcPr>
          <w:p w14:paraId="08BB0C48" w14:textId="77777777" w:rsidR="005E2E54" w:rsidRPr="003C32CA" w:rsidRDefault="005E2E54" w:rsidP="00B77F29">
            <w:pPr>
              <w:adjustRightInd w:val="0"/>
              <w:snapToGrid w:val="0"/>
              <w:jc w:val="center"/>
              <w:rPr>
                <w:sz w:val="20"/>
                <w:szCs w:val="20"/>
              </w:rPr>
            </w:pPr>
            <w:r w:rsidRPr="003C32CA">
              <w:rPr>
                <w:sz w:val="20"/>
                <w:szCs w:val="20"/>
              </w:rPr>
              <w:t>ARPI</w:t>
            </w:r>
          </w:p>
        </w:tc>
      </w:tr>
      <w:tr w:rsidR="005E2E54" w:rsidRPr="00164B82" w14:paraId="226D134A" w14:textId="77777777" w:rsidTr="00B77F29">
        <w:trPr>
          <w:trHeight w:val="145"/>
          <w:jc w:val="center"/>
        </w:trPr>
        <w:tc>
          <w:tcPr>
            <w:tcW w:w="1590" w:type="dxa"/>
            <w:vMerge/>
            <w:shd w:val="clear" w:color="auto" w:fill="auto"/>
          </w:tcPr>
          <w:p w14:paraId="575B3D5B" w14:textId="77777777" w:rsidR="005E2E54" w:rsidRPr="003C32CA" w:rsidRDefault="005E2E54" w:rsidP="00B77F29">
            <w:pPr>
              <w:adjustRightInd w:val="0"/>
              <w:snapToGrid w:val="0"/>
              <w:jc w:val="center"/>
              <w:rPr>
                <w:sz w:val="20"/>
                <w:szCs w:val="20"/>
              </w:rPr>
            </w:pPr>
          </w:p>
        </w:tc>
        <w:tc>
          <w:tcPr>
            <w:tcW w:w="1121" w:type="dxa"/>
            <w:shd w:val="clear" w:color="auto" w:fill="auto"/>
          </w:tcPr>
          <w:p w14:paraId="624DBB66" w14:textId="77777777" w:rsidR="005E2E54" w:rsidRPr="003C32CA" w:rsidRDefault="005E2E54" w:rsidP="00B77F29">
            <w:pPr>
              <w:adjustRightInd w:val="0"/>
              <w:snapToGrid w:val="0"/>
              <w:jc w:val="center"/>
              <w:rPr>
                <w:i/>
                <w:iCs/>
                <w:sz w:val="20"/>
                <w:szCs w:val="20"/>
              </w:rPr>
            </w:pPr>
            <w:r w:rsidRPr="003C32CA">
              <w:rPr>
                <w:i/>
                <w:iCs/>
                <w:sz w:val="20"/>
                <w:szCs w:val="20"/>
              </w:rPr>
              <w:t>d</w:t>
            </w:r>
          </w:p>
        </w:tc>
        <w:tc>
          <w:tcPr>
            <w:tcW w:w="1123" w:type="dxa"/>
            <w:shd w:val="clear" w:color="auto" w:fill="auto"/>
          </w:tcPr>
          <w:p w14:paraId="5B1B351C" w14:textId="77777777" w:rsidR="005E2E54" w:rsidRPr="003C32CA" w:rsidRDefault="005E2E54" w:rsidP="00B77F29">
            <w:pPr>
              <w:adjustRightInd w:val="0"/>
              <w:snapToGrid w:val="0"/>
              <w:jc w:val="center"/>
              <w:rPr>
                <w:i/>
                <w:iCs/>
                <w:sz w:val="20"/>
                <w:szCs w:val="20"/>
              </w:rPr>
            </w:pPr>
            <w:r w:rsidRPr="003C32CA">
              <w:rPr>
                <w:i/>
                <w:iCs/>
                <w:sz w:val="20"/>
                <w:szCs w:val="20"/>
              </w:rPr>
              <w:t>R</w:t>
            </w:r>
          </w:p>
        </w:tc>
        <w:tc>
          <w:tcPr>
            <w:tcW w:w="1225" w:type="dxa"/>
            <w:vMerge/>
            <w:shd w:val="clear" w:color="auto" w:fill="auto"/>
          </w:tcPr>
          <w:p w14:paraId="3DD15315" w14:textId="77777777" w:rsidR="005E2E54" w:rsidRPr="003C32CA" w:rsidRDefault="005E2E54" w:rsidP="00B77F29">
            <w:pPr>
              <w:adjustRightInd w:val="0"/>
              <w:snapToGrid w:val="0"/>
              <w:jc w:val="center"/>
              <w:rPr>
                <w:sz w:val="20"/>
                <w:szCs w:val="20"/>
              </w:rPr>
            </w:pPr>
          </w:p>
        </w:tc>
      </w:tr>
      <w:tr w:rsidR="005E2E54" w:rsidRPr="00164B82" w14:paraId="1BF5CA0D" w14:textId="77777777" w:rsidTr="00B77F29">
        <w:trPr>
          <w:trHeight w:val="145"/>
          <w:jc w:val="center"/>
        </w:trPr>
        <w:tc>
          <w:tcPr>
            <w:tcW w:w="1590" w:type="dxa"/>
            <w:tcBorders>
              <w:bottom w:val="nil"/>
            </w:tcBorders>
            <w:shd w:val="clear" w:color="auto" w:fill="auto"/>
            <w:vAlign w:val="bottom"/>
          </w:tcPr>
          <w:p w14:paraId="4D89BC5F" w14:textId="77777777" w:rsidR="005E2E54" w:rsidRPr="003C32CA" w:rsidRDefault="005E2E54" w:rsidP="00B77F29">
            <w:pPr>
              <w:adjustRightInd w:val="0"/>
              <w:snapToGrid w:val="0"/>
              <w:jc w:val="center"/>
              <w:rPr>
                <w:sz w:val="20"/>
                <w:szCs w:val="20"/>
              </w:rPr>
            </w:pPr>
            <w:r w:rsidRPr="003C32CA">
              <w:rPr>
                <w:sz w:val="20"/>
                <w:szCs w:val="20"/>
              </w:rPr>
              <w:t>1</w:t>
            </w:r>
          </w:p>
        </w:tc>
        <w:tc>
          <w:tcPr>
            <w:tcW w:w="1121" w:type="dxa"/>
            <w:tcBorders>
              <w:bottom w:val="nil"/>
            </w:tcBorders>
            <w:shd w:val="clear" w:color="auto" w:fill="auto"/>
          </w:tcPr>
          <w:p w14:paraId="380C7515" w14:textId="77777777" w:rsidR="005E2E54" w:rsidRPr="003C32CA" w:rsidRDefault="005E2E54" w:rsidP="00B77F29">
            <w:pPr>
              <w:adjustRightInd w:val="0"/>
              <w:snapToGrid w:val="0"/>
              <w:jc w:val="center"/>
              <w:rPr>
                <w:sz w:val="20"/>
                <w:szCs w:val="20"/>
              </w:rPr>
            </w:pPr>
            <w:r w:rsidRPr="003C32CA">
              <w:rPr>
                <w:sz w:val="20"/>
                <w:szCs w:val="20"/>
              </w:rPr>
              <w:t>2</w:t>
            </w:r>
          </w:p>
        </w:tc>
        <w:tc>
          <w:tcPr>
            <w:tcW w:w="1123" w:type="dxa"/>
            <w:tcBorders>
              <w:bottom w:val="nil"/>
            </w:tcBorders>
            <w:shd w:val="clear" w:color="auto" w:fill="auto"/>
          </w:tcPr>
          <w:p w14:paraId="50F48809" w14:textId="77777777" w:rsidR="005E2E54" w:rsidRPr="003C32CA" w:rsidRDefault="005E2E54" w:rsidP="00B77F29">
            <w:pPr>
              <w:adjustRightInd w:val="0"/>
              <w:snapToGrid w:val="0"/>
              <w:jc w:val="center"/>
              <w:rPr>
                <w:sz w:val="20"/>
                <w:szCs w:val="20"/>
              </w:rPr>
            </w:pPr>
            <w:r w:rsidRPr="003C32CA">
              <w:rPr>
                <w:sz w:val="20"/>
                <w:szCs w:val="20"/>
              </w:rPr>
              <w:t>2</w:t>
            </w:r>
          </w:p>
        </w:tc>
        <w:tc>
          <w:tcPr>
            <w:tcW w:w="1225" w:type="dxa"/>
            <w:tcBorders>
              <w:bottom w:val="nil"/>
            </w:tcBorders>
            <w:shd w:val="clear" w:color="auto" w:fill="auto"/>
          </w:tcPr>
          <w:p w14:paraId="5013A034" w14:textId="77777777" w:rsidR="005E2E54" w:rsidRPr="003C32CA" w:rsidRDefault="005E2E54" w:rsidP="00B77F29">
            <w:pPr>
              <w:adjustRightInd w:val="0"/>
              <w:snapToGrid w:val="0"/>
              <w:jc w:val="center"/>
              <w:rPr>
                <w:sz w:val="20"/>
                <w:szCs w:val="20"/>
              </w:rPr>
            </w:pPr>
            <w:r w:rsidRPr="003C32CA">
              <w:rPr>
                <w:sz w:val="20"/>
                <w:szCs w:val="20"/>
              </w:rPr>
              <w:t>0.810388</w:t>
            </w:r>
          </w:p>
        </w:tc>
      </w:tr>
      <w:tr w:rsidR="005E2E54" w:rsidRPr="00164B82" w14:paraId="02D2F87D" w14:textId="77777777" w:rsidTr="00B77F29">
        <w:trPr>
          <w:trHeight w:val="145"/>
          <w:jc w:val="center"/>
        </w:trPr>
        <w:tc>
          <w:tcPr>
            <w:tcW w:w="1590" w:type="dxa"/>
            <w:tcBorders>
              <w:top w:val="nil"/>
              <w:bottom w:val="nil"/>
            </w:tcBorders>
            <w:shd w:val="clear" w:color="auto" w:fill="auto"/>
            <w:vAlign w:val="bottom"/>
          </w:tcPr>
          <w:p w14:paraId="3F55226C" w14:textId="77777777" w:rsidR="005E2E54" w:rsidRPr="003C32CA" w:rsidRDefault="005E2E54" w:rsidP="00B77F29">
            <w:pPr>
              <w:adjustRightInd w:val="0"/>
              <w:snapToGrid w:val="0"/>
              <w:jc w:val="center"/>
              <w:rPr>
                <w:sz w:val="20"/>
                <w:szCs w:val="20"/>
              </w:rPr>
            </w:pPr>
            <w:r w:rsidRPr="003C32CA">
              <w:rPr>
                <w:sz w:val="20"/>
                <w:szCs w:val="20"/>
              </w:rPr>
              <w:t>2</w:t>
            </w:r>
          </w:p>
        </w:tc>
        <w:tc>
          <w:tcPr>
            <w:tcW w:w="1121" w:type="dxa"/>
            <w:tcBorders>
              <w:top w:val="nil"/>
              <w:bottom w:val="nil"/>
            </w:tcBorders>
            <w:shd w:val="clear" w:color="auto" w:fill="auto"/>
          </w:tcPr>
          <w:p w14:paraId="401670EF" w14:textId="77777777" w:rsidR="005E2E54" w:rsidRPr="003C32CA" w:rsidRDefault="005E2E54" w:rsidP="00B77F29">
            <w:pPr>
              <w:adjustRightInd w:val="0"/>
              <w:snapToGrid w:val="0"/>
              <w:jc w:val="center"/>
              <w:rPr>
                <w:sz w:val="20"/>
                <w:szCs w:val="20"/>
              </w:rPr>
            </w:pPr>
            <w:r w:rsidRPr="003C32CA">
              <w:rPr>
                <w:sz w:val="20"/>
                <w:szCs w:val="20"/>
              </w:rPr>
              <w:t>2</w:t>
            </w:r>
          </w:p>
        </w:tc>
        <w:tc>
          <w:tcPr>
            <w:tcW w:w="1123" w:type="dxa"/>
            <w:tcBorders>
              <w:top w:val="nil"/>
              <w:bottom w:val="nil"/>
            </w:tcBorders>
            <w:shd w:val="clear" w:color="auto" w:fill="auto"/>
          </w:tcPr>
          <w:p w14:paraId="37F769A6" w14:textId="77777777" w:rsidR="005E2E54" w:rsidRPr="003C32CA" w:rsidRDefault="005E2E54" w:rsidP="00B77F29">
            <w:pPr>
              <w:adjustRightInd w:val="0"/>
              <w:snapToGrid w:val="0"/>
              <w:jc w:val="center"/>
              <w:rPr>
                <w:sz w:val="20"/>
                <w:szCs w:val="20"/>
              </w:rPr>
            </w:pPr>
            <w:r w:rsidRPr="003C32CA">
              <w:rPr>
                <w:sz w:val="20"/>
                <w:szCs w:val="20"/>
              </w:rPr>
              <w:t>3</w:t>
            </w:r>
          </w:p>
        </w:tc>
        <w:tc>
          <w:tcPr>
            <w:tcW w:w="1225" w:type="dxa"/>
            <w:tcBorders>
              <w:top w:val="nil"/>
              <w:bottom w:val="nil"/>
            </w:tcBorders>
            <w:shd w:val="clear" w:color="auto" w:fill="auto"/>
          </w:tcPr>
          <w:p w14:paraId="299CE391" w14:textId="77777777" w:rsidR="005E2E54" w:rsidRPr="003C32CA" w:rsidRDefault="005E2E54" w:rsidP="00B77F29">
            <w:pPr>
              <w:adjustRightInd w:val="0"/>
              <w:snapToGrid w:val="0"/>
              <w:jc w:val="center"/>
              <w:rPr>
                <w:sz w:val="20"/>
                <w:szCs w:val="20"/>
              </w:rPr>
            </w:pPr>
            <w:r w:rsidRPr="003C32CA">
              <w:rPr>
                <w:sz w:val="20"/>
                <w:szCs w:val="20"/>
              </w:rPr>
              <w:t>0.824091</w:t>
            </w:r>
          </w:p>
        </w:tc>
      </w:tr>
      <w:tr w:rsidR="005E2E54" w:rsidRPr="00164B82" w14:paraId="37E52868" w14:textId="77777777" w:rsidTr="00B77F29">
        <w:trPr>
          <w:trHeight w:val="145"/>
          <w:jc w:val="center"/>
        </w:trPr>
        <w:tc>
          <w:tcPr>
            <w:tcW w:w="1590" w:type="dxa"/>
            <w:tcBorders>
              <w:top w:val="nil"/>
              <w:bottom w:val="nil"/>
            </w:tcBorders>
            <w:shd w:val="clear" w:color="auto" w:fill="auto"/>
            <w:vAlign w:val="bottom"/>
          </w:tcPr>
          <w:p w14:paraId="72937979" w14:textId="77777777" w:rsidR="005E2E54" w:rsidRPr="003C32CA" w:rsidRDefault="005E2E54" w:rsidP="00B77F29">
            <w:pPr>
              <w:adjustRightInd w:val="0"/>
              <w:snapToGrid w:val="0"/>
              <w:jc w:val="center"/>
              <w:rPr>
                <w:sz w:val="20"/>
                <w:szCs w:val="20"/>
              </w:rPr>
            </w:pPr>
            <w:r w:rsidRPr="003C32CA">
              <w:rPr>
                <w:sz w:val="20"/>
                <w:szCs w:val="20"/>
              </w:rPr>
              <w:t>3</w:t>
            </w:r>
          </w:p>
        </w:tc>
        <w:tc>
          <w:tcPr>
            <w:tcW w:w="1121" w:type="dxa"/>
            <w:tcBorders>
              <w:top w:val="nil"/>
              <w:bottom w:val="nil"/>
            </w:tcBorders>
            <w:shd w:val="clear" w:color="auto" w:fill="auto"/>
          </w:tcPr>
          <w:p w14:paraId="1EA7FB4A" w14:textId="77777777" w:rsidR="005E2E54" w:rsidRPr="003C32CA" w:rsidRDefault="005E2E54" w:rsidP="00B77F29">
            <w:pPr>
              <w:adjustRightInd w:val="0"/>
              <w:snapToGrid w:val="0"/>
              <w:jc w:val="center"/>
              <w:rPr>
                <w:sz w:val="20"/>
                <w:szCs w:val="20"/>
              </w:rPr>
            </w:pPr>
            <w:r w:rsidRPr="003C32CA">
              <w:rPr>
                <w:sz w:val="20"/>
                <w:szCs w:val="20"/>
              </w:rPr>
              <w:t>2</w:t>
            </w:r>
          </w:p>
        </w:tc>
        <w:tc>
          <w:tcPr>
            <w:tcW w:w="1123" w:type="dxa"/>
            <w:tcBorders>
              <w:top w:val="nil"/>
              <w:bottom w:val="nil"/>
            </w:tcBorders>
            <w:shd w:val="clear" w:color="auto" w:fill="auto"/>
          </w:tcPr>
          <w:p w14:paraId="2D6018AE" w14:textId="77777777" w:rsidR="005E2E54" w:rsidRPr="003C32CA" w:rsidRDefault="005E2E54" w:rsidP="00B77F29">
            <w:pPr>
              <w:adjustRightInd w:val="0"/>
              <w:snapToGrid w:val="0"/>
              <w:jc w:val="center"/>
              <w:rPr>
                <w:sz w:val="20"/>
                <w:szCs w:val="20"/>
              </w:rPr>
            </w:pPr>
            <w:r w:rsidRPr="003C32CA">
              <w:rPr>
                <w:sz w:val="20"/>
                <w:szCs w:val="20"/>
              </w:rPr>
              <w:t>4</w:t>
            </w:r>
          </w:p>
        </w:tc>
        <w:tc>
          <w:tcPr>
            <w:tcW w:w="1225" w:type="dxa"/>
            <w:tcBorders>
              <w:top w:val="nil"/>
              <w:bottom w:val="nil"/>
            </w:tcBorders>
            <w:shd w:val="clear" w:color="auto" w:fill="auto"/>
          </w:tcPr>
          <w:p w14:paraId="5A9F9A09" w14:textId="77777777" w:rsidR="005E2E54" w:rsidRPr="003C32CA" w:rsidRDefault="005E2E54" w:rsidP="00B77F29">
            <w:pPr>
              <w:adjustRightInd w:val="0"/>
              <w:snapToGrid w:val="0"/>
              <w:jc w:val="center"/>
              <w:rPr>
                <w:sz w:val="20"/>
                <w:szCs w:val="20"/>
              </w:rPr>
            </w:pPr>
            <w:r w:rsidRPr="003C32CA">
              <w:rPr>
                <w:sz w:val="20"/>
                <w:szCs w:val="20"/>
              </w:rPr>
              <w:t>0.749053</w:t>
            </w:r>
          </w:p>
        </w:tc>
      </w:tr>
      <w:tr w:rsidR="005E2E54" w:rsidRPr="00164B82" w14:paraId="18A1C9B4" w14:textId="77777777" w:rsidTr="00B77F29">
        <w:trPr>
          <w:trHeight w:val="145"/>
          <w:jc w:val="center"/>
        </w:trPr>
        <w:tc>
          <w:tcPr>
            <w:tcW w:w="1590" w:type="dxa"/>
            <w:tcBorders>
              <w:top w:val="nil"/>
              <w:bottom w:val="nil"/>
            </w:tcBorders>
            <w:shd w:val="clear" w:color="auto" w:fill="auto"/>
            <w:vAlign w:val="bottom"/>
          </w:tcPr>
          <w:p w14:paraId="6D4BEF27" w14:textId="77777777" w:rsidR="005E2E54" w:rsidRPr="003C32CA" w:rsidRDefault="005E2E54" w:rsidP="00B77F29">
            <w:pPr>
              <w:adjustRightInd w:val="0"/>
              <w:snapToGrid w:val="0"/>
              <w:jc w:val="center"/>
              <w:rPr>
                <w:sz w:val="20"/>
                <w:szCs w:val="20"/>
              </w:rPr>
            </w:pPr>
            <w:r w:rsidRPr="003C32CA">
              <w:rPr>
                <w:sz w:val="20"/>
                <w:szCs w:val="20"/>
              </w:rPr>
              <w:t>4</w:t>
            </w:r>
          </w:p>
        </w:tc>
        <w:tc>
          <w:tcPr>
            <w:tcW w:w="1121" w:type="dxa"/>
            <w:tcBorders>
              <w:top w:val="nil"/>
              <w:bottom w:val="nil"/>
            </w:tcBorders>
            <w:shd w:val="clear" w:color="auto" w:fill="auto"/>
          </w:tcPr>
          <w:p w14:paraId="15228F0D" w14:textId="77777777" w:rsidR="005E2E54" w:rsidRPr="003C32CA" w:rsidRDefault="005E2E54" w:rsidP="00B77F29">
            <w:pPr>
              <w:adjustRightInd w:val="0"/>
              <w:snapToGrid w:val="0"/>
              <w:jc w:val="center"/>
              <w:rPr>
                <w:sz w:val="20"/>
                <w:szCs w:val="20"/>
              </w:rPr>
            </w:pPr>
            <w:r w:rsidRPr="003C32CA">
              <w:rPr>
                <w:sz w:val="20"/>
                <w:szCs w:val="20"/>
              </w:rPr>
              <w:t>2</w:t>
            </w:r>
          </w:p>
        </w:tc>
        <w:tc>
          <w:tcPr>
            <w:tcW w:w="1123" w:type="dxa"/>
            <w:tcBorders>
              <w:top w:val="nil"/>
              <w:bottom w:val="nil"/>
            </w:tcBorders>
            <w:shd w:val="clear" w:color="auto" w:fill="auto"/>
          </w:tcPr>
          <w:p w14:paraId="69D69E24" w14:textId="77777777" w:rsidR="005E2E54" w:rsidRPr="003C32CA" w:rsidRDefault="005E2E54" w:rsidP="00B77F29">
            <w:pPr>
              <w:adjustRightInd w:val="0"/>
              <w:snapToGrid w:val="0"/>
              <w:jc w:val="center"/>
              <w:rPr>
                <w:sz w:val="20"/>
                <w:szCs w:val="20"/>
              </w:rPr>
            </w:pPr>
            <w:r w:rsidRPr="003C32CA">
              <w:rPr>
                <w:sz w:val="20"/>
                <w:szCs w:val="20"/>
              </w:rPr>
              <w:t>5</w:t>
            </w:r>
          </w:p>
        </w:tc>
        <w:tc>
          <w:tcPr>
            <w:tcW w:w="1225" w:type="dxa"/>
            <w:tcBorders>
              <w:top w:val="nil"/>
              <w:bottom w:val="nil"/>
            </w:tcBorders>
            <w:shd w:val="clear" w:color="auto" w:fill="auto"/>
          </w:tcPr>
          <w:p w14:paraId="697DC2A9" w14:textId="77777777" w:rsidR="005E2E54" w:rsidRPr="003C32CA" w:rsidRDefault="005E2E54" w:rsidP="00B77F29">
            <w:pPr>
              <w:adjustRightInd w:val="0"/>
              <w:snapToGrid w:val="0"/>
              <w:jc w:val="center"/>
              <w:rPr>
                <w:sz w:val="20"/>
                <w:szCs w:val="20"/>
              </w:rPr>
            </w:pPr>
            <w:r w:rsidRPr="003C32CA">
              <w:rPr>
                <w:sz w:val="20"/>
                <w:szCs w:val="20"/>
              </w:rPr>
              <w:t>0.769257</w:t>
            </w:r>
          </w:p>
        </w:tc>
      </w:tr>
      <w:tr w:rsidR="005E2E54" w:rsidRPr="00164B82" w14:paraId="605C1083" w14:textId="77777777" w:rsidTr="00B77F29">
        <w:trPr>
          <w:trHeight w:val="145"/>
          <w:jc w:val="center"/>
        </w:trPr>
        <w:tc>
          <w:tcPr>
            <w:tcW w:w="1590" w:type="dxa"/>
            <w:tcBorders>
              <w:top w:val="nil"/>
              <w:bottom w:val="nil"/>
            </w:tcBorders>
            <w:shd w:val="clear" w:color="auto" w:fill="auto"/>
            <w:vAlign w:val="bottom"/>
          </w:tcPr>
          <w:p w14:paraId="11C3BEFB" w14:textId="77777777" w:rsidR="005E2E54" w:rsidRPr="003C32CA" w:rsidRDefault="005E2E54" w:rsidP="00B77F29">
            <w:pPr>
              <w:adjustRightInd w:val="0"/>
              <w:snapToGrid w:val="0"/>
              <w:jc w:val="center"/>
              <w:rPr>
                <w:sz w:val="20"/>
                <w:szCs w:val="20"/>
              </w:rPr>
            </w:pPr>
            <w:r w:rsidRPr="003C32CA">
              <w:rPr>
                <w:sz w:val="20"/>
                <w:szCs w:val="20"/>
              </w:rPr>
              <w:t>5</w:t>
            </w:r>
          </w:p>
        </w:tc>
        <w:tc>
          <w:tcPr>
            <w:tcW w:w="1121" w:type="dxa"/>
            <w:tcBorders>
              <w:top w:val="nil"/>
              <w:bottom w:val="nil"/>
            </w:tcBorders>
            <w:shd w:val="clear" w:color="auto" w:fill="auto"/>
          </w:tcPr>
          <w:p w14:paraId="1D826CB1" w14:textId="77777777" w:rsidR="005E2E54" w:rsidRPr="003C32CA" w:rsidRDefault="005E2E54" w:rsidP="00B77F29">
            <w:pPr>
              <w:adjustRightInd w:val="0"/>
              <w:snapToGrid w:val="0"/>
              <w:jc w:val="center"/>
              <w:rPr>
                <w:sz w:val="20"/>
                <w:szCs w:val="20"/>
              </w:rPr>
            </w:pPr>
            <w:r w:rsidRPr="003C32CA">
              <w:rPr>
                <w:sz w:val="20"/>
                <w:szCs w:val="20"/>
              </w:rPr>
              <w:t>2</w:t>
            </w:r>
          </w:p>
        </w:tc>
        <w:tc>
          <w:tcPr>
            <w:tcW w:w="1123" w:type="dxa"/>
            <w:tcBorders>
              <w:top w:val="nil"/>
              <w:bottom w:val="nil"/>
            </w:tcBorders>
            <w:shd w:val="clear" w:color="auto" w:fill="auto"/>
          </w:tcPr>
          <w:p w14:paraId="2F907D0C" w14:textId="77777777" w:rsidR="005E2E54" w:rsidRPr="003C32CA" w:rsidRDefault="005E2E54" w:rsidP="00B77F29">
            <w:pPr>
              <w:adjustRightInd w:val="0"/>
              <w:snapToGrid w:val="0"/>
              <w:jc w:val="center"/>
              <w:rPr>
                <w:sz w:val="20"/>
                <w:szCs w:val="20"/>
              </w:rPr>
            </w:pPr>
            <w:r w:rsidRPr="003C32CA">
              <w:rPr>
                <w:sz w:val="20"/>
                <w:szCs w:val="20"/>
              </w:rPr>
              <w:t>6</w:t>
            </w:r>
          </w:p>
        </w:tc>
        <w:tc>
          <w:tcPr>
            <w:tcW w:w="1225" w:type="dxa"/>
            <w:tcBorders>
              <w:top w:val="nil"/>
              <w:bottom w:val="nil"/>
            </w:tcBorders>
            <w:shd w:val="clear" w:color="auto" w:fill="auto"/>
          </w:tcPr>
          <w:p w14:paraId="5519F86B" w14:textId="77777777" w:rsidR="005E2E54" w:rsidRPr="003C32CA" w:rsidRDefault="005E2E54" w:rsidP="00B77F29">
            <w:pPr>
              <w:adjustRightInd w:val="0"/>
              <w:snapToGrid w:val="0"/>
              <w:jc w:val="center"/>
              <w:rPr>
                <w:sz w:val="20"/>
                <w:szCs w:val="20"/>
              </w:rPr>
            </w:pPr>
            <w:r w:rsidRPr="003C32CA">
              <w:rPr>
                <w:sz w:val="20"/>
                <w:szCs w:val="20"/>
              </w:rPr>
              <w:t>0.775704</w:t>
            </w:r>
          </w:p>
        </w:tc>
      </w:tr>
      <w:tr w:rsidR="005E2E54" w:rsidRPr="00164B82" w14:paraId="0892C56D" w14:textId="77777777" w:rsidTr="00B77F29">
        <w:trPr>
          <w:trHeight w:val="145"/>
          <w:jc w:val="center"/>
        </w:trPr>
        <w:tc>
          <w:tcPr>
            <w:tcW w:w="1590" w:type="dxa"/>
            <w:tcBorders>
              <w:top w:val="nil"/>
              <w:bottom w:val="nil"/>
            </w:tcBorders>
            <w:shd w:val="clear" w:color="auto" w:fill="auto"/>
            <w:vAlign w:val="bottom"/>
          </w:tcPr>
          <w:p w14:paraId="46F26428" w14:textId="77777777" w:rsidR="005E2E54" w:rsidRPr="003C32CA" w:rsidRDefault="005E2E54" w:rsidP="00B77F29">
            <w:pPr>
              <w:adjustRightInd w:val="0"/>
              <w:snapToGrid w:val="0"/>
              <w:jc w:val="center"/>
              <w:rPr>
                <w:sz w:val="20"/>
                <w:szCs w:val="20"/>
              </w:rPr>
            </w:pPr>
            <w:r w:rsidRPr="003C32CA">
              <w:rPr>
                <w:sz w:val="20"/>
                <w:szCs w:val="20"/>
              </w:rPr>
              <w:t>6</w:t>
            </w:r>
          </w:p>
        </w:tc>
        <w:tc>
          <w:tcPr>
            <w:tcW w:w="1121" w:type="dxa"/>
            <w:tcBorders>
              <w:top w:val="nil"/>
              <w:bottom w:val="nil"/>
            </w:tcBorders>
            <w:shd w:val="clear" w:color="auto" w:fill="auto"/>
          </w:tcPr>
          <w:p w14:paraId="5BF921F4" w14:textId="77777777" w:rsidR="005E2E54" w:rsidRPr="003C32CA" w:rsidRDefault="005E2E54" w:rsidP="00B77F29">
            <w:pPr>
              <w:adjustRightInd w:val="0"/>
              <w:snapToGrid w:val="0"/>
              <w:jc w:val="center"/>
              <w:rPr>
                <w:sz w:val="20"/>
                <w:szCs w:val="20"/>
              </w:rPr>
            </w:pPr>
            <w:r w:rsidRPr="003C32CA">
              <w:rPr>
                <w:sz w:val="20"/>
                <w:szCs w:val="20"/>
              </w:rPr>
              <w:t>3</w:t>
            </w:r>
          </w:p>
        </w:tc>
        <w:tc>
          <w:tcPr>
            <w:tcW w:w="1123" w:type="dxa"/>
            <w:tcBorders>
              <w:top w:val="nil"/>
              <w:bottom w:val="nil"/>
            </w:tcBorders>
            <w:shd w:val="clear" w:color="auto" w:fill="auto"/>
          </w:tcPr>
          <w:p w14:paraId="7F987C28" w14:textId="77777777" w:rsidR="005E2E54" w:rsidRPr="003C32CA" w:rsidRDefault="005E2E54" w:rsidP="00B77F29">
            <w:pPr>
              <w:adjustRightInd w:val="0"/>
              <w:snapToGrid w:val="0"/>
              <w:jc w:val="center"/>
              <w:rPr>
                <w:sz w:val="20"/>
                <w:szCs w:val="20"/>
              </w:rPr>
            </w:pPr>
            <w:r w:rsidRPr="003C32CA">
              <w:rPr>
                <w:sz w:val="20"/>
                <w:szCs w:val="20"/>
              </w:rPr>
              <w:t>2</w:t>
            </w:r>
          </w:p>
        </w:tc>
        <w:tc>
          <w:tcPr>
            <w:tcW w:w="1225" w:type="dxa"/>
            <w:tcBorders>
              <w:top w:val="nil"/>
              <w:bottom w:val="nil"/>
            </w:tcBorders>
            <w:shd w:val="clear" w:color="auto" w:fill="auto"/>
          </w:tcPr>
          <w:p w14:paraId="17E007AA" w14:textId="77777777" w:rsidR="005E2E54" w:rsidRPr="003C32CA" w:rsidRDefault="005E2E54" w:rsidP="00B77F29">
            <w:pPr>
              <w:adjustRightInd w:val="0"/>
              <w:snapToGrid w:val="0"/>
              <w:jc w:val="center"/>
              <w:rPr>
                <w:sz w:val="20"/>
                <w:szCs w:val="20"/>
              </w:rPr>
            </w:pPr>
            <w:r w:rsidRPr="003C32CA">
              <w:rPr>
                <w:sz w:val="20"/>
                <w:szCs w:val="20"/>
              </w:rPr>
              <w:t>0.774233</w:t>
            </w:r>
          </w:p>
        </w:tc>
      </w:tr>
      <w:tr w:rsidR="005E2E54" w:rsidRPr="00164B82" w14:paraId="4B050C62" w14:textId="77777777" w:rsidTr="00B77F29">
        <w:trPr>
          <w:trHeight w:val="145"/>
          <w:jc w:val="center"/>
        </w:trPr>
        <w:tc>
          <w:tcPr>
            <w:tcW w:w="1590" w:type="dxa"/>
            <w:tcBorders>
              <w:top w:val="nil"/>
              <w:bottom w:val="nil"/>
            </w:tcBorders>
            <w:shd w:val="clear" w:color="auto" w:fill="auto"/>
            <w:vAlign w:val="bottom"/>
          </w:tcPr>
          <w:p w14:paraId="01AC90B6" w14:textId="77777777" w:rsidR="005E2E54" w:rsidRPr="003C32CA" w:rsidRDefault="005E2E54" w:rsidP="00B77F29">
            <w:pPr>
              <w:adjustRightInd w:val="0"/>
              <w:snapToGrid w:val="0"/>
              <w:jc w:val="center"/>
              <w:rPr>
                <w:sz w:val="20"/>
                <w:szCs w:val="20"/>
              </w:rPr>
            </w:pPr>
            <w:r w:rsidRPr="003C32CA">
              <w:rPr>
                <w:sz w:val="20"/>
                <w:szCs w:val="20"/>
              </w:rPr>
              <w:t>7</w:t>
            </w:r>
          </w:p>
        </w:tc>
        <w:tc>
          <w:tcPr>
            <w:tcW w:w="1121" w:type="dxa"/>
            <w:tcBorders>
              <w:top w:val="nil"/>
              <w:bottom w:val="nil"/>
            </w:tcBorders>
            <w:shd w:val="clear" w:color="auto" w:fill="auto"/>
          </w:tcPr>
          <w:p w14:paraId="54384CBD" w14:textId="77777777" w:rsidR="005E2E54" w:rsidRPr="003C32CA" w:rsidRDefault="005E2E54" w:rsidP="00B77F29">
            <w:pPr>
              <w:adjustRightInd w:val="0"/>
              <w:snapToGrid w:val="0"/>
              <w:jc w:val="center"/>
              <w:rPr>
                <w:sz w:val="20"/>
                <w:szCs w:val="20"/>
              </w:rPr>
            </w:pPr>
            <w:r w:rsidRPr="003C32CA">
              <w:rPr>
                <w:sz w:val="20"/>
                <w:szCs w:val="20"/>
              </w:rPr>
              <w:t>3</w:t>
            </w:r>
          </w:p>
        </w:tc>
        <w:tc>
          <w:tcPr>
            <w:tcW w:w="1123" w:type="dxa"/>
            <w:tcBorders>
              <w:top w:val="nil"/>
              <w:bottom w:val="nil"/>
            </w:tcBorders>
            <w:shd w:val="clear" w:color="auto" w:fill="auto"/>
          </w:tcPr>
          <w:p w14:paraId="0EE4D877" w14:textId="77777777" w:rsidR="005E2E54" w:rsidRPr="003C32CA" w:rsidRDefault="005E2E54" w:rsidP="00B77F29">
            <w:pPr>
              <w:adjustRightInd w:val="0"/>
              <w:snapToGrid w:val="0"/>
              <w:jc w:val="center"/>
              <w:rPr>
                <w:sz w:val="20"/>
                <w:szCs w:val="20"/>
              </w:rPr>
            </w:pPr>
            <w:r w:rsidRPr="003C32CA">
              <w:rPr>
                <w:sz w:val="20"/>
                <w:szCs w:val="20"/>
              </w:rPr>
              <w:t>3</w:t>
            </w:r>
          </w:p>
        </w:tc>
        <w:tc>
          <w:tcPr>
            <w:tcW w:w="1225" w:type="dxa"/>
            <w:tcBorders>
              <w:top w:val="nil"/>
              <w:bottom w:val="nil"/>
            </w:tcBorders>
            <w:shd w:val="clear" w:color="auto" w:fill="auto"/>
          </w:tcPr>
          <w:p w14:paraId="7C5103A0" w14:textId="77777777" w:rsidR="005E2E54" w:rsidRPr="003C32CA" w:rsidRDefault="005E2E54" w:rsidP="00B77F29">
            <w:pPr>
              <w:adjustRightInd w:val="0"/>
              <w:snapToGrid w:val="0"/>
              <w:jc w:val="center"/>
              <w:rPr>
                <w:sz w:val="20"/>
                <w:szCs w:val="20"/>
              </w:rPr>
            </w:pPr>
            <w:r w:rsidRPr="003C32CA">
              <w:rPr>
                <w:sz w:val="20"/>
                <w:szCs w:val="20"/>
              </w:rPr>
              <w:t>0.755607</w:t>
            </w:r>
          </w:p>
        </w:tc>
      </w:tr>
      <w:tr w:rsidR="005E2E54" w:rsidRPr="00164B82" w14:paraId="01224751" w14:textId="77777777" w:rsidTr="00B77F29">
        <w:trPr>
          <w:trHeight w:val="145"/>
          <w:jc w:val="center"/>
        </w:trPr>
        <w:tc>
          <w:tcPr>
            <w:tcW w:w="1590" w:type="dxa"/>
            <w:tcBorders>
              <w:top w:val="nil"/>
              <w:bottom w:val="nil"/>
            </w:tcBorders>
            <w:shd w:val="clear" w:color="auto" w:fill="auto"/>
            <w:vAlign w:val="bottom"/>
          </w:tcPr>
          <w:p w14:paraId="1BB8DDCD" w14:textId="77777777" w:rsidR="005E2E54" w:rsidRPr="003C32CA" w:rsidRDefault="005E2E54" w:rsidP="00B77F29">
            <w:pPr>
              <w:adjustRightInd w:val="0"/>
              <w:snapToGrid w:val="0"/>
              <w:jc w:val="center"/>
              <w:rPr>
                <w:sz w:val="20"/>
                <w:szCs w:val="20"/>
              </w:rPr>
            </w:pPr>
            <w:r w:rsidRPr="003C32CA">
              <w:rPr>
                <w:sz w:val="20"/>
                <w:szCs w:val="20"/>
              </w:rPr>
              <w:t>8</w:t>
            </w:r>
          </w:p>
        </w:tc>
        <w:tc>
          <w:tcPr>
            <w:tcW w:w="1121" w:type="dxa"/>
            <w:tcBorders>
              <w:top w:val="nil"/>
              <w:bottom w:val="nil"/>
            </w:tcBorders>
            <w:shd w:val="clear" w:color="auto" w:fill="auto"/>
          </w:tcPr>
          <w:p w14:paraId="1E21BEEB" w14:textId="77777777" w:rsidR="005E2E54" w:rsidRPr="003C32CA" w:rsidRDefault="005E2E54" w:rsidP="00B77F29">
            <w:pPr>
              <w:adjustRightInd w:val="0"/>
              <w:snapToGrid w:val="0"/>
              <w:jc w:val="center"/>
              <w:rPr>
                <w:sz w:val="20"/>
                <w:szCs w:val="20"/>
              </w:rPr>
            </w:pPr>
            <w:r w:rsidRPr="003C32CA">
              <w:rPr>
                <w:sz w:val="20"/>
                <w:szCs w:val="20"/>
              </w:rPr>
              <w:t>3</w:t>
            </w:r>
          </w:p>
        </w:tc>
        <w:tc>
          <w:tcPr>
            <w:tcW w:w="1123" w:type="dxa"/>
            <w:tcBorders>
              <w:top w:val="nil"/>
              <w:bottom w:val="nil"/>
            </w:tcBorders>
            <w:shd w:val="clear" w:color="auto" w:fill="auto"/>
          </w:tcPr>
          <w:p w14:paraId="0FA5EEC1" w14:textId="77777777" w:rsidR="005E2E54" w:rsidRPr="003C32CA" w:rsidRDefault="005E2E54" w:rsidP="00B77F29">
            <w:pPr>
              <w:adjustRightInd w:val="0"/>
              <w:snapToGrid w:val="0"/>
              <w:jc w:val="center"/>
              <w:rPr>
                <w:sz w:val="20"/>
                <w:szCs w:val="20"/>
              </w:rPr>
            </w:pPr>
            <w:r w:rsidRPr="003C32CA">
              <w:rPr>
                <w:sz w:val="20"/>
                <w:szCs w:val="20"/>
              </w:rPr>
              <w:t>4</w:t>
            </w:r>
          </w:p>
        </w:tc>
        <w:tc>
          <w:tcPr>
            <w:tcW w:w="1225" w:type="dxa"/>
            <w:tcBorders>
              <w:top w:val="nil"/>
              <w:bottom w:val="nil"/>
            </w:tcBorders>
            <w:shd w:val="clear" w:color="auto" w:fill="auto"/>
          </w:tcPr>
          <w:p w14:paraId="6BC50A1F" w14:textId="77777777" w:rsidR="005E2E54" w:rsidRPr="003C32CA" w:rsidRDefault="005E2E54" w:rsidP="00B77F29">
            <w:pPr>
              <w:adjustRightInd w:val="0"/>
              <w:snapToGrid w:val="0"/>
              <w:jc w:val="center"/>
              <w:rPr>
                <w:sz w:val="20"/>
                <w:szCs w:val="20"/>
              </w:rPr>
            </w:pPr>
            <w:r w:rsidRPr="003C32CA">
              <w:rPr>
                <w:sz w:val="20"/>
                <w:szCs w:val="20"/>
              </w:rPr>
              <w:t>0.707455</w:t>
            </w:r>
          </w:p>
        </w:tc>
      </w:tr>
      <w:tr w:rsidR="005E2E54" w:rsidRPr="00164B82" w14:paraId="7583C1E1" w14:textId="77777777" w:rsidTr="00B77F29">
        <w:trPr>
          <w:trHeight w:val="145"/>
          <w:jc w:val="center"/>
        </w:trPr>
        <w:tc>
          <w:tcPr>
            <w:tcW w:w="1590" w:type="dxa"/>
            <w:tcBorders>
              <w:top w:val="nil"/>
              <w:bottom w:val="nil"/>
            </w:tcBorders>
            <w:shd w:val="clear" w:color="auto" w:fill="auto"/>
            <w:vAlign w:val="bottom"/>
          </w:tcPr>
          <w:p w14:paraId="1B16B23D" w14:textId="77777777" w:rsidR="005E2E54" w:rsidRPr="003C32CA" w:rsidRDefault="005E2E54" w:rsidP="00B77F29">
            <w:pPr>
              <w:adjustRightInd w:val="0"/>
              <w:snapToGrid w:val="0"/>
              <w:jc w:val="center"/>
              <w:rPr>
                <w:sz w:val="20"/>
                <w:szCs w:val="20"/>
              </w:rPr>
            </w:pPr>
            <w:r w:rsidRPr="003C32CA">
              <w:rPr>
                <w:sz w:val="20"/>
                <w:szCs w:val="20"/>
              </w:rPr>
              <w:t>9</w:t>
            </w:r>
          </w:p>
        </w:tc>
        <w:tc>
          <w:tcPr>
            <w:tcW w:w="1121" w:type="dxa"/>
            <w:tcBorders>
              <w:top w:val="nil"/>
              <w:bottom w:val="nil"/>
            </w:tcBorders>
            <w:shd w:val="clear" w:color="auto" w:fill="auto"/>
          </w:tcPr>
          <w:p w14:paraId="50C09066" w14:textId="77777777" w:rsidR="005E2E54" w:rsidRPr="003C32CA" w:rsidRDefault="005E2E54" w:rsidP="00B77F29">
            <w:pPr>
              <w:adjustRightInd w:val="0"/>
              <w:snapToGrid w:val="0"/>
              <w:jc w:val="center"/>
              <w:rPr>
                <w:sz w:val="20"/>
                <w:szCs w:val="20"/>
              </w:rPr>
            </w:pPr>
            <w:r w:rsidRPr="003C32CA">
              <w:rPr>
                <w:sz w:val="20"/>
                <w:szCs w:val="20"/>
              </w:rPr>
              <w:t>3</w:t>
            </w:r>
          </w:p>
        </w:tc>
        <w:tc>
          <w:tcPr>
            <w:tcW w:w="1123" w:type="dxa"/>
            <w:tcBorders>
              <w:top w:val="nil"/>
              <w:bottom w:val="nil"/>
            </w:tcBorders>
            <w:shd w:val="clear" w:color="auto" w:fill="auto"/>
          </w:tcPr>
          <w:p w14:paraId="06706DEA" w14:textId="77777777" w:rsidR="005E2E54" w:rsidRPr="003C32CA" w:rsidRDefault="005E2E54" w:rsidP="00B77F29">
            <w:pPr>
              <w:adjustRightInd w:val="0"/>
              <w:snapToGrid w:val="0"/>
              <w:jc w:val="center"/>
              <w:rPr>
                <w:sz w:val="20"/>
                <w:szCs w:val="20"/>
              </w:rPr>
            </w:pPr>
            <w:r w:rsidRPr="003C32CA">
              <w:rPr>
                <w:sz w:val="20"/>
                <w:szCs w:val="20"/>
              </w:rPr>
              <w:t>5</w:t>
            </w:r>
          </w:p>
        </w:tc>
        <w:tc>
          <w:tcPr>
            <w:tcW w:w="1225" w:type="dxa"/>
            <w:tcBorders>
              <w:top w:val="nil"/>
              <w:bottom w:val="nil"/>
            </w:tcBorders>
            <w:shd w:val="clear" w:color="auto" w:fill="auto"/>
          </w:tcPr>
          <w:p w14:paraId="22356581" w14:textId="77777777" w:rsidR="005E2E54" w:rsidRPr="003C32CA" w:rsidRDefault="005E2E54" w:rsidP="00B77F29">
            <w:pPr>
              <w:adjustRightInd w:val="0"/>
              <w:snapToGrid w:val="0"/>
              <w:jc w:val="center"/>
              <w:rPr>
                <w:sz w:val="20"/>
                <w:szCs w:val="20"/>
              </w:rPr>
            </w:pPr>
            <w:r w:rsidRPr="003C32CA">
              <w:rPr>
                <w:sz w:val="20"/>
                <w:szCs w:val="20"/>
              </w:rPr>
              <w:t>0.721388</w:t>
            </w:r>
          </w:p>
        </w:tc>
      </w:tr>
      <w:tr w:rsidR="005E2E54" w:rsidRPr="00164B82" w14:paraId="321BF9A0" w14:textId="77777777" w:rsidTr="00B77F29">
        <w:trPr>
          <w:trHeight w:val="145"/>
          <w:jc w:val="center"/>
        </w:trPr>
        <w:tc>
          <w:tcPr>
            <w:tcW w:w="1590" w:type="dxa"/>
            <w:tcBorders>
              <w:top w:val="nil"/>
              <w:bottom w:val="nil"/>
            </w:tcBorders>
            <w:shd w:val="clear" w:color="auto" w:fill="auto"/>
            <w:vAlign w:val="bottom"/>
          </w:tcPr>
          <w:p w14:paraId="5AB1C188" w14:textId="77777777" w:rsidR="005E2E54" w:rsidRPr="003C32CA" w:rsidRDefault="005E2E54" w:rsidP="00B77F29">
            <w:pPr>
              <w:adjustRightInd w:val="0"/>
              <w:snapToGrid w:val="0"/>
              <w:jc w:val="center"/>
              <w:rPr>
                <w:sz w:val="20"/>
                <w:szCs w:val="20"/>
              </w:rPr>
            </w:pPr>
            <w:r w:rsidRPr="003C32CA">
              <w:rPr>
                <w:sz w:val="20"/>
                <w:szCs w:val="20"/>
              </w:rPr>
              <w:t>10</w:t>
            </w:r>
          </w:p>
        </w:tc>
        <w:tc>
          <w:tcPr>
            <w:tcW w:w="1121" w:type="dxa"/>
            <w:tcBorders>
              <w:top w:val="nil"/>
              <w:bottom w:val="nil"/>
            </w:tcBorders>
            <w:shd w:val="clear" w:color="auto" w:fill="auto"/>
          </w:tcPr>
          <w:p w14:paraId="705A74B7" w14:textId="77777777" w:rsidR="005E2E54" w:rsidRPr="003C32CA" w:rsidRDefault="005E2E54" w:rsidP="00B77F29">
            <w:pPr>
              <w:adjustRightInd w:val="0"/>
              <w:snapToGrid w:val="0"/>
              <w:jc w:val="center"/>
              <w:rPr>
                <w:sz w:val="20"/>
                <w:szCs w:val="20"/>
              </w:rPr>
            </w:pPr>
            <w:r w:rsidRPr="003C32CA">
              <w:rPr>
                <w:sz w:val="20"/>
                <w:szCs w:val="20"/>
              </w:rPr>
              <w:t>3</w:t>
            </w:r>
          </w:p>
        </w:tc>
        <w:tc>
          <w:tcPr>
            <w:tcW w:w="1123" w:type="dxa"/>
            <w:tcBorders>
              <w:top w:val="nil"/>
              <w:bottom w:val="nil"/>
            </w:tcBorders>
            <w:shd w:val="clear" w:color="auto" w:fill="auto"/>
          </w:tcPr>
          <w:p w14:paraId="593C896A" w14:textId="77777777" w:rsidR="005E2E54" w:rsidRPr="003C32CA" w:rsidRDefault="005E2E54" w:rsidP="00B77F29">
            <w:pPr>
              <w:adjustRightInd w:val="0"/>
              <w:snapToGrid w:val="0"/>
              <w:jc w:val="center"/>
              <w:rPr>
                <w:sz w:val="20"/>
                <w:szCs w:val="20"/>
              </w:rPr>
            </w:pPr>
            <w:r w:rsidRPr="003C32CA">
              <w:rPr>
                <w:sz w:val="20"/>
                <w:szCs w:val="20"/>
              </w:rPr>
              <w:t>6</w:t>
            </w:r>
          </w:p>
        </w:tc>
        <w:tc>
          <w:tcPr>
            <w:tcW w:w="1225" w:type="dxa"/>
            <w:tcBorders>
              <w:top w:val="nil"/>
              <w:bottom w:val="nil"/>
            </w:tcBorders>
            <w:shd w:val="clear" w:color="auto" w:fill="auto"/>
          </w:tcPr>
          <w:p w14:paraId="027087F2" w14:textId="77777777" w:rsidR="005E2E54" w:rsidRPr="003C32CA" w:rsidRDefault="005E2E54" w:rsidP="00B77F29">
            <w:pPr>
              <w:adjustRightInd w:val="0"/>
              <w:snapToGrid w:val="0"/>
              <w:jc w:val="center"/>
              <w:rPr>
                <w:sz w:val="20"/>
                <w:szCs w:val="20"/>
              </w:rPr>
            </w:pPr>
            <w:r w:rsidRPr="003C32CA">
              <w:rPr>
                <w:sz w:val="20"/>
                <w:szCs w:val="20"/>
              </w:rPr>
              <w:t>0.729333</w:t>
            </w:r>
          </w:p>
        </w:tc>
      </w:tr>
      <w:tr w:rsidR="005E2E54" w:rsidRPr="00164B82" w14:paraId="23119FAC" w14:textId="77777777" w:rsidTr="00B77F29">
        <w:trPr>
          <w:trHeight w:val="145"/>
          <w:jc w:val="center"/>
        </w:trPr>
        <w:tc>
          <w:tcPr>
            <w:tcW w:w="1590" w:type="dxa"/>
            <w:tcBorders>
              <w:top w:val="nil"/>
              <w:bottom w:val="nil"/>
            </w:tcBorders>
            <w:shd w:val="clear" w:color="auto" w:fill="auto"/>
            <w:vAlign w:val="bottom"/>
          </w:tcPr>
          <w:p w14:paraId="76443721" w14:textId="77777777" w:rsidR="005E2E54" w:rsidRPr="003C32CA" w:rsidRDefault="005E2E54" w:rsidP="00B77F29">
            <w:pPr>
              <w:adjustRightInd w:val="0"/>
              <w:snapToGrid w:val="0"/>
              <w:jc w:val="center"/>
              <w:rPr>
                <w:sz w:val="20"/>
                <w:szCs w:val="20"/>
              </w:rPr>
            </w:pPr>
            <w:r w:rsidRPr="003C32CA">
              <w:rPr>
                <w:sz w:val="20"/>
                <w:szCs w:val="20"/>
              </w:rPr>
              <w:t>11</w:t>
            </w:r>
          </w:p>
        </w:tc>
        <w:tc>
          <w:tcPr>
            <w:tcW w:w="1121" w:type="dxa"/>
            <w:tcBorders>
              <w:top w:val="nil"/>
              <w:bottom w:val="nil"/>
            </w:tcBorders>
            <w:shd w:val="clear" w:color="auto" w:fill="auto"/>
          </w:tcPr>
          <w:p w14:paraId="3203F330" w14:textId="77777777" w:rsidR="005E2E54" w:rsidRPr="003C32CA" w:rsidRDefault="005E2E54" w:rsidP="00B77F29">
            <w:pPr>
              <w:adjustRightInd w:val="0"/>
              <w:snapToGrid w:val="0"/>
              <w:jc w:val="center"/>
              <w:rPr>
                <w:sz w:val="20"/>
                <w:szCs w:val="20"/>
              </w:rPr>
            </w:pPr>
            <w:r w:rsidRPr="003C32CA">
              <w:rPr>
                <w:sz w:val="20"/>
                <w:szCs w:val="20"/>
              </w:rPr>
              <w:t>4</w:t>
            </w:r>
          </w:p>
        </w:tc>
        <w:tc>
          <w:tcPr>
            <w:tcW w:w="1123" w:type="dxa"/>
            <w:tcBorders>
              <w:top w:val="nil"/>
              <w:bottom w:val="nil"/>
            </w:tcBorders>
            <w:shd w:val="clear" w:color="auto" w:fill="auto"/>
          </w:tcPr>
          <w:p w14:paraId="5C953833" w14:textId="77777777" w:rsidR="005E2E54" w:rsidRPr="003C32CA" w:rsidRDefault="005E2E54" w:rsidP="00B77F29">
            <w:pPr>
              <w:adjustRightInd w:val="0"/>
              <w:snapToGrid w:val="0"/>
              <w:jc w:val="center"/>
              <w:rPr>
                <w:sz w:val="20"/>
                <w:szCs w:val="20"/>
              </w:rPr>
            </w:pPr>
            <w:r w:rsidRPr="003C32CA">
              <w:rPr>
                <w:sz w:val="20"/>
                <w:szCs w:val="20"/>
              </w:rPr>
              <w:t>2</w:t>
            </w:r>
          </w:p>
        </w:tc>
        <w:tc>
          <w:tcPr>
            <w:tcW w:w="1225" w:type="dxa"/>
            <w:tcBorders>
              <w:top w:val="nil"/>
              <w:bottom w:val="nil"/>
            </w:tcBorders>
            <w:shd w:val="clear" w:color="auto" w:fill="auto"/>
          </w:tcPr>
          <w:p w14:paraId="6399EC78" w14:textId="77777777" w:rsidR="005E2E54" w:rsidRPr="003C32CA" w:rsidRDefault="005E2E54" w:rsidP="00B77F29">
            <w:pPr>
              <w:adjustRightInd w:val="0"/>
              <w:snapToGrid w:val="0"/>
              <w:jc w:val="center"/>
              <w:rPr>
                <w:sz w:val="20"/>
                <w:szCs w:val="20"/>
              </w:rPr>
            </w:pPr>
            <w:r w:rsidRPr="003C32CA">
              <w:rPr>
                <w:sz w:val="20"/>
                <w:szCs w:val="20"/>
              </w:rPr>
              <w:t>0.735936</w:t>
            </w:r>
          </w:p>
        </w:tc>
      </w:tr>
      <w:tr w:rsidR="005E2E54" w:rsidRPr="00164B82" w14:paraId="6E0B2EE1" w14:textId="77777777" w:rsidTr="00B77F29">
        <w:trPr>
          <w:trHeight w:val="145"/>
          <w:jc w:val="center"/>
        </w:trPr>
        <w:tc>
          <w:tcPr>
            <w:tcW w:w="1590" w:type="dxa"/>
            <w:tcBorders>
              <w:top w:val="nil"/>
              <w:bottom w:val="nil"/>
            </w:tcBorders>
            <w:shd w:val="clear" w:color="auto" w:fill="auto"/>
            <w:vAlign w:val="bottom"/>
          </w:tcPr>
          <w:p w14:paraId="7627486C" w14:textId="77777777" w:rsidR="005E2E54" w:rsidRPr="003C32CA" w:rsidRDefault="005E2E54" w:rsidP="00B77F29">
            <w:pPr>
              <w:adjustRightInd w:val="0"/>
              <w:snapToGrid w:val="0"/>
              <w:jc w:val="center"/>
              <w:rPr>
                <w:sz w:val="20"/>
                <w:szCs w:val="20"/>
              </w:rPr>
            </w:pPr>
            <w:r w:rsidRPr="003C32CA">
              <w:rPr>
                <w:sz w:val="20"/>
                <w:szCs w:val="20"/>
              </w:rPr>
              <w:t>12</w:t>
            </w:r>
          </w:p>
        </w:tc>
        <w:tc>
          <w:tcPr>
            <w:tcW w:w="1121" w:type="dxa"/>
            <w:tcBorders>
              <w:top w:val="nil"/>
              <w:bottom w:val="nil"/>
            </w:tcBorders>
            <w:shd w:val="clear" w:color="auto" w:fill="auto"/>
          </w:tcPr>
          <w:p w14:paraId="5C124740" w14:textId="77777777" w:rsidR="005E2E54" w:rsidRPr="003C32CA" w:rsidRDefault="005E2E54" w:rsidP="00B77F29">
            <w:pPr>
              <w:adjustRightInd w:val="0"/>
              <w:snapToGrid w:val="0"/>
              <w:jc w:val="center"/>
              <w:rPr>
                <w:sz w:val="20"/>
                <w:szCs w:val="20"/>
              </w:rPr>
            </w:pPr>
            <w:r w:rsidRPr="003C32CA">
              <w:rPr>
                <w:sz w:val="20"/>
                <w:szCs w:val="20"/>
              </w:rPr>
              <w:t>4</w:t>
            </w:r>
          </w:p>
        </w:tc>
        <w:tc>
          <w:tcPr>
            <w:tcW w:w="1123" w:type="dxa"/>
            <w:tcBorders>
              <w:top w:val="nil"/>
              <w:bottom w:val="nil"/>
            </w:tcBorders>
            <w:shd w:val="clear" w:color="auto" w:fill="auto"/>
          </w:tcPr>
          <w:p w14:paraId="4444515E" w14:textId="77777777" w:rsidR="005E2E54" w:rsidRPr="003C32CA" w:rsidRDefault="005E2E54" w:rsidP="00B77F29">
            <w:pPr>
              <w:adjustRightInd w:val="0"/>
              <w:snapToGrid w:val="0"/>
              <w:jc w:val="center"/>
              <w:rPr>
                <w:sz w:val="20"/>
                <w:szCs w:val="20"/>
              </w:rPr>
            </w:pPr>
            <w:r w:rsidRPr="003C32CA">
              <w:rPr>
                <w:sz w:val="20"/>
                <w:szCs w:val="20"/>
              </w:rPr>
              <w:t>3</w:t>
            </w:r>
          </w:p>
        </w:tc>
        <w:tc>
          <w:tcPr>
            <w:tcW w:w="1225" w:type="dxa"/>
            <w:tcBorders>
              <w:top w:val="nil"/>
              <w:bottom w:val="nil"/>
            </w:tcBorders>
            <w:shd w:val="clear" w:color="auto" w:fill="auto"/>
          </w:tcPr>
          <w:p w14:paraId="0BF26B4D" w14:textId="77777777" w:rsidR="005E2E54" w:rsidRPr="003C32CA" w:rsidRDefault="005E2E54" w:rsidP="00B77F29">
            <w:pPr>
              <w:adjustRightInd w:val="0"/>
              <w:snapToGrid w:val="0"/>
              <w:jc w:val="center"/>
              <w:rPr>
                <w:sz w:val="20"/>
                <w:szCs w:val="20"/>
              </w:rPr>
            </w:pPr>
            <w:r w:rsidRPr="003C32CA">
              <w:rPr>
                <w:sz w:val="20"/>
                <w:szCs w:val="20"/>
              </w:rPr>
              <w:t>0.703336</w:t>
            </w:r>
          </w:p>
        </w:tc>
      </w:tr>
      <w:tr w:rsidR="005E2E54" w:rsidRPr="00164B82" w14:paraId="01F80A75" w14:textId="77777777" w:rsidTr="00B77F29">
        <w:trPr>
          <w:trHeight w:val="145"/>
          <w:jc w:val="center"/>
        </w:trPr>
        <w:tc>
          <w:tcPr>
            <w:tcW w:w="1590" w:type="dxa"/>
            <w:tcBorders>
              <w:top w:val="nil"/>
              <w:bottom w:val="nil"/>
            </w:tcBorders>
            <w:shd w:val="clear" w:color="auto" w:fill="auto"/>
            <w:vAlign w:val="bottom"/>
          </w:tcPr>
          <w:p w14:paraId="3E1259A3" w14:textId="77777777" w:rsidR="005E2E54" w:rsidRPr="003C32CA" w:rsidRDefault="005E2E54" w:rsidP="00B77F29">
            <w:pPr>
              <w:adjustRightInd w:val="0"/>
              <w:snapToGrid w:val="0"/>
              <w:jc w:val="center"/>
              <w:rPr>
                <w:sz w:val="20"/>
                <w:szCs w:val="20"/>
              </w:rPr>
            </w:pPr>
            <w:r w:rsidRPr="003C32CA">
              <w:rPr>
                <w:sz w:val="20"/>
                <w:szCs w:val="20"/>
              </w:rPr>
              <w:t>13</w:t>
            </w:r>
          </w:p>
        </w:tc>
        <w:tc>
          <w:tcPr>
            <w:tcW w:w="1121" w:type="dxa"/>
            <w:tcBorders>
              <w:top w:val="nil"/>
              <w:bottom w:val="nil"/>
            </w:tcBorders>
            <w:shd w:val="clear" w:color="auto" w:fill="auto"/>
          </w:tcPr>
          <w:p w14:paraId="61058B45" w14:textId="77777777" w:rsidR="005E2E54" w:rsidRPr="003C32CA" w:rsidRDefault="005E2E54" w:rsidP="00B77F29">
            <w:pPr>
              <w:adjustRightInd w:val="0"/>
              <w:snapToGrid w:val="0"/>
              <w:jc w:val="center"/>
              <w:rPr>
                <w:sz w:val="20"/>
                <w:szCs w:val="20"/>
              </w:rPr>
            </w:pPr>
            <w:r w:rsidRPr="003C32CA">
              <w:rPr>
                <w:sz w:val="20"/>
                <w:szCs w:val="20"/>
              </w:rPr>
              <w:t>4</w:t>
            </w:r>
          </w:p>
        </w:tc>
        <w:tc>
          <w:tcPr>
            <w:tcW w:w="1123" w:type="dxa"/>
            <w:tcBorders>
              <w:top w:val="nil"/>
              <w:bottom w:val="nil"/>
            </w:tcBorders>
            <w:shd w:val="clear" w:color="auto" w:fill="auto"/>
          </w:tcPr>
          <w:p w14:paraId="2CBCB3BA" w14:textId="77777777" w:rsidR="005E2E54" w:rsidRPr="003C32CA" w:rsidRDefault="005E2E54" w:rsidP="00B77F29">
            <w:pPr>
              <w:adjustRightInd w:val="0"/>
              <w:snapToGrid w:val="0"/>
              <w:jc w:val="center"/>
              <w:rPr>
                <w:sz w:val="20"/>
                <w:szCs w:val="20"/>
              </w:rPr>
            </w:pPr>
            <w:r w:rsidRPr="003C32CA">
              <w:rPr>
                <w:sz w:val="20"/>
                <w:szCs w:val="20"/>
              </w:rPr>
              <w:t>4</w:t>
            </w:r>
          </w:p>
        </w:tc>
        <w:tc>
          <w:tcPr>
            <w:tcW w:w="1225" w:type="dxa"/>
            <w:tcBorders>
              <w:top w:val="nil"/>
              <w:bottom w:val="nil"/>
            </w:tcBorders>
            <w:shd w:val="clear" w:color="auto" w:fill="auto"/>
          </w:tcPr>
          <w:p w14:paraId="5E47C25B" w14:textId="77777777" w:rsidR="005E2E54" w:rsidRPr="003C32CA" w:rsidRDefault="005E2E54" w:rsidP="00B77F29">
            <w:pPr>
              <w:adjustRightInd w:val="0"/>
              <w:snapToGrid w:val="0"/>
              <w:jc w:val="center"/>
              <w:rPr>
                <w:sz w:val="20"/>
                <w:szCs w:val="20"/>
              </w:rPr>
            </w:pPr>
            <w:r w:rsidRPr="003C32CA">
              <w:rPr>
                <w:sz w:val="20"/>
                <w:szCs w:val="20"/>
              </w:rPr>
              <w:t>0.663382</w:t>
            </w:r>
          </w:p>
        </w:tc>
      </w:tr>
      <w:tr w:rsidR="005E2E54" w:rsidRPr="00164B82" w14:paraId="0E43A2F4" w14:textId="77777777" w:rsidTr="00B77F29">
        <w:trPr>
          <w:trHeight w:val="145"/>
          <w:jc w:val="center"/>
        </w:trPr>
        <w:tc>
          <w:tcPr>
            <w:tcW w:w="1590" w:type="dxa"/>
            <w:tcBorders>
              <w:top w:val="nil"/>
              <w:bottom w:val="nil"/>
            </w:tcBorders>
            <w:shd w:val="clear" w:color="auto" w:fill="auto"/>
            <w:vAlign w:val="bottom"/>
          </w:tcPr>
          <w:p w14:paraId="23B5E579" w14:textId="77777777" w:rsidR="005E2E54" w:rsidRPr="003C32CA" w:rsidRDefault="005E2E54" w:rsidP="00B77F29">
            <w:pPr>
              <w:adjustRightInd w:val="0"/>
              <w:snapToGrid w:val="0"/>
              <w:jc w:val="center"/>
              <w:rPr>
                <w:sz w:val="20"/>
                <w:szCs w:val="20"/>
              </w:rPr>
            </w:pPr>
            <w:r w:rsidRPr="003C32CA">
              <w:rPr>
                <w:sz w:val="20"/>
                <w:szCs w:val="20"/>
              </w:rPr>
              <w:t>14</w:t>
            </w:r>
          </w:p>
        </w:tc>
        <w:tc>
          <w:tcPr>
            <w:tcW w:w="1121" w:type="dxa"/>
            <w:tcBorders>
              <w:top w:val="nil"/>
              <w:bottom w:val="nil"/>
            </w:tcBorders>
            <w:shd w:val="clear" w:color="auto" w:fill="auto"/>
          </w:tcPr>
          <w:p w14:paraId="14312AEE" w14:textId="77777777" w:rsidR="005E2E54" w:rsidRPr="003C32CA" w:rsidRDefault="005E2E54" w:rsidP="00B77F29">
            <w:pPr>
              <w:adjustRightInd w:val="0"/>
              <w:snapToGrid w:val="0"/>
              <w:jc w:val="center"/>
              <w:rPr>
                <w:sz w:val="20"/>
                <w:szCs w:val="20"/>
              </w:rPr>
            </w:pPr>
            <w:r w:rsidRPr="003C32CA">
              <w:rPr>
                <w:sz w:val="20"/>
                <w:szCs w:val="20"/>
              </w:rPr>
              <w:t>4</w:t>
            </w:r>
          </w:p>
        </w:tc>
        <w:tc>
          <w:tcPr>
            <w:tcW w:w="1123" w:type="dxa"/>
            <w:tcBorders>
              <w:top w:val="nil"/>
              <w:bottom w:val="nil"/>
            </w:tcBorders>
            <w:shd w:val="clear" w:color="auto" w:fill="auto"/>
          </w:tcPr>
          <w:p w14:paraId="3D489A05" w14:textId="77777777" w:rsidR="005E2E54" w:rsidRPr="003C32CA" w:rsidRDefault="005E2E54" w:rsidP="00B77F29">
            <w:pPr>
              <w:adjustRightInd w:val="0"/>
              <w:snapToGrid w:val="0"/>
              <w:jc w:val="center"/>
              <w:rPr>
                <w:sz w:val="20"/>
                <w:szCs w:val="20"/>
              </w:rPr>
            </w:pPr>
            <w:r w:rsidRPr="003C32CA">
              <w:rPr>
                <w:sz w:val="20"/>
                <w:szCs w:val="20"/>
              </w:rPr>
              <w:t>5</w:t>
            </w:r>
          </w:p>
        </w:tc>
        <w:tc>
          <w:tcPr>
            <w:tcW w:w="1225" w:type="dxa"/>
            <w:tcBorders>
              <w:top w:val="nil"/>
              <w:bottom w:val="nil"/>
            </w:tcBorders>
            <w:shd w:val="clear" w:color="auto" w:fill="auto"/>
          </w:tcPr>
          <w:p w14:paraId="25497614" w14:textId="77777777" w:rsidR="005E2E54" w:rsidRPr="003C32CA" w:rsidRDefault="005E2E54" w:rsidP="00B77F29">
            <w:pPr>
              <w:adjustRightInd w:val="0"/>
              <w:snapToGrid w:val="0"/>
              <w:jc w:val="center"/>
              <w:rPr>
                <w:sz w:val="20"/>
                <w:szCs w:val="20"/>
              </w:rPr>
            </w:pPr>
            <w:r w:rsidRPr="003C32CA">
              <w:rPr>
                <w:sz w:val="20"/>
                <w:szCs w:val="20"/>
              </w:rPr>
              <w:t>0.694982</w:t>
            </w:r>
          </w:p>
        </w:tc>
      </w:tr>
      <w:tr w:rsidR="005E2E54" w:rsidRPr="00164B82" w14:paraId="0869FF2C" w14:textId="77777777" w:rsidTr="00B77F29">
        <w:trPr>
          <w:trHeight w:val="145"/>
          <w:jc w:val="center"/>
        </w:trPr>
        <w:tc>
          <w:tcPr>
            <w:tcW w:w="1590" w:type="dxa"/>
            <w:tcBorders>
              <w:top w:val="nil"/>
              <w:bottom w:val="nil"/>
            </w:tcBorders>
            <w:shd w:val="clear" w:color="auto" w:fill="auto"/>
            <w:vAlign w:val="bottom"/>
          </w:tcPr>
          <w:p w14:paraId="53CF1B45" w14:textId="77777777" w:rsidR="005E2E54" w:rsidRPr="003C32CA" w:rsidRDefault="005E2E54" w:rsidP="00B77F29">
            <w:pPr>
              <w:adjustRightInd w:val="0"/>
              <w:snapToGrid w:val="0"/>
              <w:jc w:val="center"/>
              <w:rPr>
                <w:sz w:val="20"/>
                <w:szCs w:val="20"/>
              </w:rPr>
            </w:pPr>
            <w:r w:rsidRPr="003C32CA">
              <w:rPr>
                <w:sz w:val="20"/>
                <w:szCs w:val="20"/>
              </w:rPr>
              <w:t>15</w:t>
            </w:r>
          </w:p>
        </w:tc>
        <w:tc>
          <w:tcPr>
            <w:tcW w:w="1121" w:type="dxa"/>
            <w:tcBorders>
              <w:top w:val="nil"/>
              <w:bottom w:val="nil"/>
            </w:tcBorders>
            <w:shd w:val="clear" w:color="auto" w:fill="auto"/>
          </w:tcPr>
          <w:p w14:paraId="4B55FB7C" w14:textId="77777777" w:rsidR="005E2E54" w:rsidRPr="003C32CA" w:rsidRDefault="005E2E54" w:rsidP="00B77F29">
            <w:pPr>
              <w:adjustRightInd w:val="0"/>
              <w:snapToGrid w:val="0"/>
              <w:jc w:val="center"/>
              <w:rPr>
                <w:sz w:val="20"/>
                <w:szCs w:val="20"/>
              </w:rPr>
            </w:pPr>
            <w:r w:rsidRPr="003C32CA">
              <w:rPr>
                <w:sz w:val="20"/>
                <w:szCs w:val="20"/>
              </w:rPr>
              <w:t>4</w:t>
            </w:r>
          </w:p>
        </w:tc>
        <w:tc>
          <w:tcPr>
            <w:tcW w:w="1123" w:type="dxa"/>
            <w:tcBorders>
              <w:top w:val="nil"/>
              <w:bottom w:val="nil"/>
            </w:tcBorders>
            <w:shd w:val="clear" w:color="auto" w:fill="auto"/>
          </w:tcPr>
          <w:p w14:paraId="3C9DA095" w14:textId="77777777" w:rsidR="005E2E54" w:rsidRPr="003C32CA" w:rsidRDefault="005E2E54" w:rsidP="00B77F29">
            <w:pPr>
              <w:adjustRightInd w:val="0"/>
              <w:snapToGrid w:val="0"/>
              <w:jc w:val="center"/>
              <w:rPr>
                <w:sz w:val="20"/>
                <w:szCs w:val="20"/>
              </w:rPr>
            </w:pPr>
            <w:r w:rsidRPr="003C32CA">
              <w:rPr>
                <w:sz w:val="20"/>
                <w:szCs w:val="20"/>
              </w:rPr>
              <w:t>6</w:t>
            </w:r>
          </w:p>
        </w:tc>
        <w:tc>
          <w:tcPr>
            <w:tcW w:w="1225" w:type="dxa"/>
            <w:tcBorders>
              <w:top w:val="nil"/>
              <w:bottom w:val="nil"/>
            </w:tcBorders>
            <w:shd w:val="clear" w:color="auto" w:fill="auto"/>
          </w:tcPr>
          <w:p w14:paraId="06265A7C" w14:textId="77777777" w:rsidR="005E2E54" w:rsidRPr="003C32CA" w:rsidRDefault="005E2E54" w:rsidP="00B77F29">
            <w:pPr>
              <w:adjustRightInd w:val="0"/>
              <w:snapToGrid w:val="0"/>
              <w:jc w:val="center"/>
              <w:rPr>
                <w:sz w:val="20"/>
                <w:szCs w:val="20"/>
              </w:rPr>
            </w:pPr>
            <w:r w:rsidRPr="003C32CA">
              <w:rPr>
                <w:sz w:val="20"/>
                <w:szCs w:val="20"/>
              </w:rPr>
              <w:t>0.672266</w:t>
            </w:r>
          </w:p>
        </w:tc>
      </w:tr>
      <w:tr w:rsidR="005E2E54" w:rsidRPr="00164B82" w14:paraId="51513F00" w14:textId="77777777" w:rsidTr="00B77F29">
        <w:trPr>
          <w:trHeight w:val="145"/>
          <w:jc w:val="center"/>
        </w:trPr>
        <w:tc>
          <w:tcPr>
            <w:tcW w:w="1590" w:type="dxa"/>
            <w:tcBorders>
              <w:top w:val="nil"/>
              <w:bottom w:val="nil"/>
            </w:tcBorders>
            <w:shd w:val="clear" w:color="auto" w:fill="auto"/>
            <w:vAlign w:val="bottom"/>
          </w:tcPr>
          <w:p w14:paraId="656EF055" w14:textId="77777777" w:rsidR="005E2E54" w:rsidRPr="003C32CA" w:rsidRDefault="005E2E54" w:rsidP="00B77F29">
            <w:pPr>
              <w:adjustRightInd w:val="0"/>
              <w:snapToGrid w:val="0"/>
              <w:jc w:val="center"/>
              <w:rPr>
                <w:sz w:val="20"/>
                <w:szCs w:val="20"/>
              </w:rPr>
            </w:pPr>
            <w:r w:rsidRPr="003C32CA">
              <w:rPr>
                <w:sz w:val="20"/>
                <w:szCs w:val="20"/>
              </w:rPr>
              <w:t>16</w:t>
            </w:r>
          </w:p>
        </w:tc>
        <w:tc>
          <w:tcPr>
            <w:tcW w:w="1121" w:type="dxa"/>
            <w:tcBorders>
              <w:top w:val="nil"/>
              <w:bottom w:val="nil"/>
            </w:tcBorders>
            <w:shd w:val="clear" w:color="auto" w:fill="auto"/>
          </w:tcPr>
          <w:p w14:paraId="6C06D34E" w14:textId="77777777" w:rsidR="005E2E54" w:rsidRPr="003C32CA" w:rsidRDefault="005E2E54" w:rsidP="00B77F29">
            <w:pPr>
              <w:adjustRightInd w:val="0"/>
              <w:snapToGrid w:val="0"/>
              <w:jc w:val="center"/>
              <w:rPr>
                <w:sz w:val="20"/>
                <w:szCs w:val="20"/>
              </w:rPr>
            </w:pPr>
            <w:r w:rsidRPr="003C32CA">
              <w:rPr>
                <w:sz w:val="20"/>
                <w:szCs w:val="20"/>
              </w:rPr>
              <w:t>5</w:t>
            </w:r>
          </w:p>
        </w:tc>
        <w:tc>
          <w:tcPr>
            <w:tcW w:w="1123" w:type="dxa"/>
            <w:tcBorders>
              <w:top w:val="nil"/>
              <w:bottom w:val="nil"/>
            </w:tcBorders>
            <w:shd w:val="clear" w:color="auto" w:fill="auto"/>
          </w:tcPr>
          <w:p w14:paraId="5CE53CCA" w14:textId="77777777" w:rsidR="005E2E54" w:rsidRPr="003C32CA" w:rsidRDefault="005E2E54" w:rsidP="00B77F29">
            <w:pPr>
              <w:adjustRightInd w:val="0"/>
              <w:snapToGrid w:val="0"/>
              <w:jc w:val="center"/>
              <w:rPr>
                <w:sz w:val="20"/>
                <w:szCs w:val="20"/>
              </w:rPr>
            </w:pPr>
            <w:r w:rsidRPr="003C32CA">
              <w:rPr>
                <w:sz w:val="20"/>
                <w:szCs w:val="20"/>
              </w:rPr>
              <w:t>2</w:t>
            </w:r>
          </w:p>
        </w:tc>
        <w:tc>
          <w:tcPr>
            <w:tcW w:w="1225" w:type="dxa"/>
            <w:tcBorders>
              <w:top w:val="nil"/>
              <w:bottom w:val="nil"/>
            </w:tcBorders>
            <w:shd w:val="clear" w:color="auto" w:fill="auto"/>
          </w:tcPr>
          <w:p w14:paraId="6159E91F" w14:textId="77777777" w:rsidR="005E2E54" w:rsidRPr="003C32CA" w:rsidRDefault="005E2E54" w:rsidP="00B77F29">
            <w:pPr>
              <w:adjustRightInd w:val="0"/>
              <w:snapToGrid w:val="0"/>
              <w:jc w:val="center"/>
              <w:rPr>
                <w:sz w:val="20"/>
                <w:szCs w:val="20"/>
              </w:rPr>
            </w:pPr>
            <w:r w:rsidRPr="003C32CA">
              <w:rPr>
                <w:sz w:val="20"/>
                <w:szCs w:val="20"/>
              </w:rPr>
              <w:t>0.740136</w:t>
            </w:r>
          </w:p>
        </w:tc>
      </w:tr>
      <w:tr w:rsidR="005E2E54" w:rsidRPr="00164B82" w14:paraId="67114C7C" w14:textId="77777777" w:rsidTr="00B77F29">
        <w:trPr>
          <w:trHeight w:val="145"/>
          <w:jc w:val="center"/>
        </w:trPr>
        <w:tc>
          <w:tcPr>
            <w:tcW w:w="1590" w:type="dxa"/>
            <w:tcBorders>
              <w:top w:val="nil"/>
              <w:bottom w:val="nil"/>
            </w:tcBorders>
            <w:shd w:val="clear" w:color="auto" w:fill="auto"/>
            <w:vAlign w:val="bottom"/>
          </w:tcPr>
          <w:p w14:paraId="34EABCB1" w14:textId="77777777" w:rsidR="005E2E54" w:rsidRPr="003C32CA" w:rsidRDefault="005E2E54" w:rsidP="00B77F29">
            <w:pPr>
              <w:adjustRightInd w:val="0"/>
              <w:snapToGrid w:val="0"/>
              <w:jc w:val="center"/>
              <w:rPr>
                <w:sz w:val="20"/>
                <w:szCs w:val="20"/>
              </w:rPr>
            </w:pPr>
            <w:r w:rsidRPr="003C32CA">
              <w:rPr>
                <w:sz w:val="20"/>
                <w:szCs w:val="20"/>
              </w:rPr>
              <w:t>17</w:t>
            </w:r>
          </w:p>
        </w:tc>
        <w:tc>
          <w:tcPr>
            <w:tcW w:w="1121" w:type="dxa"/>
            <w:tcBorders>
              <w:top w:val="nil"/>
              <w:bottom w:val="nil"/>
            </w:tcBorders>
            <w:shd w:val="clear" w:color="auto" w:fill="auto"/>
          </w:tcPr>
          <w:p w14:paraId="2C55960A" w14:textId="77777777" w:rsidR="005E2E54" w:rsidRPr="003C32CA" w:rsidRDefault="005E2E54" w:rsidP="00B77F29">
            <w:pPr>
              <w:adjustRightInd w:val="0"/>
              <w:snapToGrid w:val="0"/>
              <w:jc w:val="center"/>
              <w:rPr>
                <w:sz w:val="20"/>
                <w:szCs w:val="20"/>
              </w:rPr>
            </w:pPr>
            <w:r w:rsidRPr="003C32CA">
              <w:rPr>
                <w:sz w:val="20"/>
                <w:szCs w:val="20"/>
              </w:rPr>
              <w:t>5</w:t>
            </w:r>
          </w:p>
        </w:tc>
        <w:tc>
          <w:tcPr>
            <w:tcW w:w="1123" w:type="dxa"/>
            <w:tcBorders>
              <w:top w:val="nil"/>
              <w:bottom w:val="nil"/>
            </w:tcBorders>
            <w:shd w:val="clear" w:color="auto" w:fill="auto"/>
          </w:tcPr>
          <w:p w14:paraId="6A69B8E6" w14:textId="77777777" w:rsidR="005E2E54" w:rsidRPr="003C32CA" w:rsidRDefault="005E2E54" w:rsidP="00B77F29">
            <w:pPr>
              <w:adjustRightInd w:val="0"/>
              <w:snapToGrid w:val="0"/>
              <w:jc w:val="center"/>
              <w:rPr>
                <w:sz w:val="20"/>
                <w:szCs w:val="20"/>
              </w:rPr>
            </w:pPr>
            <w:r w:rsidRPr="003C32CA">
              <w:rPr>
                <w:sz w:val="20"/>
                <w:szCs w:val="20"/>
              </w:rPr>
              <w:t>3</w:t>
            </w:r>
          </w:p>
        </w:tc>
        <w:tc>
          <w:tcPr>
            <w:tcW w:w="1225" w:type="dxa"/>
            <w:tcBorders>
              <w:top w:val="nil"/>
              <w:bottom w:val="nil"/>
            </w:tcBorders>
            <w:shd w:val="clear" w:color="auto" w:fill="auto"/>
          </w:tcPr>
          <w:p w14:paraId="74E74364" w14:textId="77777777" w:rsidR="005E2E54" w:rsidRPr="003C32CA" w:rsidRDefault="005E2E54" w:rsidP="00B77F29">
            <w:pPr>
              <w:adjustRightInd w:val="0"/>
              <w:snapToGrid w:val="0"/>
              <w:jc w:val="center"/>
              <w:rPr>
                <w:sz w:val="20"/>
                <w:szCs w:val="20"/>
              </w:rPr>
            </w:pPr>
            <w:r w:rsidRPr="003C32CA">
              <w:rPr>
                <w:sz w:val="20"/>
                <w:szCs w:val="20"/>
              </w:rPr>
              <w:t>0.721102</w:t>
            </w:r>
          </w:p>
        </w:tc>
      </w:tr>
      <w:tr w:rsidR="005E2E54" w:rsidRPr="00164B82" w14:paraId="41427013" w14:textId="77777777" w:rsidTr="00B77F29">
        <w:trPr>
          <w:trHeight w:val="145"/>
          <w:jc w:val="center"/>
        </w:trPr>
        <w:tc>
          <w:tcPr>
            <w:tcW w:w="1590" w:type="dxa"/>
            <w:tcBorders>
              <w:top w:val="nil"/>
              <w:bottom w:val="nil"/>
            </w:tcBorders>
            <w:shd w:val="clear" w:color="auto" w:fill="auto"/>
            <w:vAlign w:val="bottom"/>
          </w:tcPr>
          <w:p w14:paraId="1DB02650" w14:textId="77777777" w:rsidR="005E2E54" w:rsidRPr="003C32CA" w:rsidRDefault="005E2E54" w:rsidP="00B77F29">
            <w:pPr>
              <w:adjustRightInd w:val="0"/>
              <w:snapToGrid w:val="0"/>
              <w:jc w:val="center"/>
              <w:rPr>
                <w:sz w:val="20"/>
                <w:szCs w:val="20"/>
              </w:rPr>
            </w:pPr>
            <w:r w:rsidRPr="003C32CA">
              <w:rPr>
                <w:sz w:val="20"/>
                <w:szCs w:val="20"/>
              </w:rPr>
              <w:t>18</w:t>
            </w:r>
          </w:p>
        </w:tc>
        <w:tc>
          <w:tcPr>
            <w:tcW w:w="1121" w:type="dxa"/>
            <w:tcBorders>
              <w:top w:val="nil"/>
              <w:bottom w:val="nil"/>
            </w:tcBorders>
            <w:shd w:val="clear" w:color="auto" w:fill="auto"/>
          </w:tcPr>
          <w:p w14:paraId="09BA88CF" w14:textId="77777777" w:rsidR="005E2E54" w:rsidRPr="003C32CA" w:rsidRDefault="005E2E54" w:rsidP="00B77F29">
            <w:pPr>
              <w:adjustRightInd w:val="0"/>
              <w:snapToGrid w:val="0"/>
              <w:jc w:val="center"/>
              <w:rPr>
                <w:sz w:val="20"/>
                <w:szCs w:val="20"/>
              </w:rPr>
            </w:pPr>
            <w:r w:rsidRPr="003C32CA">
              <w:rPr>
                <w:sz w:val="20"/>
                <w:szCs w:val="20"/>
              </w:rPr>
              <w:t>5</w:t>
            </w:r>
          </w:p>
        </w:tc>
        <w:tc>
          <w:tcPr>
            <w:tcW w:w="1123" w:type="dxa"/>
            <w:tcBorders>
              <w:top w:val="nil"/>
              <w:bottom w:val="nil"/>
            </w:tcBorders>
            <w:shd w:val="clear" w:color="auto" w:fill="auto"/>
          </w:tcPr>
          <w:p w14:paraId="541F1416" w14:textId="77777777" w:rsidR="005E2E54" w:rsidRPr="003C32CA" w:rsidRDefault="005E2E54" w:rsidP="00B77F29">
            <w:pPr>
              <w:adjustRightInd w:val="0"/>
              <w:snapToGrid w:val="0"/>
              <w:jc w:val="center"/>
              <w:rPr>
                <w:sz w:val="20"/>
                <w:szCs w:val="20"/>
              </w:rPr>
            </w:pPr>
            <w:r w:rsidRPr="003C32CA">
              <w:rPr>
                <w:sz w:val="20"/>
                <w:szCs w:val="20"/>
              </w:rPr>
              <w:t>4</w:t>
            </w:r>
          </w:p>
        </w:tc>
        <w:tc>
          <w:tcPr>
            <w:tcW w:w="1225" w:type="dxa"/>
            <w:tcBorders>
              <w:top w:val="nil"/>
              <w:bottom w:val="nil"/>
            </w:tcBorders>
            <w:shd w:val="clear" w:color="auto" w:fill="auto"/>
          </w:tcPr>
          <w:p w14:paraId="4752743F" w14:textId="77777777" w:rsidR="005E2E54" w:rsidRPr="003C32CA" w:rsidRDefault="005E2E54" w:rsidP="00B77F29">
            <w:pPr>
              <w:adjustRightInd w:val="0"/>
              <w:snapToGrid w:val="0"/>
              <w:jc w:val="center"/>
              <w:rPr>
                <w:sz w:val="20"/>
                <w:szCs w:val="20"/>
              </w:rPr>
            </w:pPr>
            <w:r w:rsidRPr="003C32CA">
              <w:rPr>
                <w:sz w:val="20"/>
                <w:szCs w:val="20"/>
              </w:rPr>
              <w:t>0.667080</w:t>
            </w:r>
          </w:p>
        </w:tc>
      </w:tr>
      <w:tr w:rsidR="005E2E54" w:rsidRPr="00164B82" w14:paraId="24C9C385" w14:textId="77777777" w:rsidTr="00B77F29">
        <w:trPr>
          <w:trHeight w:val="145"/>
          <w:jc w:val="center"/>
        </w:trPr>
        <w:tc>
          <w:tcPr>
            <w:tcW w:w="1590" w:type="dxa"/>
            <w:tcBorders>
              <w:top w:val="nil"/>
              <w:bottom w:val="nil"/>
            </w:tcBorders>
            <w:shd w:val="clear" w:color="auto" w:fill="auto"/>
            <w:vAlign w:val="bottom"/>
          </w:tcPr>
          <w:p w14:paraId="2CD264EA" w14:textId="77777777" w:rsidR="005E2E54" w:rsidRPr="003C32CA" w:rsidRDefault="005E2E54" w:rsidP="00B77F29">
            <w:pPr>
              <w:adjustRightInd w:val="0"/>
              <w:snapToGrid w:val="0"/>
              <w:jc w:val="center"/>
              <w:rPr>
                <w:sz w:val="20"/>
                <w:szCs w:val="20"/>
              </w:rPr>
            </w:pPr>
            <w:r w:rsidRPr="003C32CA">
              <w:rPr>
                <w:sz w:val="20"/>
                <w:szCs w:val="20"/>
              </w:rPr>
              <w:t>19</w:t>
            </w:r>
          </w:p>
        </w:tc>
        <w:tc>
          <w:tcPr>
            <w:tcW w:w="1121" w:type="dxa"/>
            <w:tcBorders>
              <w:top w:val="nil"/>
              <w:bottom w:val="nil"/>
            </w:tcBorders>
            <w:shd w:val="clear" w:color="auto" w:fill="auto"/>
          </w:tcPr>
          <w:p w14:paraId="1E7640F2" w14:textId="77777777" w:rsidR="005E2E54" w:rsidRPr="003C32CA" w:rsidRDefault="005E2E54" w:rsidP="00B77F29">
            <w:pPr>
              <w:adjustRightInd w:val="0"/>
              <w:snapToGrid w:val="0"/>
              <w:jc w:val="center"/>
              <w:rPr>
                <w:sz w:val="20"/>
                <w:szCs w:val="20"/>
              </w:rPr>
            </w:pPr>
            <w:r w:rsidRPr="003C32CA">
              <w:rPr>
                <w:sz w:val="20"/>
                <w:szCs w:val="20"/>
              </w:rPr>
              <w:t>5</w:t>
            </w:r>
          </w:p>
        </w:tc>
        <w:tc>
          <w:tcPr>
            <w:tcW w:w="1123" w:type="dxa"/>
            <w:tcBorders>
              <w:top w:val="nil"/>
              <w:bottom w:val="nil"/>
            </w:tcBorders>
            <w:shd w:val="clear" w:color="auto" w:fill="auto"/>
          </w:tcPr>
          <w:p w14:paraId="39A658E2" w14:textId="77777777" w:rsidR="005E2E54" w:rsidRPr="003C32CA" w:rsidRDefault="005E2E54" w:rsidP="00B77F29">
            <w:pPr>
              <w:adjustRightInd w:val="0"/>
              <w:snapToGrid w:val="0"/>
              <w:jc w:val="center"/>
              <w:rPr>
                <w:sz w:val="20"/>
                <w:szCs w:val="20"/>
              </w:rPr>
            </w:pPr>
            <w:r w:rsidRPr="003C32CA">
              <w:rPr>
                <w:sz w:val="20"/>
                <w:szCs w:val="20"/>
              </w:rPr>
              <w:t>5</w:t>
            </w:r>
          </w:p>
        </w:tc>
        <w:tc>
          <w:tcPr>
            <w:tcW w:w="1225" w:type="dxa"/>
            <w:tcBorders>
              <w:top w:val="nil"/>
              <w:bottom w:val="nil"/>
            </w:tcBorders>
            <w:shd w:val="clear" w:color="auto" w:fill="auto"/>
          </w:tcPr>
          <w:p w14:paraId="3DACAF31" w14:textId="77777777" w:rsidR="005E2E54" w:rsidRPr="003C32CA" w:rsidRDefault="005E2E54" w:rsidP="00B77F29">
            <w:pPr>
              <w:adjustRightInd w:val="0"/>
              <w:snapToGrid w:val="0"/>
              <w:jc w:val="center"/>
              <w:rPr>
                <w:sz w:val="20"/>
                <w:szCs w:val="20"/>
              </w:rPr>
            </w:pPr>
            <w:r w:rsidRPr="003C32CA">
              <w:rPr>
                <w:sz w:val="20"/>
                <w:szCs w:val="20"/>
              </w:rPr>
              <w:t>0.611030</w:t>
            </w:r>
          </w:p>
        </w:tc>
      </w:tr>
      <w:tr w:rsidR="005E2E54" w:rsidRPr="00164B82" w14:paraId="02965906" w14:textId="77777777" w:rsidTr="00B77F29">
        <w:trPr>
          <w:trHeight w:val="145"/>
          <w:jc w:val="center"/>
        </w:trPr>
        <w:tc>
          <w:tcPr>
            <w:tcW w:w="1590" w:type="dxa"/>
            <w:tcBorders>
              <w:top w:val="nil"/>
              <w:bottom w:val="nil"/>
            </w:tcBorders>
            <w:shd w:val="clear" w:color="auto" w:fill="auto"/>
            <w:vAlign w:val="bottom"/>
          </w:tcPr>
          <w:p w14:paraId="6B5E7B30" w14:textId="77777777" w:rsidR="005E2E54" w:rsidRPr="003C32CA" w:rsidRDefault="005E2E54" w:rsidP="00B77F29">
            <w:pPr>
              <w:adjustRightInd w:val="0"/>
              <w:snapToGrid w:val="0"/>
              <w:jc w:val="center"/>
              <w:rPr>
                <w:sz w:val="20"/>
                <w:szCs w:val="20"/>
              </w:rPr>
            </w:pPr>
            <w:r w:rsidRPr="003C32CA">
              <w:rPr>
                <w:sz w:val="20"/>
                <w:szCs w:val="20"/>
              </w:rPr>
              <w:t>20</w:t>
            </w:r>
          </w:p>
        </w:tc>
        <w:tc>
          <w:tcPr>
            <w:tcW w:w="1121" w:type="dxa"/>
            <w:tcBorders>
              <w:top w:val="nil"/>
              <w:bottom w:val="nil"/>
            </w:tcBorders>
            <w:shd w:val="clear" w:color="auto" w:fill="auto"/>
          </w:tcPr>
          <w:p w14:paraId="22A8D148" w14:textId="77777777" w:rsidR="005E2E54" w:rsidRPr="003C32CA" w:rsidRDefault="005E2E54" w:rsidP="00B77F29">
            <w:pPr>
              <w:adjustRightInd w:val="0"/>
              <w:snapToGrid w:val="0"/>
              <w:jc w:val="center"/>
              <w:rPr>
                <w:sz w:val="20"/>
                <w:szCs w:val="20"/>
              </w:rPr>
            </w:pPr>
            <w:r w:rsidRPr="003C32CA">
              <w:rPr>
                <w:sz w:val="20"/>
                <w:szCs w:val="20"/>
              </w:rPr>
              <w:t>5</w:t>
            </w:r>
          </w:p>
        </w:tc>
        <w:tc>
          <w:tcPr>
            <w:tcW w:w="1123" w:type="dxa"/>
            <w:tcBorders>
              <w:top w:val="nil"/>
              <w:bottom w:val="nil"/>
            </w:tcBorders>
            <w:shd w:val="clear" w:color="auto" w:fill="auto"/>
          </w:tcPr>
          <w:p w14:paraId="41717FE9" w14:textId="77777777" w:rsidR="005E2E54" w:rsidRPr="003C32CA" w:rsidRDefault="005E2E54" w:rsidP="00B77F29">
            <w:pPr>
              <w:adjustRightInd w:val="0"/>
              <w:snapToGrid w:val="0"/>
              <w:jc w:val="center"/>
              <w:rPr>
                <w:sz w:val="20"/>
                <w:szCs w:val="20"/>
              </w:rPr>
            </w:pPr>
            <w:r w:rsidRPr="003C32CA">
              <w:rPr>
                <w:sz w:val="20"/>
                <w:szCs w:val="20"/>
              </w:rPr>
              <w:t>6</w:t>
            </w:r>
          </w:p>
        </w:tc>
        <w:tc>
          <w:tcPr>
            <w:tcW w:w="1225" w:type="dxa"/>
            <w:tcBorders>
              <w:top w:val="nil"/>
              <w:bottom w:val="nil"/>
            </w:tcBorders>
            <w:shd w:val="clear" w:color="auto" w:fill="auto"/>
          </w:tcPr>
          <w:p w14:paraId="3A44F5CC" w14:textId="77777777" w:rsidR="005E2E54" w:rsidRPr="003C32CA" w:rsidRDefault="005E2E54" w:rsidP="00B77F29">
            <w:pPr>
              <w:adjustRightInd w:val="0"/>
              <w:snapToGrid w:val="0"/>
              <w:jc w:val="center"/>
              <w:rPr>
                <w:sz w:val="20"/>
                <w:szCs w:val="20"/>
              </w:rPr>
            </w:pPr>
            <w:r w:rsidRPr="003C32CA">
              <w:rPr>
                <w:sz w:val="20"/>
                <w:szCs w:val="20"/>
              </w:rPr>
              <w:t>0.684753</w:t>
            </w:r>
          </w:p>
        </w:tc>
      </w:tr>
      <w:tr w:rsidR="005E2E54" w:rsidRPr="00164B82" w14:paraId="7EFABD49" w14:textId="77777777" w:rsidTr="00B77F29">
        <w:trPr>
          <w:trHeight w:val="145"/>
          <w:jc w:val="center"/>
        </w:trPr>
        <w:tc>
          <w:tcPr>
            <w:tcW w:w="1590" w:type="dxa"/>
            <w:tcBorders>
              <w:top w:val="nil"/>
              <w:bottom w:val="nil"/>
            </w:tcBorders>
            <w:shd w:val="clear" w:color="auto" w:fill="auto"/>
            <w:vAlign w:val="bottom"/>
          </w:tcPr>
          <w:p w14:paraId="5CE1DA59" w14:textId="77777777" w:rsidR="005E2E54" w:rsidRPr="003C32CA" w:rsidRDefault="005E2E54" w:rsidP="00B77F29">
            <w:pPr>
              <w:adjustRightInd w:val="0"/>
              <w:snapToGrid w:val="0"/>
              <w:jc w:val="center"/>
              <w:rPr>
                <w:sz w:val="20"/>
                <w:szCs w:val="20"/>
              </w:rPr>
            </w:pPr>
            <w:r w:rsidRPr="003C32CA">
              <w:rPr>
                <w:sz w:val="20"/>
                <w:szCs w:val="20"/>
              </w:rPr>
              <w:t>21</w:t>
            </w:r>
          </w:p>
        </w:tc>
        <w:tc>
          <w:tcPr>
            <w:tcW w:w="1121" w:type="dxa"/>
            <w:tcBorders>
              <w:top w:val="nil"/>
              <w:bottom w:val="nil"/>
            </w:tcBorders>
            <w:shd w:val="clear" w:color="auto" w:fill="auto"/>
          </w:tcPr>
          <w:p w14:paraId="5F8277C0" w14:textId="77777777" w:rsidR="005E2E54" w:rsidRPr="003C32CA" w:rsidRDefault="005E2E54" w:rsidP="00B77F29">
            <w:pPr>
              <w:adjustRightInd w:val="0"/>
              <w:snapToGrid w:val="0"/>
              <w:jc w:val="center"/>
              <w:rPr>
                <w:sz w:val="20"/>
                <w:szCs w:val="20"/>
              </w:rPr>
            </w:pPr>
            <w:r w:rsidRPr="003C32CA">
              <w:rPr>
                <w:sz w:val="20"/>
                <w:szCs w:val="20"/>
              </w:rPr>
              <w:t>6</w:t>
            </w:r>
          </w:p>
        </w:tc>
        <w:tc>
          <w:tcPr>
            <w:tcW w:w="1123" w:type="dxa"/>
            <w:tcBorders>
              <w:top w:val="nil"/>
              <w:bottom w:val="nil"/>
            </w:tcBorders>
            <w:shd w:val="clear" w:color="auto" w:fill="auto"/>
          </w:tcPr>
          <w:p w14:paraId="2B38F56A" w14:textId="77777777" w:rsidR="005E2E54" w:rsidRPr="003C32CA" w:rsidRDefault="005E2E54" w:rsidP="00B77F29">
            <w:pPr>
              <w:adjustRightInd w:val="0"/>
              <w:snapToGrid w:val="0"/>
              <w:jc w:val="center"/>
              <w:rPr>
                <w:sz w:val="20"/>
                <w:szCs w:val="20"/>
              </w:rPr>
            </w:pPr>
            <w:r w:rsidRPr="003C32CA">
              <w:rPr>
                <w:sz w:val="20"/>
                <w:szCs w:val="20"/>
              </w:rPr>
              <w:t>2</w:t>
            </w:r>
          </w:p>
        </w:tc>
        <w:tc>
          <w:tcPr>
            <w:tcW w:w="1225" w:type="dxa"/>
            <w:tcBorders>
              <w:top w:val="nil"/>
              <w:bottom w:val="nil"/>
            </w:tcBorders>
            <w:shd w:val="clear" w:color="auto" w:fill="auto"/>
          </w:tcPr>
          <w:p w14:paraId="432BB63B" w14:textId="77777777" w:rsidR="005E2E54" w:rsidRPr="003C32CA" w:rsidRDefault="005E2E54" w:rsidP="00B77F29">
            <w:pPr>
              <w:adjustRightInd w:val="0"/>
              <w:snapToGrid w:val="0"/>
              <w:jc w:val="center"/>
              <w:rPr>
                <w:sz w:val="20"/>
                <w:szCs w:val="20"/>
              </w:rPr>
            </w:pPr>
            <w:r w:rsidRPr="003C32CA">
              <w:rPr>
                <w:sz w:val="20"/>
                <w:szCs w:val="20"/>
              </w:rPr>
              <w:t>0.790138</w:t>
            </w:r>
          </w:p>
        </w:tc>
      </w:tr>
      <w:tr w:rsidR="005E2E54" w:rsidRPr="00164B82" w14:paraId="5859918F" w14:textId="77777777" w:rsidTr="00B77F29">
        <w:trPr>
          <w:trHeight w:val="145"/>
          <w:jc w:val="center"/>
        </w:trPr>
        <w:tc>
          <w:tcPr>
            <w:tcW w:w="1590" w:type="dxa"/>
            <w:tcBorders>
              <w:top w:val="nil"/>
              <w:bottom w:val="nil"/>
            </w:tcBorders>
            <w:shd w:val="clear" w:color="auto" w:fill="auto"/>
            <w:vAlign w:val="bottom"/>
          </w:tcPr>
          <w:p w14:paraId="743CA123" w14:textId="77777777" w:rsidR="005E2E54" w:rsidRPr="003C32CA" w:rsidRDefault="005E2E54" w:rsidP="00B77F29">
            <w:pPr>
              <w:adjustRightInd w:val="0"/>
              <w:snapToGrid w:val="0"/>
              <w:jc w:val="center"/>
              <w:rPr>
                <w:sz w:val="20"/>
                <w:szCs w:val="20"/>
              </w:rPr>
            </w:pPr>
            <w:r w:rsidRPr="003C32CA">
              <w:rPr>
                <w:sz w:val="20"/>
                <w:szCs w:val="20"/>
              </w:rPr>
              <w:t>22</w:t>
            </w:r>
          </w:p>
        </w:tc>
        <w:tc>
          <w:tcPr>
            <w:tcW w:w="1121" w:type="dxa"/>
            <w:tcBorders>
              <w:top w:val="nil"/>
              <w:bottom w:val="nil"/>
            </w:tcBorders>
            <w:shd w:val="clear" w:color="auto" w:fill="auto"/>
          </w:tcPr>
          <w:p w14:paraId="54FEB339" w14:textId="77777777" w:rsidR="005E2E54" w:rsidRPr="003C32CA" w:rsidRDefault="005E2E54" w:rsidP="00B77F29">
            <w:pPr>
              <w:adjustRightInd w:val="0"/>
              <w:snapToGrid w:val="0"/>
              <w:jc w:val="center"/>
              <w:rPr>
                <w:sz w:val="20"/>
                <w:szCs w:val="20"/>
              </w:rPr>
            </w:pPr>
            <w:r w:rsidRPr="003C32CA">
              <w:rPr>
                <w:sz w:val="20"/>
                <w:szCs w:val="20"/>
              </w:rPr>
              <w:t>6</w:t>
            </w:r>
          </w:p>
        </w:tc>
        <w:tc>
          <w:tcPr>
            <w:tcW w:w="1123" w:type="dxa"/>
            <w:tcBorders>
              <w:top w:val="nil"/>
              <w:bottom w:val="nil"/>
            </w:tcBorders>
            <w:shd w:val="clear" w:color="auto" w:fill="auto"/>
          </w:tcPr>
          <w:p w14:paraId="4A2E871F" w14:textId="77777777" w:rsidR="005E2E54" w:rsidRPr="003C32CA" w:rsidRDefault="005E2E54" w:rsidP="00B77F29">
            <w:pPr>
              <w:adjustRightInd w:val="0"/>
              <w:snapToGrid w:val="0"/>
              <w:jc w:val="center"/>
              <w:rPr>
                <w:sz w:val="20"/>
                <w:szCs w:val="20"/>
              </w:rPr>
            </w:pPr>
            <w:r w:rsidRPr="003C32CA">
              <w:rPr>
                <w:sz w:val="20"/>
                <w:szCs w:val="20"/>
              </w:rPr>
              <w:t>3</w:t>
            </w:r>
          </w:p>
        </w:tc>
        <w:tc>
          <w:tcPr>
            <w:tcW w:w="1225" w:type="dxa"/>
            <w:tcBorders>
              <w:top w:val="nil"/>
              <w:bottom w:val="nil"/>
            </w:tcBorders>
            <w:shd w:val="clear" w:color="auto" w:fill="auto"/>
          </w:tcPr>
          <w:p w14:paraId="76027BF0" w14:textId="77777777" w:rsidR="005E2E54" w:rsidRPr="003C32CA" w:rsidRDefault="005E2E54" w:rsidP="00B77F29">
            <w:pPr>
              <w:adjustRightInd w:val="0"/>
              <w:snapToGrid w:val="0"/>
              <w:jc w:val="center"/>
              <w:rPr>
                <w:sz w:val="20"/>
                <w:szCs w:val="20"/>
              </w:rPr>
            </w:pPr>
            <w:r w:rsidRPr="003C32CA">
              <w:rPr>
                <w:sz w:val="20"/>
                <w:szCs w:val="20"/>
              </w:rPr>
              <w:t>0.728888</w:t>
            </w:r>
          </w:p>
        </w:tc>
      </w:tr>
      <w:tr w:rsidR="005E2E54" w:rsidRPr="00164B82" w14:paraId="62189EF6" w14:textId="77777777" w:rsidTr="00B77F29">
        <w:trPr>
          <w:trHeight w:val="145"/>
          <w:jc w:val="center"/>
        </w:trPr>
        <w:tc>
          <w:tcPr>
            <w:tcW w:w="1590" w:type="dxa"/>
            <w:tcBorders>
              <w:top w:val="nil"/>
              <w:bottom w:val="nil"/>
            </w:tcBorders>
            <w:shd w:val="clear" w:color="auto" w:fill="auto"/>
            <w:vAlign w:val="bottom"/>
          </w:tcPr>
          <w:p w14:paraId="7F320006" w14:textId="77777777" w:rsidR="005E2E54" w:rsidRPr="003C32CA" w:rsidRDefault="005E2E54" w:rsidP="00B77F29">
            <w:pPr>
              <w:adjustRightInd w:val="0"/>
              <w:snapToGrid w:val="0"/>
              <w:jc w:val="center"/>
              <w:rPr>
                <w:sz w:val="20"/>
                <w:szCs w:val="20"/>
              </w:rPr>
            </w:pPr>
            <w:r w:rsidRPr="003C32CA">
              <w:rPr>
                <w:sz w:val="20"/>
                <w:szCs w:val="20"/>
              </w:rPr>
              <w:t>23</w:t>
            </w:r>
          </w:p>
        </w:tc>
        <w:tc>
          <w:tcPr>
            <w:tcW w:w="1121" w:type="dxa"/>
            <w:tcBorders>
              <w:top w:val="nil"/>
              <w:bottom w:val="nil"/>
            </w:tcBorders>
            <w:shd w:val="clear" w:color="auto" w:fill="auto"/>
          </w:tcPr>
          <w:p w14:paraId="3C37E7A8" w14:textId="77777777" w:rsidR="005E2E54" w:rsidRPr="003C32CA" w:rsidRDefault="005E2E54" w:rsidP="00B77F29">
            <w:pPr>
              <w:adjustRightInd w:val="0"/>
              <w:snapToGrid w:val="0"/>
              <w:jc w:val="center"/>
              <w:rPr>
                <w:sz w:val="20"/>
                <w:szCs w:val="20"/>
              </w:rPr>
            </w:pPr>
            <w:r w:rsidRPr="003C32CA">
              <w:rPr>
                <w:sz w:val="20"/>
                <w:szCs w:val="20"/>
              </w:rPr>
              <w:t>6</w:t>
            </w:r>
          </w:p>
        </w:tc>
        <w:tc>
          <w:tcPr>
            <w:tcW w:w="1123" w:type="dxa"/>
            <w:tcBorders>
              <w:top w:val="nil"/>
              <w:bottom w:val="nil"/>
            </w:tcBorders>
            <w:shd w:val="clear" w:color="auto" w:fill="auto"/>
          </w:tcPr>
          <w:p w14:paraId="47BEED13" w14:textId="77777777" w:rsidR="005E2E54" w:rsidRPr="003C32CA" w:rsidRDefault="005E2E54" w:rsidP="00B77F29">
            <w:pPr>
              <w:adjustRightInd w:val="0"/>
              <w:snapToGrid w:val="0"/>
              <w:jc w:val="center"/>
              <w:rPr>
                <w:sz w:val="20"/>
                <w:szCs w:val="20"/>
              </w:rPr>
            </w:pPr>
            <w:r w:rsidRPr="003C32CA">
              <w:rPr>
                <w:sz w:val="20"/>
                <w:szCs w:val="20"/>
              </w:rPr>
              <w:t>4</w:t>
            </w:r>
          </w:p>
        </w:tc>
        <w:tc>
          <w:tcPr>
            <w:tcW w:w="1225" w:type="dxa"/>
            <w:tcBorders>
              <w:top w:val="nil"/>
              <w:bottom w:val="nil"/>
            </w:tcBorders>
            <w:shd w:val="clear" w:color="auto" w:fill="auto"/>
          </w:tcPr>
          <w:p w14:paraId="0299D1F7" w14:textId="77777777" w:rsidR="005E2E54" w:rsidRPr="003C32CA" w:rsidRDefault="005E2E54" w:rsidP="00B77F29">
            <w:pPr>
              <w:adjustRightInd w:val="0"/>
              <w:snapToGrid w:val="0"/>
              <w:jc w:val="center"/>
              <w:rPr>
                <w:sz w:val="20"/>
                <w:szCs w:val="20"/>
              </w:rPr>
            </w:pPr>
            <w:r w:rsidRPr="003C32CA">
              <w:rPr>
                <w:sz w:val="20"/>
                <w:szCs w:val="20"/>
              </w:rPr>
              <w:t>0.705961</w:t>
            </w:r>
          </w:p>
        </w:tc>
      </w:tr>
      <w:tr w:rsidR="005E2E54" w:rsidRPr="00164B82" w14:paraId="0059A8D2" w14:textId="77777777" w:rsidTr="00B77F29">
        <w:trPr>
          <w:trHeight w:val="145"/>
          <w:jc w:val="center"/>
        </w:trPr>
        <w:tc>
          <w:tcPr>
            <w:tcW w:w="1590" w:type="dxa"/>
            <w:tcBorders>
              <w:top w:val="nil"/>
              <w:bottom w:val="nil"/>
            </w:tcBorders>
            <w:shd w:val="clear" w:color="auto" w:fill="auto"/>
            <w:vAlign w:val="bottom"/>
          </w:tcPr>
          <w:p w14:paraId="65971FFB" w14:textId="77777777" w:rsidR="005E2E54" w:rsidRPr="003C32CA" w:rsidRDefault="005E2E54" w:rsidP="00B77F29">
            <w:pPr>
              <w:adjustRightInd w:val="0"/>
              <w:snapToGrid w:val="0"/>
              <w:jc w:val="center"/>
              <w:rPr>
                <w:sz w:val="20"/>
                <w:szCs w:val="20"/>
              </w:rPr>
            </w:pPr>
            <w:r w:rsidRPr="003C32CA">
              <w:rPr>
                <w:sz w:val="20"/>
                <w:szCs w:val="20"/>
              </w:rPr>
              <w:t>24</w:t>
            </w:r>
          </w:p>
        </w:tc>
        <w:tc>
          <w:tcPr>
            <w:tcW w:w="1121" w:type="dxa"/>
            <w:tcBorders>
              <w:top w:val="nil"/>
              <w:bottom w:val="nil"/>
            </w:tcBorders>
            <w:shd w:val="clear" w:color="auto" w:fill="auto"/>
          </w:tcPr>
          <w:p w14:paraId="71B2BE24" w14:textId="77777777" w:rsidR="005E2E54" w:rsidRPr="003C32CA" w:rsidRDefault="005E2E54" w:rsidP="00B77F29">
            <w:pPr>
              <w:adjustRightInd w:val="0"/>
              <w:snapToGrid w:val="0"/>
              <w:jc w:val="center"/>
              <w:rPr>
                <w:sz w:val="20"/>
                <w:szCs w:val="20"/>
              </w:rPr>
            </w:pPr>
            <w:r w:rsidRPr="003C32CA">
              <w:rPr>
                <w:sz w:val="20"/>
                <w:szCs w:val="20"/>
              </w:rPr>
              <w:t>6</w:t>
            </w:r>
          </w:p>
        </w:tc>
        <w:tc>
          <w:tcPr>
            <w:tcW w:w="1123" w:type="dxa"/>
            <w:tcBorders>
              <w:top w:val="nil"/>
              <w:bottom w:val="nil"/>
            </w:tcBorders>
            <w:shd w:val="clear" w:color="auto" w:fill="auto"/>
          </w:tcPr>
          <w:p w14:paraId="713562BC" w14:textId="77777777" w:rsidR="005E2E54" w:rsidRPr="003C32CA" w:rsidRDefault="005E2E54" w:rsidP="00B77F29">
            <w:pPr>
              <w:adjustRightInd w:val="0"/>
              <w:snapToGrid w:val="0"/>
              <w:jc w:val="center"/>
              <w:rPr>
                <w:sz w:val="20"/>
                <w:szCs w:val="20"/>
              </w:rPr>
            </w:pPr>
            <w:r w:rsidRPr="003C32CA">
              <w:rPr>
                <w:sz w:val="20"/>
                <w:szCs w:val="20"/>
              </w:rPr>
              <w:t>5</w:t>
            </w:r>
          </w:p>
        </w:tc>
        <w:tc>
          <w:tcPr>
            <w:tcW w:w="1225" w:type="dxa"/>
            <w:tcBorders>
              <w:top w:val="nil"/>
              <w:bottom w:val="nil"/>
            </w:tcBorders>
            <w:shd w:val="clear" w:color="auto" w:fill="auto"/>
          </w:tcPr>
          <w:p w14:paraId="2819C9A6" w14:textId="77777777" w:rsidR="005E2E54" w:rsidRPr="003C32CA" w:rsidRDefault="005E2E54" w:rsidP="00B77F29">
            <w:pPr>
              <w:adjustRightInd w:val="0"/>
              <w:snapToGrid w:val="0"/>
              <w:jc w:val="center"/>
              <w:rPr>
                <w:sz w:val="20"/>
                <w:szCs w:val="20"/>
              </w:rPr>
            </w:pPr>
            <w:r w:rsidRPr="003C32CA">
              <w:rPr>
                <w:sz w:val="20"/>
                <w:szCs w:val="20"/>
              </w:rPr>
              <w:t>0.686460</w:t>
            </w:r>
          </w:p>
        </w:tc>
      </w:tr>
      <w:tr w:rsidR="005E2E54" w:rsidRPr="00164B82" w14:paraId="48F2BDF5" w14:textId="77777777" w:rsidTr="00B77F29">
        <w:trPr>
          <w:trHeight w:val="145"/>
          <w:jc w:val="center"/>
        </w:trPr>
        <w:tc>
          <w:tcPr>
            <w:tcW w:w="1590" w:type="dxa"/>
            <w:tcBorders>
              <w:top w:val="nil"/>
            </w:tcBorders>
            <w:shd w:val="clear" w:color="auto" w:fill="auto"/>
            <w:vAlign w:val="bottom"/>
          </w:tcPr>
          <w:p w14:paraId="0AAE26A8" w14:textId="77777777" w:rsidR="005E2E54" w:rsidRPr="003C32CA" w:rsidRDefault="005E2E54" w:rsidP="00B77F29">
            <w:pPr>
              <w:adjustRightInd w:val="0"/>
              <w:snapToGrid w:val="0"/>
              <w:jc w:val="center"/>
              <w:rPr>
                <w:sz w:val="20"/>
                <w:szCs w:val="20"/>
              </w:rPr>
            </w:pPr>
            <w:r w:rsidRPr="003C32CA">
              <w:rPr>
                <w:sz w:val="20"/>
                <w:szCs w:val="20"/>
              </w:rPr>
              <w:t>25</w:t>
            </w:r>
          </w:p>
        </w:tc>
        <w:tc>
          <w:tcPr>
            <w:tcW w:w="1121" w:type="dxa"/>
            <w:tcBorders>
              <w:top w:val="nil"/>
            </w:tcBorders>
            <w:shd w:val="clear" w:color="auto" w:fill="auto"/>
          </w:tcPr>
          <w:p w14:paraId="560DAE82" w14:textId="77777777" w:rsidR="005E2E54" w:rsidRPr="003C32CA" w:rsidRDefault="005E2E54" w:rsidP="00B77F29">
            <w:pPr>
              <w:adjustRightInd w:val="0"/>
              <w:snapToGrid w:val="0"/>
              <w:jc w:val="center"/>
              <w:rPr>
                <w:sz w:val="20"/>
                <w:szCs w:val="20"/>
              </w:rPr>
            </w:pPr>
            <w:r w:rsidRPr="003C32CA">
              <w:rPr>
                <w:sz w:val="20"/>
                <w:szCs w:val="20"/>
              </w:rPr>
              <w:t>6</w:t>
            </w:r>
          </w:p>
        </w:tc>
        <w:tc>
          <w:tcPr>
            <w:tcW w:w="1123" w:type="dxa"/>
            <w:tcBorders>
              <w:top w:val="nil"/>
            </w:tcBorders>
            <w:shd w:val="clear" w:color="auto" w:fill="auto"/>
          </w:tcPr>
          <w:p w14:paraId="65EC9146" w14:textId="77777777" w:rsidR="005E2E54" w:rsidRPr="003C32CA" w:rsidRDefault="005E2E54" w:rsidP="00B77F29">
            <w:pPr>
              <w:adjustRightInd w:val="0"/>
              <w:snapToGrid w:val="0"/>
              <w:jc w:val="center"/>
              <w:rPr>
                <w:sz w:val="20"/>
                <w:szCs w:val="20"/>
              </w:rPr>
            </w:pPr>
            <w:r w:rsidRPr="003C32CA">
              <w:rPr>
                <w:sz w:val="20"/>
                <w:szCs w:val="20"/>
              </w:rPr>
              <w:t>6</w:t>
            </w:r>
          </w:p>
        </w:tc>
        <w:tc>
          <w:tcPr>
            <w:tcW w:w="1225" w:type="dxa"/>
            <w:tcBorders>
              <w:top w:val="nil"/>
            </w:tcBorders>
            <w:shd w:val="clear" w:color="auto" w:fill="auto"/>
          </w:tcPr>
          <w:p w14:paraId="3F8E161A" w14:textId="77777777" w:rsidR="005E2E54" w:rsidRPr="003C32CA" w:rsidRDefault="005E2E54" w:rsidP="00B77F29">
            <w:pPr>
              <w:adjustRightInd w:val="0"/>
              <w:snapToGrid w:val="0"/>
              <w:jc w:val="center"/>
              <w:rPr>
                <w:sz w:val="20"/>
                <w:szCs w:val="20"/>
              </w:rPr>
            </w:pPr>
            <w:r w:rsidRPr="003C32CA">
              <w:rPr>
                <w:sz w:val="20"/>
                <w:szCs w:val="20"/>
              </w:rPr>
              <w:t>0.637642</w:t>
            </w:r>
          </w:p>
        </w:tc>
      </w:tr>
    </w:tbl>
    <w:p w14:paraId="236E4A08" w14:textId="21F6512F" w:rsidR="005E2E54" w:rsidRPr="003C32CA" w:rsidRDefault="005E2E54" w:rsidP="003C32CA">
      <w:pPr>
        <w:spacing w:line="460" w:lineRule="exact"/>
        <w:jc w:val="center"/>
        <w:rPr>
          <w:rFonts w:eastAsia="楷体"/>
          <w:szCs w:val="21"/>
        </w:rPr>
      </w:pPr>
      <w:r w:rsidRPr="003C32CA">
        <w:rPr>
          <w:rFonts w:eastAsia="楷体"/>
          <w:szCs w:val="21"/>
        </w:rPr>
        <w:t>表</w:t>
      </w:r>
      <w:r w:rsidRPr="003C32CA">
        <w:rPr>
          <w:rFonts w:eastAsia="楷体"/>
          <w:szCs w:val="21"/>
        </w:rPr>
        <w:t>3-4</w:t>
      </w:r>
      <w:r w:rsidRPr="003C32CA">
        <w:rPr>
          <w:rFonts w:eastAsia="楷体"/>
          <w:szCs w:val="21"/>
        </w:rPr>
        <w:t>不同参数水平下的</w:t>
      </w:r>
      <w:r w:rsidRPr="003C32CA">
        <w:rPr>
          <w:rFonts w:eastAsia="楷体"/>
          <w:szCs w:val="21"/>
        </w:rPr>
        <w:t>ARPI</w:t>
      </w:r>
    </w:p>
    <w:tbl>
      <w:tblPr>
        <w:tblW w:w="0" w:type="auto"/>
        <w:jc w:val="center"/>
        <w:tblBorders>
          <w:top w:val="single" w:sz="12" w:space="0" w:color="auto"/>
          <w:bottom w:val="single" w:sz="12" w:space="0" w:color="auto"/>
        </w:tblBorders>
        <w:tblLook w:val="04A0" w:firstRow="1" w:lastRow="0" w:firstColumn="1" w:lastColumn="0" w:noHBand="0" w:noVBand="1"/>
      </w:tblPr>
      <w:tblGrid>
        <w:gridCol w:w="1104"/>
        <w:gridCol w:w="1104"/>
        <w:gridCol w:w="1105"/>
      </w:tblGrid>
      <w:tr w:rsidR="005E2E54" w:rsidRPr="00671FE4" w14:paraId="654D27BE" w14:textId="77777777" w:rsidTr="00B77F29">
        <w:trPr>
          <w:trHeight w:val="51"/>
          <w:jc w:val="center"/>
        </w:trPr>
        <w:tc>
          <w:tcPr>
            <w:tcW w:w="1104" w:type="dxa"/>
            <w:tcBorders>
              <w:top w:val="single" w:sz="6" w:space="0" w:color="auto"/>
              <w:bottom w:val="single" w:sz="6" w:space="0" w:color="auto"/>
            </w:tcBorders>
            <w:shd w:val="clear" w:color="auto" w:fill="auto"/>
          </w:tcPr>
          <w:p w14:paraId="591AC934" w14:textId="77777777" w:rsidR="005E2E54" w:rsidRPr="003C32CA" w:rsidRDefault="005E2E54" w:rsidP="00B77F29">
            <w:pPr>
              <w:adjustRightInd w:val="0"/>
              <w:snapToGrid w:val="0"/>
              <w:jc w:val="center"/>
              <w:rPr>
                <w:sz w:val="20"/>
                <w:szCs w:val="20"/>
              </w:rPr>
            </w:pPr>
            <w:r w:rsidRPr="003C32CA">
              <w:rPr>
                <w:rFonts w:hint="eastAsia"/>
                <w:sz w:val="20"/>
                <w:szCs w:val="20"/>
              </w:rPr>
              <w:t>水平</w:t>
            </w:r>
          </w:p>
        </w:tc>
        <w:tc>
          <w:tcPr>
            <w:tcW w:w="1104" w:type="dxa"/>
            <w:tcBorders>
              <w:top w:val="single" w:sz="6" w:space="0" w:color="auto"/>
              <w:bottom w:val="single" w:sz="6" w:space="0" w:color="auto"/>
            </w:tcBorders>
            <w:shd w:val="clear" w:color="auto" w:fill="auto"/>
          </w:tcPr>
          <w:p w14:paraId="73A5C7D9" w14:textId="77777777" w:rsidR="005E2E54" w:rsidRPr="003C32CA" w:rsidRDefault="005E2E54" w:rsidP="00B77F29">
            <w:pPr>
              <w:adjustRightInd w:val="0"/>
              <w:snapToGrid w:val="0"/>
              <w:jc w:val="center"/>
              <w:rPr>
                <w:i/>
                <w:iCs/>
                <w:sz w:val="20"/>
                <w:szCs w:val="20"/>
              </w:rPr>
            </w:pPr>
            <w:r w:rsidRPr="003C32CA">
              <w:rPr>
                <w:i/>
                <w:iCs/>
                <w:sz w:val="20"/>
                <w:szCs w:val="20"/>
              </w:rPr>
              <w:t>d</w:t>
            </w:r>
          </w:p>
        </w:tc>
        <w:tc>
          <w:tcPr>
            <w:tcW w:w="1105" w:type="dxa"/>
            <w:tcBorders>
              <w:top w:val="single" w:sz="6" w:space="0" w:color="auto"/>
              <w:bottom w:val="single" w:sz="6" w:space="0" w:color="auto"/>
            </w:tcBorders>
            <w:shd w:val="clear" w:color="auto" w:fill="auto"/>
          </w:tcPr>
          <w:p w14:paraId="39F0C89E" w14:textId="77777777" w:rsidR="005E2E54" w:rsidRPr="003C32CA" w:rsidRDefault="005E2E54" w:rsidP="00B77F29">
            <w:pPr>
              <w:adjustRightInd w:val="0"/>
              <w:snapToGrid w:val="0"/>
              <w:jc w:val="center"/>
              <w:rPr>
                <w:i/>
                <w:iCs/>
                <w:sz w:val="20"/>
                <w:szCs w:val="20"/>
              </w:rPr>
            </w:pPr>
            <w:r w:rsidRPr="003C32CA">
              <w:rPr>
                <w:i/>
                <w:iCs/>
                <w:sz w:val="20"/>
                <w:szCs w:val="20"/>
              </w:rPr>
              <w:t>R</w:t>
            </w:r>
          </w:p>
        </w:tc>
      </w:tr>
      <w:tr w:rsidR="005E2E54" w:rsidRPr="00671FE4" w14:paraId="09A5499A" w14:textId="77777777" w:rsidTr="00B77F29">
        <w:trPr>
          <w:trHeight w:val="53"/>
          <w:jc w:val="center"/>
        </w:trPr>
        <w:tc>
          <w:tcPr>
            <w:tcW w:w="1104" w:type="dxa"/>
            <w:tcBorders>
              <w:top w:val="single" w:sz="6" w:space="0" w:color="auto"/>
            </w:tcBorders>
            <w:shd w:val="clear" w:color="auto" w:fill="auto"/>
          </w:tcPr>
          <w:p w14:paraId="5BFA95C3" w14:textId="77777777" w:rsidR="005E2E54" w:rsidRPr="003C32CA" w:rsidRDefault="005E2E54" w:rsidP="00B77F29">
            <w:pPr>
              <w:adjustRightInd w:val="0"/>
              <w:snapToGrid w:val="0"/>
              <w:jc w:val="center"/>
              <w:rPr>
                <w:sz w:val="20"/>
                <w:szCs w:val="20"/>
              </w:rPr>
            </w:pPr>
            <w:r w:rsidRPr="003C32CA">
              <w:rPr>
                <w:sz w:val="20"/>
                <w:szCs w:val="20"/>
              </w:rPr>
              <w:t>1</w:t>
            </w:r>
          </w:p>
        </w:tc>
        <w:tc>
          <w:tcPr>
            <w:tcW w:w="1104" w:type="dxa"/>
            <w:tcBorders>
              <w:top w:val="single" w:sz="6" w:space="0" w:color="auto"/>
            </w:tcBorders>
            <w:shd w:val="clear" w:color="auto" w:fill="auto"/>
            <w:vAlign w:val="bottom"/>
          </w:tcPr>
          <w:p w14:paraId="37504FB4" w14:textId="77777777" w:rsidR="005E2E54" w:rsidRPr="003C32CA" w:rsidRDefault="005E2E54" w:rsidP="00B77F29">
            <w:pPr>
              <w:adjustRightInd w:val="0"/>
              <w:snapToGrid w:val="0"/>
              <w:jc w:val="center"/>
              <w:rPr>
                <w:sz w:val="20"/>
                <w:szCs w:val="20"/>
              </w:rPr>
            </w:pPr>
            <w:r w:rsidRPr="003C32CA">
              <w:rPr>
                <w:color w:val="000000"/>
                <w:sz w:val="20"/>
                <w:szCs w:val="20"/>
              </w:rPr>
              <w:t>0.7857</w:t>
            </w:r>
          </w:p>
        </w:tc>
        <w:tc>
          <w:tcPr>
            <w:tcW w:w="1105" w:type="dxa"/>
            <w:tcBorders>
              <w:top w:val="single" w:sz="6" w:space="0" w:color="auto"/>
            </w:tcBorders>
            <w:shd w:val="clear" w:color="auto" w:fill="auto"/>
            <w:vAlign w:val="bottom"/>
          </w:tcPr>
          <w:p w14:paraId="1F0E7B84" w14:textId="77777777" w:rsidR="005E2E54" w:rsidRPr="003C32CA" w:rsidRDefault="005E2E54" w:rsidP="00B77F29">
            <w:pPr>
              <w:adjustRightInd w:val="0"/>
              <w:snapToGrid w:val="0"/>
              <w:jc w:val="center"/>
              <w:rPr>
                <w:sz w:val="20"/>
                <w:szCs w:val="20"/>
              </w:rPr>
            </w:pPr>
            <w:r w:rsidRPr="003C32CA">
              <w:rPr>
                <w:color w:val="000000"/>
                <w:sz w:val="20"/>
                <w:szCs w:val="20"/>
              </w:rPr>
              <w:t>0.7702</w:t>
            </w:r>
          </w:p>
        </w:tc>
      </w:tr>
      <w:tr w:rsidR="005E2E54" w:rsidRPr="00671FE4" w14:paraId="0E5C2E02" w14:textId="77777777" w:rsidTr="00B77F29">
        <w:trPr>
          <w:trHeight w:val="51"/>
          <w:jc w:val="center"/>
        </w:trPr>
        <w:tc>
          <w:tcPr>
            <w:tcW w:w="1104" w:type="dxa"/>
            <w:shd w:val="clear" w:color="auto" w:fill="auto"/>
          </w:tcPr>
          <w:p w14:paraId="250559D6" w14:textId="77777777" w:rsidR="005E2E54" w:rsidRPr="003C32CA" w:rsidRDefault="005E2E54" w:rsidP="00B77F29">
            <w:pPr>
              <w:adjustRightInd w:val="0"/>
              <w:snapToGrid w:val="0"/>
              <w:jc w:val="center"/>
              <w:rPr>
                <w:sz w:val="20"/>
                <w:szCs w:val="20"/>
              </w:rPr>
            </w:pPr>
            <w:r w:rsidRPr="003C32CA">
              <w:rPr>
                <w:sz w:val="20"/>
                <w:szCs w:val="20"/>
              </w:rPr>
              <w:t>2</w:t>
            </w:r>
          </w:p>
        </w:tc>
        <w:tc>
          <w:tcPr>
            <w:tcW w:w="1104" w:type="dxa"/>
            <w:shd w:val="clear" w:color="auto" w:fill="auto"/>
            <w:vAlign w:val="bottom"/>
          </w:tcPr>
          <w:p w14:paraId="595425C1" w14:textId="77777777" w:rsidR="005E2E54" w:rsidRPr="003C32CA" w:rsidRDefault="005E2E54" w:rsidP="00B77F29">
            <w:pPr>
              <w:adjustRightInd w:val="0"/>
              <w:snapToGrid w:val="0"/>
              <w:jc w:val="center"/>
              <w:rPr>
                <w:sz w:val="20"/>
                <w:szCs w:val="20"/>
              </w:rPr>
            </w:pPr>
            <w:r w:rsidRPr="003C32CA">
              <w:rPr>
                <w:color w:val="000000"/>
                <w:sz w:val="20"/>
                <w:szCs w:val="20"/>
              </w:rPr>
              <w:t>0.7376</w:t>
            </w:r>
          </w:p>
        </w:tc>
        <w:tc>
          <w:tcPr>
            <w:tcW w:w="1105" w:type="dxa"/>
            <w:shd w:val="clear" w:color="auto" w:fill="auto"/>
            <w:vAlign w:val="bottom"/>
          </w:tcPr>
          <w:p w14:paraId="0C39541A" w14:textId="77777777" w:rsidR="005E2E54" w:rsidRPr="003C32CA" w:rsidRDefault="005E2E54" w:rsidP="00B77F29">
            <w:pPr>
              <w:adjustRightInd w:val="0"/>
              <w:snapToGrid w:val="0"/>
              <w:jc w:val="center"/>
              <w:rPr>
                <w:sz w:val="20"/>
                <w:szCs w:val="20"/>
              </w:rPr>
            </w:pPr>
            <w:r w:rsidRPr="003C32CA">
              <w:rPr>
                <w:color w:val="000000"/>
                <w:sz w:val="20"/>
                <w:szCs w:val="20"/>
              </w:rPr>
              <w:t>0.7466</w:t>
            </w:r>
          </w:p>
        </w:tc>
      </w:tr>
      <w:tr w:rsidR="005E2E54" w:rsidRPr="00671FE4" w14:paraId="03EABB00" w14:textId="77777777" w:rsidTr="00B77F29">
        <w:trPr>
          <w:trHeight w:val="51"/>
          <w:jc w:val="center"/>
        </w:trPr>
        <w:tc>
          <w:tcPr>
            <w:tcW w:w="1104" w:type="dxa"/>
            <w:shd w:val="clear" w:color="auto" w:fill="auto"/>
          </w:tcPr>
          <w:p w14:paraId="015DBDED" w14:textId="77777777" w:rsidR="005E2E54" w:rsidRPr="003C32CA" w:rsidRDefault="005E2E54" w:rsidP="00B77F29">
            <w:pPr>
              <w:adjustRightInd w:val="0"/>
              <w:snapToGrid w:val="0"/>
              <w:jc w:val="center"/>
              <w:rPr>
                <w:sz w:val="20"/>
                <w:szCs w:val="20"/>
              </w:rPr>
            </w:pPr>
            <w:r w:rsidRPr="003C32CA">
              <w:rPr>
                <w:sz w:val="20"/>
                <w:szCs w:val="20"/>
              </w:rPr>
              <w:t>3</w:t>
            </w:r>
          </w:p>
        </w:tc>
        <w:tc>
          <w:tcPr>
            <w:tcW w:w="1104" w:type="dxa"/>
            <w:shd w:val="clear" w:color="auto" w:fill="auto"/>
            <w:vAlign w:val="bottom"/>
          </w:tcPr>
          <w:p w14:paraId="044BCD3F" w14:textId="77777777" w:rsidR="005E2E54" w:rsidRPr="003C32CA" w:rsidRDefault="005E2E54" w:rsidP="00B77F29">
            <w:pPr>
              <w:adjustRightInd w:val="0"/>
              <w:snapToGrid w:val="0"/>
              <w:jc w:val="center"/>
              <w:rPr>
                <w:sz w:val="20"/>
                <w:szCs w:val="20"/>
              </w:rPr>
            </w:pPr>
            <w:r w:rsidRPr="003C32CA">
              <w:rPr>
                <w:color w:val="000000"/>
                <w:sz w:val="20"/>
                <w:szCs w:val="20"/>
              </w:rPr>
              <w:t>0.694</w:t>
            </w:r>
          </w:p>
        </w:tc>
        <w:tc>
          <w:tcPr>
            <w:tcW w:w="1105" w:type="dxa"/>
            <w:shd w:val="clear" w:color="auto" w:fill="auto"/>
            <w:vAlign w:val="bottom"/>
          </w:tcPr>
          <w:p w14:paraId="6B0D9A70" w14:textId="77777777" w:rsidR="005E2E54" w:rsidRPr="003C32CA" w:rsidRDefault="005E2E54" w:rsidP="00B77F29">
            <w:pPr>
              <w:adjustRightInd w:val="0"/>
              <w:snapToGrid w:val="0"/>
              <w:jc w:val="center"/>
              <w:rPr>
                <w:sz w:val="20"/>
                <w:szCs w:val="20"/>
              </w:rPr>
            </w:pPr>
            <w:r w:rsidRPr="003C32CA">
              <w:rPr>
                <w:color w:val="000000"/>
                <w:sz w:val="20"/>
                <w:szCs w:val="20"/>
              </w:rPr>
              <w:t>0.6986</w:t>
            </w:r>
          </w:p>
        </w:tc>
      </w:tr>
      <w:tr w:rsidR="005E2E54" w:rsidRPr="00671FE4" w14:paraId="5883FDB2" w14:textId="77777777" w:rsidTr="00B77F29">
        <w:trPr>
          <w:trHeight w:val="51"/>
          <w:jc w:val="center"/>
        </w:trPr>
        <w:tc>
          <w:tcPr>
            <w:tcW w:w="1104" w:type="dxa"/>
            <w:shd w:val="clear" w:color="auto" w:fill="auto"/>
          </w:tcPr>
          <w:p w14:paraId="5F14B069" w14:textId="77777777" w:rsidR="005E2E54" w:rsidRPr="003C32CA" w:rsidRDefault="005E2E54" w:rsidP="00B77F29">
            <w:pPr>
              <w:adjustRightInd w:val="0"/>
              <w:snapToGrid w:val="0"/>
              <w:jc w:val="center"/>
              <w:rPr>
                <w:sz w:val="20"/>
                <w:szCs w:val="20"/>
              </w:rPr>
            </w:pPr>
            <w:r w:rsidRPr="003C32CA">
              <w:rPr>
                <w:sz w:val="20"/>
                <w:szCs w:val="20"/>
              </w:rPr>
              <w:t>4</w:t>
            </w:r>
          </w:p>
        </w:tc>
        <w:tc>
          <w:tcPr>
            <w:tcW w:w="1104" w:type="dxa"/>
            <w:shd w:val="clear" w:color="auto" w:fill="auto"/>
            <w:vAlign w:val="bottom"/>
          </w:tcPr>
          <w:p w14:paraId="37C09BF0" w14:textId="77777777" w:rsidR="005E2E54" w:rsidRPr="003C32CA" w:rsidRDefault="005E2E54" w:rsidP="00B77F29">
            <w:pPr>
              <w:adjustRightInd w:val="0"/>
              <w:snapToGrid w:val="0"/>
              <w:jc w:val="center"/>
              <w:rPr>
                <w:sz w:val="20"/>
                <w:szCs w:val="20"/>
              </w:rPr>
            </w:pPr>
            <w:r w:rsidRPr="003C32CA">
              <w:rPr>
                <w:color w:val="000000"/>
                <w:sz w:val="20"/>
                <w:szCs w:val="20"/>
              </w:rPr>
              <w:t>0.6848</w:t>
            </w:r>
          </w:p>
        </w:tc>
        <w:tc>
          <w:tcPr>
            <w:tcW w:w="1105" w:type="dxa"/>
            <w:shd w:val="clear" w:color="auto" w:fill="auto"/>
            <w:vAlign w:val="bottom"/>
          </w:tcPr>
          <w:p w14:paraId="732B2053" w14:textId="77777777" w:rsidR="005E2E54" w:rsidRPr="003C32CA" w:rsidRDefault="005E2E54" w:rsidP="00B77F29">
            <w:pPr>
              <w:adjustRightInd w:val="0"/>
              <w:snapToGrid w:val="0"/>
              <w:jc w:val="center"/>
              <w:rPr>
                <w:sz w:val="20"/>
                <w:szCs w:val="20"/>
              </w:rPr>
            </w:pPr>
            <w:r w:rsidRPr="003C32CA">
              <w:rPr>
                <w:color w:val="000000"/>
                <w:sz w:val="20"/>
                <w:szCs w:val="20"/>
              </w:rPr>
              <w:t>0.6966</w:t>
            </w:r>
          </w:p>
        </w:tc>
      </w:tr>
      <w:tr w:rsidR="005E2E54" w:rsidRPr="00671FE4" w14:paraId="5BC16B84" w14:textId="77777777" w:rsidTr="00B77F29">
        <w:trPr>
          <w:trHeight w:val="51"/>
          <w:jc w:val="center"/>
        </w:trPr>
        <w:tc>
          <w:tcPr>
            <w:tcW w:w="1104" w:type="dxa"/>
            <w:shd w:val="clear" w:color="auto" w:fill="auto"/>
          </w:tcPr>
          <w:p w14:paraId="5AA88515" w14:textId="77777777" w:rsidR="005E2E54" w:rsidRPr="003C32CA" w:rsidRDefault="005E2E54" w:rsidP="00B77F29">
            <w:pPr>
              <w:adjustRightInd w:val="0"/>
              <w:snapToGrid w:val="0"/>
              <w:jc w:val="center"/>
              <w:rPr>
                <w:sz w:val="20"/>
                <w:szCs w:val="20"/>
              </w:rPr>
            </w:pPr>
            <w:r w:rsidRPr="003C32CA">
              <w:rPr>
                <w:sz w:val="20"/>
                <w:szCs w:val="20"/>
              </w:rPr>
              <w:t>5</w:t>
            </w:r>
          </w:p>
        </w:tc>
        <w:tc>
          <w:tcPr>
            <w:tcW w:w="1104" w:type="dxa"/>
            <w:shd w:val="clear" w:color="auto" w:fill="auto"/>
            <w:vAlign w:val="bottom"/>
          </w:tcPr>
          <w:p w14:paraId="0E06544B" w14:textId="77777777" w:rsidR="005E2E54" w:rsidRPr="003C32CA" w:rsidRDefault="005E2E54" w:rsidP="00B77F29">
            <w:pPr>
              <w:adjustRightInd w:val="0"/>
              <w:snapToGrid w:val="0"/>
              <w:jc w:val="center"/>
              <w:rPr>
                <w:sz w:val="20"/>
                <w:szCs w:val="20"/>
              </w:rPr>
            </w:pPr>
            <w:r w:rsidRPr="003C32CA">
              <w:rPr>
                <w:color w:val="000000"/>
                <w:sz w:val="20"/>
                <w:szCs w:val="20"/>
              </w:rPr>
              <w:t>0.7098</w:t>
            </w:r>
          </w:p>
        </w:tc>
        <w:tc>
          <w:tcPr>
            <w:tcW w:w="1105" w:type="dxa"/>
            <w:shd w:val="clear" w:color="auto" w:fill="auto"/>
            <w:vAlign w:val="bottom"/>
          </w:tcPr>
          <w:p w14:paraId="23DC76AC" w14:textId="77777777" w:rsidR="005E2E54" w:rsidRPr="003C32CA" w:rsidRDefault="005E2E54" w:rsidP="00B77F29">
            <w:pPr>
              <w:adjustRightInd w:val="0"/>
              <w:snapToGrid w:val="0"/>
              <w:jc w:val="center"/>
              <w:rPr>
                <w:sz w:val="20"/>
                <w:szCs w:val="20"/>
              </w:rPr>
            </w:pPr>
            <w:r w:rsidRPr="003C32CA">
              <w:rPr>
                <w:color w:val="000000"/>
                <w:sz w:val="20"/>
                <w:szCs w:val="20"/>
              </w:rPr>
              <w:t>0.6999</w:t>
            </w:r>
          </w:p>
        </w:tc>
      </w:tr>
      <w:tr w:rsidR="005E2E54" w:rsidRPr="00671FE4" w14:paraId="1F4CABEB" w14:textId="77777777" w:rsidTr="00B77F29">
        <w:trPr>
          <w:trHeight w:val="51"/>
          <w:jc w:val="center"/>
        </w:trPr>
        <w:tc>
          <w:tcPr>
            <w:tcW w:w="1104" w:type="dxa"/>
            <w:shd w:val="clear" w:color="auto" w:fill="auto"/>
          </w:tcPr>
          <w:p w14:paraId="26468849" w14:textId="2B2A91D4" w:rsidR="005E2E54" w:rsidRPr="003C32CA" w:rsidRDefault="009978F2" w:rsidP="00B77F29">
            <w:pPr>
              <w:adjustRightInd w:val="0"/>
              <w:snapToGrid w:val="0"/>
              <w:jc w:val="center"/>
              <w:rPr>
                <w:sz w:val="20"/>
                <w:szCs w:val="20"/>
              </w:rPr>
            </w:pPr>
            <w:r>
              <w:rPr>
                <w:rFonts w:hint="eastAsia"/>
                <w:sz w:val="20"/>
                <w:szCs w:val="20"/>
              </w:rPr>
              <w:t>Delta</w:t>
            </w:r>
          </w:p>
        </w:tc>
        <w:tc>
          <w:tcPr>
            <w:tcW w:w="1104" w:type="dxa"/>
            <w:shd w:val="clear" w:color="auto" w:fill="auto"/>
            <w:vAlign w:val="bottom"/>
          </w:tcPr>
          <w:p w14:paraId="7AE7307B" w14:textId="77777777" w:rsidR="005E2E54" w:rsidRPr="003C32CA" w:rsidRDefault="005E2E54" w:rsidP="00B77F29">
            <w:pPr>
              <w:adjustRightInd w:val="0"/>
              <w:snapToGrid w:val="0"/>
              <w:jc w:val="center"/>
              <w:rPr>
                <w:sz w:val="20"/>
                <w:szCs w:val="20"/>
              </w:rPr>
            </w:pPr>
            <w:r w:rsidRPr="003C32CA">
              <w:rPr>
                <w:color w:val="000000"/>
                <w:sz w:val="20"/>
                <w:szCs w:val="20"/>
              </w:rPr>
              <w:t>0.1009</w:t>
            </w:r>
          </w:p>
        </w:tc>
        <w:tc>
          <w:tcPr>
            <w:tcW w:w="1105" w:type="dxa"/>
            <w:shd w:val="clear" w:color="auto" w:fill="auto"/>
            <w:vAlign w:val="bottom"/>
          </w:tcPr>
          <w:p w14:paraId="123BE854" w14:textId="77777777" w:rsidR="005E2E54" w:rsidRPr="003C32CA" w:rsidRDefault="005E2E54" w:rsidP="00B77F29">
            <w:pPr>
              <w:adjustRightInd w:val="0"/>
              <w:snapToGrid w:val="0"/>
              <w:jc w:val="center"/>
              <w:rPr>
                <w:sz w:val="20"/>
                <w:szCs w:val="20"/>
              </w:rPr>
            </w:pPr>
            <w:r w:rsidRPr="003C32CA">
              <w:rPr>
                <w:color w:val="000000"/>
                <w:sz w:val="20"/>
                <w:szCs w:val="20"/>
              </w:rPr>
              <w:t>0.0735</w:t>
            </w:r>
          </w:p>
        </w:tc>
      </w:tr>
      <w:tr w:rsidR="005E2E54" w:rsidRPr="00671FE4" w14:paraId="00B7C6BE" w14:textId="77777777" w:rsidTr="00B77F29">
        <w:trPr>
          <w:trHeight w:val="51"/>
          <w:jc w:val="center"/>
        </w:trPr>
        <w:tc>
          <w:tcPr>
            <w:tcW w:w="1104" w:type="dxa"/>
            <w:tcBorders>
              <w:bottom w:val="single" w:sz="6" w:space="0" w:color="auto"/>
            </w:tcBorders>
            <w:shd w:val="clear" w:color="auto" w:fill="auto"/>
          </w:tcPr>
          <w:p w14:paraId="5B6C2232" w14:textId="3C44CA38" w:rsidR="005E2E54" w:rsidRPr="003C32CA" w:rsidRDefault="009978F2" w:rsidP="00B77F29">
            <w:pPr>
              <w:adjustRightInd w:val="0"/>
              <w:snapToGrid w:val="0"/>
              <w:jc w:val="center"/>
              <w:rPr>
                <w:sz w:val="20"/>
                <w:szCs w:val="20"/>
              </w:rPr>
            </w:pPr>
            <w:r>
              <w:rPr>
                <w:rFonts w:hint="eastAsia"/>
                <w:sz w:val="20"/>
                <w:szCs w:val="20"/>
              </w:rPr>
              <w:t>Rank</w:t>
            </w:r>
          </w:p>
        </w:tc>
        <w:tc>
          <w:tcPr>
            <w:tcW w:w="1104" w:type="dxa"/>
            <w:tcBorders>
              <w:bottom w:val="single" w:sz="6" w:space="0" w:color="auto"/>
            </w:tcBorders>
            <w:shd w:val="clear" w:color="auto" w:fill="auto"/>
            <w:vAlign w:val="bottom"/>
          </w:tcPr>
          <w:p w14:paraId="5E68D179" w14:textId="77777777" w:rsidR="005E2E54" w:rsidRPr="003C32CA" w:rsidRDefault="005E2E54" w:rsidP="00B77F29">
            <w:pPr>
              <w:adjustRightInd w:val="0"/>
              <w:snapToGrid w:val="0"/>
              <w:jc w:val="center"/>
              <w:rPr>
                <w:sz w:val="20"/>
                <w:szCs w:val="20"/>
              </w:rPr>
            </w:pPr>
            <w:r w:rsidRPr="003C32CA">
              <w:rPr>
                <w:color w:val="000000"/>
                <w:sz w:val="20"/>
                <w:szCs w:val="20"/>
              </w:rPr>
              <w:t>1</w:t>
            </w:r>
          </w:p>
        </w:tc>
        <w:tc>
          <w:tcPr>
            <w:tcW w:w="1105" w:type="dxa"/>
            <w:tcBorders>
              <w:bottom w:val="single" w:sz="6" w:space="0" w:color="auto"/>
            </w:tcBorders>
            <w:shd w:val="clear" w:color="auto" w:fill="auto"/>
            <w:vAlign w:val="bottom"/>
          </w:tcPr>
          <w:p w14:paraId="7638EBB7" w14:textId="77777777" w:rsidR="005E2E54" w:rsidRPr="003C32CA" w:rsidRDefault="005E2E54" w:rsidP="00B77F29">
            <w:pPr>
              <w:adjustRightInd w:val="0"/>
              <w:snapToGrid w:val="0"/>
              <w:jc w:val="center"/>
              <w:rPr>
                <w:sz w:val="20"/>
                <w:szCs w:val="20"/>
              </w:rPr>
            </w:pPr>
            <w:r w:rsidRPr="003C32CA">
              <w:rPr>
                <w:color w:val="000000"/>
                <w:sz w:val="20"/>
                <w:szCs w:val="20"/>
              </w:rPr>
              <w:t>2</w:t>
            </w:r>
          </w:p>
        </w:tc>
      </w:tr>
    </w:tbl>
    <w:p w14:paraId="255012DC" w14:textId="77777777" w:rsidR="005E2E54" w:rsidRDefault="005E2E54" w:rsidP="005E2E54">
      <w:pPr>
        <w:pStyle w:val="af5"/>
        <w:ind w:firstLineChars="0" w:firstLine="0"/>
        <w:jc w:val="center"/>
        <w:rPr>
          <w:sz w:val="21"/>
          <w:szCs w:val="21"/>
        </w:rPr>
      </w:pPr>
      <w:r w:rsidRPr="005E61A1">
        <w:rPr>
          <w:noProof/>
        </w:rPr>
        <w:drawing>
          <wp:inline distT="0" distB="0" distL="0" distR="0" wp14:anchorId="1ABBB608" wp14:editId="2A178908">
            <wp:extent cx="2609850" cy="1733550"/>
            <wp:effectExtent l="0" t="0" r="0" b="0"/>
            <wp:docPr id="180783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09850" cy="1733550"/>
                    </a:xfrm>
                    <a:prstGeom prst="rect">
                      <a:avLst/>
                    </a:prstGeom>
                    <a:noFill/>
                    <a:ln>
                      <a:noFill/>
                    </a:ln>
                  </pic:spPr>
                </pic:pic>
              </a:graphicData>
            </a:graphic>
          </wp:inline>
        </w:drawing>
      </w:r>
    </w:p>
    <w:p w14:paraId="0BF03F5E" w14:textId="77777777" w:rsidR="005E2E54" w:rsidRPr="003C32CA" w:rsidRDefault="005E2E54" w:rsidP="003C32CA">
      <w:pPr>
        <w:spacing w:line="460" w:lineRule="exact"/>
        <w:jc w:val="center"/>
        <w:rPr>
          <w:rFonts w:eastAsia="楷体"/>
          <w:szCs w:val="21"/>
        </w:rPr>
      </w:pPr>
      <w:r w:rsidRPr="003C32CA">
        <w:rPr>
          <w:rFonts w:eastAsia="楷体"/>
          <w:szCs w:val="21"/>
        </w:rPr>
        <w:t>图</w:t>
      </w:r>
      <w:r w:rsidRPr="003C32CA">
        <w:rPr>
          <w:rFonts w:eastAsia="楷体"/>
          <w:szCs w:val="21"/>
        </w:rPr>
        <w:t xml:space="preserve">3-4 </w:t>
      </w:r>
      <w:r w:rsidRPr="003C32CA">
        <w:rPr>
          <w:rFonts w:eastAsia="楷体"/>
          <w:szCs w:val="21"/>
        </w:rPr>
        <w:t>参数的趋势图</w:t>
      </w:r>
    </w:p>
    <w:p w14:paraId="783145D8" w14:textId="77777777"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2</w:t>
      </w:r>
      <w:r w:rsidRPr="00645261">
        <w:rPr>
          <w:rFonts w:hint="eastAsia"/>
          <w:sz w:val="24"/>
          <w:szCs w:val="24"/>
        </w:rPr>
        <w:t xml:space="preserve"> </w:t>
      </w:r>
      <w:r w:rsidRPr="00645261">
        <w:rPr>
          <w:rFonts w:hint="eastAsia"/>
          <w:sz w:val="24"/>
          <w:szCs w:val="24"/>
        </w:rPr>
        <w:t>模型评估</w:t>
      </w:r>
    </w:p>
    <w:p w14:paraId="1551730C" w14:textId="0A6C7071" w:rsidR="00645261" w:rsidRPr="00645261" w:rsidRDefault="00645261" w:rsidP="00645261">
      <w:pPr>
        <w:adjustRightInd w:val="0"/>
        <w:snapToGrid w:val="0"/>
        <w:spacing w:line="460" w:lineRule="exact"/>
        <w:ind w:firstLineChars="200" w:firstLine="480"/>
        <w:rPr>
          <w:sz w:val="24"/>
        </w:rPr>
      </w:pPr>
      <w:r w:rsidRPr="00645261">
        <w:rPr>
          <w:sz w:val="24"/>
        </w:rPr>
        <w:t>为评估所提出的</w:t>
      </w:r>
      <w:r w:rsidRPr="00645261">
        <w:rPr>
          <w:sz w:val="24"/>
        </w:rPr>
        <w:t>MILP</w:t>
      </w:r>
      <w:r w:rsidRPr="00645261">
        <w:rPr>
          <w:sz w:val="24"/>
        </w:rPr>
        <w:t>的准确性，本小节选择了</w:t>
      </w:r>
      <w:r w:rsidRPr="00645261">
        <w:rPr>
          <w:sz w:val="24"/>
        </w:rPr>
        <w:t>12</w:t>
      </w:r>
      <w:r w:rsidRPr="00645261">
        <w:rPr>
          <w:sz w:val="24"/>
        </w:rPr>
        <w:t>个小规模实例，并使用</w:t>
      </w:r>
      <w:r w:rsidRPr="00645261">
        <w:rPr>
          <w:sz w:val="24"/>
        </w:rPr>
        <w:t>Gurobi</w:t>
      </w:r>
      <w:r w:rsidRPr="00645261">
        <w:rPr>
          <w:sz w:val="24"/>
        </w:rPr>
        <w:t>进行求解。</w:t>
      </w:r>
      <w:r w:rsidRPr="00645261">
        <w:rPr>
          <w:sz w:val="24"/>
        </w:rPr>
        <w:t>Gurobi</w:t>
      </w:r>
      <w:r w:rsidRPr="00645261">
        <w:rPr>
          <w:sz w:val="24"/>
        </w:rPr>
        <w:t>求解器和</w:t>
      </w:r>
      <w:r w:rsidRPr="00645261">
        <w:rPr>
          <w:sz w:val="24"/>
        </w:rPr>
        <w:t>AIG</w:t>
      </w:r>
      <w:r w:rsidRPr="00645261">
        <w:rPr>
          <w:sz w:val="24"/>
        </w:rPr>
        <w:t>的终止时间分别设置为</w:t>
      </w:r>
      <w:r w:rsidRPr="00645261">
        <w:rPr>
          <w:sz w:val="24"/>
        </w:rPr>
        <w:t>3600</w:t>
      </w:r>
      <w:r w:rsidRPr="00645261">
        <w:rPr>
          <w:sz w:val="24"/>
        </w:rPr>
        <w:t>秒和</w:t>
      </w:r>
      <m:oMath>
        <m:r>
          <w:rPr>
            <w:rFonts w:ascii="Cambria Math" w:hAnsi="Cambria Math"/>
            <w:sz w:val="24"/>
          </w:rPr>
          <w:lastRenderedPageBreak/>
          <m:t>StopTime=F×S×J×5</m:t>
        </m:r>
      </m:oMath>
      <w:r w:rsidRPr="00645261">
        <w:rPr>
          <w:sz w:val="24"/>
        </w:rPr>
        <w:t>毫秒。对于</w:t>
      </w:r>
      <w:r w:rsidRPr="00645261">
        <w:rPr>
          <w:sz w:val="24"/>
        </w:rPr>
        <w:t>AIG</w:t>
      </w:r>
      <w:r w:rsidRPr="00645261">
        <w:rPr>
          <w:sz w:val="24"/>
        </w:rPr>
        <w:t>，每个实例独立执行</w:t>
      </w:r>
      <w:r w:rsidRPr="00645261">
        <w:rPr>
          <w:sz w:val="24"/>
        </w:rPr>
        <w:t>20</w:t>
      </w:r>
      <w:r w:rsidRPr="00645261">
        <w:rPr>
          <w:sz w:val="24"/>
        </w:rPr>
        <w:t>次，表</w:t>
      </w:r>
      <w:r w:rsidRPr="00645261">
        <w:rPr>
          <w:sz w:val="24"/>
        </w:rPr>
        <w:t>3-5</w:t>
      </w:r>
      <w:r w:rsidRPr="00645261">
        <w:rPr>
          <w:rFonts w:hint="eastAsia"/>
          <w:sz w:val="24"/>
        </w:rPr>
        <w:t>列出</w:t>
      </w:r>
      <w:r w:rsidRPr="00645261">
        <w:rPr>
          <w:sz w:val="24"/>
        </w:rPr>
        <w:t>的</w:t>
      </w:r>
      <w:r w:rsidRPr="00645261">
        <w:rPr>
          <w:sz w:val="24"/>
        </w:rPr>
        <w:t>makespan</w:t>
      </w:r>
      <w:r w:rsidRPr="00645261">
        <w:rPr>
          <w:sz w:val="24"/>
        </w:rPr>
        <w:t>值是独立运行</w:t>
      </w:r>
      <w:r w:rsidRPr="00645261">
        <w:rPr>
          <w:sz w:val="24"/>
        </w:rPr>
        <w:t>20</w:t>
      </w:r>
      <w:r w:rsidRPr="00645261">
        <w:rPr>
          <w:sz w:val="24"/>
        </w:rPr>
        <w:t>次后的平均值。对于</w:t>
      </w:r>
      <w:r w:rsidRPr="00645261">
        <w:rPr>
          <w:sz w:val="24"/>
        </w:rPr>
        <w:t>Gurobi</w:t>
      </w:r>
      <w:r w:rsidRPr="00645261">
        <w:rPr>
          <w:sz w:val="24"/>
        </w:rPr>
        <w:t>求解器来说，</w:t>
      </w:r>
      <w:r w:rsidRPr="00645261">
        <w:rPr>
          <w:sz w:val="24"/>
        </w:rPr>
        <w:t>Gap</w:t>
      </w:r>
      <w:r w:rsidRPr="00645261">
        <w:rPr>
          <w:sz w:val="24"/>
        </w:rPr>
        <w:t>值为</w:t>
      </w:r>
      <w:r w:rsidRPr="00645261">
        <w:rPr>
          <w:sz w:val="24"/>
        </w:rPr>
        <w:t>0</w:t>
      </w:r>
      <w:r w:rsidRPr="00645261">
        <w:rPr>
          <w:sz w:val="24"/>
        </w:rPr>
        <w:t>，说明已经得到了最优解。</w:t>
      </w:r>
      <w:r w:rsidRPr="00645261">
        <w:rPr>
          <w:rFonts w:hint="eastAsia"/>
          <w:sz w:val="24"/>
        </w:rPr>
        <w:t>在</w:t>
      </w:r>
      <w:r w:rsidRPr="00645261">
        <w:rPr>
          <w:sz w:val="24"/>
        </w:rPr>
        <w:t>表</w:t>
      </w:r>
      <w:r w:rsidRPr="00645261">
        <w:rPr>
          <w:sz w:val="24"/>
        </w:rPr>
        <w:t>3-5</w:t>
      </w:r>
      <w:r w:rsidR="00454F36">
        <w:rPr>
          <w:rFonts w:hint="eastAsia"/>
          <w:sz w:val="24"/>
        </w:rPr>
        <w:t>中</w:t>
      </w:r>
      <w:r w:rsidRPr="00645261">
        <w:rPr>
          <w:rFonts w:hint="eastAsia"/>
          <w:sz w:val="24"/>
        </w:rPr>
        <w:t>，</w:t>
      </w:r>
      <w:proofErr w:type="gramStart"/>
      <w:r w:rsidRPr="00645261">
        <w:rPr>
          <w:rFonts w:hint="eastAsia"/>
          <w:sz w:val="24"/>
        </w:rPr>
        <w:t>最佳值</w:t>
      </w:r>
      <w:proofErr w:type="gramEnd"/>
      <w:r w:rsidRPr="00645261">
        <w:rPr>
          <w:rFonts w:hint="eastAsia"/>
          <w:sz w:val="24"/>
        </w:rPr>
        <w:t>使用粗体表示。</w:t>
      </w:r>
    </w:p>
    <w:p w14:paraId="4434E45E" w14:textId="680E363D" w:rsidR="00454F36" w:rsidRPr="00454F36" w:rsidRDefault="00645261" w:rsidP="00454F36">
      <w:pPr>
        <w:adjustRightInd w:val="0"/>
        <w:snapToGrid w:val="0"/>
        <w:spacing w:line="460" w:lineRule="exact"/>
        <w:ind w:firstLineChars="200" w:firstLine="480"/>
        <w:rPr>
          <w:sz w:val="24"/>
        </w:rPr>
      </w:pPr>
      <w:r w:rsidRPr="00645261">
        <w:rPr>
          <w:sz w:val="24"/>
        </w:rPr>
        <w:t>在表</w:t>
      </w:r>
      <w:r w:rsidRPr="00645261">
        <w:rPr>
          <w:sz w:val="24"/>
        </w:rPr>
        <w:t>3-5</w:t>
      </w:r>
      <w:r w:rsidRPr="00645261">
        <w:rPr>
          <w:sz w:val="24"/>
        </w:rPr>
        <w:t>中，</w:t>
      </w:r>
      <w:r w:rsidRPr="00645261">
        <w:rPr>
          <w:sz w:val="24"/>
        </w:rPr>
        <w:t>MILP</w:t>
      </w:r>
      <w:r w:rsidRPr="00645261">
        <w:rPr>
          <w:sz w:val="24"/>
        </w:rPr>
        <w:t>在小规模实例上获得了最佳的最大完成时间，即</w:t>
      </w:r>
      <m:oMath>
        <m:r>
          <w:rPr>
            <w:rFonts w:ascii="Cambria Math" w:hAnsi="Cambria Math"/>
            <w:sz w:val="24"/>
          </w:rPr>
          <m:t>2×8×2</m:t>
        </m:r>
      </m:oMath>
      <w:r w:rsidRPr="00645261">
        <w:rPr>
          <w:rFonts w:hint="eastAsia"/>
          <w:sz w:val="24"/>
        </w:rPr>
        <w:t>、</w:t>
      </w:r>
      <m:oMath>
        <m:r>
          <w:rPr>
            <w:rFonts w:ascii="Cambria Math" w:hAnsi="Cambria Math"/>
            <w:sz w:val="24"/>
          </w:rPr>
          <m:t>2×8×3</m:t>
        </m:r>
      </m:oMath>
      <w:r w:rsidRPr="00645261">
        <w:rPr>
          <w:rFonts w:hint="eastAsia"/>
          <w:sz w:val="24"/>
        </w:rPr>
        <w:t>、</w:t>
      </w:r>
      <m:oMath>
        <m:r>
          <w:rPr>
            <w:rFonts w:ascii="Cambria Math" w:hAnsi="Cambria Math"/>
            <w:sz w:val="24"/>
          </w:rPr>
          <m:t>2×8×4</m:t>
        </m:r>
      </m:oMath>
      <w:r w:rsidRPr="00645261">
        <w:rPr>
          <w:rFonts w:hint="eastAsia"/>
          <w:sz w:val="24"/>
        </w:rPr>
        <w:t>、</w:t>
      </w:r>
      <m:oMath>
        <m:r>
          <w:rPr>
            <w:rFonts w:ascii="Cambria Math" w:hAnsi="Cambria Math"/>
            <w:sz w:val="24"/>
          </w:rPr>
          <m:t>2×13×2</m:t>
        </m:r>
      </m:oMath>
      <w:r w:rsidRPr="00645261">
        <w:rPr>
          <w:rFonts w:hint="eastAsia"/>
          <w:sz w:val="24"/>
        </w:rPr>
        <w:t>、</w:t>
      </w:r>
      <m:oMath>
        <m:r>
          <w:rPr>
            <w:rFonts w:ascii="Cambria Math" w:hAnsi="Cambria Math"/>
            <w:sz w:val="24"/>
          </w:rPr>
          <m:t>2×13×3</m:t>
        </m:r>
      </m:oMath>
      <w:r w:rsidRPr="00645261">
        <w:rPr>
          <w:rFonts w:hint="eastAsia"/>
          <w:sz w:val="24"/>
        </w:rPr>
        <w:t>、</w:t>
      </w:r>
      <m:oMath>
        <m:r>
          <w:rPr>
            <w:rFonts w:ascii="Cambria Math" w:hAnsi="Cambria Math"/>
            <w:sz w:val="24"/>
          </w:rPr>
          <m:t>2×13×4</m:t>
        </m:r>
      </m:oMath>
      <w:r w:rsidRPr="00645261">
        <w:rPr>
          <w:rFonts w:hint="eastAsia"/>
          <w:sz w:val="24"/>
        </w:rPr>
        <w:t>、</w:t>
      </w:r>
      <m:oMath>
        <m:r>
          <w:rPr>
            <w:rFonts w:ascii="Cambria Math" w:hAnsi="Cambria Math"/>
            <w:sz w:val="24"/>
          </w:rPr>
          <m:t>2×18×2</m:t>
        </m:r>
      </m:oMath>
      <w:r w:rsidRPr="00645261">
        <w:rPr>
          <w:rFonts w:hint="eastAsia"/>
          <w:sz w:val="24"/>
        </w:rPr>
        <w:t>、</w:t>
      </w:r>
      <m:oMath>
        <m:r>
          <w:rPr>
            <w:rFonts w:ascii="Cambria Math" w:hAnsi="Cambria Math"/>
            <w:sz w:val="24"/>
          </w:rPr>
          <m:t>2×18×3</m:t>
        </m:r>
      </m:oMath>
      <w:r w:rsidRPr="00645261">
        <w:rPr>
          <w:sz w:val="24"/>
        </w:rPr>
        <w:t>和</w:t>
      </w:r>
      <m:oMath>
        <m:r>
          <w:rPr>
            <w:rFonts w:ascii="Cambria Math" w:hAnsi="Cambria Math"/>
            <w:sz w:val="24"/>
          </w:rPr>
          <m:t>2×18×4</m:t>
        </m:r>
      </m:oMath>
      <w:r w:rsidRPr="00645261">
        <w:rPr>
          <w:sz w:val="24"/>
        </w:rPr>
        <w:t>。在</w:t>
      </w:r>
      <w:r w:rsidRPr="00645261">
        <w:rPr>
          <w:sz w:val="24"/>
        </w:rPr>
        <w:t>12</w:t>
      </w:r>
      <w:r w:rsidRPr="00645261">
        <w:rPr>
          <w:sz w:val="24"/>
        </w:rPr>
        <w:t>个实例中，</w:t>
      </w:r>
      <w:r w:rsidRPr="00645261">
        <w:rPr>
          <w:sz w:val="24"/>
        </w:rPr>
        <w:t>MILP</w:t>
      </w:r>
      <w:r w:rsidRPr="00645261">
        <w:rPr>
          <w:sz w:val="24"/>
        </w:rPr>
        <w:t>模型取得了</w:t>
      </w:r>
      <w:r w:rsidRPr="00645261">
        <w:rPr>
          <w:sz w:val="24"/>
        </w:rPr>
        <w:t>7</w:t>
      </w:r>
      <w:r w:rsidRPr="00645261">
        <w:rPr>
          <w:sz w:val="24"/>
        </w:rPr>
        <w:t>个比</w:t>
      </w:r>
      <w:r w:rsidRPr="00645261">
        <w:rPr>
          <w:sz w:val="24"/>
        </w:rPr>
        <w:t>AIG</w:t>
      </w:r>
      <w:r w:rsidRPr="00645261">
        <w:rPr>
          <w:sz w:val="24"/>
        </w:rPr>
        <w:t>更好的</w:t>
      </w:r>
      <w:r w:rsidR="00454F36">
        <w:rPr>
          <w:rFonts w:hint="eastAsia"/>
          <w:sz w:val="24"/>
        </w:rPr>
        <w:t>makespan</w:t>
      </w:r>
      <w:r w:rsidRPr="00645261">
        <w:rPr>
          <w:sz w:val="24"/>
        </w:rPr>
        <w:t>，表明其在小规模实例上的卓越性能。然而，随着实例规模的增大，</w:t>
      </w:r>
      <w:r w:rsidRPr="00645261">
        <w:rPr>
          <w:sz w:val="24"/>
        </w:rPr>
        <w:t>AIG</w:t>
      </w:r>
      <w:r w:rsidRPr="00645261">
        <w:rPr>
          <w:sz w:val="24"/>
        </w:rPr>
        <w:t>在取得最佳的</w:t>
      </w:r>
      <w:r w:rsidR="00454F36">
        <w:rPr>
          <w:rFonts w:hint="eastAsia"/>
          <w:sz w:val="24"/>
        </w:rPr>
        <w:t>makespan</w:t>
      </w:r>
      <w:r w:rsidRPr="00645261">
        <w:rPr>
          <w:sz w:val="24"/>
        </w:rPr>
        <w:t>方面比</w:t>
      </w:r>
      <w:r w:rsidRPr="00645261">
        <w:rPr>
          <w:sz w:val="24"/>
        </w:rPr>
        <w:t>MILP</w:t>
      </w:r>
      <w:r w:rsidRPr="00645261">
        <w:rPr>
          <w:sz w:val="24"/>
        </w:rPr>
        <w:t>表现更好，如</w:t>
      </w:r>
      <m:oMath>
        <m:r>
          <w:rPr>
            <w:rFonts w:ascii="Cambria Math" w:hAnsi="Cambria Math"/>
            <w:sz w:val="24"/>
          </w:rPr>
          <m:t>2×22×2</m:t>
        </m:r>
      </m:oMath>
      <w:r w:rsidRPr="00645261">
        <w:rPr>
          <w:sz w:val="24"/>
        </w:rPr>
        <w:t>，</w:t>
      </w:r>
      <m:oMath>
        <m:r>
          <w:rPr>
            <w:rFonts w:ascii="Cambria Math" w:hAnsi="Cambria Math"/>
            <w:sz w:val="24"/>
          </w:rPr>
          <m:t>2×22×3</m:t>
        </m:r>
      </m:oMath>
      <w:r w:rsidRPr="00645261">
        <w:rPr>
          <w:sz w:val="24"/>
        </w:rPr>
        <w:t>和</w:t>
      </w:r>
      <m:oMath>
        <m:r>
          <w:rPr>
            <w:rFonts w:ascii="Cambria Math" w:hAnsi="Cambria Math"/>
            <w:sz w:val="24"/>
          </w:rPr>
          <m:t>2×22×4</m:t>
        </m:r>
      </m:oMath>
      <w:r w:rsidRPr="00645261">
        <w:rPr>
          <w:sz w:val="24"/>
        </w:rPr>
        <w:t>。此外，</w:t>
      </w:r>
      <w:r w:rsidRPr="00645261">
        <w:rPr>
          <w:sz w:val="24"/>
        </w:rPr>
        <w:t>AIG</w:t>
      </w:r>
      <w:r w:rsidRPr="00645261">
        <w:rPr>
          <w:sz w:val="24"/>
        </w:rPr>
        <w:t>的运行时间明显低于</w:t>
      </w:r>
      <w:r w:rsidRPr="00645261">
        <w:rPr>
          <w:sz w:val="24"/>
        </w:rPr>
        <w:t>MILP</w:t>
      </w:r>
      <w:r w:rsidRPr="00645261">
        <w:rPr>
          <w:sz w:val="24"/>
        </w:rPr>
        <w:t>，表明</w:t>
      </w:r>
      <w:r w:rsidRPr="00645261">
        <w:rPr>
          <w:sz w:val="24"/>
        </w:rPr>
        <w:t>AIG</w:t>
      </w:r>
      <w:r w:rsidRPr="00645261">
        <w:rPr>
          <w:sz w:val="24"/>
        </w:rPr>
        <w:t>在有限的时间内可以较好的处理大规模实例。因此可以得出结论，与</w:t>
      </w:r>
      <w:r w:rsidRPr="00645261">
        <w:rPr>
          <w:sz w:val="24"/>
        </w:rPr>
        <w:t>MILP</w:t>
      </w:r>
      <w:r w:rsidRPr="00645261">
        <w:rPr>
          <w:sz w:val="24"/>
        </w:rPr>
        <w:t>相比，</w:t>
      </w:r>
      <w:r w:rsidRPr="00645261">
        <w:rPr>
          <w:sz w:val="24"/>
        </w:rPr>
        <w:t>AIG</w:t>
      </w:r>
      <w:r w:rsidRPr="00645261">
        <w:rPr>
          <w:sz w:val="24"/>
        </w:rPr>
        <w:t>在解决大规模和复杂问题时更为合适。</w:t>
      </w:r>
    </w:p>
    <w:p w14:paraId="41EBD400" w14:textId="3BC4E807" w:rsidR="00645261" w:rsidRPr="00E16F0E" w:rsidRDefault="00645261" w:rsidP="00645261">
      <w:pPr>
        <w:adjustRightInd w:val="0"/>
        <w:snapToGrid w:val="0"/>
        <w:spacing w:line="460" w:lineRule="exact"/>
        <w:ind w:firstLineChars="200" w:firstLine="420"/>
        <w:jc w:val="center"/>
        <w:rPr>
          <w:rFonts w:eastAsia="楷体"/>
          <w:szCs w:val="21"/>
        </w:rPr>
      </w:pPr>
      <w:r w:rsidRPr="00E16F0E">
        <w:rPr>
          <w:rFonts w:eastAsia="楷体"/>
          <w:szCs w:val="21"/>
        </w:rPr>
        <w:t>表</w:t>
      </w:r>
      <w:r w:rsidRPr="00E16F0E">
        <w:rPr>
          <w:rFonts w:eastAsia="楷体"/>
          <w:szCs w:val="21"/>
        </w:rPr>
        <w:t xml:space="preserve">3-5 </w:t>
      </w:r>
      <w:r w:rsidR="00E16F0E">
        <w:rPr>
          <w:rFonts w:eastAsia="楷体" w:hint="eastAsia"/>
          <w:szCs w:val="21"/>
        </w:rPr>
        <w:t>M</w:t>
      </w:r>
      <w:r w:rsidRPr="00E16F0E">
        <w:rPr>
          <w:rFonts w:eastAsia="楷体"/>
          <w:szCs w:val="21"/>
        </w:rPr>
        <w:t>ILP</w:t>
      </w:r>
      <w:r w:rsidRPr="00E16F0E">
        <w:rPr>
          <w:rFonts w:eastAsia="楷体"/>
          <w:szCs w:val="21"/>
        </w:rPr>
        <w:t>和</w:t>
      </w:r>
      <w:r w:rsidRPr="00E16F0E">
        <w:rPr>
          <w:rFonts w:eastAsia="楷体"/>
          <w:szCs w:val="21"/>
        </w:rPr>
        <w:t>AIG</w:t>
      </w:r>
      <w:r w:rsidRPr="00E16F0E">
        <w:rPr>
          <w:rFonts w:eastAsia="楷体"/>
          <w:szCs w:val="21"/>
        </w:rPr>
        <w:t>的运行结果</w:t>
      </w:r>
    </w:p>
    <w:tbl>
      <w:tblPr>
        <w:tblW w:w="0" w:type="auto"/>
        <w:jc w:val="center"/>
        <w:tblBorders>
          <w:top w:val="single" w:sz="6" w:space="0" w:color="auto"/>
          <w:bottom w:val="single" w:sz="6" w:space="0" w:color="auto"/>
          <w:insideH w:val="single" w:sz="6" w:space="0" w:color="auto"/>
        </w:tblBorders>
        <w:tblLook w:val="04A0" w:firstRow="1" w:lastRow="0" w:firstColumn="1" w:lastColumn="0" w:noHBand="0" w:noVBand="1"/>
      </w:tblPr>
      <w:tblGrid>
        <w:gridCol w:w="1187"/>
        <w:gridCol w:w="1128"/>
        <w:gridCol w:w="916"/>
        <w:gridCol w:w="906"/>
        <w:gridCol w:w="1128"/>
        <w:gridCol w:w="916"/>
      </w:tblGrid>
      <w:tr w:rsidR="00645261" w:rsidRPr="00645261" w14:paraId="291D1766" w14:textId="77777777" w:rsidTr="00AE005E">
        <w:trPr>
          <w:trHeight w:val="196"/>
          <w:jc w:val="center"/>
        </w:trPr>
        <w:tc>
          <w:tcPr>
            <w:tcW w:w="1187" w:type="dxa"/>
            <w:vMerge w:val="restart"/>
            <w:shd w:val="clear" w:color="auto" w:fill="auto"/>
            <w:vAlign w:val="center"/>
          </w:tcPr>
          <w:p w14:paraId="0F30E33D" w14:textId="731A7890" w:rsidR="00645261" w:rsidRPr="00E16F0E" w:rsidRDefault="008C1545" w:rsidP="00E16F0E">
            <w:pPr>
              <w:adjustRightInd w:val="0"/>
              <w:snapToGrid w:val="0"/>
              <w:jc w:val="center"/>
              <w:rPr>
                <w:sz w:val="20"/>
                <w:szCs w:val="20"/>
              </w:rPr>
            </w:pPr>
            <m:oMathPara>
              <m:oMath>
                <m:r>
                  <w:rPr>
                    <w:rFonts w:ascii="Cambria Math" w:hAnsi="Cambria Math"/>
                    <w:sz w:val="20"/>
                    <w:szCs w:val="20"/>
                  </w:rPr>
                  <m:t>F×J×S</m:t>
                </m:r>
              </m:oMath>
            </m:oMathPara>
          </w:p>
        </w:tc>
        <w:tc>
          <w:tcPr>
            <w:tcW w:w="2950" w:type="dxa"/>
            <w:gridSpan w:val="3"/>
            <w:shd w:val="clear" w:color="auto" w:fill="auto"/>
            <w:vAlign w:val="center"/>
          </w:tcPr>
          <w:p w14:paraId="618A4977" w14:textId="77777777" w:rsidR="00645261" w:rsidRPr="00E16F0E" w:rsidRDefault="00645261" w:rsidP="00E16F0E">
            <w:pPr>
              <w:adjustRightInd w:val="0"/>
              <w:snapToGrid w:val="0"/>
              <w:jc w:val="center"/>
              <w:rPr>
                <w:sz w:val="20"/>
                <w:szCs w:val="20"/>
              </w:rPr>
            </w:pPr>
            <w:r w:rsidRPr="00E16F0E">
              <w:rPr>
                <w:sz w:val="20"/>
                <w:szCs w:val="20"/>
              </w:rPr>
              <w:t>MILP</w:t>
            </w:r>
          </w:p>
        </w:tc>
        <w:tc>
          <w:tcPr>
            <w:tcW w:w="2044" w:type="dxa"/>
            <w:gridSpan w:val="2"/>
            <w:shd w:val="clear" w:color="auto" w:fill="auto"/>
            <w:vAlign w:val="center"/>
          </w:tcPr>
          <w:p w14:paraId="11313DD0" w14:textId="77777777" w:rsidR="00645261" w:rsidRPr="00E16F0E" w:rsidRDefault="00645261" w:rsidP="00E16F0E">
            <w:pPr>
              <w:adjustRightInd w:val="0"/>
              <w:snapToGrid w:val="0"/>
              <w:jc w:val="center"/>
              <w:rPr>
                <w:sz w:val="20"/>
                <w:szCs w:val="20"/>
              </w:rPr>
            </w:pPr>
            <w:r w:rsidRPr="00E16F0E">
              <w:rPr>
                <w:sz w:val="20"/>
                <w:szCs w:val="20"/>
              </w:rPr>
              <w:t>AIG</w:t>
            </w:r>
          </w:p>
        </w:tc>
      </w:tr>
      <w:tr w:rsidR="00645261" w:rsidRPr="00645261" w14:paraId="695A6576" w14:textId="77777777" w:rsidTr="00AE005E">
        <w:trPr>
          <w:trHeight w:val="196"/>
          <w:jc w:val="center"/>
        </w:trPr>
        <w:tc>
          <w:tcPr>
            <w:tcW w:w="1187" w:type="dxa"/>
            <w:vMerge/>
            <w:shd w:val="clear" w:color="auto" w:fill="auto"/>
            <w:vAlign w:val="center"/>
          </w:tcPr>
          <w:p w14:paraId="5C177ECB" w14:textId="77777777" w:rsidR="00645261" w:rsidRPr="00E16F0E" w:rsidRDefault="00645261" w:rsidP="00E16F0E">
            <w:pPr>
              <w:adjustRightInd w:val="0"/>
              <w:snapToGrid w:val="0"/>
              <w:jc w:val="center"/>
              <w:rPr>
                <w:sz w:val="20"/>
                <w:szCs w:val="20"/>
              </w:rPr>
            </w:pPr>
          </w:p>
        </w:tc>
        <w:tc>
          <w:tcPr>
            <w:tcW w:w="1128" w:type="dxa"/>
            <w:shd w:val="clear" w:color="auto" w:fill="auto"/>
            <w:vAlign w:val="center"/>
          </w:tcPr>
          <w:p w14:paraId="0C680A51" w14:textId="27C52B71" w:rsidR="00645261" w:rsidRPr="00E16F0E" w:rsidRDefault="005B0B14" w:rsidP="00E16F0E">
            <w:pPr>
              <w:adjustRightInd w:val="0"/>
              <w:snapToGrid w:val="0"/>
              <w:jc w:val="center"/>
              <w:rPr>
                <w:sz w:val="20"/>
                <w:szCs w:val="20"/>
              </w:rPr>
            </w:pPr>
            <w:r>
              <w:rPr>
                <w:rFonts w:hint="eastAsia"/>
                <w:sz w:val="20"/>
                <w:szCs w:val="20"/>
              </w:rPr>
              <w:t>m</w:t>
            </w:r>
            <w:r w:rsidR="00645261" w:rsidRPr="00E16F0E">
              <w:rPr>
                <w:sz w:val="20"/>
                <w:szCs w:val="20"/>
              </w:rPr>
              <w:t>akespan</w:t>
            </w:r>
          </w:p>
        </w:tc>
        <w:tc>
          <w:tcPr>
            <w:tcW w:w="916" w:type="dxa"/>
            <w:shd w:val="clear" w:color="auto" w:fill="auto"/>
            <w:vAlign w:val="center"/>
          </w:tcPr>
          <w:p w14:paraId="0E606D5E" w14:textId="77777777" w:rsidR="00645261" w:rsidRPr="00E16F0E" w:rsidRDefault="00645261" w:rsidP="00E16F0E">
            <w:pPr>
              <w:adjustRightInd w:val="0"/>
              <w:snapToGrid w:val="0"/>
              <w:jc w:val="center"/>
              <w:rPr>
                <w:sz w:val="20"/>
                <w:szCs w:val="20"/>
              </w:rPr>
            </w:pPr>
            <w:r w:rsidRPr="00E16F0E">
              <w:rPr>
                <w:sz w:val="20"/>
                <w:szCs w:val="20"/>
              </w:rPr>
              <w:t>Time(s)</w:t>
            </w:r>
          </w:p>
        </w:tc>
        <w:tc>
          <w:tcPr>
            <w:tcW w:w="905" w:type="dxa"/>
            <w:shd w:val="clear" w:color="auto" w:fill="auto"/>
            <w:vAlign w:val="center"/>
          </w:tcPr>
          <w:p w14:paraId="24505B82" w14:textId="77777777" w:rsidR="00645261" w:rsidRPr="00E16F0E" w:rsidRDefault="00645261" w:rsidP="00E16F0E">
            <w:pPr>
              <w:adjustRightInd w:val="0"/>
              <w:snapToGrid w:val="0"/>
              <w:jc w:val="center"/>
              <w:rPr>
                <w:sz w:val="20"/>
                <w:szCs w:val="20"/>
              </w:rPr>
            </w:pPr>
            <w:r w:rsidRPr="00E16F0E">
              <w:rPr>
                <w:sz w:val="20"/>
                <w:szCs w:val="20"/>
              </w:rPr>
              <w:t>Gap</w:t>
            </w:r>
          </w:p>
        </w:tc>
        <w:tc>
          <w:tcPr>
            <w:tcW w:w="1128" w:type="dxa"/>
            <w:shd w:val="clear" w:color="auto" w:fill="auto"/>
            <w:vAlign w:val="center"/>
          </w:tcPr>
          <w:p w14:paraId="39D35215" w14:textId="06736FF5" w:rsidR="00645261" w:rsidRPr="00E16F0E" w:rsidRDefault="005B0B14" w:rsidP="00E16F0E">
            <w:pPr>
              <w:adjustRightInd w:val="0"/>
              <w:snapToGrid w:val="0"/>
              <w:jc w:val="center"/>
              <w:rPr>
                <w:sz w:val="20"/>
                <w:szCs w:val="20"/>
              </w:rPr>
            </w:pPr>
            <w:r>
              <w:rPr>
                <w:rFonts w:hint="eastAsia"/>
                <w:sz w:val="20"/>
                <w:szCs w:val="20"/>
              </w:rPr>
              <w:t>m</w:t>
            </w:r>
            <w:r w:rsidR="00645261" w:rsidRPr="00E16F0E">
              <w:rPr>
                <w:sz w:val="20"/>
                <w:szCs w:val="20"/>
              </w:rPr>
              <w:t>akespan</w:t>
            </w:r>
          </w:p>
        </w:tc>
        <w:tc>
          <w:tcPr>
            <w:tcW w:w="916" w:type="dxa"/>
            <w:shd w:val="clear" w:color="auto" w:fill="auto"/>
            <w:vAlign w:val="center"/>
          </w:tcPr>
          <w:p w14:paraId="7B00D0E2" w14:textId="77777777" w:rsidR="00645261" w:rsidRPr="00E16F0E" w:rsidRDefault="00645261" w:rsidP="00E16F0E">
            <w:pPr>
              <w:adjustRightInd w:val="0"/>
              <w:snapToGrid w:val="0"/>
              <w:jc w:val="center"/>
              <w:rPr>
                <w:sz w:val="20"/>
                <w:szCs w:val="20"/>
              </w:rPr>
            </w:pPr>
            <w:r w:rsidRPr="00E16F0E">
              <w:rPr>
                <w:sz w:val="20"/>
                <w:szCs w:val="20"/>
              </w:rPr>
              <w:t>Time(s)</w:t>
            </w:r>
          </w:p>
        </w:tc>
      </w:tr>
      <w:tr w:rsidR="00645261" w:rsidRPr="00645261" w14:paraId="6D405708" w14:textId="77777777" w:rsidTr="00AE005E">
        <w:trPr>
          <w:trHeight w:val="203"/>
          <w:jc w:val="center"/>
        </w:trPr>
        <w:tc>
          <w:tcPr>
            <w:tcW w:w="1187" w:type="dxa"/>
            <w:tcBorders>
              <w:bottom w:val="nil"/>
            </w:tcBorders>
            <w:shd w:val="clear" w:color="auto" w:fill="auto"/>
            <w:vAlign w:val="center"/>
          </w:tcPr>
          <w:p w14:paraId="4BF34758" w14:textId="6224A9FE" w:rsidR="00645261" w:rsidRPr="00E16F0E" w:rsidRDefault="008C1545" w:rsidP="00E16F0E">
            <w:pPr>
              <w:adjustRightInd w:val="0"/>
              <w:snapToGrid w:val="0"/>
              <w:jc w:val="center"/>
              <w:rPr>
                <w:sz w:val="20"/>
                <w:szCs w:val="20"/>
              </w:rPr>
            </w:pPr>
            <m:oMathPara>
              <m:oMath>
                <m:r>
                  <w:rPr>
                    <w:rFonts w:ascii="Cambria Math" w:hAnsi="Cambria Math"/>
                    <w:sz w:val="20"/>
                    <w:szCs w:val="20"/>
                  </w:rPr>
                  <m:t>2×8×2</m:t>
                </m:r>
              </m:oMath>
            </m:oMathPara>
          </w:p>
        </w:tc>
        <w:tc>
          <w:tcPr>
            <w:tcW w:w="1128" w:type="dxa"/>
            <w:tcBorders>
              <w:bottom w:val="nil"/>
            </w:tcBorders>
            <w:shd w:val="clear" w:color="auto" w:fill="auto"/>
            <w:vAlign w:val="center"/>
          </w:tcPr>
          <w:p w14:paraId="4F04CEE3" w14:textId="77777777" w:rsidR="00645261" w:rsidRPr="00E16F0E" w:rsidRDefault="00645261" w:rsidP="00E16F0E">
            <w:pPr>
              <w:adjustRightInd w:val="0"/>
              <w:snapToGrid w:val="0"/>
              <w:jc w:val="center"/>
              <w:rPr>
                <w:b/>
                <w:bCs/>
                <w:sz w:val="20"/>
                <w:szCs w:val="20"/>
              </w:rPr>
            </w:pPr>
            <w:r w:rsidRPr="00E16F0E">
              <w:rPr>
                <w:b/>
                <w:bCs/>
                <w:sz w:val="20"/>
                <w:szCs w:val="20"/>
              </w:rPr>
              <w:t>65</w:t>
            </w:r>
          </w:p>
        </w:tc>
        <w:tc>
          <w:tcPr>
            <w:tcW w:w="916" w:type="dxa"/>
            <w:tcBorders>
              <w:bottom w:val="nil"/>
            </w:tcBorders>
            <w:shd w:val="clear" w:color="auto" w:fill="auto"/>
            <w:vAlign w:val="center"/>
          </w:tcPr>
          <w:p w14:paraId="0681C517" w14:textId="77777777" w:rsidR="00645261" w:rsidRPr="00E16F0E" w:rsidRDefault="00645261" w:rsidP="00E16F0E">
            <w:pPr>
              <w:adjustRightInd w:val="0"/>
              <w:snapToGrid w:val="0"/>
              <w:jc w:val="center"/>
              <w:rPr>
                <w:sz w:val="20"/>
                <w:szCs w:val="20"/>
              </w:rPr>
            </w:pPr>
            <w:r w:rsidRPr="00E16F0E">
              <w:rPr>
                <w:sz w:val="20"/>
                <w:szCs w:val="20"/>
              </w:rPr>
              <w:t>0.05</w:t>
            </w:r>
          </w:p>
        </w:tc>
        <w:tc>
          <w:tcPr>
            <w:tcW w:w="905" w:type="dxa"/>
            <w:tcBorders>
              <w:bottom w:val="nil"/>
            </w:tcBorders>
            <w:shd w:val="clear" w:color="auto" w:fill="auto"/>
            <w:vAlign w:val="center"/>
          </w:tcPr>
          <w:p w14:paraId="3B72C90A"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bottom w:val="nil"/>
            </w:tcBorders>
            <w:shd w:val="clear" w:color="auto" w:fill="auto"/>
            <w:vAlign w:val="center"/>
          </w:tcPr>
          <w:p w14:paraId="3D975BA0" w14:textId="77777777" w:rsidR="00645261" w:rsidRPr="00E16F0E" w:rsidRDefault="00645261" w:rsidP="00E16F0E">
            <w:pPr>
              <w:adjustRightInd w:val="0"/>
              <w:snapToGrid w:val="0"/>
              <w:jc w:val="center"/>
              <w:rPr>
                <w:b/>
                <w:bCs/>
                <w:sz w:val="20"/>
                <w:szCs w:val="20"/>
              </w:rPr>
            </w:pPr>
            <w:r w:rsidRPr="00E16F0E">
              <w:rPr>
                <w:b/>
                <w:bCs/>
                <w:sz w:val="20"/>
                <w:szCs w:val="20"/>
              </w:rPr>
              <w:t>65</w:t>
            </w:r>
          </w:p>
        </w:tc>
        <w:tc>
          <w:tcPr>
            <w:tcW w:w="916" w:type="dxa"/>
            <w:tcBorders>
              <w:bottom w:val="nil"/>
            </w:tcBorders>
            <w:shd w:val="clear" w:color="auto" w:fill="auto"/>
            <w:vAlign w:val="center"/>
          </w:tcPr>
          <w:p w14:paraId="72A2DE8A" w14:textId="77777777" w:rsidR="00645261" w:rsidRPr="00E16F0E" w:rsidRDefault="00645261" w:rsidP="00E16F0E">
            <w:pPr>
              <w:adjustRightInd w:val="0"/>
              <w:snapToGrid w:val="0"/>
              <w:jc w:val="center"/>
              <w:rPr>
                <w:sz w:val="20"/>
                <w:szCs w:val="20"/>
              </w:rPr>
            </w:pPr>
            <w:r w:rsidRPr="00E16F0E">
              <w:rPr>
                <w:sz w:val="20"/>
                <w:szCs w:val="20"/>
              </w:rPr>
              <w:t>0.04</w:t>
            </w:r>
          </w:p>
        </w:tc>
      </w:tr>
      <w:tr w:rsidR="00645261" w:rsidRPr="00645261" w14:paraId="6CECF6C0" w14:textId="77777777" w:rsidTr="00AE005E">
        <w:trPr>
          <w:trHeight w:val="196"/>
          <w:jc w:val="center"/>
        </w:trPr>
        <w:tc>
          <w:tcPr>
            <w:tcW w:w="1187" w:type="dxa"/>
            <w:tcBorders>
              <w:top w:val="nil"/>
              <w:bottom w:val="nil"/>
            </w:tcBorders>
            <w:shd w:val="clear" w:color="auto" w:fill="auto"/>
            <w:vAlign w:val="center"/>
          </w:tcPr>
          <w:p w14:paraId="5857B455" w14:textId="0123C811" w:rsidR="00645261" w:rsidRPr="00E16F0E" w:rsidRDefault="008C1545" w:rsidP="00E16F0E">
            <w:pPr>
              <w:adjustRightInd w:val="0"/>
              <w:snapToGrid w:val="0"/>
              <w:jc w:val="center"/>
              <w:rPr>
                <w:sz w:val="20"/>
                <w:szCs w:val="20"/>
              </w:rPr>
            </w:pPr>
            <m:oMathPara>
              <m:oMath>
                <m:r>
                  <w:rPr>
                    <w:rFonts w:ascii="Cambria Math" w:hAnsi="Cambria Math"/>
                    <w:sz w:val="20"/>
                    <w:szCs w:val="20"/>
                  </w:rPr>
                  <m:t>2×8×3</m:t>
                </m:r>
              </m:oMath>
            </m:oMathPara>
          </w:p>
        </w:tc>
        <w:tc>
          <w:tcPr>
            <w:tcW w:w="1128" w:type="dxa"/>
            <w:tcBorders>
              <w:top w:val="nil"/>
              <w:bottom w:val="nil"/>
            </w:tcBorders>
            <w:shd w:val="clear" w:color="auto" w:fill="auto"/>
            <w:vAlign w:val="center"/>
          </w:tcPr>
          <w:p w14:paraId="37AE0668" w14:textId="77777777" w:rsidR="00645261" w:rsidRPr="00E16F0E" w:rsidRDefault="00645261" w:rsidP="00E16F0E">
            <w:pPr>
              <w:adjustRightInd w:val="0"/>
              <w:snapToGrid w:val="0"/>
              <w:jc w:val="center"/>
              <w:rPr>
                <w:b/>
                <w:bCs/>
                <w:sz w:val="20"/>
                <w:szCs w:val="20"/>
              </w:rPr>
            </w:pPr>
            <w:r w:rsidRPr="00E16F0E">
              <w:rPr>
                <w:b/>
                <w:bCs/>
                <w:sz w:val="20"/>
                <w:szCs w:val="20"/>
              </w:rPr>
              <w:t>117</w:t>
            </w:r>
          </w:p>
        </w:tc>
        <w:tc>
          <w:tcPr>
            <w:tcW w:w="916" w:type="dxa"/>
            <w:tcBorders>
              <w:top w:val="nil"/>
              <w:bottom w:val="nil"/>
            </w:tcBorders>
            <w:shd w:val="clear" w:color="auto" w:fill="auto"/>
            <w:vAlign w:val="center"/>
          </w:tcPr>
          <w:p w14:paraId="2A38A258" w14:textId="77777777" w:rsidR="00645261" w:rsidRPr="00E16F0E" w:rsidRDefault="00645261" w:rsidP="00E16F0E">
            <w:pPr>
              <w:adjustRightInd w:val="0"/>
              <w:snapToGrid w:val="0"/>
              <w:jc w:val="center"/>
              <w:rPr>
                <w:sz w:val="20"/>
                <w:szCs w:val="20"/>
              </w:rPr>
            </w:pPr>
            <w:r w:rsidRPr="00E16F0E">
              <w:rPr>
                <w:sz w:val="20"/>
                <w:szCs w:val="20"/>
              </w:rPr>
              <w:t>0.04</w:t>
            </w:r>
          </w:p>
        </w:tc>
        <w:tc>
          <w:tcPr>
            <w:tcW w:w="905" w:type="dxa"/>
            <w:tcBorders>
              <w:top w:val="nil"/>
              <w:bottom w:val="nil"/>
            </w:tcBorders>
            <w:shd w:val="clear" w:color="auto" w:fill="auto"/>
            <w:vAlign w:val="center"/>
          </w:tcPr>
          <w:p w14:paraId="59B8C649"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top w:val="nil"/>
              <w:bottom w:val="nil"/>
            </w:tcBorders>
            <w:shd w:val="clear" w:color="auto" w:fill="auto"/>
            <w:vAlign w:val="center"/>
          </w:tcPr>
          <w:p w14:paraId="209BC0D4" w14:textId="77777777" w:rsidR="00645261" w:rsidRPr="00E16F0E" w:rsidRDefault="00645261" w:rsidP="00E16F0E">
            <w:pPr>
              <w:adjustRightInd w:val="0"/>
              <w:snapToGrid w:val="0"/>
              <w:jc w:val="center"/>
              <w:rPr>
                <w:b/>
                <w:bCs/>
                <w:sz w:val="20"/>
                <w:szCs w:val="20"/>
              </w:rPr>
            </w:pPr>
            <w:r w:rsidRPr="00E16F0E">
              <w:rPr>
                <w:b/>
                <w:bCs/>
                <w:sz w:val="20"/>
                <w:szCs w:val="20"/>
              </w:rPr>
              <w:t>117</w:t>
            </w:r>
          </w:p>
        </w:tc>
        <w:tc>
          <w:tcPr>
            <w:tcW w:w="916" w:type="dxa"/>
            <w:tcBorders>
              <w:top w:val="nil"/>
              <w:bottom w:val="nil"/>
            </w:tcBorders>
            <w:shd w:val="clear" w:color="auto" w:fill="auto"/>
            <w:vAlign w:val="center"/>
          </w:tcPr>
          <w:p w14:paraId="1241447C" w14:textId="77777777" w:rsidR="00645261" w:rsidRPr="00E16F0E" w:rsidRDefault="00645261" w:rsidP="00E16F0E">
            <w:pPr>
              <w:adjustRightInd w:val="0"/>
              <w:snapToGrid w:val="0"/>
              <w:jc w:val="center"/>
              <w:rPr>
                <w:sz w:val="20"/>
                <w:szCs w:val="20"/>
              </w:rPr>
            </w:pPr>
            <w:r w:rsidRPr="00E16F0E">
              <w:rPr>
                <w:sz w:val="20"/>
                <w:szCs w:val="20"/>
              </w:rPr>
              <w:t>0.06</w:t>
            </w:r>
          </w:p>
        </w:tc>
      </w:tr>
      <w:tr w:rsidR="00645261" w:rsidRPr="00645261" w14:paraId="58FD7E39" w14:textId="77777777" w:rsidTr="00AE005E">
        <w:trPr>
          <w:trHeight w:val="196"/>
          <w:jc w:val="center"/>
        </w:trPr>
        <w:tc>
          <w:tcPr>
            <w:tcW w:w="1187" w:type="dxa"/>
            <w:tcBorders>
              <w:top w:val="nil"/>
              <w:bottom w:val="nil"/>
            </w:tcBorders>
            <w:shd w:val="clear" w:color="auto" w:fill="auto"/>
            <w:vAlign w:val="center"/>
          </w:tcPr>
          <w:p w14:paraId="59C31C4F" w14:textId="6459F2F4" w:rsidR="00645261" w:rsidRPr="00E16F0E" w:rsidRDefault="008C1545" w:rsidP="00E16F0E">
            <w:pPr>
              <w:adjustRightInd w:val="0"/>
              <w:snapToGrid w:val="0"/>
              <w:jc w:val="center"/>
              <w:rPr>
                <w:sz w:val="20"/>
                <w:szCs w:val="20"/>
              </w:rPr>
            </w:pPr>
            <m:oMathPara>
              <m:oMath>
                <m:r>
                  <w:rPr>
                    <w:rFonts w:ascii="Cambria Math" w:hAnsi="Cambria Math"/>
                    <w:sz w:val="20"/>
                    <w:szCs w:val="20"/>
                  </w:rPr>
                  <m:t>2×8×4</m:t>
                </m:r>
              </m:oMath>
            </m:oMathPara>
          </w:p>
        </w:tc>
        <w:tc>
          <w:tcPr>
            <w:tcW w:w="1128" w:type="dxa"/>
            <w:tcBorders>
              <w:top w:val="nil"/>
              <w:bottom w:val="nil"/>
            </w:tcBorders>
            <w:shd w:val="clear" w:color="auto" w:fill="auto"/>
            <w:vAlign w:val="center"/>
          </w:tcPr>
          <w:p w14:paraId="2D21E695" w14:textId="77777777" w:rsidR="00645261" w:rsidRPr="00E16F0E" w:rsidRDefault="00645261" w:rsidP="00E16F0E">
            <w:pPr>
              <w:adjustRightInd w:val="0"/>
              <w:snapToGrid w:val="0"/>
              <w:jc w:val="center"/>
              <w:rPr>
                <w:b/>
                <w:bCs/>
                <w:sz w:val="20"/>
                <w:szCs w:val="20"/>
              </w:rPr>
            </w:pPr>
            <w:r w:rsidRPr="00E16F0E">
              <w:rPr>
                <w:b/>
                <w:bCs/>
                <w:sz w:val="20"/>
                <w:szCs w:val="20"/>
              </w:rPr>
              <w:t>112</w:t>
            </w:r>
          </w:p>
        </w:tc>
        <w:tc>
          <w:tcPr>
            <w:tcW w:w="916" w:type="dxa"/>
            <w:tcBorders>
              <w:top w:val="nil"/>
              <w:bottom w:val="nil"/>
            </w:tcBorders>
            <w:shd w:val="clear" w:color="auto" w:fill="auto"/>
            <w:vAlign w:val="center"/>
          </w:tcPr>
          <w:p w14:paraId="08979A7B" w14:textId="77777777" w:rsidR="00645261" w:rsidRPr="00E16F0E" w:rsidRDefault="00645261" w:rsidP="00E16F0E">
            <w:pPr>
              <w:adjustRightInd w:val="0"/>
              <w:snapToGrid w:val="0"/>
              <w:jc w:val="center"/>
              <w:rPr>
                <w:sz w:val="20"/>
                <w:szCs w:val="20"/>
              </w:rPr>
            </w:pPr>
            <w:r w:rsidRPr="00E16F0E">
              <w:rPr>
                <w:sz w:val="20"/>
                <w:szCs w:val="20"/>
              </w:rPr>
              <w:t>0.96</w:t>
            </w:r>
          </w:p>
        </w:tc>
        <w:tc>
          <w:tcPr>
            <w:tcW w:w="905" w:type="dxa"/>
            <w:tcBorders>
              <w:top w:val="nil"/>
              <w:bottom w:val="nil"/>
            </w:tcBorders>
            <w:shd w:val="clear" w:color="auto" w:fill="auto"/>
            <w:vAlign w:val="center"/>
          </w:tcPr>
          <w:p w14:paraId="3B0E0493"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top w:val="nil"/>
              <w:bottom w:val="nil"/>
            </w:tcBorders>
            <w:shd w:val="clear" w:color="auto" w:fill="auto"/>
            <w:vAlign w:val="center"/>
          </w:tcPr>
          <w:p w14:paraId="23D25578" w14:textId="77777777" w:rsidR="00645261" w:rsidRPr="00E16F0E" w:rsidRDefault="00645261" w:rsidP="00E16F0E">
            <w:pPr>
              <w:adjustRightInd w:val="0"/>
              <w:snapToGrid w:val="0"/>
              <w:jc w:val="center"/>
              <w:rPr>
                <w:sz w:val="20"/>
                <w:szCs w:val="20"/>
              </w:rPr>
            </w:pPr>
            <w:r w:rsidRPr="00E16F0E">
              <w:rPr>
                <w:sz w:val="20"/>
                <w:szCs w:val="20"/>
              </w:rPr>
              <w:t>124</w:t>
            </w:r>
          </w:p>
        </w:tc>
        <w:tc>
          <w:tcPr>
            <w:tcW w:w="916" w:type="dxa"/>
            <w:tcBorders>
              <w:top w:val="nil"/>
              <w:bottom w:val="nil"/>
            </w:tcBorders>
            <w:shd w:val="clear" w:color="auto" w:fill="auto"/>
            <w:vAlign w:val="center"/>
          </w:tcPr>
          <w:p w14:paraId="57259CCE" w14:textId="77777777" w:rsidR="00645261" w:rsidRPr="00E16F0E" w:rsidRDefault="00645261" w:rsidP="00E16F0E">
            <w:pPr>
              <w:adjustRightInd w:val="0"/>
              <w:snapToGrid w:val="0"/>
              <w:jc w:val="center"/>
              <w:rPr>
                <w:sz w:val="20"/>
                <w:szCs w:val="20"/>
              </w:rPr>
            </w:pPr>
            <w:r w:rsidRPr="00E16F0E">
              <w:rPr>
                <w:sz w:val="20"/>
                <w:szCs w:val="20"/>
              </w:rPr>
              <w:t>0.08</w:t>
            </w:r>
          </w:p>
        </w:tc>
      </w:tr>
      <w:tr w:rsidR="00645261" w:rsidRPr="00645261" w14:paraId="602C2960" w14:textId="77777777" w:rsidTr="00AE005E">
        <w:trPr>
          <w:trHeight w:val="203"/>
          <w:jc w:val="center"/>
        </w:trPr>
        <w:tc>
          <w:tcPr>
            <w:tcW w:w="1187" w:type="dxa"/>
            <w:tcBorders>
              <w:top w:val="nil"/>
              <w:bottom w:val="nil"/>
            </w:tcBorders>
            <w:shd w:val="clear" w:color="auto" w:fill="auto"/>
            <w:vAlign w:val="center"/>
          </w:tcPr>
          <w:p w14:paraId="0FE0466C" w14:textId="40979B32" w:rsidR="00645261" w:rsidRPr="00E16F0E" w:rsidRDefault="008C1545" w:rsidP="00E16F0E">
            <w:pPr>
              <w:adjustRightInd w:val="0"/>
              <w:snapToGrid w:val="0"/>
              <w:jc w:val="center"/>
              <w:rPr>
                <w:sz w:val="20"/>
                <w:szCs w:val="20"/>
              </w:rPr>
            </w:pPr>
            <m:oMathPara>
              <m:oMath>
                <m:r>
                  <w:rPr>
                    <w:rFonts w:ascii="Cambria Math" w:hAnsi="Cambria Math"/>
                    <w:sz w:val="20"/>
                    <w:szCs w:val="20"/>
                  </w:rPr>
                  <m:t>2×13×2</m:t>
                </m:r>
              </m:oMath>
            </m:oMathPara>
          </w:p>
        </w:tc>
        <w:tc>
          <w:tcPr>
            <w:tcW w:w="1128" w:type="dxa"/>
            <w:tcBorders>
              <w:top w:val="nil"/>
              <w:bottom w:val="nil"/>
            </w:tcBorders>
            <w:shd w:val="clear" w:color="auto" w:fill="auto"/>
            <w:vAlign w:val="center"/>
          </w:tcPr>
          <w:p w14:paraId="29FA5E6C" w14:textId="77777777" w:rsidR="00645261" w:rsidRPr="00E16F0E" w:rsidRDefault="00645261" w:rsidP="00E16F0E">
            <w:pPr>
              <w:adjustRightInd w:val="0"/>
              <w:snapToGrid w:val="0"/>
              <w:jc w:val="center"/>
              <w:rPr>
                <w:b/>
                <w:bCs/>
                <w:sz w:val="20"/>
                <w:szCs w:val="20"/>
              </w:rPr>
            </w:pPr>
            <w:r w:rsidRPr="00E16F0E">
              <w:rPr>
                <w:b/>
                <w:bCs/>
                <w:sz w:val="20"/>
                <w:szCs w:val="20"/>
              </w:rPr>
              <w:t>97</w:t>
            </w:r>
          </w:p>
        </w:tc>
        <w:tc>
          <w:tcPr>
            <w:tcW w:w="916" w:type="dxa"/>
            <w:tcBorders>
              <w:top w:val="nil"/>
              <w:bottom w:val="nil"/>
            </w:tcBorders>
            <w:shd w:val="clear" w:color="auto" w:fill="auto"/>
            <w:vAlign w:val="center"/>
          </w:tcPr>
          <w:p w14:paraId="05053020" w14:textId="77777777" w:rsidR="00645261" w:rsidRPr="00E16F0E" w:rsidRDefault="00645261" w:rsidP="00E16F0E">
            <w:pPr>
              <w:adjustRightInd w:val="0"/>
              <w:snapToGrid w:val="0"/>
              <w:jc w:val="center"/>
              <w:rPr>
                <w:sz w:val="20"/>
                <w:szCs w:val="20"/>
              </w:rPr>
            </w:pPr>
            <w:r w:rsidRPr="00E16F0E">
              <w:rPr>
                <w:sz w:val="20"/>
                <w:szCs w:val="20"/>
              </w:rPr>
              <w:t>2.60</w:t>
            </w:r>
          </w:p>
        </w:tc>
        <w:tc>
          <w:tcPr>
            <w:tcW w:w="905" w:type="dxa"/>
            <w:tcBorders>
              <w:top w:val="nil"/>
              <w:bottom w:val="nil"/>
            </w:tcBorders>
            <w:shd w:val="clear" w:color="auto" w:fill="auto"/>
            <w:vAlign w:val="center"/>
          </w:tcPr>
          <w:p w14:paraId="3313FBC4"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top w:val="nil"/>
              <w:bottom w:val="nil"/>
            </w:tcBorders>
            <w:shd w:val="clear" w:color="auto" w:fill="auto"/>
            <w:vAlign w:val="center"/>
          </w:tcPr>
          <w:p w14:paraId="20AE5443" w14:textId="77777777" w:rsidR="00645261" w:rsidRPr="00E16F0E" w:rsidRDefault="00645261" w:rsidP="00E16F0E">
            <w:pPr>
              <w:widowControl/>
              <w:adjustRightInd w:val="0"/>
              <w:snapToGrid w:val="0"/>
              <w:jc w:val="center"/>
              <w:rPr>
                <w:rFonts w:eastAsia="等线"/>
                <w:color w:val="000000"/>
                <w:sz w:val="20"/>
                <w:szCs w:val="20"/>
              </w:rPr>
            </w:pPr>
            <w:r w:rsidRPr="00E16F0E">
              <w:rPr>
                <w:rFonts w:eastAsia="等线"/>
                <w:color w:val="000000"/>
                <w:sz w:val="20"/>
                <w:szCs w:val="20"/>
              </w:rPr>
              <w:t>99</w:t>
            </w:r>
          </w:p>
        </w:tc>
        <w:tc>
          <w:tcPr>
            <w:tcW w:w="916" w:type="dxa"/>
            <w:tcBorders>
              <w:top w:val="nil"/>
              <w:bottom w:val="nil"/>
            </w:tcBorders>
            <w:shd w:val="clear" w:color="auto" w:fill="auto"/>
            <w:vAlign w:val="center"/>
          </w:tcPr>
          <w:p w14:paraId="5AE361CF" w14:textId="77777777" w:rsidR="00645261" w:rsidRPr="00E16F0E" w:rsidRDefault="00645261" w:rsidP="00E16F0E">
            <w:pPr>
              <w:adjustRightInd w:val="0"/>
              <w:snapToGrid w:val="0"/>
              <w:jc w:val="center"/>
              <w:rPr>
                <w:sz w:val="20"/>
                <w:szCs w:val="20"/>
              </w:rPr>
            </w:pPr>
            <w:r w:rsidRPr="00E16F0E">
              <w:rPr>
                <w:sz w:val="20"/>
                <w:szCs w:val="20"/>
              </w:rPr>
              <w:t>0.06</w:t>
            </w:r>
          </w:p>
        </w:tc>
      </w:tr>
      <w:tr w:rsidR="00645261" w:rsidRPr="00645261" w14:paraId="2A1BCC8A" w14:textId="77777777" w:rsidTr="00AE005E">
        <w:trPr>
          <w:trHeight w:val="196"/>
          <w:jc w:val="center"/>
        </w:trPr>
        <w:tc>
          <w:tcPr>
            <w:tcW w:w="1187" w:type="dxa"/>
            <w:tcBorders>
              <w:top w:val="nil"/>
              <w:bottom w:val="nil"/>
            </w:tcBorders>
            <w:shd w:val="clear" w:color="auto" w:fill="auto"/>
            <w:vAlign w:val="center"/>
          </w:tcPr>
          <w:p w14:paraId="193C264A" w14:textId="09EFEBD3" w:rsidR="00645261" w:rsidRPr="00E16F0E" w:rsidRDefault="008C1545" w:rsidP="00E16F0E">
            <w:pPr>
              <w:adjustRightInd w:val="0"/>
              <w:snapToGrid w:val="0"/>
              <w:jc w:val="center"/>
              <w:rPr>
                <w:sz w:val="20"/>
                <w:szCs w:val="20"/>
              </w:rPr>
            </w:pPr>
            <m:oMathPara>
              <m:oMath>
                <m:r>
                  <w:rPr>
                    <w:rFonts w:ascii="Cambria Math" w:hAnsi="Cambria Math"/>
                    <w:sz w:val="20"/>
                    <w:szCs w:val="20"/>
                  </w:rPr>
                  <m:t>2×13×3</m:t>
                </m:r>
              </m:oMath>
            </m:oMathPara>
          </w:p>
        </w:tc>
        <w:tc>
          <w:tcPr>
            <w:tcW w:w="1128" w:type="dxa"/>
            <w:tcBorders>
              <w:top w:val="nil"/>
              <w:bottom w:val="nil"/>
            </w:tcBorders>
            <w:shd w:val="clear" w:color="auto" w:fill="auto"/>
            <w:vAlign w:val="center"/>
          </w:tcPr>
          <w:p w14:paraId="33959344" w14:textId="77777777" w:rsidR="00645261" w:rsidRPr="00E16F0E" w:rsidRDefault="00645261" w:rsidP="00E16F0E">
            <w:pPr>
              <w:adjustRightInd w:val="0"/>
              <w:snapToGrid w:val="0"/>
              <w:jc w:val="center"/>
              <w:rPr>
                <w:b/>
                <w:bCs/>
                <w:sz w:val="20"/>
                <w:szCs w:val="20"/>
              </w:rPr>
            </w:pPr>
            <w:r w:rsidRPr="00E16F0E">
              <w:rPr>
                <w:b/>
                <w:bCs/>
                <w:sz w:val="20"/>
                <w:szCs w:val="20"/>
              </w:rPr>
              <w:t>141</w:t>
            </w:r>
          </w:p>
        </w:tc>
        <w:tc>
          <w:tcPr>
            <w:tcW w:w="916" w:type="dxa"/>
            <w:tcBorders>
              <w:top w:val="nil"/>
              <w:bottom w:val="nil"/>
            </w:tcBorders>
            <w:shd w:val="clear" w:color="auto" w:fill="auto"/>
            <w:vAlign w:val="center"/>
          </w:tcPr>
          <w:p w14:paraId="0C3F5BE4" w14:textId="77777777" w:rsidR="00645261" w:rsidRPr="00E16F0E" w:rsidRDefault="00645261" w:rsidP="00E16F0E">
            <w:pPr>
              <w:adjustRightInd w:val="0"/>
              <w:snapToGrid w:val="0"/>
              <w:jc w:val="center"/>
              <w:rPr>
                <w:sz w:val="20"/>
                <w:szCs w:val="20"/>
              </w:rPr>
            </w:pPr>
            <w:r w:rsidRPr="00E16F0E">
              <w:rPr>
                <w:sz w:val="20"/>
                <w:szCs w:val="20"/>
              </w:rPr>
              <w:t>25.52</w:t>
            </w:r>
          </w:p>
        </w:tc>
        <w:tc>
          <w:tcPr>
            <w:tcW w:w="905" w:type="dxa"/>
            <w:tcBorders>
              <w:top w:val="nil"/>
              <w:bottom w:val="nil"/>
            </w:tcBorders>
            <w:shd w:val="clear" w:color="auto" w:fill="auto"/>
            <w:vAlign w:val="center"/>
          </w:tcPr>
          <w:p w14:paraId="75B4F88A"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top w:val="nil"/>
              <w:bottom w:val="nil"/>
            </w:tcBorders>
            <w:shd w:val="clear" w:color="auto" w:fill="auto"/>
            <w:vAlign w:val="center"/>
          </w:tcPr>
          <w:p w14:paraId="3AAFC79C" w14:textId="77777777" w:rsidR="00645261" w:rsidRPr="00E16F0E" w:rsidRDefault="00645261" w:rsidP="00E16F0E">
            <w:pPr>
              <w:adjustRightInd w:val="0"/>
              <w:snapToGrid w:val="0"/>
              <w:jc w:val="center"/>
              <w:rPr>
                <w:sz w:val="20"/>
                <w:szCs w:val="20"/>
              </w:rPr>
            </w:pPr>
            <w:r w:rsidRPr="00E16F0E">
              <w:rPr>
                <w:sz w:val="20"/>
                <w:szCs w:val="20"/>
              </w:rPr>
              <w:t>142</w:t>
            </w:r>
          </w:p>
        </w:tc>
        <w:tc>
          <w:tcPr>
            <w:tcW w:w="916" w:type="dxa"/>
            <w:tcBorders>
              <w:top w:val="nil"/>
              <w:bottom w:val="nil"/>
            </w:tcBorders>
            <w:shd w:val="clear" w:color="auto" w:fill="auto"/>
            <w:vAlign w:val="center"/>
          </w:tcPr>
          <w:p w14:paraId="048980B8" w14:textId="77777777" w:rsidR="00645261" w:rsidRPr="00E16F0E" w:rsidRDefault="00645261" w:rsidP="00E16F0E">
            <w:pPr>
              <w:adjustRightInd w:val="0"/>
              <w:snapToGrid w:val="0"/>
              <w:jc w:val="center"/>
              <w:rPr>
                <w:sz w:val="20"/>
                <w:szCs w:val="20"/>
              </w:rPr>
            </w:pPr>
            <w:r w:rsidRPr="00E16F0E">
              <w:rPr>
                <w:sz w:val="20"/>
                <w:szCs w:val="20"/>
              </w:rPr>
              <w:t>0.08</w:t>
            </w:r>
          </w:p>
        </w:tc>
      </w:tr>
      <w:tr w:rsidR="00645261" w:rsidRPr="00645261" w14:paraId="0182B0A0" w14:textId="77777777" w:rsidTr="00AE005E">
        <w:trPr>
          <w:trHeight w:val="196"/>
          <w:jc w:val="center"/>
        </w:trPr>
        <w:tc>
          <w:tcPr>
            <w:tcW w:w="1187" w:type="dxa"/>
            <w:tcBorders>
              <w:top w:val="nil"/>
              <w:bottom w:val="nil"/>
            </w:tcBorders>
            <w:shd w:val="clear" w:color="auto" w:fill="auto"/>
            <w:vAlign w:val="center"/>
          </w:tcPr>
          <w:p w14:paraId="07829EBB" w14:textId="3C9F3D78" w:rsidR="00645261" w:rsidRPr="00E16F0E" w:rsidRDefault="008C1545" w:rsidP="00E16F0E">
            <w:pPr>
              <w:adjustRightInd w:val="0"/>
              <w:snapToGrid w:val="0"/>
              <w:jc w:val="center"/>
              <w:rPr>
                <w:sz w:val="20"/>
                <w:szCs w:val="20"/>
              </w:rPr>
            </w:pPr>
            <m:oMathPara>
              <m:oMath>
                <m:r>
                  <w:rPr>
                    <w:rFonts w:ascii="Cambria Math" w:hAnsi="Cambria Math"/>
                    <w:sz w:val="20"/>
                    <w:szCs w:val="20"/>
                  </w:rPr>
                  <m:t>2×13×4</m:t>
                </m:r>
              </m:oMath>
            </m:oMathPara>
          </w:p>
        </w:tc>
        <w:tc>
          <w:tcPr>
            <w:tcW w:w="1128" w:type="dxa"/>
            <w:tcBorders>
              <w:top w:val="nil"/>
              <w:bottom w:val="nil"/>
            </w:tcBorders>
            <w:shd w:val="clear" w:color="auto" w:fill="auto"/>
            <w:vAlign w:val="center"/>
          </w:tcPr>
          <w:p w14:paraId="3910222F" w14:textId="77777777" w:rsidR="00645261" w:rsidRPr="00E16F0E" w:rsidRDefault="00645261" w:rsidP="00E16F0E">
            <w:pPr>
              <w:adjustRightInd w:val="0"/>
              <w:snapToGrid w:val="0"/>
              <w:jc w:val="center"/>
              <w:rPr>
                <w:b/>
                <w:bCs/>
                <w:sz w:val="20"/>
                <w:szCs w:val="20"/>
              </w:rPr>
            </w:pPr>
            <w:r w:rsidRPr="00E16F0E">
              <w:rPr>
                <w:b/>
                <w:bCs/>
                <w:sz w:val="20"/>
                <w:szCs w:val="20"/>
              </w:rPr>
              <w:t>166</w:t>
            </w:r>
          </w:p>
        </w:tc>
        <w:tc>
          <w:tcPr>
            <w:tcW w:w="916" w:type="dxa"/>
            <w:tcBorders>
              <w:top w:val="nil"/>
              <w:bottom w:val="nil"/>
            </w:tcBorders>
            <w:shd w:val="clear" w:color="auto" w:fill="auto"/>
            <w:vAlign w:val="center"/>
          </w:tcPr>
          <w:p w14:paraId="3AFC2C08" w14:textId="77777777" w:rsidR="00645261" w:rsidRPr="00E16F0E" w:rsidRDefault="00645261" w:rsidP="00E16F0E">
            <w:pPr>
              <w:adjustRightInd w:val="0"/>
              <w:snapToGrid w:val="0"/>
              <w:jc w:val="center"/>
              <w:rPr>
                <w:sz w:val="20"/>
                <w:szCs w:val="20"/>
              </w:rPr>
            </w:pPr>
            <w:r w:rsidRPr="00E16F0E">
              <w:rPr>
                <w:sz w:val="20"/>
                <w:szCs w:val="20"/>
              </w:rPr>
              <w:t>24.10</w:t>
            </w:r>
          </w:p>
        </w:tc>
        <w:tc>
          <w:tcPr>
            <w:tcW w:w="905" w:type="dxa"/>
            <w:tcBorders>
              <w:top w:val="nil"/>
              <w:bottom w:val="nil"/>
            </w:tcBorders>
            <w:shd w:val="clear" w:color="auto" w:fill="auto"/>
            <w:vAlign w:val="center"/>
          </w:tcPr>
          <w:p w14:paraId="77320944" w14:textId="77777777" w:rsidR="00645261" w:rsidRPr="00E16F0E" w:rsidRDefault="00645261" w:rsidP="00E16F0E">
            <w:pPr>
              <w:adjustRightInd w:val="0"/>
              <w:snapToGrid w:val="0"/>
              <w:jc w:val="center"/>
              <w:rPr>
                <w:sz w:val="20"/>
                <w:szCs w:val="20"/>
              </w:rPr>
            </w:pPr>
            <w:r w:rsidRPr="00E16F0E">
              <w:rPr>
                <w:sz w:val="20"/>
                <w:szCs w:val="20"/>
              </w:rPr>
              <w:t>0%</w:t>
            </w:r>
          </w:p>
        </w:tc>
        <w:tc>
          <w:tcPr>
            <w:tcW w:w="1128" w:type="dxa"/>
            <w:tcBorders>
              <w:top w:val="nil"/>
              <w:bottom w:val="nil"/>
            </w:tcBorders>
            <w:shd w:val="clear" w:color="auto" w:fill="auto"/>
            <w:vAlign w:val="center"/>
          </w:tcPr>
          <w:p w14:paraId="559A7827" w14:textId="77777777" w:rsidR="00645261" w:rsidRPr="00E16F0E" w:rsidRDefault="00645261" w:rsidP="00E16F0E">
            <w:pPr>
              <w:adjustRightInd w:val="0"/>
              <w:snapToGrid w:val="0"/>
              <w:jc w:val="center"/>
              <w:rPr>
                <w:sz w:val="20"/>
                <w:szCs w:val="20"/>
              </w:rPr>
            </w:pPr>
            <w:r w:rsidRPr="00E16F0E">
              <w:rPr>
                <w:sz w:val="20"/>
                <w:szCs w:val="20"/>
              </w:rPr>
              <w:t>170</w:t>
            </w:r>
          </w:p>
        </w:tc>
        <w:tc>
          <w:tcPr>
            <w:tcW w:w="916" w:type="dxa"/>
            <w:tcBorders>
              <w:top w:val="nil"/>
              <w:bottom w:val="nil"/>
            </w:tcBorders>
            <w:shd w:val="clear" w:color="auto" w:fill="auto"/>
            <w:vAlign w:val="center"/>
          </w:tcPr>
          <w:p w14:paraId="22005327" w14:textId="77777777" w:rsidR="00645261" w:rsidRPr="00E16F0E" w:rsidRDefault="00645261" w:rsidP="00E16F0E">
            <w:pPr>
              <w:adjustRightInd w:val="0"/>
              <w:snapToGrid w:val="0"/>
              <w:jc w:val="center"/>
              <w:rPr>
                <w:sz w:val="20"/>
                <w:szCs w:val="20"/>
              </w:rPr>
            </w:pPr>
            <w:r w:rsidRPr="00E16F0E">
              <w:rPr>
                <w:sz w:val="20"/>
                <w:szCs w:val="20"/>
              </w:rPr>
              <w:t>0.11</w:t>
            </w:r>
          </w:p>
        </w:tc>
      </w:tr>
      <w:tr w:rsidR="00645261" w:rsidRPr="00645261" w14:paraId="5EB9CE42" w14:textId="77777777" w:rsidTr="00AE005E">
        <w:trPr>
          <w:trHeight w:val="196"/>
          <w:jc w:val="center"/>
        </w:trPr>
        <w:tc>
          <w:tcPr>
            <w:tcW w:w="1187" w:type="dxa"/>
            <w:tcBorders>
              <w:top w:val="nil"/>
              <w:bottom w:val="nil"/>
            </w:tcBorders>
            <w:shd w:val="clear" w:color="auto" w:fill="auto"/>
            <w:vAlign w:val="center"/>
          </w:tcPr>
          <w:p w14:paraId="0DBE991C" w14:textId="5575C476" w:rsidR="00645261" w:rsidRPr="00E16F0E" w:rsidRDefault="008C1545" w:rsidP="00E16F0E">
            <w:pPr>
              <w:adjustRightInd w:val="0"/>
              <w:snapToGrid w:val="0"/>
              <w:jc w:val="center"/>
              <w:rPr>
                <w:sz w:val="20"/>
                <w:szCs w:val="20"/>
              </w:rPr>
            </w:pPr>
            <m:oMathPara>
              <m:oMath>
                <m:r>
                  <w:rPr>
                    <w:rFonts w:ascii="Cambria Math" w:hAnsi="Cambria Math"/>
                    <w:sz w:val="20"/>
                    <w:szCs w:val="20"/>
                  </w:rPr>
                  <m:t>2×18×2</m:t>
                </m:r>
              </m:oMath>
            </m:oMathPara>
          </w:p>
        </w:tc>
        <w:tc>
          <w:tcPr>
            <w:tcW w:w="1128" w:type="dxa"/>
            <w:tcBorders>
              <w:top w:val="nil"/>
              <w:bottom w:val="nil"/>
            </w:tcBorders>
            <w:shd w:val="clear" w:color="auto" w:fill="auto"/>
            <w:vAlign w:val="center"/>
          </w:tcPr>
          <w:p w14:paraId="64047660" w14:textId="77777777" w:rsidR="00645261" w:rsidRPr="00E16F0E" w:rsidRDefault="00645261" w:rsidP="00E16F0E">
            <w:pPr>
              <w:adjustRightInd w:val="0"/>
              <w:snapToGrid w:val="0"/>
              <w:jc w:val="center"/>
              <w:rPr>
                <w:b/>
                <w:bCs/>
                <w:sz w:val="20"/>
                <w:szCs w:val="20"/>
              </w:rPr>
            </w:pPr>
            <w:r w:rsidRPr="00E16F0E">
              <w:rPr>
                <w:b/>
                <w:bCs/>
                <w:sz w:val="20"/>
                <w:szCs w:val="20"/>
              </w:rPr>
              <w:t>149</w:t>
            </w:r>
          </w:p>
        </w:tc>
        <w:tc>
          <w:tcPr>
            <w:tcW w:w="916" w:type="dxa"/>
            <w:tcBorders>
              <w:top w:val="nil"/>
              <w:bottom w:val="nil"/>
            </w:tcBorders>
            <w:shd w:val="clear" w:color="auto" w:fill="auto"/>
            <w:vAlign w:val="center"/>
          </w:tcPr>
          <w:p w14:paraId="1A3E36DA"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bottom w:val="nil"/>
            </w:tcBorders>
            <w:shd w:val="clear" w:color="auto" w:fill="auto"/>
            <w:vAlign w:val="center"/>
          </w:tcPr>
          <w:p w14:paraId="5FCB0FA0" w14:textId="77777777" w:rsidR="00645261" w:rsidRPr="00E16F0E" w:rsidRDefault="00645261" w:rsidP="00E16F0E">
            <w:pPr>
              <w:adjustRightInd w:val="0"/>
              <w:snapToGrid w:val="0"/>
              <w:jc w:val="center"/>
              <w:rPr>
                <w:sz w:val="20"/>
                <w:szCs w:val="20"/>
              </w:rPr>
            </w:pPr>
            <w:r w:rsidRPr="00E16F0E">
              <w:rPr>
                <w:sz w:val="20"/>
                <w:szCs w:val="20"/>
              </w:rPr>
              <w:t>23.49%</w:t>
            </w:r>
          </w:p>
        </w:tc>
        <w:tc>
          <w:tcPr>
            <w:tcW w:w="1128" w:type="dxa"/>
            <w:tcBorders>
              <w:top w:val="nil"/>
              <w:bottom w:val="nil"/>
            </w:tcBorders>
            <w:shd w:val="clear" w:color="auto" w:fill="auto"/>
            <w:vAlign w:val="center"/>
          </w:tcPr>
          <w:p w14:paraId="0C236371" w14:textId="77777777" w:rsidR="00645261" w:rsidRPr="00E16F0E" w:rsidRDefault="00645261" w:rsidP="00E16F0E">
            <w:pPr>
              <w:adjustRightInd w:val="0"/>
              <w:snapToGrid w:val="0"/>
              <w:jc w:val="center"/>
              <w:rPr>
                <w:sz w:val="20"/>
                <w:szCs w:val="20"/>
              </w:rPr>
            </w:pPr>
            <w:r w:rsidRPr="00E16F0E">
              <w:rPr>
                <w:sz w:val="20"/>
                <w:szCs w:val="20"/>
              </w:rPr>
              <w:t>150</w:t>
            </w:r>
          </w:p>
        </w:tc>
        <w:tc>
          <w:tcPr>
            <w:tcW w:w="916" w:type="dxa"/>
            <w:tcBorders>
              <w:top w:val="nil"/>
              <w:bottom w:val="nil"/>
            </w:tcBorders>
            <w:shd w:val="clear" w:color="auto" w:fill="auto"/>
            <w:vAlign w:val="center"/>
          </w:tcPr>
          <w:p w14:paraId="44AA9242" w14:textId="77777777" w:rsidR="00645261" w:rsidRPr="00E16F0E" w:rsidRDefault="00645261" w:rsidP="00E16F0E">
            <w:pPr>
              <w:adjustRightInd w:val="0"/>
              <w:snapToGrid w:val="0"/>
              <w:jc w:val="center"/>
              <w:rPr>
                <w:sz w:val="20"/>
                <w:szCs w:val="20"/>
              </w:rPr>
            </w:pPr>
            <w:r w:rsidRPr="00E16F0E">
              <w:rPr>
                <w:sz w:val="20"/>
                <w:szCs w:val="20"/>
              </w:rPr>
              <w:t>0.08</w:t>
            </w:r>
          </w:p>
        </w:tc>
      </w:tr>
      <w:tr w:rsidR="00645261" w:rsidRPr="00645261" w14:paraId="7AE191D3" w14:textId="77777777" w:rsidTr="00AE005E">
        <w:trPr>
          <w:trHeight w:val="196"/>
          <w:jc w:val="center"/>
        </w:trPr>
        <w:tc>
          <w:tcPr>
            <w:tcW w:w="1187" w:type="dxa"/>
            <w:tcBorders>
              <w:top w:val="nil"/>
              <w:bottom w:val="nil"/>
            </w:tcBorders>
            <w:shd w:val="clear" w:color="auto" w:fill="auto"/>
            <w:vAlign w:val="center"/>
          </w:tcPr>
          <w:p w14:paraId="192AA37A" w14:textId="02EDFD71" w:rsidR="00645261" w:rsidRPr="00E16F0E" w:rsidRDefault="008C1545" w:rsidP="00E16F0E">
            <w:pPr>
              <w:adjustRightInd w:val="0"/>
              <w:snapToGrid w:val="0"/>
              <w:jc w:val="center"/>
              <w:rPr>
                <w:sz w:val="20"/>
                <w:szCs w:val="20"/>
              </w:rPr>
            </w:pPr>
            <m:oMathPara>
              <m:oMath>
                <m:r>
                  <w:rPr>
                    <w:rFonts w:ascii="Cambria Math" w:hAnsi="Cambria Math"/>
                    <w:sz w:val="20"/>
                    <w:szCs w:val="20"/>
                  </w:rPr>
                  <m:t>2×18×3</m:t>
                </m:r>
              </m:oMath>
            </m:oMathPara>
          </w:p>
        </w:tc>
        <w:tc>
          <w:tcPr>
            <w:tcW w:w="1128" w:type="dxa"/>
            <w:tcBorders>
              <w:top w:val="nil"/>
              <w:bottom w:val="nil"/>
            </w:tcBorders>
            <w:shd w:val="clear" w:color="auto" w:fill="auto"/>
            <w:vAlign w:val="center"/>
          </w:tcPr>
          <w:p w14:paraId="13CE4F92" w14:textId="77777777" w:rsidR="00645261" w:rsidRPr="00E16F0E" w:rsidRDefault="00645261" w:rsidP="00E16F0E">
            <w:pPr>
              <w:adjustRightInd w:val="0"/>
              <w:snapToGrid w:val="0"/>
              <w:jc w:val="center"/>
              <w:rPr>
                <w:b/>
                <w:bCs/>
                <w:sz w:val="20"/>
                <w:szCs w:val="20"/>
              </w:rPr>
            </w:pPr>
            <w:r w:rsidRPr="00E16F0E">
              <w:rPr>
                <w:b/>
                <w:bCs/>
                <w:sz w:val="20"/>
                <w:szCs w:val="20"/>
              </w:rPr>
              <w:t>164</w:t>
            </w:r>
          </w:p>
        </w:tc>
        <w:tc>
          <w:tcPr>
            <w:tcW w:w="916" w:type="dxa"/>
            <w:tcBorders>
              <w:top w:val="nil"/>
              <w:bottom w:val="nil"/>
            </w:tcBorders>
            <w:shd w:val="clear" w:color="auto" w:fill="auto"/>
            <w:vAlign w:val="center"/>
          </w:tcPr>
          <w:p w14:paraId="6CCF5C1E"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bottom w:val="nil"/>
            </w:tcBorders>
            <w:shd w:val="clear" w:color="auto" w:fill="auto"/>
            <w:vAlign w:val="center"/>
          </w:tcPr>
          <w:p w14:paraId="6A0DE10F" w14:textId="77777777" w:rsidR="00645261" w:rsidRPr="00E16F0E" w:rsidRDefault="00645261" w:rsidP="00E16F0E">
            <w:pPr>
              <w:adjustRightInd w:val="0"/>
              <w:snapToGrid w:val="0"/>
              <w:jc w:val="center"/>
              <w:rPr>
                <w:sz w:val="20"/>
                <w:szCs w:val="20"/>
              </w:rPr>
            </w:pPr>
            <w:r w:rsidRPr="00E16F0E">
              <w:rPr>
                <w:sz w:val="20"/>
                <w:szCs w:val="20"/>
              </w:rPr>
              <w:t>20.12%</w:t>
            </w:r>
          </w:p>
        </w:tc>
        <w:tc>
          <w:tcPr>
            <w:tcW w:w="1128" w:type="dxa"/>
            <w:tcBorders>
              <w:top w:val="nil"/>
              <w:bottom w:val="nil"/>
            </w:tcBorders>
            <w:shd w:val="clear" w:color="auto" w:fill="auto"/>
            <w:vAlign w:val="center"/>
          </w:tcPr>
          <w:p w14:paraId="317FE786" w14:textId="77777777" w:rsidR="00645261" w:rsidRPr="00E16F0E" w:rsidRDefault="00645261" w:rsidP="00E16F0E">
            <w:pPr>
              <w:adjustRightInd w:val="0"/>
              <w:snapToGrid w:val="0"/>
              <w:jc w:val="center"/>
              <w:rPr>
                <w:sz w:val="20"/>
                <w:szCs w:val="20"/>
              </w:rPr>
            </w:pPr>
            <w:r w:rsidRPr="00E16F0E">
              <w:rPr>
                <w:sz w:val="20"/>
                <w:szCs w:val="20"/>
              </w:rPr>
              <w:t>169</w:t>
            </w:r>
          </w:p>
        </w:tc>
        <w:tc>
          <w:tcPr>
            <w:tcW w:w="916" w:type="dxa"/>
            <w:tcBorders>
              <w:top w:val="nil"/>
              <w:bottom w:val="nil"/>
            </w:tcBorders>
            <w:shd w:val="clear" w:color="auto" w:fill="auto"/>
            <w:vAlign w:val="center"/>
          </w:tcPr>
          <w:p w14:paraId="12E1C8D0" w14:textId="77777777" w:rsidR="00645261" w:rsidRPr="00E16F0E" w:rsidRDefault="00645261" w:rsidP="00E16F0E">
            <w:pPr>
              <w:adjustRightInd w:val="0"/>
              <w:snapToGrid w:val="0"/>
              <w:jc w:val="center"/>
              <w:rPr>
                <w:sz w:val="20"/>
                <w:szCs w:val="20"/>
              </w:rPr>
            </w:pPr>
            <w:r w:rsidRPr="00E16F0E">
              <w:rPr>
                <w:sz w:val="20"/>
                <w:szCs w:val="20"/>
              </w:rPr>
              <w:t>0.11</w:t>
            </w:r>
          </w:p>
        </w:tc>
      </w:tr>
      <w:tr w:rsidR="00645261" w:rsidRPr="00645261" w14:paraId="6FBA21F7" w14:textId="77777777" w:rsidTr="00AE005E">
        <w:trPr>
          <w:trHeight w:val="196"/>
          <w:jc w:val="center"/>
        </w:trPr>
        <w:tc>
          <w:tcPr>
            <w:tcW w:w="1187" w:type="dxa"/>
            <w:tcBorders>
              <w:top w:val="nil"/>
              <w:bottom w:val="nil"/>
            </w:tcBorders>
            <w:shd w:val="clear" w:color="auto" w:fill="auto"/>
            <w:vAlign w:val="center"/>
          </w:tcPr>
          <w:p w14:paraId="3AA449AF" w14:textId="03D8CB75" w:rsidR="00645261" w:rsidRPr="00E16F0E" w:rsidRDefault="008C1545" w:rsidP="00E16F0E">
            <w:pPr>
              <w:adjustRightInd w:val="0"/>
              <w:snapToGrid w:val="0"/>
              <w:jc w:val="center"/>
              <w:rPr>
                <w:sz w:val="20"/>
                <w:szCs w:val="20"/>
              </w:rPr>
            </w:pPr>
            <m:oMathPara>
              <m:oMath>
                <m:r>
                  <w:rPr>
                    <w:rFonts w:ascii="Cambria Math" w:hAnsi="Cambria Math"/>
                    <w:sz w:val="20"/>
                    <w:szCs w:val="20"/>
                  </w:rPr>
                  <m:t>2×18×4</m:t>
                </m:r>
              </m:oMath>
            </m:oMathPara>
          </w:p>
        </w:tc>
        <w:tc>
          <w:tcPr>
            <w:tcW w:w="1128" w:type="dxa"/>
            <w:tcBorders>
              <w:top w:val="nil"/>
              <w:bottom w:val="nil"/>
            </w:tcBorders>
            <w:shd w:val="clear" w:color="auto" w:fill="auto"/>
            <w:vAlign w:val="center"/>
          </w:tcPr>
          <w:p w14:paraId="4BAB8621" w14:textId="77777777" w:rsidR="00645261" w:rsidRPr="00E16F0E" w:rsidRDefault="00645261" w:rsidP="00E16F0E">
            <w:pPr>
              <w:adjustRightInd w:val="0"/>
              <w:snapToGrid w:val="0"/>
              <w:jc w:val="center"/>
              <w:rPr>
                <w:b/>
                <w:bCs/>
                <w:sz w:val="20"/>
                <w:szCs w:val="20"/>
              </w:rPr>
            </w:pPr>
            <w:r w:rsidRPr="00E16F0E">
              <w:rPr>
                <w:b/>
                <w:bCs/>
                <w:sz w:val="20"/>
                <w:szCs w:val="20"/>
              </w:rPr>
              <w:t>175</w:t>
            </w:r>
          </w:p>
        </w:tc>
        <w:tc>
          <w:tcPr>
            <w:tcW w:w="916" w:type="dxa"/>
            <w:tcBorders>
              <w:top w:val="nil"/>
              <w:bottom w:val="nil"/>
            </w:tcBorders>
            <w:shd w:val="clear" w:color="auto" w:fill="auto"/>
            <w:vAlign w:val="center"/>
          </w:tcPr>
          <w:p w14:paraId="0E458BBD"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bottom w:val="nil"/>
            </w:tcBorders>
            <w:shd w:val="clear" w:color="auto" w:fill="auto"/>
            <w:vAlign w:val="center"/>
          </w:tcPr>
          <w:p w14:paraId="1D0E8CC8" w14:textId="77777777" w:rsidR="00645261" w:rsidRPr="00E16F0E" w:rsidRDefault="00645261" w:rsidP="00E16F0E">
            <w:pPr>
              <w:adjustRightInd w:val="0"/>
              <w:snapToGrid w:val="0"/>
              <w:jc w:val="center"/>
              <w:rPr>
                <w:sz w:val="20"/>
                <w:szCs w:val="20"/>
              </w:rPr>
            </w:pPr>
            <w:r w:rsidRPr="00E16F0E">
              <w:rPr>
                <w:sz w:val="20"/>
                <w:szCs w:val="20"/>
              </w:rPr>
              <w:t>16.57%</w:t>
            </w:r>
          </w:p>
        </w:tc>
        <w:tc>
          <w:tcPr>
            <w:tcW w:w="1128" w:type="dxa"/>
            <w:tcBorders>
              <w:top w:val="nil"/>
              <w:bottom w:val="nil"/>
            </w:tcBorders>
            <w:shd w:val="clear" w:color="auto" w:fill="auto"/>
            <w:vAlign w:val="center"/>
          </w:tcPr>
          <w:p w14:paraId="523B9432" w14:textId="77777777" w:rsidR="00645261" w:rsidRPr="00E16F0E" w:rsidRDefault="00645261" w:rsidP="00E16F0E">
            <w:pPr>
              <w:adjustRightInd w:val="0"/>
              <w:snapToGrid w:val="0"/>
              <w:jc w:val="center"/>
              <w:rPr>
                <w:sz w:val="20"/>
                <w:szCs w:val="20"/>
              </w:rPr>
            </w:pPr>
            <w:r w:rsidRPr="00E16F0E">
              <w:rPr>
                <w:sz w:val="20"/>
                <w:szCs w:val="20"/>
              </w:rPr>
              <w:t>176</w:t>
            </w:r>
          </w:p>
        </w:tc>
        <w:tc>
          <w:tcPr>
            <w:tcW w:w="916" w:type="dxa"/>
            <w:tcBorders>
              <w:top w:val="nil"/>
              <w:bottom w:val="nil"/>
            </w:tcBorders>
            <w:shd w:val="clear" w:color="auto" w:fill="auto"/>
            <w:vAlign w:val="center"/>
          </w:tcPr>
          <w:p w14:paraId="52B11D33" w14:textId="77777777" w:rsidR="00645261" w:rsidRPr="00E16F0E" w:rsidRDefault="00645261" w:rsidP="00E16F0E">
            <w:pPr>
              <w:adjustRightInd w:val="0"/>
              <w:snapToGrid w:val="0"/>
              <w:jc w:val="center"/>
              <w:rPr>
                <w:sz w:val="20"/>
                <w:szCs w:val="20"/>
              </w:rPr>
            </w:pPr>
            <w:r w:rsidRPr="00E16F0E">
              <w:rPr>
                <w:sz w:val="20"/>
                <w:szCs w:val="20"/>
              </w:rPr>
              <w:t>0.16</w:t>
            </w:r>
          </w:p>
        </w:tc>
      </w:tr>
      <w:tr w:rsidR="00645261" w:rsidRPr="00645261" w14:paraId="089BD8BB" w14:textId="77777777" w:rsidTr="00AE005E">
        <w:trPr>
          <w:trHeight w:val="196"/>
          <w:jc w:val="center"/>
        </w:trPr>
        <w:tc>
          <w:tcPr>
            <w:tcW w:w="1187" w:type="dxa"/>
            <w:tcBorders>
              <w:top w:val="nil"/>
              <w:bottom w:val="nil"/>
            </w:tcBorders>
            <w:shd w:val="clear" w:color="auto" w:fill="auto"/>
            <w:vAlign w:val="center"/>
          </w:tcPr>
          <w:p w14:paraId="52B5E4E9" w14:textId="347B54C2" w:rsidR="00645261" w:rsidRPr="00E16F0E" w:rsidRDefault="008C1545" w:rsidP="00E16F0E">
            <w:pPr>
              <w:adjustRightInd w:val="0"/>
              <w:snapToGrid w:val="0"/>
              <w:jc w:val="center"/>
              <w:rPr>
                <w:sz w:val="20"/>
                <w:szCs w:val="20"/>
              </w:rPr>
            </w:pPr>
            <m:oMathPara>
              <m:oMath>
                <m:r>
                  <w:rPr>
                    <w:rFonts w:ascii="Cambria Math" w:hAnsi="Cambria Math"/>
                    <w:sz w:val="20"/>
                    <w:szCs w:val="20"/>
                  </w:rPr>
                  <m:t>2×22×2</m:t>
                </m:r>
              </m:oMath>
            </m:oMathPara>
          </w:p>
        </w:tc>
        <w:tc>
          <w:tcPr>
            <w:tcW w:w="1128" w:type="dxa"/>
            <w:tcBorders>
              <w:top w:val="nil"/>
              <w:bottom w:val="nil"/>
            </w:tcBorders>
            <w:shd w:val="clear" w:color="auto" w:fill="auto"/>
            <w:vAlign w:val="center"/>
          </w:tcPr>
          <w:p w14:paraId="271B92F1" w14:textId="77777777" w:rsidR="00645261" w:rsidRPr="00E16F0E" w:rsidRDefault="00645261" w:rsidP="00E16F0E">
            <w:pPr>
              <w:adjustRightInd w:val="0"/>
              <w:snapToGrid w:val="0"/>
              <w:jc w:val="center"/>
              <w:rPr>
                <w:sz w:val="20"/>
                <w:szCs w:val="20"/>
              </w:rPr>
            </w:pPr>
            <w:r w:rsidRPr="00E16F0E">
              <w:rPr>
                <w:sz w:val="20"/>
                <w:szCs w:val="20"/>
              </w:rPr>
              <w:t>166</w:t>
            </w:r>
          </w:p>
        </w:tc>
        <w:tc>
          <w:tcPr>
            <w:tcW w:w="916" w:type="dxa"/>
            <w:tcBorders>
              <w:top w:val="nil"/>
              <w:bottom w:val="nil"/>
            </w:tcBorders>
            <w:shd w:val="clear" w:color="auto" w:fill="auto"/>
            <w:vAlign w:val="center"/>
          </w:tcPr>
          <w:p w14:paraId="67E0E849"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bottom w:val="nil"/>
            </w:tcBorders>
            <w:shd w:val="clear" w:color="auto" w:fill="auto"/>
            <w:vAlign w:val="center"/>
          </w:tcPr>
          <w:p w14:paraId="3A3C3653" w14:textId="77777777" w:rsidR="00645261" w:rsidRPr="00E16F0E" w:rsidRDefault="00645261" w:rsidP="00E16F0E">
            <w:pPr>
              <w:adjustRightInd w:val="0"/>
              <w:snapToGrid w:val="0"/>
              <w:jc w:val="center"/>
              <w:rPr>
                <w:sz w:val="20"/>
                <w:szCs w:val="20"/>
              </w:rPr>
            </w:pPr>
            <w:r w:rsidRPr="00E16F0E">
              <w:rPr>
                <w:sz w:val="20"/>
                <w:szCs w:val="20"/>
              </w:rPr>
              <w:t>50%</w:t>
            </w:r>
          </w:p>
        </w:tc>
        <w:tc>
          <w:tcPr>
            <w:tcW w:w="1128" w:type="dxa"/>
            <w:tcBorders>
              <w:top w:val="nil"/>
              <w:bottom w:val="nil"/>
            </w:tcBorders>
            <w:shd w:val="clear" w:color="auto" w:fill="auto"/>
            <w:vAlign w:val="center"/>
          </w:tcPr>
          <w:p w14:paraId="32FCE705" w14:textId="77777777" w:rsidR="00645261" w:rsidRPr="00E16F0E" w:rsidRDefault="00645261" w:rsidP="00E16F0E">
            <w:pPr>
              <w:adjustRightInd w:val="0"/>
              <w:snapToGrid w:val="0"/>
              <w:jc w:val="center"/>
              <w:rPr>
                <w:b/>
                <w:bCs/>
                <w:sz w:val="20"/>
                <w:szCs w:val="20"/>
              </w:rPr>
            </w:pPr>
            <w:r w:rsidRPr="00E16F0E">
              <w:rPr>
                <w:b/>
                <w:bCs/>
                <w:sz w:val="20"/>
                <w:szCs w:val="20"/>
              </w:rPr>
              <w:t>165</w:t>
            </w:r>
          </w:p>
        </w:tc>
        <w:tc>
          <w:tcPr>
            <w:tcW w:w="916" w:type="dxa"/>
            <w:tcBorders>
              <w:top w:val="nil"/>
              <w:bottom w:val="nil"/>
            </w:tcBorders>
            <w:shd w:val="clear" w:color="auto" w:fill="auto"/>
            <w:vAlign w:val="center"/>
          </w:tcPr>
          <w:p w14:paraId="2B376EA1" w14:textId="77777777" w:rsidR="00645261" w:rsidRPr="00E16F0E" w:rsidRDefault="00645261" w:rsidP="00E16F0E">
            <w:pPr>
              <w:adjustRightInd w:val="0"/>
              <w:snapToGrid w:val="0"/>
              <w:jc w:val="center"/>
              <w:rPr>
                <w:sz w:val="20"/>
                <w:szCs w:val="20"/>
              </w:rPr>
            </w:pPr>
            <w:r w:rsidRPr="00E16F0E">
              <w:rPr>
                <w:sz w:val="20"/>
                <w:szCs w:val="20"/>
              </w:rPr>
              <w:t>0.09</w:t>
            </w:r>
          </w:p>
        </w:tc>
      </w:tr>
      <w:tr w:rsidR="00645261" w:rsidRPr="00645261" w14:paraId="72E759CB" w14:textId="77777777" w:rsidTr="00AE005E">
        <w:trPr>
          <w:trHeight w:val="196"/>
          <w:jc w:val="center"/>
        </w:trPr>
        <w:tc>
          <w:tcPr>
            <w:tcW w:w="1187" w:type="dxa"/>
            <w:tcBorders>
              <w:top w:val="nil"/>
              <w:bottom w:val="nil"/>
            </w:tcBorders>
            <w:shd w:val="clear" w:color="auto" w:fill="auto"/>
            <w:vAlign w:val="center"/>
          </w:tcPr>
          <w:p w14:paraId="5DD620EC" w14:textId="28948E65" w:rsidR="00645261" w:rsidRPr="00E16F0E" w:rsidRDefault="008C1545" w:rsidP="00E16F0E">
            <w:pPr>
              <w:adjustRightInd w:val="0"/>
              <w:snapToGrid w:val="0"/>
              <w:jc w:val="center"/>
              <w:rPr>
                <w:sz w:val="20"/>
                <w:szCs w:val="20"/>
              </w:rPr>
            </w:pPr>
            <m:oMathPara>
              <m:oMath>
                <m:r>
                  <w:rPr>
                    <w:rFonts w:ascii="Cambria Math" w:hAnsi="Cambria Math"/>
                    <w:sz w:val="20"/>
                    <w:szCs w:val="20"/>
                  </w:rPr>
                  <m:t>2×22×3</m:t>
                </m:r>
              </m:oMath>
            </m:oMathPara>
          </w:p>
        </w:tc>
        <w:tc>
          <w:tcPr>
            <w:tcW w:w="1128" w:type="dxa"/>
            <w:tcBorders>
              <w:top w:val="nil"/>
              <w:bottom w:val="nil"/>
            </w:tcBorders>
            <w:shd w:val="clear" w:color="auto" w:fill="auto"/>
            <w:vAlign w:val="center"/>
          </w:tcPr>
          <w:p w14:paraId="7AB9F744" w14:textId="77777777" w:rsidR="00645261" w:rsidRPr="00E16F0E" w:rsidRDefault="00645261" w:rsidP="00E16F0E">
            <w:pPr>
              <w:adjustRightInd w:val="0"/>
              <w:snapToGrid w:val="0"/>
              <w:jc w:val="center"/>
              <w:rPr>
                <w:sz w:val="20"/>
                <w:szCs w:val="20"/>
              </w:rPr>
            </w:pPr>
            <w:r w:rsidRPr="00E16F0E">
              <w:rPr>
                <w:sz w:val="20"/>
                <w:szCs w:val="20"/>
              </w:rPr>
              <w:t>195</w:t>
            </w:r>
          </w:p>
        </w:tc>
        <w:tc>
          <w:tcPr>
            <w:tcW w:w="916" w:type="dxa"/>
            <w:tcBorders>
              <w:top w:val="nil"/>
              <w:bottom w:val="nil"/>
            </w:tcBorders>
            <w:shd w:val="clear" w:color="auto" w:fill="auto"/>
            <w:vAlign w:val="center"/>
          </w:tcPr>
          <w:p w14:paraId="4B4FDD5E"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bottom w:val="nil"/>
            </w:tcBorders>
            <w:shd w:val="clear" w:color="auto" w:fill="auto"/>
            <w:vAlign w:val="center"/>
          </w:tcPr>
          <w:p w14:paraId="51EC4E1E" w14:textId="77777777" w:rsidR="00645261" w:rsidRPr="00E16F0E" w:rsidRDefault="00645261" w:rsidP="00E16F0E">
            <w:pPr>
              <w:adjustRightInd w:val="0"/>
              <w:snapToGrid w:val="0"/>
              <w:jc w:val="center"/>
              <w:rPr>
                <w:sz w:val="20"/>
                <w:szCs w:val="20"/>
              </w:rPr>
            </w:pPr>
            <w:r w:rsidRPr="00E16F0E">
              <w:rPr>
                <w:sz w:val="20"/>
                <w:szCs w:val="20"/>
              </w:rPr>
              <w:t>42.05%</w:t>
            </w:r>
          </w:p>
        </w:tc>
        <w:tc>
          <w:tcPr>
            <w:tcW w:w="1128" w:type="dxa"/>
            <w:tcBorders>
              <w:top w:val="nil"/>
              <w:bottom w:val="nil"/>
            </w:tcBorders>
            <w:shd w:val="clear" w:color="auto" w:fill="auto"/>
            <w:vAlign w:val="center"/>
          </w:tcPr>
          <w:p w14:paraId="717DAF1C" w14:textId="77777777" w:rsidR="00645261" w:rsidRPr="00E16F0E" w:rsidRDefault="00645261" w:rsidP="00E16F0E">
            <w:pPr>
              <w:adjustRightInd w:val="0"/>
              <w:snapToGrid w:val="0"/>
              <w:jc w:val="center"/>
              <w:rPr>
                <w:b/>
                <w:bCs/>
                <w:sz w:val="20"/>
                <w:szCs w:val="20"/>
              </w:rPr>
            </w:pPr>
            <w:r w:rsidRPr="00E16F0E">
              <w:rPr>
                <w:b/>
                <w:bCs/>
                <w:sz w:val="20"/>
                <w:szCs w:val="20"/>
              </w:rPr>
              <w:t>194</w:t>
            </w:r>
          </w:p>
        </w:tc>
        <w:tc>
          <w:tcPr>
            <w:tcW w:w="916" w:type="dxa"/>
            <w:tcBorders>
              <w:top w:val="nil"/>
              <w:bottom w:val="nil"/>
            </w:tcBorders>
            <w:shd w:val="clear" w:color="auto" w:fill="auto"/>
            <w:vAlign w:val="center"/>
          </w:tcPr>
          <w:p w14:paraId="7DB3B9AF" w14:textId="77777777" w:rsidR="00645261" w:rsidRPr="00E16F0E" w:rsidRDefault="00645261" w:rsidP="00E16F0E">
            <w:pPr>
              <w:adjustRightInd w:val="0"/>
              <w:snapToGrid w:val="0"/>
              <w:jc w:val="center"/>
              <w:rPr>
                <w:sz w:val="20"/>
                <w:szCs w:val="20"/>
              </w:rPr>
            </w:pPr>
            <w:r w:rsidRPr="00E16F0E">
              <w:rPr>
                <w:sz w:val="20"/>
                <w:szCs w:val="20"/>
              </w:rPr>
              <w:t>0.14</w:t>
            </w:r>
          </w:p>
        </w:tc>
      </w:tr>
      <w:tr w:rsidR="00645261" w:rsidRPr="00645261" w14:paraId="1EF18D53" w14:textId="77777777" w:rsidTr="00AE005E">
        <w:trPr>
          <w:trHeight w:val="196"/>
          <w:jc w:val="center"/>
        </w:trPr>
        <w:tc>
          <w:tcPr>
            <w:tcW w:w="1187" w:type="dxa"/>
            <w:tcBorders>
              <w:top w:val="nil"/>
            </w:tcBorders>
            <w:shd w:val="clear" w:color="auto" w:fill="auto"/>
            <w:vAlign w:val="center"/>
          </w:tcPr>
          <w:p w14:paraId="306CBE41" w14:textId="6E0D6CF6" w:rsidR="00645261" w:rsidRPr="00E16F0E" w:rsidRDefault="008C1545" w:rsidP="00E16F0E">
            <w:pPr>
              <w:adjustRightInd w:val="0"/>
              <w:snapToGrid w:val="0"/>
              <w:jc w:val="center"/>
              <w:rPr>
                <w:sz w:val="20"/>
                <w:szCs w:val="20"/>
              </w:rPr>
            </w:pPr>
            <m:oMathPara>
              <m:oMath>
                <m:r>
                  <w:rPr>
                    <w:rFonts w:ascii="Cambria Math" w:hAnsi="Cambria Math"/>
                    <w:sz w:val="20"/>
                    <w:szCs w:val="20"/>
                  </w:rPr>
                  <m:t>2×22×4</m:t>
                </m:r>
              </m:oMath>
            </m:oMathPara>
          </w:p>
        </w:tc>
        <w:tc>
          <w:tcPr>
            <w:tcW w:w="1128" w:type="dxa"/>
            <w:tcBorders>
              <w:top w:val="nil"/>
            </w:tcBorders>
            <w:shd w:val="clear" w:color="auto" w:fill="auto"/>
            <w:vAlign w:val="center"/>
          </w:tcPr>
          <w:p w14:paraId="56CB80AE" w14:textId="77777777" w:rsidR="00645261" w:rsidRPr="00E16F0E" w:rsidRDefault="00645261" w:rsidP="00E16F0E">
            <w:pPr>
              <w:adjustRightInd w:val="0"/>
              <w:snapToGrid w:val="0"/>
              <w:jc w:val="center"/>
              <w:rPr>
                <w:sz w:val="20"/>
                <w:szCs w:val="20"/>
              </w:rPr>
            </w:pPr>
            <w:r w:rsidRPr="00E16F0E">
              <w:rPr>
                <w:sz w:val="20"/>
                <w:szCs w:val="20"/>
              </w:rPr>
              <w:t>221</w:t>
            </w:r>
          </w:p>
        </w:tc>
        <w:tc>
          <w:tcPr>
            <w:tcW w:w="916" w:type="dxa"/>
            <w:tcBorders>
              <w:top w:val="nil"/>
            </w:tcBorders>
            <w:shd w:val="clear" w:color="auto" w:fill="auto"/>
            <w:vAlign w:val="center"/>
          </w:tcPr>
          <w:p w14:paraId="58146E79" w14:textId="77777777" w:rsidR="00645261" w:rsidRPr="00E16F0E" w:rsidRDefault="00645261" w:rsidP="00E16F0E">
            <w:pPr>
              <w:adjustRightInd w:val="0"/>
              <w:snapToGrid w:val="0"/>
              <w:jc w:val="center"/>
              <w:rPr>
                <w:sz w:val="20"/>
                <w:szCs w:val="20"/>
              </w:rPr>
            </w:pPr>
            <w:r w:rsidRPr="00E16F0E">
              <w:rPr>
                <w:sz w:val="20"/>
                <w:szCs w:val="20"/>
              </w:rPr>
              <w:t>3600</w:t>
            </w:r>
          </w:p>
        </w:tc>
        <w:tc>
          <w:tcPr>
            <w:tcW w:w="905" w:type="dxa"/>
            <w:tcBorders>
              <w:top w:val="nil"/>
            </w:tcBorders>
            <w:shd w:val="clear" w:color="auto" w:fill="auto"/>
            <w:vAlign w:val="center"/>
          </w:tcPr>
          <w:p w14:paraId="22DEFAF0" w14:textId="77777777" w:rsidR="00645261" w:rsidRPr="00E16F0E" w:rsidRDefault="00645261" w:rsidP="00E16F0E">
            <w:pPr>
              <w:adjustRightInd w:val="0"/>
              <w:snapToGrid w:val="0"/>
              <w:jc w:val="center"/>
              <w:rPr>
                <w:sz w:val="20"/>
                <w:szCs w:val="20"/>
              </w:rPr>
            </w:pPr>
            <w:r w:rsidRPr="00E16F0E">
              <w:rPr>
                <w:sz w:val="20"/>
                <w:szCs w:val="20"/>
              </w:rPr>
              <w:t>27.15%</w:t>
            </w:r>
          </w:p>
        </w:tc>
        <w:tc>
          <w:tcPr>
            <w:tcW w:w="1128" w:type="dxa"/>
            <w:tcBorders>
              <w:top w:val="nil"/>
            </w:tcBorders>
            <w:shd w:val="clear" w:color="auto" w:fill="auto"/>
            <w:vAlign w:val="center"/>
          </w:tcPr>
          <w:p w14:paraId="5F4DA100" w14:textId="77777777" w:rsidR="00645261" w:rsidRPr="00E16F0E" w:rsidRDefault="00645261" w:rsidP="00E16F0E">
            <w:pPr>
              <w:adjustRightInd w:val="0"/>
              <w:snapToGrid w:val="0"/>
              <w:jc w:val="center"/>
              <w:rPr>
                <w:b/>
                <w:bCs/>
                <w:sz w:val="20"/>
                <w:szCs w:val="20"/>
              </w:rPr>
            </w:pPr>
            <w:r w:rsidRPr="00E16F0E">
              <w:rPr>
                <w:b/>
                <w:bCs/>
                <w:sz w:val="20"/>
                <w:szCs w:val="20"/>
              </w:rPr>
              <w:t>217</w:t>
            </w:r>
          </w:p>
        </w:tc>
        <w:tc>
          <w:tcPr>
            <w:tcW w:w="916" w:type="dxa"/>
            <w:tcBorders>
              <w:top w:val="nil"/>
            </w:tcBorders>
            <w:shd w:val="clear" w:color="auto" w:fill="auto"/>
            <w:vAlign w:val="center"/>
          </w:tcPr>
          <w:p w14:paraId="402678B5" w14:textId="77777777" w:rsidR="00645261" w:rsidRPr="00E16F0E" w:rsidRDefault="00645261" w:rsidP="00E16F0E">
            <w:pPr>
              <w:adjustRightInd w:val="0"/>
              <w:snapToGrid w:val="0"/>
              <w:jc w:val="center"/>
              <w:rPr>
                <w:sz w:val="20"/>
                <w:szCs w:val="20"/>
              </w:rPr>
            </w:pPr>
            <w:r w:rsidRPr="00E16F0E">
              <w:rPr>
                <w:sz w:val="20"/>
                <w:szCs w:val="20"/>
              </w:rPr>
              <w:t>0.19</w:t>
            </w:r>
          </w:p>
        </w:tc>
      </w:tr>
    </w:tbl>
    <w:p w14:paraId="04B78174" w14:textId="77777777"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3</w:t>
      </w:r>
      <w:r w:rsidRPr="00645261">
        <w:rPr>
          <w:rFonts w:hint="eastAsia"/>
          <w:sz w:val="24"/>
          <w:szCs w:val="24"/>
        </w:rPr>
        <w:t xml:space="preserve"> </w:t>
      </w:r>
      <w:r w:rsidRPr="00645261">
        <w:rPr>
          <w:rFonts w:hint="eastAsia"/>
          <w:sz w:val="24"/>
          <w:szCs w:val="24"/>
        </w:rPr>
        <w:t>初始化策略评估</w:t>
      </w:r>
    </w:p>
    <w:p w14:paraId="0EEDF804" w14:textId="01DFE9D7" w:rsidR="00645261" w:rsidRPr="0041076F" w:rsidRDefault="00645261" w:rsidP="00645261">
      <w:pPr>
        <w:adjustRightInd w:val="0"/>
        <w:snapToGrid w:val="0"/>
        <w:spacing w:line="460" w:lineRule="exact"/>
        <w:ind w:firstLineChars="200" w:firstLine="480"/>
        <w:rPr>
          <w:rStyle w:val="rynqvb"/>
          <w:sz w:val="24"/>
        </w:rPr>
      </w:pPr>
      <w:r w:rsidRPr="0041076F">
        <w:rPr>
          <w:rStyle w:val="rynqvb"/>
          <w:sz w:val="24"/>
        </w:rPr>
        <w:t>为了提高</w:t>
      </w:r>
      <w:r w:rsidRPr="0041076F">
        <w:rPr>
          <w:rStyle w:val="rynqvb"/>
          <w:sz w:val="24"/>
        </w:rPr>
        <w:t>AIG</w:t>
      </w:r>
      <w:r w:rsidRPr="0041076F">
        <w:rPr>
          <w:rStyle w:val="rynqvb"/>
          <w:sz w:val="24"/>
        </w:rPr>
        <w:t>的收敛性能，</w:t>
      </w:r>
      <w:r w:rsidR="0041076F">
        <w:rPr>
          <w:rStyle w:val="rynqvb"/>
          <w:rFonts w:hint="eastAsia"/>
          <w:sz w:val="24"/>
        </w:rPr>
        <w:t>选择</w:t>
      </w:r>
      <w:r w:rsidRPr="0041076F">
        <w:rPr>
          <w:rStyle w:val="rynqvb"/>
          <w:sz w:val="24"/>
        </w:rPr>
        <w:t>适当的初始化策略至关重要。</w:t>
      </w:r>
      <w:r w:rsidRPr="0041076F">
        <w:rPr>
          <w:rStyle w:val="rynqvb"/>
          <w:sz w:val="24"/>
        </w:rPr>
        <w:t>NEH2</w:t>
      </w:r>
      <w:r w:rsidRPr="0041076F">
        <w:rPr>
          <w:rStyle w:val="rynqvb"/>
          <w:sz w:val="24"/>
        </w:rPr>
        <w:t>启发式在解决</w:t>
      </w:r>
      <m:oMath>
        <m:r>
          <w:rPr>
            <w:rStyle w:val="rynqvb"/>
            <w:rFonts w:ascii="Cambria Math" w:hAnsi="Cambria Math"/>
            <w:sz w:val="24"/>
          </w:rPr>
          <m:t>D</m:t>
        </m:r>
        <m:sSub>
          <m:sSubPr>
            <m:ctrlPr>
              <w:rPr>
                <w:rStyle w:val="rynqvb"/>
                <w:rFonts w:ascii="Cambria Math" w:hAnsi="Cambria Math"/>
                <w:sz w:val="24"/>
              </w:rPr>
            </m:ctrlPr>
          </m:sSubPr>
          <m:e>
            <m:r>
              <w:rPr>
                <w:rStyle w:val="rynqvb"/>
                <w:rFonts w:ascii="Cambria Math" w:hAnsi="Cambria Math"/>
                <w:sz w:val="24"/>
              </w:rPr>
              <m:t>F</m:t>
            </m:r>
          </m:e>
          <m:sub>
            <m:r>
              <w:rPr>
                <w:rStyle w:val="rynqvb"/>
                <w:rFonts w:ascii="Cambria Math" w:hAnsi="Cambria Math"/>
                <w:sz w:val="24"/>
              </w:rPr>
              <m:t>m</m:t>
            </m:r>
          </m:sub>
        </m:sSub>
        <m:d>
          <m:dPr>
            <m:begChr m:val="|"/>
            <m:endChr m:val="|"/>
            <m:ctrlPr>
              <w:rPr>
                <w:rStyle w:val="rynqvb"/>
                <w:rFonts w:ascii="Cambria Math" w:hAnsi="Cambria Math"/>
                <w:sz w:val="24"/>
              </w:rPr>
            </m:ctrlPr>
          </m:dPr>
          <m:e>
            <m:r>
              <w:rPr>
                <w:rStyle w:val="rynqvb"/>
                <w:rFonts w:ascii="Cambria Math" w:hAnsi="Cambria Math"/>
                <w:sz w:val="24"/>
              </w:rPr>
              <m:t>prmu</m:t>
            </m:r>
          </m:e>
        </m:d>
        <m:r>
          <w:rPr>
            <w:rStyle w:val="rynqvb"/>
            <w:rFonts w:ascii="Cambria Math" w:hAnsi="Cambria Math"/>
            <w:sz w:val="24"/>
          </w:rPr>
          <m:t>γ</m:t>
        </m:r>
      </m:oMath>
      <w:r w:rsidRPr="0041076F">
        <w:rPr>
          <w:rStyle w:val="rynqvb"/>
          <w:sz w:val="24"/>
        </w:rPr>
        <w:t>方面得到了广泛应用，</w:t>
      </w:r>
      <w:r w:rsidRPr="0041076F">
        <w:rPr>
          <w:sz w:val="24"/>
        </w:rPr>
        <w:t>并通过多次改进已经能够生成高质量的初始解</w:t>
      </w:r>
      <w:r w:rsidRPr="0041076F">
        <w:rPr>
          <w:rStyle w:val="rynqvb"/>
          <w:sz w:val="24"/>
        </w:rPr>
        <w:t>。</w:t>
      </w:r>
      <w:r w:rsidRPr="0041076F">
        <w:rPr>
          <w:sz w:val="24"/>
        </w:rPr>
        <w:t>为了进一步增强其性能，本章根据</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41076F">
        <w:rPr>
          <w:sz w:val="24"/>
        </w:rPr>
        <w:t>的具体特点对</w:t>
      </w:r>
      <w:r w:rsidRPr="0041076F">
        <w:rPr>
          <w:sz w:val="24"/>
        </w:rPr>
        <w:t>NEH2</w:t>
      </w:r>
      <w:r w:rsidRPr="0041076F">
        <w:rPr>
          <w:sz w:val="24"/>
        </w:rPr>
        <w:t>进行了修改，并提出了</w:t>
      </w:r>
      <w:r w:rsidRPr="0041076F">
        <w:rPr>
          <w:sz w:val="24"/>
        </w:rPr>
        <w:t>eNEH2</w:t>
      </w:r>
      <w:r w:rsidRPr="0041076F">
        <w:rPr>
          <w:sz w:val="24"/>
        </w:rPr>
        <w:t>初始化方法</w:t>
      </w:r>
      <w:r w:rsidRPr="0041076F">
        <w:rPr>
          <w:rStyle w:val="rynqvb"/>
          <w:sz w:val="24"/>
        </w:rPr>
        <w:t>。本小节将所提出的</w:t>
      </w:r>
      <w:r w:rsidRPr="0041076F">
        <w:rPr>
          <w:rStyle w:val="rynqvb"/>
          <w:sz w:val="24"/>
        </w:rPr>
        <w:t>eNEH2</w:t>
      </w:r>
      <w:r w:rsidRPr="0041076F">
        <w:rPr>
          <w:rStyle w:val="rynqvb"/>
          <w:sz w:val="24"/>
        </w:rPr>
        <w:t>与</w:t>
      </w:r>
      <w:r w:rsidRPr="0041076F">
        <w:rPr>
          <w:rStyle w:val="rynqvb"/>
          <w:sz w:val="24"/>
        </w:rPr>
        <w:t>NEH2</w:t>
      </w:r>
      <w:r w:rsidRPr="0041076F">
        <w:rPr>
          <w:rStyle w:val="rynqvb"/>
          <w:sz w:val="24"/>
        </w:rPr>
        <w:t>进行比较。实验结果的</w:t>
      </w:r>
      <w:r w:rsidRPr="0041076F">
        <w:rPr>
          <w:rStyle w:val="rynqvb"/>
          <w:rFonts w:hint="eastAsia"/>
          <w:sz w:val="24"/>
        </w:rPr>
        <w:t>置信</w:t>
      </w:r>
      <w:r w:rsidRPr="0041076F">
        <w:rPr>
          <w:rStyle w:val="rynqvb"/>
          <w:sz w:val="24"/>
        </w:rPr>
        <w:t>区间图如图</w:t>
      </w:r>
      <w:r w:rsidRPr="0041076F">
        <w:rPr>
          <w:rStyle w:val="rynqvb"/>
          <w:sz w:val="24"/>
        </w:rPr>
        <w:t>3-5</w:t>
      </w:r>
      <w:r w:rsidRPr="0041076F">
        <w:rPr>
          <w:rStyle w:val="rynqvb"/>
          <w:sz w:val="24"/>
        </w:rPr>
        <w:t>所示。</w:t>
      </w:r>
    </w:p>
    <w:p w14:paraId="5A505FC2" w14:textId="6D82E68A" w:rsidR="00645261" w:rsidRPr="0041076F" w:rsidRDefault="00645261" w:rsidP="00645261">
      <w:pPr>
        <w:adjustRightInd w:val="0"/>
        <w:snapToGrid w:val="0"/>
        <w:spacing w:line="460" w:lineRule="exact"/>
        <w:ind w:firstLineChars="200" w:firstLine="480"/>
        <w:rPr>
          <w:sz w:val="24"/>
        </w:rPr>
      </w:pPr>
      <w:r w:rsidRPr="0041076F">
        <w:rPr>
          <w:rStyle w:val="rynqvb"/>
          <w:sz w:val="24"/>
        </w:rPr>
        <w:t>从图</w:t>
      </w:r>
      <w:r w:rsidRPr="0041076F">
        <w:rPr>
          <w:rStyle w:val="rynqvb"/>
          <w:sz w:val="24"/>
        </w:rPr>
        <w:t>3-5</w:t>
      </w:r>
      <w:r w:rsidRPr="0041076F">
        <w:rPr>
          <w:rStyle w:val="rynqvb"/>
          <w:sz w:val="24"/>
        </w:rPr>
        <w:t>可以看出，</w:t>
      </w:r>
      <w:r w:rsidRPr="0041076F">
        <w:rPr>
          <w:rStyle w:val="rynqvb"/>
          <w:sz w:val="24"/>
        </w:rPr>
        <w:t>eNEH2</w:t>
      </w:r>
      <w:r w:rsidRPr="0041076F">
        <w:rPr>
          <w:rStyle w:val="rynqvb"/>
          <w:sz w:val="24"/>
        </w:rPr>
        <w:t>的区间低于</w:t>
      </w:r>
      <w:r w:rsidRPr="0041076F">
        <w:rPr>
          <w:rStyle w:val="rynqvb"/>
          <w:sz w:val="24"/>
        </w:rPr>
        <w:t>NEH2</w:t>
      </w:r>
      <w:r w:rsidRPr="0041076F">
        <w:rPr>
          <w:rStyle w:val="rynqvb"/>
          <w:sz w:val="24"/>
        </w:rPr>
        <w:t>的区间，且两个区间不重叠，表明该</w:t>
      </w:r>
      <w:r w:rsidRPr="0041076F">
        <w:rPr>
          <w:rStyle w:val="rynqvb"/>
          <w:sz w:val="24"/>
        </w:rPr>
        <w:t>AIG</w:t>
      </w:r>
      <w:r w:rsidRPr="0041076F">
        <w:rPr>
          <w:rStyle w:val="rynqvb"/>
          <w:sz w:val="24"/>
        </w:rPr>
        <w:t>可以利用</w:t>
      </w:r>
      <w:r w:rsidRPr="0041076F">
        <w:rPr>
          <w:rStyle w:val="rynqvb"/>
          <w:sz w:val="24"/>
        </w:rPr>
        <w:t>eNEH2</w:t>
      </w:r>
      <w:r w:rsidRPr="0041076F">
        <w:rPr>
          <w:rStyle w:val="rynqvb"/>
          <w:sz w:val="24"/>
        </w:rPr>
        <w:t>生成更优质的初始解。这一改进归因于使用第一阶段加工时间递减优先级规则，减轻了阻塞约束的影响，</w:t>
      </w:r>
      <w:proofErr w:type="gramStart"/>
      <w:r w:rsidRPr="0041076F">
        <w:rPr>
          <w:rStyle w:val="rynqvb"/>
          <w:sz w:val="24"/>
        </w:rPr>
        <w:t>并平衡</w:t>
      </w:r>
      <w:proofErr w:type="gramEnd"/>
      <w:r w:rsidRPr="0041076F">
        <w:rPr>
          <w:rStyle w:val="rynqvb"/>
          <w:sz w:val="24"/>
        </w:rPr>
        <w:t>了各个工厂的完成时间。因此，为了确保</w:t>
      </w:r>
      <w:r w:rsidR="005B38AB">
        <w:rPr>
          <w:rStyle w:val="rynqvb"/>
          <w:rFonts w:hint="eastAsia"/>
          <w:sz w:val="24"/>
        </w:rPr>
        <w:t>算法</w:t>
      </w:r>
      <w:r w:rsidRPr="0041076F">
        <w:rPr>
          <w:rStyle w:val="rynqvb"/>
          <w:sz w:val="24"/>
        </w:rPr>
        <w:t>快速收敛并获得高质量的解，采用</w:t>
      </w:r>
      <w:r w:rsidRPr="0041076F">
        <w:rPr>
          <w:rStyle w:val="rynqvb"/>
          <w:sz w:val="24"/>
        </w:rPr>
        <w:t>eNEH2</w:t>
      </w:r>
      <w:r w:rsidRPr="0041076F">
        <w:rPr>
          <w:rStyle w:val="rynqvb"/>
          <w:sz w:val="24"/>
        </w:rPr>
        <w:t>作为初始化方法。</w:t>
      </w:r>
    </w:p>
    <w:p w14:paraId="5876790E" w14:textId="77777777" w:rsidR="00645261" w:rsidRPr="00645261" w:rsidRDefault="00645261" w:rsidP="00CD40D9">
      <w:pPr>
        <w:adjustRightInd w:val="0"/>
        <w:snapToGrid w:val="0"/>
        <w:jc w:val="center"/>
        <w:rPr>
          <w:rFonts w:ascii="宋体" w:hAnsi="宋体"/>
          <w:sz w:val="24"/>
        </w:rPr>
      </w:pPr>
      <w:r w:rsidRPr="00645261">
        <w:rPr>
          <w:rFonts w:ascii="宋体" w:hAnsi="宋体" w:hint="eastAsia"/>
          <w:noProof/>
          <w:sz w:val="24"/>
        </w:rPr>
        <w:lastRenderedPageBreak/>
        <w:drawing>
          <wp:inline distT="0" distB="0" distL="0" distR="0" wp14:anchorId="525CC940" wp14:editId="4CA18A9F">
            <wp:extent cx="2784763" cy="1344471"/>
            <wp:effectExtent l="0" t="0" r="0" b="8255"/>
            <wp:docPr id="918569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0585" t="14872" r="12401" b="12828"/>
                    <a:stretch/>
                  </pic:blipFill>
                  <pic:spPr bwMode="auto">
                    <a:xfrm>
                      <a:off x="0" y="0"/>
                      <a:ext cx="2807496" cy="1355446"/>
                    </a:xfrm>
                    <a:prstGeom prst="rect">
                      <a:avLst/>
                    </a:prstGeom>
                    <a:noFill/>
                    <a:ln>
                      <a:noFill/>
                    </a:ln>
                    <a:extLst>
                      <a:ext uri="{53640926-AAD7-44D8-BBD7-CCE9431645EC}">
                        <a14:shadowObscured xmlns:a14="http://schemas.microsoft.com/office/drawing/2010/main"/>
                      </a:ext>
                    </a:extLst>
                  </pic:spPr>
                </pic:pic>
              </a:graphicData>
            </a:graphic>
          </wp:inline>
        </w:drawing>
      </w:r>
    </w:p>
    <w:p w14:paraId="540EF749" w14:textId="77777777" w:rsidR="00645261" w:rsidRPr="00CD40D9" w:rsidRDefault="00645261" w:rsidP="00CD40D9">
      <w:pPr>
        <w:adjustRightInd w:val="0"/>
        <w:snapToGrid w:val="0"/>
        <w:spacing w:line="460" w:lineRule="exact"/>
        <w:jc w:val="center"/>
        <w:rPr>
          <w:rFonts w:eastAsia="楷体"/>
          <w:szCs w:val="21"/>
        </w:rPr>
      </w:pPr>
      <w:r w:rsidRPr="00CD40D9">
        <w:rPr>
          <w:rFonts w:eastAsia="楷体"/>
          <w:szCs w:val="21"/>
        </w:rPr>
        <w:t>图</w:t>
      </w:r>
      <w:r w:rsidRPr="00CD40D9">
        <w:rPr>
          <w:rFonts w:eastAsia="楷体"/>
          <w:szCs w:val="21"/>
        </w:rPr>
        <w:t xml:space="preserve">3-5 </w:t>
      </w:r>
      <w:r w:rsidRPr="00CD40D9">
        <w:rPr>
          <w:rFonts w:eastAsia="楷体" w:hint="eastAsia"/>
          <w:szCs w:val="21"/>
        </w:rPr>
        <w:t>NEH</w:t>
      </w:r>
      <w:r w:rsidRPr="00CD40D9">
        <w:rPr>
          <w:rFonts w:eastAsia="楷体"/>
          <w:szCs w:val="21"/>
        </w:rPr>
        <w:t>2</w:t>
      </w:r>
      <w:r w:rsidRPr="00CD40D9">
        <w:rPr>
          <w:rFonts w:eastAsia="楷体" w:hint="eastAsia"/>
          <w:szCs w:val="21"/>
        </w:rPr>
        <w:t>和</w:t>
      </w:r>
      <w:r w:rsidRPr="00CD40D9">
        <w:rPr>
          <w:rFonts w:eastAsia="楷体" w:hint="eastAsia"/>
          <w:szCs w:val="21"/>
        </w:rPr>
        <w:t>e</w:t>
      </w:r>
      <w:r w:rsidRPr="00CD40D9">
        <w:rPr>
          <w:rFonts w:eastAsia="楷体"/>
          <w:szCs w:val="21"/>
        </w:rPr>
        <w:t>NE</w:t>
      </w:r>
      <w:r w:rsidRPr="00CD40D9">
        <w:rPr>
          <w:rFonts w:eastAsia="楷体" w:hint="eastAsia"/>
          <w:szCs w:val="21"/>
        </w:rPr>
        <w:t>H</w:t>
      </w:r>
      <w:r w:rsidRPr="00CD40D9">
        <w:rPr>
          <w:rFonts w:eastAsia="楷体"/>
          <w:szCs w:val="21"/>
        </w:rPr>
        <w:t>2</w:t>
      </w:r>
      <w:r w:rsidRPr="00CD40D9">
        <w:rPr>
          <w:rFonts w:eastAsia="楷体" w:hint="eastAsia"/>
          <w:szCs w:val="21"/>
        </w:rPr>
        <w:t>的置信区间图</w:t>
      </w:r>
    </w:p>
    <w:p w14:paraId="5D318642" w14:textId="77777777"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 xml:space="preserve">4 </w:t>
      </w:r>
      <w:r w:rsidRPr="00645261">
        <w:rPr>
          <w:rFonts w:hint="eastAsia"/>
          <w:sz w:val="24"/>
          <w:szCs w:val="24"/>
        </w:rPr>
        <w:t>基于记忆的解码策略评估</w:t>
      </w:r>
    </w:p>
    <w:p w14:paraId="4FF86A8B" w14:textId="1EDFB170" w:rsidR="00645261" w:rsidRPr="00645261" w:rsidRDefault="00645261" w:rsidP="00645261">
      <w:pPr>
        <w:adjustRightInd w:val="0"/>
        <w:snapToGrid w:val="0"/>
        <w:spacing w:line="460" w:lineRule="exact"/>
        <w:ind w:firstLineChars="200" w:firstLine="480"/>
        <w:rPr>
          <w:sz w:val="24"/>
        </w:rPr>
      </w:pPr>
      <w:r w:rsidRPr="00645261">
        <w:rPr>
          <w:sz w:val="24"/>
        </w:rPr>
        <w:t>第</w:t>
      </w:r>
      <w:r w:rsidRPr="00645261">
        <w:rPr>
          <w:sz w:val="24"/>
        </w:rPr>
        <w:t>3.3.1</w:t>
      </w:r>
      <w:r w:rsidRPr="00645261">
        <w:rPr>
          <w:sz w:val="24"/>
        </w:rPr>
        <w:t>节提出了一种基于记忆的解码策略，旨在帮助算法节省更多迭代的时间，并更深入地探索邻域结构。为了验证其有效性，将使用基于记忆的解码方法</w:t>
      </w:r>
      <w:r w:rsidR="00397726">
        <w:rPr>
          <w:rFonts w:hint="eastAsia"/>
          <w:sz w:val="24"/>
        </w:rPr>
        <w:t>（</w:t>
      </w:r>
      <w:r w:rsidR="00397726">
        <w:rPr>
          <w:rFonts w:hint="eastAsia"/>
          <w:sz w:val="24"/>
        </w:rPr>
        <w:t>memory</w:t>
      </w:r>
      <w:r w:rsidR="00397726">
        <w:rPr>
          <w:sz w:val="24"/>
        </w:rPr>
        <w:t>-</w:t>
      </w:r>
      <w:r w:rsidR="00397726">
        <w:rPr>
          <w:rFonts w:hint="eastAsia"/>
          <w:sz w:val="24"/>
        </w:rPr>
        <w:t>based</w:t>
      </w:r>
      <w:r w:rsidR="00397726">
        <w:rPr>
          <w:sz w:val="24"/>
        </w:rPr>
        <w:t xml:space="preserve"> </w:t>
      </w:r>
      <w:r w:rsidR="00397726">
        <w:rPr>
          <w:rFonts w:hint="eastAsia"/>
          <w:sz w:val="24"/>
        </w:rPr>
        <w:t>decoding</w:t>
      </w:r>
      <w:r w:rsidR="00397726">
        <w:rPr>
          <w:rFonts w:hint="eastAsia"/>
          <w:sz w:val="24"/>
        </w:rPr>
        <w:t>）</w:t>
      </w:r>
      <w:r w:rsidRPr="00645261">
        <w:rPr>
          <w:sz w:val="24"/>
        </w:rPr>
        <w:t>的</w:t>
      </w:r>
      <w:r w:rsidRPr="00645261">
        <w:rPr>
          <w:sz w:val="24"/>
        </w:rPr>
        <w:t>AIG</w:t>
      </w:r>
      <w:r w:rsidRPr="00645261">
        <w:rPr>
          <w:sz w:val="24"/>
        </w:rPr>
        <w:t>与使用普通解码策略</w:t>
      </w:r>
      <w:r w:rsidR="00397726">
        <w:rPr>
          <w:rFonts w:hint="eastAsia"/>
          <w:sz w:val="24"/>
        </w:rPr>
        <w:t>（</w:t>
      </w:r>
      <w:r w:rsidR="00397726">
        <w:rPr>
          <w:rFonts w:hint="eastAsia"/>
          <w:sz w:val="24"/>
        </w:rPr>
        <w:t>normal</w:t>
      </w:r>
      <w:r w:rsidR="00397726">
        <w:rPr>
          <w:sz w:val="24"/>
        </w:rPr>
        <w:t xml:space="preserve"> </w:t>
      </w:r>
      <w:r w:rsidR="00397726">
        <w:rPr>
          <w:rFonts w:hint="eastAsia"/>
          <w:sz w:val="24"/>
        </w:rPr>
        <w:t>decoding</w:t>
      </w:r>
      <w:r w:rsidR="00397726">
        <w:rPr>
          <w:rFonts w:hint="eastAsia"/>
          <w:sz w:val="24"/>
        </w:rPr>
        <w:t>）</w:t>
      </w:r>
      <w:r w:rsidRPr="00645261">
        <w:rPr>
          <w:sz w:val="24"/>
        </w:rPr>
        <w:t>的</w:t>
      </w:r>
      <w:r w:rsidRPr="00645261">
        <w:rPr>
          <w:sz w:val="24"/>
        </w:rPr>
        <w:t>AIG</w:t>
      </w:r>
      <w:r w:rsidRPr="00645261">
        <w:rPr>
          <w:sz w:val="24"/>
        </w:rPr>
        <w:t>进行了比较。实验结果的置信区间如图</w:t>
      </w:r>
      <w:r w:rsidRPr="00645261">
        <w:rPr>
          <w:sz w:val="24"/>
        </w:rPr>
        <w:t>3-6</w:t>
      </w:r>
      <w:r w:rsidRPr="00645261">
        <w:rPr>
          <w:sz w:val="24"/>
        </w:rPr>
        <w:t>所示。</w:t>
      </w:r>
    </w:p>
    <w:p w14:paraId="081C24CD" w14:textId="0E944790" w:rsidR="00645261" w:rsidRPr="00645261" w:rsidRDefault="00645261" w:rsidP="00645261">
      <w:pPr>
        <w:adjustRightInd w:val="0"/>
        <w:snapToGrid w:val="0"/>
        <w:spacing w:line="460" w:lineRule="exact"/>
        <w:ind w:firstLineChars="200" w:firstLine="480"/>
        <w:rPr>
          <w:sz w:val="24"/>
        </w:rPr>
      </w:pPr>
      <w:r w:rsidRPr="00645261">
        <w:rPr>
          <w:sz w:val="24"/>
        </w:rPr>
        <w:t>从图</w:t>
      </w:r>
      <w:r w:rsidRPr="00645261">
        <w:rPr>
          <w:sz w:val="24"/>
        </w:rPr>
        <w:t>3-6</w:t>
      </w:r>
      <w:r w:rsidRPr="00645261">
        <w:rPr>
          <w:sz w:val="24"/>
        </w:rPr>
        <w:t>可以看出，基于记忆的解码</w:t>
      </w:r>
      <w:r w:rsidR="00B813E8">
        <w:rPr>
          <w:rFonts w:hint="eastAsia"/>
          <w:sz w:val="24"/>
        </w:rPr>
        <w:t>策略的</w:t>
      </w:r>
      <w:r w:rsidRPr="00645261">
        <w:rPr>
          <w:sz w:val="24"/>
        </w:rPr>
        <w:t>区间低于普通解码</w:t>
      </w:r>
      <w:r w:rsidR="00B813E8">
        <w:rPr>
          <w:rFonts w:hint="eastAsia"/>
          <w:sz w:val="24"/>
        </w:rPr>
        <w:t>的</w:t>
      </w:r>
      <w:r w:rsidRPr="00645261">
        <w:rPr>
          <w:sz w:val="24"/>
        </w:rPr>
        <w:t>区间，并且两个区间不重叠。结果表明，基于记忆的解码策略在求解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645261">
        <w:rPr>
          <w:sz w:val="24"/>
        </w:rPr>
        <w:t>方面优于普通解码策略。原因可能是基于记忆的解码策略可以减少不必要的计算，有利于对邻域进行更深入的探索，</w:t>
      </w:r>
      <w:r w:rsidR="00B813E8">
        <w:rPr>
          <w:rFonts w:hint="eastAsia"/>
          <w:sz w:val="24"/>
        </w:rPr>
        <w:t>提高</w:t>
      </w:r>
      <w:r w:rsidRPr="00645261">
        <w:rPr>
          <w:sz w:val="24"/>
        </w:rPr>
        <w:t>发现更</w:t>
      </w:r>
      <w:r w:rsidR="00B813E8">
        <w:rPr>
          <w:rFonts w:hint="eastAsia"/>
          <w:sz w:val="24"/>
        </w:rPr>
        <w:t>优质</w:t>
      </w:r>
      <w:r w:rsidRPr="00645261">
        <w:rPr>
          <w:sz w:val="24"/>
        </w:rPr>
        <w:t>解的可能性。</w:t>
      </w:r>
    </w:p>
    <w:p w14:paraId="3ABC78D5" w14:textId="77777777" w:rsidR="00645261" w:rsidRPr="00645261" w:rsidRDefault="00645261" w:rsidP="00CD40D9">
      <w:pPr>
        <w:adjustRightInd w:val="0"/>
        <w:snapToGrid w:val="0"/>
        <w:jc w:val="center"/>
        <w:rPr>
          <w:rFonts w:ascii="宋体" w:hAnsi="宋体"/>
          <w:sz w:val="24"/>
        </w:rPr>
      </w:pPr>
      <w:r w:rsidRPr="00645261">
        <w:rPr>
          <w:noProof/>
          <w:sz w:val="24"/>
        </w:rPr>
        <w:drawing>
          <wp:inline distT="0" distB="0" distL="0" distR="0" wp14:anchorId="6C4FD598" wp14:editId="4DC20E45">
            <wp:extent cx="2611635" cy="1292879"/>
            <wp:effectExtent l="0" t="0" r="0" b="2540"/>
            <wp:docPr id="1024981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0519" t="17145" r="18053" b="12819"/>
                    <a:stretch/>
                  </pic:blipFill>
                  <pic:spPr bwMode="auto">
                    <a:xfrm>
                      <a:off x="0" y="0"/>
                      <a:ext cx="2614000" cy="1294050"/>
                    </a:xfrm>
                    <a:prstGeom prst="rect">
                      <a:avLst/>
                    </a:prstGeom>
                    <a:noFill/>
                    <a:ln>
                      <a:noFill/>
                    </a:ln>
                    <a:extLst>
                      <a:ext uri="{53640926-AAD7-44D8-BBD7-CCE9431645EC}">
                        <a14:shadowObscured xmlns:a14="http://schemas.microsoft.com/office/drawing/2010/main"/>
                      </a:ext>
                    </a:extLst>
                  </pic:spPr>
                </pic:pic>
              </a:graphicData>
            </a:graphic>
          </wp:inline>
        </w:drawing>
      </w:r>
    </w:p>
    <w:p w14:paraId="67771E0D" w14:textId="520B4987" w:rsidR="00645261" w:rsidRPr="005A2A31" w:rsidRDefault="00645261" w:rsidP="005A2A31">
      <w:pPr>
        <w:adjustRightInd w:val="0"/>
        <w:snapToGrid w:val="0"/>
        <w:spacing w:line="460" w:lineRule="exact"/>
        <w:jc w:val="center"/>
        <w:rPr>
          <w:rFonts w:eastAsia="楷体"/>
          <w:szCs w:val="21"/>
        </w:rPr>
      </w:pPr>
      <w:r w:rsidRPr="00CD40D9">
        <w:rPr>
          <w:rFonts w:eastAsia="楷体" w:hint="eastAsia"/>
          <w:szCs w:val="21"/>
        </w:rPr>
        <w:t>图</w:t>
      </w:r>
      <w:r w:rsidRPr="00CD40D9">
        <w:rPr>
          <w:rFonts w:eastAsia="楷体"/>
          <w:szCs w:val="21"/>
        </w:rPr>
        <w:t xml:space="preserve">3-6 </w:t>
      </w:r>
      <w:r w:rsidRPr="00CD40D9">
        <w:rPr>
          <w:rFonts w:eastAsia="楷体" w:hint="eastAsia"/>
          <w:szCs w:val="21"/>
        </w:rPr>
        <w:t>不同解码策略的置信区间图</w:t>
      </w:r>
    </w:p>
    <w:p w14:paraId="35E95CC6" w14:textId="5DA31251"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 xml:space="preserve">5 </w:t>
      </w:r>
      <w:r w:rsidRPr="00645261">
        <w:rPr>
          <w:rFonts w:hint="eastAsia"/>
          <w:sz w:val="24"/>
          <w:szCs w:val="24"/>
        </w:rPr>
        <w:t>工厂间邻域搜索策略的评估</w:t>
      </w:r>
    </w:p>
    <w:p w14:paraId="5498DCA3" w14:textId="5850559A" w:rsidR="00645261" w:rsidRPr="00645261" w:rsidRDefault="00645261" w:rsidP="00645261">
      <w:pPr>
        <w:adjustRightInd w:val="0"/>
        <w:snapToGrid w:val="0"/>
        <w:spacing w:line="460" w:lineRule="exact"/>
        <w:ind w:firstLineChars="200" w:firstLine="480"/>
        <w:rPr>
          <w:sz w:val="24"/>
        </w:rPr>
      </w:pPr>
      <w:r w:rsidRPr="00645261">
        <w:rPr>
          <w:sz w:val="24"/>
        </w:rPr>
        <w:t>考虑到</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645261">
        <w:rPr>
          <w:sz w:val="24"/>
        </w:rPr>
        <w:t>的</w:t>
      </w:r>
      <w:proofErr w:type="gramStart"/>
      <w:r w:rsidRPr="00645261">
        <w:rPr>
          <w:sz w:val="24"/>
        </w:rPr>
        <w:t>多工厂</w:t>
      </w:r>
      <w:proofErr w:type="gramEnd"/>
      <w:r w:rsidRPr="00645261">
        <w:rPr>
          <w:sz w:val="24"/>
        </w:rPr>
        <w:t>特性，本章设计了两种工厂间的邻域搜索策略，以帮助算法在</w:t>
      </w:r>
      <w:r w:rsidR="00010B23">
        <w:rPr>
          <w:rFonts w:hint="eastAsia"/>
          <w:sz w:val="24"/>
        </w:rPr>
        <w:t>加</w:t>
      </w:r>
      <w:r w:rsidRPr="00645261">
        <w:rPr>
          <w:sz w:val="24"/>
        </w:rPr>
        <w:t>强工厂之间的联系的同时，探索更</w:t>
      </w:r>
      <w:r w:rsidR="00844D57">
        <w:rPr>
          <w:rFonts w:hint="eastAsia"/>
          <w:sz w:val="24"/>
        </w:rPr>
        <w:t>广泛的解空间</w:t>
      </w:r>
      <w:r w:rsidRPr="00645261">
        <w:rPr>
          <w:sz w:val="24"/>
        </w:rPr>
        <w:t>。这些策略包括基于插入的方法和基于交换的方法。</w:t>
      </w:r>
      <w:r w:rsidR="00844D57">
        <w:rPr>
          <w:rFonts w:hint="eastAsia"/>
          <w:sz w:val="24"/>
        </w:rPr>
        <w:t>然而</w:t>
      </w:r>
      <w:r w:rsidRPr="00645261">
        <w:rPr>
          <w:sz w:val="24"/>
        </w:rPr>
        <w:t>，鉴于单一的邻域搜索</w:t>
      </w:r>
      <w:r w:rsidR="00844D57">
        <w:rPr>
          <w:rFonts w:hint="eastAsia"/>
          <w:sz w:val="24"/>
        </w:rPr>
        <w:t>策略</w:t>
      </w:r>
      <w:r w:rsidRPr="00645261">
        <w:rPr>
          <w:sz w:val="24"/>
        </w:rPr>
        <w:t>可能无法显著影响算法的全局搜索能力，</w:t>
      </w:r>
      <w:r w:rsidR="00844D57">
        <w:rPr>
          <w:rFonts w:hint="eastAsia"/>
          <w:sz w:val="24"/>
        </w:rPr>
        <w:t>AIG</w:t>
      </w:r>
      <w:r w:rsidRPr="00645261">
        <w:rPr>
          <w:sz w:val="24"/>
        </w:rPr>
        <w:t>采用</w:t>
      </w:r>
      <w:r w:rsidR="00844D57">
        <w:rPr>
          <w:rFonts w:hint="eastAsia"/>
          <w:sz w:val="24"/>
        </w:rPr>
        <w:t>了</w:t>
      </w:r>
      <w:r w:rsidRPr="00645261">
        <w:rPr>
          <w:sz w:val="24"/>
        </w:rPr>
        <w:t>两种工厂间邻域搜索策略的混合方法。为了展示</w:t>
      </w:r>
      <w:r w:rsidR="00844D57">
        <w:rPr>
          <w:rFonts w:hint="eastAsia"/>
          <w:sz w:val="24"/>
        </w:rPr>
        <w:t>混合</w:t>
      </w:r>
      <w:r w:rsidRPr="00645261">
        <w:rPr>
          <w:sz w:val="24"/>
        </w:rPr>
        <w:t>邻域搜索策略的卓越性，本</w:t>
      </w:r>
      <w:r w:rsidR="00C5499A">
        <w:rPr>
          <w:rFonts w:hint="eastAsia"/>
          <w:sz w:val="24"/>
        </w:rPr>
        <w:t>小</w:t>
      </w:r>
      <w:r w:rsidRPr="00645261">
        <w:rPr>
          <w:sz w:val="24"/>
        </w:rPr>
        <w:t>节进行了三组对照实验：一组只使用基于插入的邻域搜索（</w:t>
      </w:r>
      <w:r w:rsidRPr="00645261">
        <w:rPr>
          <w:sz w:val="24"/>
        </w:rPr>
        <w:t>Insert</w:t>
      </w:r>
      <w:r w:rsidRPr="00645261">
        <w:rPr>
          <w:sz w:val="24"/>
        </w:rPr>
        <w:t>），一组只使用基于交换的邻域搜索（</w:t>
      </w:r>
      <w:r w:rsidRPr="00645261">
        <w:rPr>
          <w:sz w:val="24"/>
        </w:rPr>
        <w:t>Swap</w:t>
      </w:r>
      <w:r w:rsidRPr="00645261">
        <w:rPr>
          <w:sz w:val="24"/>
        </w:rPr>
        <w:t>），以及一组使用混合邻域搜索（</w:t>
      </w:r>
      <w:r w:rsidRPr="00645261">
        <w:rPr>
          <w:sz w:val="24"/>
        </w:rPr>
        <w:t>hybrid</w:t>
      </w:r>
      <w:r w:rsidRPr="00645261">
        <w:rPr>
          <w:sz w:val="24"/>
        </w:rPr>
        <w:t>）。三种算法的置信区间如图</w:t>
      </w:r>
      <w:r w:rsidRPr="00645261">
        <w:rPr>
          <w:sz w:val="24"/>
        </w:rPr>
        <w:t>3-7</w:t>
      </w:r>
      <w:r w:rsidRPr="00645261">
        <w:rPr>
          <w:sz w:val="24"/>
        </w:rPr>
        <w:t>所示。</w:t>
      </w:r>
    </w:p>
    <w:p w14:paraId="075548B6" w14:textId="4BC26F21" w:rsidR="00645261" w:rsidRPr="00645261" w:rsidRDefault="00645261" w:rsidP="00645261">
      <w:pPr>
        <w:adjustRightInd w:val="0"/>
        <w:snapToGrid w:val="0"/>
        <w:spacing w:line="460" w:lineRule="exact"/>
        <w:ind w:firstLineChars="200" w:firstLine="480"/>
        <w:rPr>
          <w:sz w:val="24"/>
        </w:rPr>
      </w:pPr>
      <w:r w:rsidRPr="00645261">
        <w:rPr>
          <w:sz w:val="24"/>
        </w:rPr>
        <w:t>从图</w:t>
      </w:r>
      <w:r w:rsidRPr="00645261">
        <w:rPr>
          <w:sz w:val="24"/>
        </w:rPr>
        <w:t>3-7</w:t>
      </w:r>
      <w:r w:rsidRPr="00645261">
        <w:rPr>
          <w:sz w:val="24"/>
        </w:rPr>
        <w:t>中可以看出</w:t>
      </w:r>
      <w:r w:rsidR="00844D57">
        <w:rPr>
          <w:rFonts w:hint="eastAsia"/>
          <w:sz w:val="24"/>
        </w:rPr>
        <w:t>，</w:t>
      </w:r>
      <w:r w:rsidRPr="00645261">
        <w:rPr>
          <w:sz w:val="24"/>
        </w:rPr>
        <w:t>插入操作优于交换操作，而结合插入和交换操作的</w:t>
      </w:r>
      <w:r w:rsidRPr="00645261">
        <w:rPr>
          <w:sz w:val="24"/>
        </w:rPr>
        <w:lastRenderedPageBreak/>
        <w:t>混合邻域搜索策略在性能上明显优于单独的插入和交换操作。这一观察结果表明了混合邻域搜索策略的有效性，通过增强工厂之间的协作，生成了更多样化的邻域</w:t>
      </w:r>
      <w:r w:rsidR="00A30633">
        <w:rPr>
          <w:rFonts w:hint="eastAsia"/>
          <w:sz w:val="24"/>
        </w:rPr>
        <w:t>解</w:t>
      </w:r>
      <w:r w:rsidRPr="00645261">
        <w:rPr>
          <w:sz w:val="24"/>
        </w:rPr>
        <w:t>，从而</w:t>
      </w:r>
      <w:r w:rsidR="00844D57">
        <w:rPr>
          <w:rFonts w:hint="eastAsia"/>
          <w:sz w:val="24"/>
        </w:rPr>
        <w:t>提高</w:t>
      </w:r>
      <w:r w:rsidRPr="00645261">
        <w:rPr>
          <w:sz w:val="24"/>
        </w:rPr>
        <w:t>了找到高质量解的可能性。</w:t>
      </w:r>
    </w:p>
    <w:p w14:paraId="6DD32C61" w14:textId="77777777" w:rsidR="00645261" w:rsidRPr="00645261" w:rsidRDefault="00645261" w:rsidP="00CD40D9">
      <w:pPr>
        <w:adjustRightInd w:val="0"/>
        <w:snapToGrid w:val="0"/>
        <w:jc w:val="center"/>
        <w:rPr>
          <w:rFonts w:ascii="宋体" w:hAnsi="宋体"/>
          <w:sz w:val="24"/>
        </w:rPr>
      </w:pPr>
      <w:r w:rsidRPr="00645261">
        <w:rPr>
          <w:noProof/>
          <w:color w:val="000000"/>
          <w:sz w:val="24"/>
        </w:rPr>
        <w:drawing>
          <wp:inline distT="0" distB="0" distL="0" distR="0" wp14:anchorId="28AA5631" wp14:editId="29B96993">
            <wp:extent cx="2921635" cy="1478280"/>
            <wp:effectExtent l="0" t="0" r="0" b="0"/>
            <wp:docPr id="4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49" cstate="print">
                      <a:extLst>
                        <a:ext uri="{28A0092B-C50C-407E-A947-70E740481C1C}">
                          <a14:useLocalDpi xmlns:a14="http://schemas.microsoft.com/office/drawing/2010/main" val="0"/>
                        </a:ext>
                      </a:extLst>
                    </a:blip>
                    <a:srcRect l="9856" t="17957" r="16785" b="13420"/>
                    <a:stretch>
                      <a:fillRect/>
                    </a:stretch>
                  </pic:blipFill>
                  <pic:spPr bwMode="auto">
                    <a:xfrm>
                      <a:off x="0" y="0"/>
                      <a:ext cx="2921635" cy="1478280"/>
                    </a:xfrm>
                    <a:prstGeom prst="rect">
                      <a:avLst/>
                    </a:prstGeom>
                    <a:noFill/>
                    <a:ln>
                      <a:noFill/>
                    </a:ln>
                  </pic:spPr>
                </pic:pic>
              </a:graphicData>
            </a:graphic>
          </wp:inline>
        </w:drawing>
      </w:r>
    </w:p>
    <w:p w14:paraId="006AB5A1" w14:textId="669987FA" w:rsidR="00645261" w:rsidRPr="00CD40D9" w:rsidRDefault="00645261" w:rsidP="00CD40D9">
      <w:pPr>
        <w:adjustRightInd w:val="0"/>
        <w:snapToGrid w:val="0"/>
        <w:spacing w:line="460" w:lineRule="exact"/>
        <w:jc w:val="center"/>
        <w:rPr>
          <w:rFonts w:eastAsia="楷体"/>
          <w:szCs w:val="21"/>
        </w:rPr>
      </w:pPr>
      <w:r w:rsidRPr="00CD40D9">
        <w:rPr>
          <w:rFonts w:eastAsia="楷体" w:hint="eastAsia"/>
          <w:szCs w:val="21"/>
        </w:rPr>
        <w:t>图</w:t>
      </w:r>
      <w:r w:rsidRPr="00CD40D9">
        <w:rPr>
          <w:rFonts w:eastAsia="楷体"/>
          <w:szCs w:val="21"/>
        </w:rPr>
        <w:t xml:space="preserve">3-7 </w:t>
      </w:r>
      <w:r w:rsidRPr="00CD40D9">
        <w:rPr>
          <w:rFonts w:eastAsia="楷体" w:hint="eastAsia"/>
          <w:szCs w:val="21"/>
        </w:rPr>
        <w:t>不同邻域搜索策略的置信区间图</w:t>
      </w:r>
    </w:p>
    <w:p w14:paraId="18C68083" w14:textId="77777777"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 xml:space="preserve">6 </w:t>
      </w:r>
      <w:r w:rsidRPr="00645261">
        <w:rPr>
          <w:rFonts w:hint="eastAsia"/>
          <w:sz w:val="24"/>
          <w:szCs w:val="24"/>
        </w:rPr>
        <w:t>局部搜索策略的评估</w:t>
      </w:r>
    </w:p>
    <w:p w14:paraId="123CDCB6" w14:textId="643692EE" w:rsidR="00645261" w:rsidRPr="00645261" w:rsidRDefault="00645261" w:rsidP="00645261">
      <w:pPr>
        <w:adjustRightInd w:val="0"/>
        <w:snapToGrid w:val="0"/>
        <w:spacing w:line="460" w:lineRule="exact"/>
        <w:ind w:firstLineChars="200" w:firstLine="480"/>
        <w:rPr>
          <w:sz w:val="24"/>
        </w:rPr>
      </w:pPr>
      <w:r w:rsidRPr="00645261">
        <w:rPr>
          <w:sz w:val="24"/>
        </w:rPr>
        <w:t>为了加快工件序列的扰动并减轻阻塞约束的影响，本章设计了一种时间复杂度较低的基于交换的局部搜索策略。相同的实验条件下</w:t>
      </w:r>
      <w:r w:rsidR="00C5499A">
        <w:rPr>
          <w:rFonts w:hint="eastAsia"/>
          <w:sz w:val="24"/>
        </w:rPr>
        <w:t>，本小节</w:t>
      </w:r>
      <w:r w:rsidRPr="00645261">
        <w:rPr>
          <w:sz w:val="24"/>
        </w:rPr>
        <w:t>测试了插入</w:t>
      </w:r>
      <w:r w:rsidR="00C5499A">
        <w:rPr>
          <w:rFonts w:hint="eastAsia"/>
          <w:sz w:val="24"/>
        </w:rPr>
        <w:t>操作</w:t>
      </w:r>
      <w:r w:rsidRPr="00645261">
        <w:rPr>
          <w:sz w:val="24"/>
        </w:rPr>
        <w:t>（</w:t>
      </w:r>
      <w:r w:rsidRPr="00645261">
        <w:rPr>
          <w:sz w:val="24"/>
        </w:rPr>
        <w:t>AIG_Insert</w:t>
      </w:r>
      <w:r w:rsidRPr="00645261">
        <w:rPr>
          <w:sz w:val="24"/>
        </w:rPr>
        <w:t>）、交换</w:t>
      </w:r>
      <w:r w:rsidR="00C5499A">
        <w:rPr>
          <w:rFonts w:hint="eastAsia"/>
          <w:sz w:val="24"/>
        </w:rPr>
        <w:t>操作</w:t>
      </w:r>
      <w:r w:rsidRPr="00645261">
        <w:rPr>
          <w:sz w:val="24"/>
        </w:rPr>
        <w:t>（</w:t>
      </w:r>
      <w:r w:rsidRPr="00645261">
        <w:rPr>
          <w:sz w:val="24"/>
        </w:rPr>
        <w:t>AIG_Swap</w:t>
      </w:r>
      <w:r w:rsidRPr="00645261">
        <w:rPr>
          <w:sz w:val="24"/>
        </w:rPr>
        <w:t>）和无扰动策略（</w:t>
      </w:r>
      <w:r w:rsidRPr="00645261">
        <w:rPr>
          <w:sz w:val="24"/>
        </w:rPr>
        <w:t>AIG_NO</w:t>
      </w:r>
      <w:r w:rsidRPr="00645261">
        <w:rPr>
          <w:sz w:val="24"/>
        </w:rPr>
        <w:t>）的性能</w:t>
      </w:r>
      <w:r w:rsidR="00C5499A">
        <w:rPr>
          <w:rFonts w:hint="eastAsia"/>
          <w:sz w:val="24"/>
        </w:rPr>
        <w:t>，并绘制了</w:t>
      </w:r>
      <w:r w:rsidRPr="00645261">
        <w:rPr>
          <w:sz w:val="24"/>
        </w:rPr>
        <w:t>置信区间图</w:t>
      </w:r>
      <w:r w:rsidR="00C5499A">
        <w:rPr>
          <w:rFonts w:hint="eastAsia"/>
          <w:sz w:val="24"/>
        </w:rPr>
        <w:t>，</w:t>
      </w:r>
      <w:r w:rsidRPr="00645261">
        <w:rPr>
          <w:sz w:val="24"/>
        </w:rPr>
        <w:t>如图</w:t>
      </w:r>
      <w:r w:rsidRPr="00645261">
        <w:rPr>
          <w:sz w:val="24"/>
        </w:rPr>
        <w:t>3-8</w:t>
      </w:r>
      <w:r w:rsidRPr="00645261">
        <w:rPr>
          <w:sz w:val="24"/>
        </w:rPr>
        <w:t>所示，以提供更直观的比较。</w:t>
      </w:r>
    </w:p>
    <w:p w14:paraId="43EBFD28" w14:textId="591254CF" w:rsidR="00645261" w:rsidRPr="00645261" w:rsidRDefault="00645261" w:rsidP="00645261">
      <w:pPr>
        <w:adjustRightInd w:val="0"/>
        <w:snapToGrid w:val="0"/>
        <w:spacing w:line="460" w:lineRule="exact"/>
        <w:ind w:firstLineChars="200" w:firstLine="480"/>
        <w:rPr>
          <w:sz w:val="24"/>
        </w:rPr>
      </w:pPr>
      <w:r w:rsidRPr="00645261">
        <w:rPr>
          <w:sz w:val="24"/>
        </w:rPr>
        <w:t>从图</w:t>
      </w:r>
      <w:r w:rsidRPr="00645261">
        <w:rPr>
          <w:sz w:val="24"/>
        </w:rPr>
        <w:t>3-8</w:t>
      </w:r>
      <w:r w:rsidRPr="00645261">
        <w:rPr>
          <w:sz w:val="24"/>
        </w:rPr>
        <w:t>中可以发现，当</w:t>
      </w:r>
      <w:r w:rsidRPr="00645261">
        <w:rPr>
          <w:sz w:val="24"/>
        </w:rPr>
        <w:t>AIG</w:t>
      </w:r>
      <w:r w:rsidRPr="00645261">
        <w:rPr>
          <w:sz w:val="24"/>
        </w:rPr>
        <w:t>中没有局部搜索策略时，性能显著降低，突显了局部搜索策略的必要性。同时，图</w:t>
      </w:r>
      <w:r w:rsidRPr="00645261">
        <w:rPr>
          <w:sz w:val="24"/>
        </w:rPr>
        <w:t>3-8</w:t>
      </w:r>
      <w:r w:rsidRPr="00645261">
        <w:rPr>
          <w:sz w:val="24"/>
        </w:rPr>
        <w:t>表明交换</w:t>
      </w:r>
      <w:r w:rsidR="00C5499A">
        <w:rPr>
          <w:rFonts w:hint="eastAsia"/>
          <w:sz w:val="24"/>
        </w:rPr>
        <w:t>操作</w:t>
      </w:r>
      <w:r w:rsidRPr="00645261">
        <w:rPr>
          <w:sz w:val="24"/>
        </w:rPr>
        <w:t>的性能优于插入</w:t>
      </w:r>
      <w:r w:rsidR="00C5499A">
        <w:rPr>
          <w:rFonts w:hint="eastAsia"/>
          <w:sz w:val="24"/>
        </w:rPr>
        <w:t>操作</w:t>
      </w:r>
      <w:r w:rsidRPr="00645261">
        <w:rPr>
          <w:sz w:val="24"/>
        </w:rPr>
        <w:t>，这可通过更小的</w:t>
      </w:r>
      <w:r w:rsidRPr="00645261">
        <w:rPr>
          <w:sz w:val="24"/>
        </w:rPr>
        <w:t>RPI</w:t>
      </w:r>
      <w:r w:rsidRPr="00645261">
        <w:rPr>
          <w:sz w:val="24"/>
        </w:rPr>
        <w:t>值证明。这是因为在相同的运行时间内，使用交换</w:t>
      </w:r>
      <w:r w:rsidR="00C5499A">
        <w:rPr>
          <w:rFonts w:hint="eastAsia"/>
          <w:sz w:val="24"/>
        </w:rPr>
        <w:t>操作</w:t>
      </w:r>
      <w:r w:rsidRPr="00645261">
        <w:rPr>
          <w:sz w:val="24"/>
        </w:rPr>
        <w:t>的算法具有更多的迭代次数，这可以增强</w:t>
      </w:r>
      <w:r w:rsidRPr="00645261">
        <w:rPr>
          <w:sz w:val="24"/>
        </w:rPr>
        <w:t>AIG</w:t>
      </w:r>
      <w:r w:rsidRPr="00645261">
        <w:rPr>
          <w:sz w:val="24"/>
        </w:rPr>
        <w:t>的探索能力，帮助其更深入地探索邻域。</w:t>
      </w:r>
      <w:r w:rsidR="00C5499A">
        <w:rPr>
          <w:rFonts w:hint="eastAsia"/>
          <w:sz w:val="24"/>
        </w:rPr>
        <w:t>基于此</w:t>
      </w:r>
      <w:r w:rsidRPr="00645261">
        <w:rPr>
          <w:sz w:val="24"/>
        </w:rPr>
        <w:t>，算法能够发现更有前景的</w:t>
      </w:r>
      <w:r w:rsidR="00C5499A">
        <w:rPr>
          <w:rFonts w:hint="eastAsia"/>
          <w:sz w:val="24"/>
        </w:rPr>
        <w:t>近似解</w:t>
      </w:r>
      <w:r w:rsidRPr="00645261">
        <w:rPr>
          <w:sz w:val="24"/>
        </w:rPr>
        <w:t>。</w:t>
      </w:r>
    </w:p>
    <w:p w14:paraId="4F5BD138" w14:textId="77777777" w:rsidR="00645261" w:rsidRPr="00645261" w:rsidRDefault="00645261" w:rsidP="009B4C04">
      <w:pPr>
        <w:adjustRightInd w:val="0"/>
        <w:snapToGrid w:val="0"/>
        <w:jc w:val="center"/>
        <w:rPr>
          <w:rFonts w:ascii="宋体" w:hAnsi="宋体"/>
          <w:sz w:val="24"/>
        </w:rPr>
      </w:pPr>
      <w:r w:rsidRPr="00645261">
        <w:rPr>
          <w:noProof/>
          <w:color w:val="000000"/>
          <w:sz w:val="24"/>
        </w:rPr>
        <w:drawing>
          <wp:inline distT="0" distB="0" distL="0" distR="0" wp14:anchorId="4913E2BA" wp14:editId="1AEDC780">
            <wp:extent cx="2861945" cy="1520190"/>
            <wp:effectExtent l="0" t="0" r="0" b="0"/>
            <wp:docPr id="5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0" cstate="print">
                      <a:extLst>
                        <a:ext uri="{28A0092B-C50C-407E-A947-70E740481C1C}">
                          <a14:useLocalDpi xmlns:a14="http://schemas.microsoft.com/office/drawing/2010/main" val="0"/>
                        </a:ext>
                      </a:extLst>
                    </a:blip>
                    <a:srcRect l="10513" t="14407" r="15646" b="13657"/>
                    <a:stretch>
                      <a:fillRect/>
                    </a:stretch>
                  </pic:blipFill>
                  <pic:spPr bwMode="auto">
                    <a:xfrm>
                      <a:off x="0" y="0"/>
                      <a:ext cx="2861945" cy="1520190"/>
                    </a:xfrm>
                    <a:prstGeom prst="rect">
                      <a:avLst/>
                    </a:prstGeom>
                    <a:noFill/>
                    <a:ln>
                      <a:noFill/>
                    </a:ln>
                  </pic:spPr>
                </pic:pic>
              </a:graphicData>
            </a:graphic>
          </wp:inline>
        </w:drawing>
      </w:r>
    </w:p>
    <w:p w14:paraId="1806B24A" w14:textId="6522FF0B" w:rsidR="00645261" w:rsidRPr="00E844D2" w:rsidRDefault="00645261" w:rsidP="00E844D2">
      <w:pPr>
        <w:adjustRightInd w:val="0"/>
        <w:snapToGrid w:val="0"/>
        <w:spacing w:line="460" w:lineRule="exact"/>
        <w:jc w:val="center"/>
        <w:rPr>
          <w:sz w:val="24"/>
        </w:rPr>
      </w:pPr>
      <w:r w:rsidRPr="009B4C04">
        <w:rPr>
          <w:rFonts w:eastAsia="楷体"/>
          <w:szCs w:val="21"/>
        </w:rPr>
        <w:t>图</w:t>
      </w:r>
      <w:r w:rsidRPr="009B4C04">
        <w:rPr>
          <w:rFonts w:eastAsia="楷体"/>
          <w:szCs w:val="21"/>
        </w:rPr>
        <w:t xml:space="preserve">3-8 </w:t>
      </w:r>
      <w:r w:rsidRPr="009B4C04">
        <w:rPr>
          <w:rFonts w:eastAsia="楷体"/>
          <w:szCs w:val="21"/>
        </w:rPr>
        <w:t>不同局部搜索策略的置信区间图</w:t>
      </w:r>
    </w:p>
    <w:p w14:paraId="53F27CE6" w14:textId="77777777" w:rsidR="00645261" w:rsidRPr="00645261" w:rsidRDefault="00645261" w:rsidP="00645261">
      <w:pPr>
        <w:pStyle w:val="3"/>
        <w:adjustRightInd w:val="0"/>
        <w:snapToGrid w:val="0"/>
        <w:spacing w:before="0" w:after="0" w:line="460" w:lineRule="exact"/>
        <w:rPr>
          <w:sz w:val="24"/>
          <w:szCs w:val="24"/>
        </w:rPr>
      </w:pPr>
      <w:r w:rsidRPr="00645261">
        <w:rPr>
          <w:sz w:val="24"/>
          <w:szCs w:val="24"/>
        </w:rPr>
        <w:t>3</w:t>
      </w:r>
      <w:r w:rsidRPr="00645261">
        <w:rPr>
          <w:rFonts w:hint="eastAsia"/>
          <w:sz w:val="24"/>
          <w:szCs w:val="24"/>
        </w:rPr>
        <w:t>.4.</w:t>
      </w:r>
      <w:r w:rsidRPr="00645261">
        <w:rPr>
          <w:sz w:val="24"/>
          <w:szCs w:val="24"/>
        </w:rPr>
        <w:t xml:space="preserve">7 </w:t>
      </w:r>
      <w:r w:rsidRPr="00645261">
        <w:rPr>
          <w:rFonts w:hint="eastAsia"/>
          <w:sz w:val="24"/>
          <w:szCs w:val="24"/>
        </w:rPr>
        <w:t>抖动策略评估</w:t>
      </w:r>
    </w:p>
    <w:p w14:paraId="18AE705A" w14:textId="3038CF06" w:rsidR="00645261" w:rsidRPr="00645261" w:rsidRDefault="00645261" w:rsidP="00645261">
      <w:pPr>
        <w:adjustRightInd w:val="0"/>
        <w:snapToGrid w:val="0"/>
        <w:spacing w:line="460" w:lineRule="exact"/>
        <w:ind w:firstLineChars="200" w:firstLine="480"/>
        <w:rPr>
          <w:sz w:val="24"/>
        </w:rPr>
      </w:pPr>
      <w:r w:rsidRPr="00645261">
        <w:rPr>
          <w:sz w:val="24"/>
        </w:rPr>
        <w:t>为了验证抖动策略的有效性，本节设计了四组实验：采用混合策略（同时使用两种抖动策略）的</w:t>
      </w:r>
      <w:r w:rsidRPr="00645261">
        <w:rPr>
          <w:sz w:val="24"/>
        </w:rPr>
        <w:t>AIG</w:t>
      </w:r>
      <w:r w:rsidR="00E844D2">
        <w:rPr>
          <w:rFonts w:hint="eastAsia"/>
          <w:sz w:val="24"/>
        </w:rPr>
        <w:t>（</w:t>
      </w:r>
      <w:r w:rsidRPr="00645261">
        <w:rPr>
          <w:sz w:val="24"/>
        </w:rPr>
        <w:t>AIG_hybrid</w:t>
      </w:r>
      <w:r w:rsidR="00E844D2">
        <w:rPr>
          <w:rFonts w:hint="eastAsia"/>
          <w:sz w:val="24"/>
        </w:rPr>
        <w:t>）</w:t>
      </w:r>
      <w:r w:rsidRPr="00645261">
        <w:rPr>
          <w:sz w:val="24"/>
        </w:rPr>
        <w:t>、仅使用双向插入算子的</w:t>
      </w:r>
      <w:r w:rsidRPr="00645261">
        <w:rPr>
          <w:sz w:val="24"/>
        </w:rPr>
        <w:t>AIG</w:t>
      </w:r>
      <w:r w:rsidRPr="00645261">
        <w:rPr>
          <w:sz w:val="24"/>
        </w:rPr>
        <w:t>（</w:t>
      </w:r>
      <w:r w:rsidRPr="00645261">
        <w:rPr>
          <w:sz w:val="24"/>
        </w:rPr>
        <w:t>AIG_insert</w:t>
      </w:r>
      <w:r w:rsidRPr="00645261">
        <w:rPr>
          <w:sz w:val="24"/>
        </w:rPr>
        <w:t>）、仅使用交换算子的</w:t>
      </w:r>
      <w:r w:rsidRPr="00645261">
        <w:rPr>
          <w:sz w:val="24"/>
        </w:rPr>
        <w:t>AIG</w:t>
      </w:r>
      <w:r w:rsidRPr="00645261">
        <w:rPr>
          <w:sz w:val="24"/>
        </w:rPr>
        <w:t>（</w:t>
      </w:r>
      <w:r w:rsidRPr="00645261">
        <w:rPr>
          <w:sz w:val="24"/>
        </w:rPr>
        <w:t>AIG_swap</w:t>
      </w:r>
      <w:r w:rsidRPr="00645261">
        <w:rPr>
          <w:sz w:val="24"/>
        </w:rPr>
        <w:t>）以及不使用抖动策略的</w:t>
      </w:r>
      <w:r w:rsidRPr="00645261">
        <w:rPr>
          <w:sz w:val="24"/>
        </w:rPr>
        <w:t>AIG</w:t>
      </w:r>
      <w:r w:rsidRPr="00645261">
        <w:rPr>
          <w:sz w:val="24"/>
        </w:rPr>
        <w:t>（</w:t>
      </w:r>
      <w:r w:rsidRPr="00645261">
        <w:rPr>
          <w:sz w:val="24"/>
        </w:rPr>
        <w:t>AIG_No</w:t>
      </w:r>
      <w:r w:rsidRPr="00645261">
        <w:rPr>
          <w:sz w:val="24"/>
        </w:rPr>
        <w:t>）。实验结果如图</w:t>
      </w:r>
      <w:r w:rsidRPr="00645261">
        <w:rPr>
          <w:sz w:val="24"/>
        </w:rPr>
        <w:t>3-9</w:t>
      </w:r>
      <w:r w:rsidRPr="00645261">
        <w:rPr>
          <w:sz w:val="24"/>
        </w:rPr>
        <w:t>所示。</w:t>
      </w:r>
    </w:p>
    <w:p w14:paraId="7718FCA4" w14:textId="199D8CB1" w:rsidR="00645261" w:rsidRPr="00645261" w:rsidRDefault="00645261" w:rsidP="00645261">
      <w:pPr>
        <w:adjustRightInd w:val="0"/>
        <w:snapToGrid w:val="0"/>
        <w:spacing w:line="460" w:lineRule="exact"/>
        <w:ind w:firstLineChars="200" w:firstLine="480"/>
        <w:rPr>
          <w:sz w:val="24"/>
        </w:rPr>
      </w:pPr>
      <w:r w:rsidRPr="00645261">
        <w:rPr>
          <w:sz w:val="24"/>
        </w:rPr>
        <w:lastRenderedPageBreak/>
        <w:t>在图</w:t>
      </w:r>
      <w:r w:rsidRPr="00645261">
        <w:rPr>
          <w:sz w:val="24"/>
        </w:rPr>
        <w:t>3-9</w:t>
      </w:r>
      <w:r w:rsidRPr="00645261">
        <w:rPr>
          <w:sz w:val="24"/>
        </w:rPr>
        <w:t>中，不使用抖动策略的算法的</w:t>
      </w:r>
      <w:r w:rsidRPr="00645261">
        <w:rPr>
          <w:sz w:val="24"/>
        </w:rPr>
        <w:t>RPI</w:t>
      </w:r>
      <w:r w:rsidRPr="00645261">
        <w:rPr>
          <w:sz w:val="24"/>
        </w:rPr>
        <w:t>值较其他三种算法为大，说明抖动策略是有效的。此外，在采用抖动策略的三种算法中，采用混合策略的算法表现</w:t>
      </w:r>
      <w:r w:rsidR="0017534C">
        <w:rPr>
          <w:rFonts w:hint="eastAsia"/>
          <w:sz w:val="24"/>
        </w:rPr>
        <w:t>略</w:t>
      </w:r>
      <w:r w:rsidRPr="00645261">
        <w:rPr>
          <w:sz w:val="24"/>
        </w:rPr>
        <w:t>优于其他两种策略。混合策略之所以有效，是因为它能够</w:t>
      </w:r>
      <w:r w:rsidR="0017534C">
        <w:rPr>
          <w:rFonts w:hint="eastAsia"/>
          <w:sz w:val="24"/>
        </w:rPr>
        <w:t>帮助算法跳出局部最优的陷阱，增加解</w:t>
      </w:r>
      <w:r w:rsidRPr="00645261">
        <w:rPr>
          <w:sz w:val="24"/>
        </w:rPr>
        <w:t>的多样性，</w:t>
      </w:r>
      <w:r w:rsidR="0017534C">
        <w:rPr>
          <w:rFonts w:hint="eastAsia"/>
          <w:sz w:val="24"/>
        </w:rPr>
        <w:t>不断向着近似最优解靠拢</w:t>
      </w:r>
      <w:r w:rsidRPr="00645261">
        <w:rPr>
          <w:sz w:val="24"/>
        </w:rPr>
        <w:t>。</w:t>
      </w:r>
    </w:p>
    <w:p w14:paraId="14A11884" w14:textId="77777777" w:rsidR="00645261" w:rsidRPr="00645261" w:rsidRDefault="00645261" w:rsidP="00AC5F67">
      <w:pPr>
        <w:adjustRightInd w:val="0"/>
        <w:snapToGrid w:val="0"/>
        <w:jc w:val="center"/>
        <w:rPr>
          <w:rFonts w:ascii="宋体" w:hAnsi="宋体"/>
          <w:sz w:val="24"/>
        </w:rPr>
      </w:pPr>
      <w:r w:rsidRPr="00645261">
        <w:rPr>
          <w:noProof/>
          <w:color w:val="000000"/>
          <w:sz w:val="24"/>
        </w:rPr>
        <w:drawing>
          <wp:inline distT="0" distB="0" distL="0" distR="0" wp14:anchorId="2F0B2961" wp14:editId="5A3F4AB3">
            <wp:extent cx="2861945" cy="1401445"/>
            <wp:effectExtent l="0" t="0" r="0" b="0"/>
            <wp:docPr id="5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51" cstate="print">
                      <a:extLst>
                        <a:ext uri="{28A0092B-C50C-407E-A947-70E740481C1C}">
                          <a14:useLocalDpi xmlns:a14="http://schemas.microsoft.com/office/drawing/2010/main" val="0"/>
                        </a:ext>
                      </a:extLst>
                    </a:blip>
                    <a:srcRect l="10210" t="17960" r="18019" b="14914"/>
                    <a:stretch>
                      <a:fillRect/>
                    </a:stretch>
                  </pic:blipFill>
                  <pic:spPr bwMode="auto">
                    <a:xfrm>
                      <a:off x="0" y="0"/>
                      <a:ext cx="2861945" cy="1401445"/>
                    </a:xfrm>
                    <a:prstGeom prst="rect">
                      <a:avLst/>
                    </a:prstGeom>
                    <a:noFill/>
                    <a:ln>
                      <a:noFill/>
                    </a:ln>
                  </pic:spPr>
                </pic:pic>
              </a:graphicData>
            </a:graphic>
          </wp:inline>
        </w:drawing>
      </w:r>
    </w:p>
    <w:p w14:paraId="03363A07" w14:textId="77777777" w:rsidR="00645261" w:rsidRPr="00645261" w:rsidRDefault="00645261" w:rsidP="006B1C5C">
      <w:pPr>
        <w:adjustRightInd w:val="0"/>
        <w:snapToGrid w:val="0"/>
        <w:spacing w:line="460" w:lineRule="exact"/>
        <w:jc w:val="center"/>
        <w:rPr>
          <w:rFonts w:ascii="宋体" w:hAnsi="宋体"/>
          <w:sz w:val="24"/>
        </w:rPr>
      </w:pPr>
      <w:r w:rsidRPr="006B1C5C">
        <w:rPr>
          <w:rFonts w:eastAsia="楷体" w:hint="eastAsia"/>
          <w:szCs w:val="21"/>
        </w:rPr>
        <w:t>图</w:t>
      </w:r>
      <w:r w:rsidRPr="006B1C5C">
        <w:rPr>
          <w:rFonts w:eastAsia="楷体" w:hint="eastAsia"/>
          <w:szCs w:val="21"/>
        </w:rPr>
        <w:t>3</w:t>
      </w:r>
      <w:r w:rsidRPr="006B1C5C">
        <w:rPr>
          <w:rFonts w:eastAsia="楷体"/>
          <w:szCs w:val="21"/>
        </w:rPr>
        <w:t xml:space="preserve">-9 </w:t>
      </w:r>
      <w:r w:rsidRPr="006B1C5C">
        <w:rPr>
          <w:rFonts w:eastAsia="楷体" w:hint="eastAsia"/>
          <w:szCs w:val="21"/>
        </w:rPr>
        <w:t>不同抖动策略的置信区间图</w:t>
      </w:r>
    </w:p>
    <w:p w14:paraId="7D9682F9" w14:textId="77777777" w:rsidR="00A04FF7" w:rsidRPr="00A04FF7" w:rsidRDefault="00A04FF7" w:rsidP="001B19EB">
      <w:pPr>
        <w:pStyle w:val="3"/>
        <w:spacing w:before="0" w:after="0" w:line="460" w:lineRule="exact"/>
        <w:rPr>
          <w:rFonts w:ascii="宋体" w:hAnsi="宋体"/>
          <w:sz w:val="24"/>
          <w:szCs w:val="24"/>
        </w:rPr>
      </w:pPr>
      <w:r w:rsidRPr="00A04FF7">
        <w:rPr>
          <w:sz w:val="24"/>
          <w:szCs w:val="24"/>
        </w:rPr>
        <w:t>3</w:t>
      </w:r>
      <w:r w:rsidRPr="00A04FF7">
        <w:rPr>
          <w:rFonts w:hint="eastAsia"/>
          <w:sz w:val="24"/>
          <w:szCs w:val="24"/>
        </w:rPr>
        <w:t>.4.</w:t>
      </w:r>
      <w:r w:rsidRPr="00A04FF7">
        <w:rPr>
          <w:sz w:val="24"/>
          <w:szCs w:val="24"/>
        </w:rPr>
        <w:t xml:space="preserve">8 </w:t>
      </w:r>
      <w:r w:rsidRPr="00A04FF7">
        <w:rPr>
          <w:rFonts w:hint="eastAsia"/>
          <w:sz w:val="24"/>
          <w:szCs w:val="24"/>
        </w:rPr>
        <w:t>算法的性能测试</w:t>
      </w:r>
    </w:p>
    <w:p w14:paraId="122B93E1" w14:textId="3FD0BE4B" w:rsidR="00A04FF7" w:rsidRPr="00A04FF7" w:rsidRDefault="00A04FF7" w:rsidP="00A04FF7">
      <w:pPr>
        <w:spacing w:line="460" w:lineRule="exact"/>
        <w:ind w:firstLineChars="200" w:firstLine="480"/>
        <w:rPr>
          <w:sz w:val="24"/>
        </w:rPr>
      </w:pPr>
      <w:r w:rsidRPr="00A04FF7">
        <w:rPr>
          <w:sz w:val="24"/>
        </w:rPr>
        <w:t>为了评估</w:t>
      </w:r>
      <w:r w:rsidRPr="00A04FF7">
        <w:rPr>
          <w:sz w:val="24"/>
        </w:rPr>
        <w:t>AIG</w:t>
      </w:r>
      <w:r w:rsidRPr="00A04FF7">
        <w:rPr>
          <w:sz w:val="24"/>
        </w:rPr>
        <w:t>的有效性，本节将</w:t>
      </w:r>
      <w:r w:rsidRPr="00A04FF7">
        <w:rPr>
          <w:sz w:val="24"/>
        </w:rPr>
        <w:t>AIG</w:t>
      </w:r>
      <w:r w:rsidRPr="00A04FF7">
        <w:rPr>
          <w:sz w:val="24"/>
        </w:rPr>
        <w:t>与其他五种先进算法进行比较，分别为</w:t>
      </w:r>
      <w:r w:rsidRPr="00A04FF7">
        <w:rPr>
          <w:sz w:val="24"/>
        </w:rPr>
        <w:t>CIG</w:t>
      </w:r>
      <w:r w:rsidRPr="00A04FF7">
        <w:rPr>
          <w:sz w:val="24"/>
        </w:rPr>
        <w:fldChar w:fldCharType="begin"/>
      </w:r>
      <w:r w:rsidR="009432A7">
        <w:rPr>
          <w:sz w:val="24"/>
        </w:rPr>
        <w:instrText xml:space="preserve"> ADDIN ZOTERO_ITEM CSL_CITATION {"citationID":"GQux78g9","properties":{"formattedCitation":"\\super [10]\\nosupersub{}","plainCitation":"[10]","noteIndex":0},"citationItems":[{"id":4058,"uris":["http://zotero.org/users/9145449/items/AQ9XSD2N"],"itemData":{"id":4058,"type":"article-journal","abstract":"The hybrid flow shop and distributed flow shop problems have been extensively studied due to their wide industrial applications. However, the distributed heterogeneous hybrid flow shop problems (DHHFSP) with blocking constraints have not yet been well studied up to date. This paper considers how to arrange a variety of jobs to different heterogeneous factories, and each factory has a minimal makespan. The innovations of this paper lie in presenting a mathematical model of the DHHFSP with blocking constraints and designing a collaborative iterative greedy (CIG) algorithm. The CIG contains the problem-specific initialization strategy, the neighborhood search strategy, the destruction-reconstruction strategy, and the local intensification strategy. The cross-factory and inner-factory neighborhood search strategies based on two swap operators are adopted to reduce the blocking time. The local intensification strategy is developed to optimize the scheduling sequence of each factory. The proposed algorithm is empirically compared with five state-of-the-art algorithms on 60 different instance sets. The experimental results show that the proposed algorithm significantly outperforms the compared ones in terms of objective values and relative percentage deviation values.","container-title":"Expert Systems with Applications","DOI":"10.1016/j.eswa.2022.117256","ISSN":"0957-4174","journalAbbreviation":"Expert Systems with Applications","page":"117256","source":"ScienceDirect","title":"A collaborative iterative greedy algorithm for the scheduling of distributed heterogeneous hybrid flow shop with blocking constraints","volume":"201","author":[{"family":"Qin","given":"Hao-Xiang"},{"family":"Han","given":"Yu-Yan"},{"family":"Liu","given":"Yi-Ping"},{"family":"Li","given":"Jun-Qing"},{"family":"Pan","given":"Quan-Ke"},{"literal":"Xue-Han"}],"issued":{"date-parts":[["2022",9,1]]}}}],"schema":"https://github.com/citation-style-language/schema/raw/master/csl-citation.json"} </w:instrText>
      </w:r>
      <w:r w:rsidRPr="00A04FF7">
        <w:rPr>
          <w:sz w:val="24"/>
        </w:rPr>
        <w:fldChar w:fldCharType="separate"/>
      </w:r>
      <w:r w:rsidR="001647F0" w:rsidRPr="001647F0">
        <w:rPr>
          <w:kern w:val="0"/>
          <w:sz w:val="24"/>
          <w:vertAlign w:val="superscript"/>
        </w:rPr>
        <w:t>[10]</w:t>
      </w:r>
      <w:r w:rsidRPr="00A04FF7">
        <w:rPr>
          <w:sz w:val="24"/>
        </w:rPr>
        <w:fldChar w:fldCharType="end"/>
      </w:r>
      <w:r w:rsidRPr="00A04FF7">
        <w:rPr>
          <w:sz w:val="24"/>
        </w:rPr>
        <w:t>、离散差分进化（</w:t>
      </w:r>
      <w:r w:rsidR="007E2CE3" w:rsidRPr="007E2CE3">
        <w:rPr>
          <w:sz w:val="24"/>
        </w:rPr>
        <w:t xml:space="preserve">Discrete </w:t>
      </w:r>
      <w:r w:rsidR="007E2CE3">
        <w:rPr>
          <w:rFonts w:hint="eastAsia"/>
          <w:sz w:val="24"/>
        </w:rPr>
        <w:t>D</w:t>
      </w:r>
      <w:r w:rsidR="007E2CE3" w:rsidRPr="007E2CE3">
        <w:rPr>
          <w:sz w:val="24"/>
        </w:rPr>
        <w:t xml:space="preserve">ifferential </w:t>
      </w:r>
      <w:r w:rsidR="007E2CE3">
        <w:rPr>
          <w:rFonts w:hint="eastAsia"/>
          <w:sz w:val="24"/>
        </w:rPr>
        <w:t>E</w:t>
      </w:r>
      <w:r w:rsidR="007E2CE3" w:rsidRPr="007E2CE3">
        <w:rPr>
          <w:sz w:val="24"/>
        </w:rPr>
        <w:t>volution</w:t>
      </w:r>
      <w:r w:rsidR="007E2CE3">
        <w:rPr>
          <w:rFonts w:hint="eastAsia"/>
          <w:sz w:val="24"/>
        </w:rPr>
        <w:t>，</w:t>
      </w:r>
      <w:r w:rsidRPr="00A04FF7">
        <w:rPr>
          <w:sz w:val="24"/>
        </w:rPr>
        <w:t>DDE</w:t>
      </w:r>
      <w:r w:rsidRPr="00A04FF7">
        <w:rPr>
          <w:sz w:val="24"/>
        </w:rPr>
        <w:t>）算法</w:t>
      </w:r>
      <w:r w:rsidRPr="00A04FF7">
        <w:rPr>
          <w:sz w:val="24"/>
        </w:rPr>
        <w:fldChar w:fldCharType="begin"/>
      </w:r>
      <w:r w:rsidR="00575415">
        <w:rPr>
          <w:sz w:val="24"/>
        </w:rPr>
        <w:instrText xml:space="preserve"> ADDIN ZOTERO_ITEM CSL_CITATION {"citationID":"3chCB7CO","properties":{"formattedCitation":"\\super [81]\\nosupersub{}","plainCitation":"[81]","noteIndex":0},"citationItems":[{"id":3754,"uris":["http://zotero.org/users/9145449/items/J79GIF7C"],"itemData":{"id":3754,"type":"article-journal","abstract":"This paper deals with a distributed blocking flowshop scheduling problem, which tries to solve the blocking flowshop scheduling in distributed manufacturing environment. The optimization objective is to find a suitable schedule, consisting of assigning jobs to at least two factories and sequencing the jobs assigned to each factory, to make the maximum completion time or makespan minimization. Two different mathematical models are proposed, and in view of the NP-hardness of the problem, a novel hybrid discrete differential evolution (DDE) algorithm is established. First, the problem solution is represented as several job permutations, each of which denotes the partial schedule at a certain factory. Second, four widely applied heuristics are generalized to the distributed environment for providing better initial solutions. Third, both operators of mutation and crossover are redesigned to perform the DDE directly based on the discrete permutations, and a biased section operator is used to increase the diversity of the searching information. Meanwhile, an effective local search based on distributed characteristics and an elitist retain strategy are integrated into the DDE framework to stress both local exploitation and global exploration. Taking into account the time cost, an effective speed-up technique is designed to enhance the algorithmic efficiency. In the experimental section, the parameters of DDE are calibrated by the Taguchi method. Experimental results derived from a wealth of test instances have demonstrated the algorithmic effectiveness, which further concludes that the proposed DDE algorithm is a suitable alternative approach for solving the problem under consideration.","container-title":"Engineering Applications of Artificial Intelligence","DOI":"10.1016/j.engappai.2018.09.005","ISSN":"0952-1976","journalAbbreviation":"Engineering Applications of Artificial Intelligence","language":"en","page":"96-107","source":"ScienceDirect","title":"Discrete differential evolution algorithm for distributed blocking flowshop scheduling with makespan criterion","volume":"76","author":[{"family":"Zhang","given":"Guanghui"},{"family":"Xing","given":"Keyi"},{"family":"Cao","given":"Feng"}],"issued":{"date-parts":[["2018",11,1]]}}}],"schema":"https://github.com/citation-style-language/schema/raw/master/csl-citation.json"} </w:instrText>
      </w:r>
      <w:r w:rsidRPr="00A04FF7">
        <w:rPr>
          <w:sz w:val="24"/>
        </w:rPr>
        <w:fldChar w:fldCharType="separate"/>
      </w:r>
      <w:r w:rsidR="001647F0" w:rsidRPr="001647F0">
        <w:rPr>
          <w:kern w:val="0"/>
          <w:sz w:val="24"/>
          <w:vertAlign w:val="superscript"/>
        </w:rPr>
        <w:t>[81]</w:t>
      </w:r>
      <w:r w:rsidRPr="00A04FF7">
        <w:rPr>
          <w:sz w:val="24"/>
        </w:rPr>
        <w:fldChar w:fldCharType="end"/>
      </w:r>
      <w:r w:rsidRPr="00A04FF7">
        <w:rPr>
          <w:sz w:val="24"/>
        </w:rPr>
        <w:t>、进化算法（</w:t>
      </w:r>
      <w:r w:rsidR="007E2CE3" w:rsidRPr="007E2CE3">
        <w:rPr>
          <w:sz w:val="24"/>
        </w:rPr>
        <w:t xml:space="preserve">Evolutionary </w:t>
      </w:r>
      <w:r w:rsidR="007E2CE3">
        <w:rPr>
          <w:rFonts w:hint="eastAsia"/>
          <w:sz w:val="24"/>
        </w:rPr>
        <w:t>A</w:t>
      </w:r>
      <w:r w:rsidR="007E2CE3" w:rsidRPr="007E2CE3">
        <w:rPr>
          <w:sz w:val="24"/>
        </w:rPr>
        <w:t>lgorithm</w:t>
      </w:r>
      <w:r w:rsidR="007E2CE3">
        <w:rPr>
          <w:rFonts w:hint="eastAsia"/>
          <w:sz w:val="24"/>
        </w:rPr>
        <w:t>，</w:t>
      </w:r>
      <w:r w:rsidRPr="00A04FF7">
        <w:rPr>
          <w:sz w:val="24"/>
        </w:rPr>
        <w:t>EA</w:t>
      </w:r>
      <w:r w:rsidRPr="00A04FF7">
        <w:rPr>
          <w:sz w:val="24"/>
        </w:rPr>
        <w:t>）</w:t>
      </w:r>
      <w:r w:rsidRPr="00A04FF7">
        <w:rPr>
          <w:sz w:val="24"/>
        </w:rPr>
        <w:fldChar w:fldCharType="begin"/>
      </w:r>
      <w:r w:rsidR="00575415">
        <w:rPr>
          <w:sz w:val="24"/>
        </w:rPr>
        <w:instrText xml:space="preserve"> ADDIN ZOTERO_ITEM CSL_CITATION {"citationID":"ujSKHvti","properties":{"formattedCitation":"\\super [82]\\nosupersub{}","plainCitation":"[82]","noteIndex":0},"citationItems":[{"id":2607,"uris":["http://zotero.org/users/9145449/items/CLIE6IK7"],"itemData":{"id":2607,"type":"article-journal","abstract":"In the last years, researchers are paying special attention to scheduling in distributed environments due to the increasing benefits of multi-factory manufacture. In this paper, we address the distributed permutation flowshop scheduling problem to minimise the total flowtime. Since, to the best of our knowledge, this problem has not been addressed previously, we first analyse it and discuss several properties, theorems, assignment rules, representation of the solutions and speed-up procedures. Given that the problem is NP-hard, we focus on approximate procedures, and propose eighteen constructive heuristics to obtain high-quality solutions in reasonable CPU times. In addition, we propose an iterative improvement algorithm to further refine the so-obtained solutions. The extensive computational experience carried out shows that the proposed method outperforms several metaheuristics adapted from related scheduling problems.","container-title":"Computers &amp; Industrial Engineering","DOI":"10.1016/j.cie.2018.03.014","ISSN":"0360-8352","journalAbbreviation":"Computers &amp; Industrial Engineering","language":"en","page":"464-477","source":"ScienceDirect","title":"The distributed permutation flow shop to minimise the total flowtime","volume":"118","author":[{"family":"Fernandez-Viagas","given":"Victor"},{"family":"Perez-Gonzalez","given":"Paz"},{"family":"Framinan","given":"Jose M."}],"issued":{"date-parts":[["2018",4,1]]}}}],"schema":"https://github.com/citation-style-language/schema/raw/master/csl-citation.json"} </w:instrText>
      </w:r>
      <w:r w:rsidRPr="00A04FF7">
        <w:rPr>
          <w:sz w:val="24"/>
        </w:rPr>
        <w:fldChar w:fldCharType="separate"/>
      </w:r>
      <w:r w:rsidR="001647F0" w:rsidRPr="001647F0">
        <w:rPr>
          <w:kern w:val="0"/>
          <w:sz w:val="24"/>
          <w:vertAlign w:val="superscript"/>
        </w:rPr>
        <w:t>[82]</w:t>
      </w:r>
      <w:r w:rsidRPr="00A04FF7">
        <w:rPr>
          <w:sz w:val="24"/>
        </w:rPr>
        <w:fldChar w:fldCharType="end"/>
      </w:r>
      <w:r w:rsidRPr="00A04FF7">
        <w:rPr>
          <w:sz w:val="24"/>
        </w:rPr>
        <w:t>、多邻域</w:t>
      </w:r>
      <w:r w:rsidRPr="00A04FF7">
        <w:rPr>
          <w:sz w:val="24"/>
        </w:rPr>
        <w:t>IG</w:t>
      </w:r>
      <w:r w:rsidRPr="00F66940">
        <w:rPr>
          <w:sz w:val="24"/>
        </w:rPr>
        <w:t>（</w:t>
      </w:r>
      <w:r w:rsidR="00F66940" w:rsidRPr="00F66940">
        <w:rPr>
          <w:rFonts w:hint="eastAsia"/>
          <w:sz w:val="24"/>
        </w:rPr>
        <w:t>M</w:t>
      </w:r>
      <w:r w:rsidR="00F66940" w:rsidRPr="00F66940">
        <w:rPr>
          <w:sz w:val="24"/>
        </w:rPr>
        <w:t>ulti-</w:t>
      </w:r>
      <w:r w:rsidR="00F66940" w:rsidRPr="00F66940">
        <w:rPr>
          <w:rFonts w:hint="eastAsia"/>
          <w:sz w:val="24"/>
        </w:rPr>
        <w:t>N</w:t>
      </w:r>
      <w:r w:rsidR="00F66940" w:rsidRPr="00F66940">
        <w:rPr>
          <w:sz w:val="24"/>
        </w:rPr>
        <w:t xml:space="preserve">eighborhood </w:t>
      </w:r>
      <w:r w:rsidR="00F66940" w:rsidRPr="00F66940">
        <w:rPr>
          <w:rFonts w:hint="eastAsia"/>
          <w:sz w:val="24"/>
        </w:rPr>
        <w:t>IG</w:t>
      </w:r>
      <w:r w:rsidR="00F66940" w:rsidRPr="00F66940">
        <w:rPr>
          <w:rFonts w:hint="eastAsia"/>
          <w:sz w:val="24"/>
        </w:rPr>
        <w:t>，</w:t>
      </w:r>
      <w:r w:rsidRPr="00F66940">
        <w:rPr>
          <w:sz w:val="24"/>
        </w:rPr>
        <w:t>MNIG</w:t>
      </w:r>
      <w:r w:rsidRPr="00F66940">
        <w:rPr>
          <w:sz w:val="24"/>
        </w:rPr>
        <w:t>）</w:t>
      </w:r>
      <w:r w:rsidR="00F66940">
        <w:rPr>
          <w:sz w:val="24"/>
        </w:rPr>
        <w:fldChar w:fldCharType="begin"/>
      </w:r>
      <w:r w:rsidR="00F66940">
        <w:rPr>
          <w:sz w:val="24"/>
        </w:rPr>
        <w:instrText xml:space="preserve"> ADDIN ZOTERO_ITEM CSL_CITATION {"citationID":"vuwSUaku","properties":{"formattedCitation":"\\super [83]\\nosupersub{}","plainCitation":"[83]","noteIndex":0},"citationItems":[{"id":682,"uris":["http://zotero.org/users/9145449/items/QP4MQFMG"],"itemData":{"id":682,"type":"article-journal","abstract":"As economic globalization, large manufacturing enterprises build production centers in different places to maximize profit. Therefore, scheduling problems among multiple production centers should be considered. This paper studies a distributed hybrid flow shop scheduling problem (DHFSP) with makespan criterion, which combines the characteristic of distributed flow shop scheduling and parallel machine scheduling. In the DHFSP, a set of jobs are assigned into a set of identical factories to process. Each job needs to be through same route with a set of stages, and each stage has several machines in parallel and at least one of stage has more than one machine. For solving the DHFSP, this paper proposes two algorithms: DNEH with smallest-medium rule and multi-neighborhood iterated greedy algorithm. The DNEH with smallest-medium rule constructive heuristic first generates a seed sequence by decomposition and smallest-medium rule, and then uses a greedy iteration to assign jobs to factories. In the iterated greedy algorithm, a multi-search construction is proposed, which applies the greedy insertion to the factory again after inserting a new job. Then, a multi-neighborhood local search is utilized to enhance local search ability. The proposed algorithms are evaluated by a comprehensive comparison, and the experimental results demonstrate that the proposed algorithms are very competitive for solving the DHFSP.","container-title":"Knowledge-Based Systems","DOI":"10.1016/j.knosys.2020.105527","ISSN":"0950-7051","journalAbbreviation":"Knowledge-Based Systems","language":"en","page":"105527","source":"ScienceDirect","title":"Modeling and multi-neighborhood iterated greedy algorithm for distributed hybrid flow shop scheduling problem","volume":"194","author":[{"family":"Shao","given":"Weishi"},{"family":"Shao","given":"Zhongshi"},{"family":"Pi","given":"Dechang"}],"issued":{"date-parts":[["2020",4,22]]}}}],"schema":"https://github.com/citation-style-language/schema/raw/master/csl-citation.json"} </w:instrText>
      </w:r>
      <w:r w:rsidR="00F66940">
        <w:rPr>
          <w:sz w:val="24"/>
        </w:rPr>
        <w:fldChar w:fldCharType="separate"/>
      </w:r>
      <w:r w:rsidR="001647F0" w:rsidRPr="001647F0">
        <w:rPr>
          <w:kern w:val="0"/>
          <w:sz w:val="24"/>
          <w:vertAlign w:val="superscript"/>
        </w:rPr>
        <w:t>[83]</w:t>
      </w:r>
      <w:r w:rsidR="00F66940">
        <w:rPr>
          <w:sz w:val="24"/>
        </w:rPr>
        <w:fldChar w:fldCharType="end"/>
      </w:r>
      <w:r w:rsidRPr="00A04FF7">
        <w:rPr>
          <w:sz w:val="24"/>
        </w:rPr>
        <w:t>和</w:t>
      </w:r>
      <w:r w:rsidRPr="00A04FF7">
        <w:rPr>
          <w:sz w:val="24"/>
        </w:rPr>
        <w:t>DPSO</w:t>
      </w:r>
      <w:r w:rsidRPr="00A04FF7">
        <w:rPr>
          <w:sz w:val="24"/>
        </w:rPr>
        <w:fldChar w:fldCharType="begin"/>
      </w:r>
      <w:r w:rsidR="009432A7">
        <w:rPr>
          <w:sz w:val="24"/>
        </w:rPr>
        <w:instrText xml:space="preserve"> ADDIN ZOTERO_ITEM CSL_CITATION {"citationID":"2bQtRZM0","properties":{"formattedCitation":"\\super [27]\\nosupersub{}","plainCitation":"[27]","noteIndex":0},"citationItems":[{"id":2167,"uris":["http://zotero.org/users/9145449/items/8SVQMCJN"],"itemData":{"id":2167,"type":"article-journal","container-title":"Computers &amp; Operations Research","DOI":"10.1016/j.cor.2019.104812","ISSN":"03050548","journalAbbreviation":"Computers &amp; Operations Research","language":"en","page":"104812","source":"DOI.org (Crossref)","title":"An improved particle swarm optimization algorithm to solve hybrid flowshop scheduling problems with the effect of human factors – A case study","volume":"114","author":[{"family":"Marichelvam","given":"M.K."},{"family":"Geetha","given":"M."},{"family":"Tosun","given":"Ömür"}],"issued":{"date-parts":[["2020",2]]}}}],"schema":"https://github.com/citation-style-language/schema/raw/master/csl-citation.json"} </w:instrText>
      </w:r>
      <w:r w:rsidRPr="00A04FF7">
        <w:rPr>
          <w:sz w:val="24"/>
        </w:rPr>
        <w:fldChar w:fldCharType="separate"/>
      </w:r>
      <w:r w:rsidR="001647F0" w:rsidRPr="001647F0">
        <w:rPr>
          <w:kern w:val="0"/>
          <w:sz w:val="24"/>
          <w:vertAlign w:val="superscript"/>
        </w:rPr>
        <w:t>[27]</w:t>
      </w:r>
      <w:r w:rsidRPr="00A04FF7">
        <w:rPr>
          <w:sz w:val="24"/>
        </w:rPr>
        <w:fldChar w:fldCharType="end"/>
      </w:r>
      <w:r w:rsidRPr="00A04FF7">
        <w:rPr>
          <w:sz w:val="24"/>
        </w:rPr>
        <w:t>。</w:t>
      </w:r>
      <w:r w:rsidRPr="00A04FF7">
        <w:rPr>
          <w:sz w:val="24"/>
        </w:rPr>
        <w:t>EA</w:t>
      </w:r>
      <w:r w:rsidRPr="00A04FF7">
        <w:rPr>
          <w:sz w:val="24"/>
        </w:rPr>
        <w:t>和</w:t>
      </w:r>
      <w:r w:rsidRPr="00A04FF7">
        <w:rPr>
          <w:sz w:val="24"/>
        </w:rPr>
        <w:t>DDE</w:t>
      </w:r>
      <w:r w:rsidRPr="00A04FF7">
        <w:rPr>
          <w:sz w:val="24"/>
        </w:rPr>
        <w:t>是两种群智能算法，具有良好的全局搜索能力，可以提高解决方案的多样性。</w:t>
      </w:r>
      <w:r w:rsidR="001D2F73">
        <w:rPr>
          <w:rFonts w:hint="eastAsia"/>
          <w:sz w:val="24"/>
        </w:rPr>
        <w:t>它们</w:t>
      </w:r>
      <w:r w:rsidRPr="00A04FF7">
        <w:rPr>
          <w:sz w:val="24"/>
        </w:rPr>
        <w:t>分别在解决</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A04FF7">
        <w:rPr>
          <w:sz w:val="24"/>
        </w:rPr>
        <w:t>和</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A04FF7">
        <w:rPr>
          <w:sz w:val="24"/>
        </w:rPr>
        <w:t>方面证明了其有效性。</w:t>
      </w:r>
      <w:r w:rsidRPr="00A04FF7">
        <w:rPr>
          <w:sz w:val="24"/>
        </w:rPr>
        <w:t>DPSO</w:t>
      </w:r>
      <w:r w:rsidRPr="00A04FF7">
        <w:rPr>
          <w:sz w:val="24"/>
        </w:rPr>
        <w:t>是一种经典的群智能算法，在解决</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prmu</m:t>
        </m:r>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TFT</m:t>
            </m:r>
          </m:e>
        </m:d>
      </m:oMath>
      <w:r w:rsidR="001D2F73">
        <w:rPr>
          <w:rFonts w:hint="eastAsia"/>
          <w:sz w:val="24"/>
        </w:rPr>
        <w:t>时</w:t>
      </w:r>
      <w:r w:rsidRPr="00A04FF7">
        <w:rPr>
          <w:sz w:val="24"/>
        </w:rPr>
        <w:t>优于其他比较算法。</w:t>
      </w:r>
      <w:r w:rsidR="00245E26">
        <w:rPr>
          <w:sz w:val="24"/>
        </w:rPr>
        <w:t>MNIG</w:t>
      </w:r>
      <w:r w:rsidRPr="00A04FF7">
        <w:rPr>
          <w:sz w:val="24"/>
        </w:rPr>
        <w:t>是一种具有多邻域搜索结构的</w:t>
      </w:r>
      <w:r w:rsidRPr="00A04FF7">
        <w:rPr>
          <w:sz w:val="24"/>
        </w:rPr>
        <w:t>IG</w:t>
      </w:r>
      <w:r w:rsidR="008D0630">
        <w:rPr>
          <w:rFonts w:hint="eastAsia"/>
          <w:sz w:val="24"/>
        </w:rPr>
        <w:t>算法</w:t>
      </w:r>
      <w:r w:rsidRPr="00A04FF7">
        <w:rPr>
          <w:sz w:val="24"/>
        </w:rPr>
        <w:t>，</w:t>
      </w:r>
      <w:r w:rsidR="008D0630">
        <w:rPr>
          <w:rFonts w:hint="eastAsia"/>
          <w:sz w:val="24"/>
        </w:rPr>
        <w:t>较好的</w:t>
      </w:r>
      <w:r w:rsidRPr="00A04FF7">
        <w:rPr>
          <w:sz w:val="24"/>
        </w:rPr>
        <w:t>平衡了开发和探索能力，在解决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r>
          <w:rPr>
            <w:rFonts w:ascii="Cambria Math" w:hAnsi="Cambria Math"/>
            <w:sz w:val="24"/>
          </w:rPr>
          <m:t>γ</m:t>
        </m:r>
      </m:oMath>
      <w:r w:rsidRPr="00A04FF7">
        <w:rPr>
          <w:sz w:val="24"/>
        </w:rPr>
        <w:t>时表现出色。此外，</w:t>
      </w:r>
      <w:r w:rsidRPr="00A04FF7">
        <w:rPr>
          <w:sz w:val="24"/>
        </w:rPr>
        <w:t>CIG</w:t>
      </w:r>
      <w:r w:rsidRPr="00A04FF7">
        <w:rPr>
          <w:sz w:val="24"/>
        </w:rPr>
        <w:t>是一种专门为解决与本章研究主题相同的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A04FF7">
        <w:rPr>
          <w:sz w:val="24"/>
        </w:rPr>
        <w:t>而提出的算法。</w:t>
      </w:r>
    </w:p>
    <w:p w14:paraId="2CD4D750" w14:textId="62B624E8" w:rsidR="00A04FF7" w:rsidRPr="00A04FF7" w:rsidRDefault="00A04FF7" w:rsidP="00A04FF7">
      <w:pPr>
        <w:spacing w:line="460" w:lineRule="exact"/>
        <w:ind w:firstLineChars="200" w:firstLine="480"/>
        <w:rPr>
          <w:sz w:val="24"/>
        </w:rPr>
      </w:pPr>
      <w:r w:rsidRPr="00A04FF7">
        <w:rPr>
          <w:sz w:val="24"/>
        </w:rPr>
        <w:t>在这五种算法中，</w:t>
      </w:r>
      <w:r w:rsidRPr="00A04FF7">
        <w:rPr>
          <w:sz w:val="24"/>
        </w:rPr>
        <w:t>EA</w:t>
      </w:r>
      <w:r w:rsidR="0002183D">
        <w:rPr>
          <w:rFonts w:hint="eastAsia"/>
          <w:sz w:val="24"/>
        </w:rPr>
        <w:t>和</w:t>
      </w:r>
      <w:r w:rsidRPr="00A04FF7">
        <w:rPr>
          <w:sz w:val="24"/>
        </w:rPr>
        <w:t>DDE</w:t>
      </w:r>
      <w:r w:rsidRPr="00A04FF7">
        <w:rPr>
          <w:sz w:val="24"/>
        </w:rPr>
        <w:t>解决的问题没有考虑混合流水车间，为了保证实验公平性，本</w:t>
      </w:r>
      <w:r w:rsidR="0002183D">
        <w:rPr>
          <w:rFonts w:hint="eastAsia"/>
          <w:sz w:val="24"/>
        </w:rPr>
        <w:t>小</w:t>
      </w:r>
      <w:r w:rsidRPr="00A04FF7">
        <w:rPr>
          <w:sz w:val="24"/>
        </w:rPr>
        <w:t>节将与混合流水车间相关的策略融入</w:t>
      </w:r>
      <w:r w:rsidRPr="00A04FF7">
        <w:rPr>
          <w:sz w:val="24"/>
        </w:rPr>
        <w:t>EA</w:t>
      </w:r>
      <w:r w:rsidR="0002183D">
        <w:rPr>
          <w:rFonts w:hint="eastAsia"/>
          <w:sz w:val="24"/>
        </w:rPr>
        <w:t>和</w:t>
      </w:r>
      <w:r w:rsidRPr="00A04FF7">
        <w:rPr>
          <w:sz w:val="24"/>
        </w:rPr>
        <w:t>DDE</w:t>
      </w:r>
      <w:r w:rsidRPr="00A04FF7">
        <w:rPr>
          <w:sz w:val="24"/>
        </w:rPr>
        <w:t>中以适应所研究的问题。</w:t>
      </w:r>
      <w:r w:rsidR="0002183D">
        <w:rPr>
          <w:rFonts w:hint="eastAsia"/>
          <w:sz w:val="24"/>
        </w:rPr>
        <w:t>同时</w:t>
      </w:r>
      <w:r w:rsidRPr="00A04FF7">
        <w:rPr>
          <w:sz w:val="24"/>
        </w:rPr>
        <w:t>，通过考虑分布式环境改进了</w:t>
      </w:r>
      <w:r w:rsidRPr="00A04FF7">
        <w:rPr>
          <w:sz w:val="24"/>
        </w:rPr>
        <w:t>DPSO</w:t>
      </w:r>
      <w:r w:rsidRPr="00A04FF7">
        <w:rPr>
          <w:sz w:val="24"/>
        </w:rPr>
        <w:t>。所有比较算法的参数设置为原始文献推荐的值，并在表</w:t>
      </w:r>
      <w:r w:rsidRPr="00A04FF7">
        <w:rPr>
          <w:sz w:val="24"/>
        </w:rPr>
        <w:t>3-6</w:t>
      </w:r>
      <w:r w:rsidRPr="00A04FF7">
        <w:rPr>
          <w:sz w:val="24"/>
        </w:rPr>
        <w:t>中给出。所有算法都在</w:t>
      </w:r>
      <m:oMath>
        <m:r>
          <w:rPr>
            <w:rFonts w:ascii="Cambria Math" w:hAnsi="Cambria Math"/>
            <w:sz w:val="24"/>
          </w:rPr>
          <m:t>StopTime=F×S×J×5</m:t>
        </m:r>
      </m:oMath>
      <w:r w:rsidRPr="00A04FF7">
        <w:rPr>
          <w:sz w:val="24"/>
        </w:rPr>
        <w:t>的终止条件下执行。实验结果在表</w:t>
      </w:r>
      <w:r w:rsidRPr="00A04FF7">
        <w:rPr>
          <w:sz w:val="24"/>
        </w:rPr>
        <w:t>3-7</w:t>
      </w:r>
      <w:r w:rsidRPr="00A04FF7">
        <w:rPr>
          <w:sz w:val="24"/>
        </w:rPr>
        <w:t>中列出</w:t>
      </w:r>
      <w:r w:rsidR="00227511">
        <w:rPr>
          <w:rFonts w:hint="eastAsia"/>
          <w:sz w:val="24"/>
        </w:rPr>
        <w:t>，其中</w:t>
      </w:r>
      <w:proofErr w:type="gramStart"/>
      <w:r w:rsidRPr="00A04FF7">
        <w:rPr>
          <w:sz w:val="24"/>
        </w:rPr>
        <w:t>最佳值</w:t>
      </w:r>
      <w:proofErr w:type="gramEnd"/>
      <w:r w:rsidRPr="00A04FF7">
        <w:rPr>
          <w:sz w:val="24"/>
        </w:rPr>
        <w:t>用粗体表示。</w:t>
      </w:r>
    </w:p>
    <w:p w14:paraId="7C54D0DB" w14:textId="522F9BCA" w:rsidR="00A04FF7" w:rsidRPr="00A04FF7" w:rsidRDefault="00A04FF7" w:rsidP="00A04FF7">
      <w:pPr>
        <w:spacing w:line="460" w:lineRule="exact"/>
        <w:ind w:firstLineChars="200" w:firstLine="480"/>
        <w:rPr>
          <w:sz w:val="24"/>
        </w:rPr>
      </w:pPr>
      <w:r w:rsidRPr="00A04FF7">
        <w:rPr>
          <w:sz w:val="24"/>
        </w:rPr>
        <w:t>在表</w:t>
      </w:r>
      <w:r w:rsidRPr="00A04FF7">
        <w:rPr>
          <w:sz w:val="24"/>
        </w:rPr>
        <w:t>3-7</w:t>
      </w:r>
      <w:r w:rsidRPr="00A04FF7">
        <w:rPr>
          <w:sz w:val="24"/>
        </w:rPr>
        <w:t>中，</w:t>
      </w:r>
      <w:r w:rsidRPr="00A04FF7">
        <w:rPr>
          <w:sz w:val="24"/>
        </w:rPr>
        <w:t>AIG</w:t>
      </w:r>
      <w:r w:rsidRPr="00A04FF7">
        <w:rPr>
          <w:sz w:val="24"/>
        </w:rPr>
        <w:t>在解决</w:t>
      </w:r>
      <w:r w:rsidRPr="00A04FF7">
        <w:rPr>
          <w:sz w:val="24"/>
        </w:rPr>
        <w:t>80</w:t>
      </w:r>
      <w:r w:rsidRPr="00A04FF7">
        <w:rPr>
          <w:sz w:val="24"/>
        </w:rPr>
        <w:t>个不同规模实例时表现出色，获得了</w:t>
      </w:r>
      <w:r w:rsidRPr="00A04FF7">
        <w:rPr>
          <w:sz w:val="24"/>
        </w:rPr>
        <w:t>76</w:t>
      </w:r>
      <w:r w:rsidRPr="00A04FF7">
        <w:rPr>
          <w:sz w:val="24"/>
        </w:rPr>
        <w:t>个最小的</w:t>
      </w:r>
      <w:r w:rsidR="001266DF">
        <w:rPr>
          <w:rFonts w:hint="eastAsia"/>
          <w:sz w:val="24"/>
        </w:rPr>
        <w:t>makespan</w:t>
      </w:r>
      <w:r w:rsidRPr="00A04FF7">
        <w:rPr>
          <w:sz w:val="24"/>
        </w:rPr>
        <w:t>（</w:t>
      </w:r>
      <w:r w:rsidRPr="00A04FF7">
        <w:rPr>
          <w:sz w:val="24"/>
        </w:rPr>
        <w:t>MIN</w:t>
      </w:r>
      <w:r w:rsidRPr="00A04FF7">
        <w:rPr>
          <w:sz w:val="24"/>
        </w:rPr>
        <w:t>），其次是</w:t>
      </w:r>
      <w:r w:rsidRPr="00A04FF7">
        <w:rPr>
          <w:sz w:val="24"/>
        </w:rPr>
        <w:t>CIG</w:t>
      </w:r>
      <w:r w:rsidRPr="00A04FF7">
        <w:rPr>
          <w:sz w:val="24"/>
        </w:rPr>
        <w:t>得到</w:t>
      </w:r>
      <w:r w:rsidRPr="00A04FF7">
        <w:rPr>
          <w:sz w:val="24"/>
        </w:rPr>
        <w:t>4</w:t>
      </w:r>
      <w:r w:rsidRPr="00A04FF7">
        <w:rPr>
          <w:sz w:val="24"/>
        </w:rPr>
        <w:t>个、</w:t>
      </w:r>
      <w:r w:rsidRPr="00A04FF7">
        <w:rPr>
          <w:sz w:val="24"/>
        </w:rPr>
        <w:t>EA</w:t>
      </w:r>
      <w:r w:rsidRPr="00A04FF7">
        <w:rPr>
          <w:sz w:val="24"/>
        </w:rPr>
        <w:t>得到</w:t>
      </w:r>
      <w:r w:rsidRPr="00A04FF7">
        <w:rPr>
          <w:sz w:val="24"/>
        </w:rPr>
        <w:t>2</w:t>
      </w:r>
      <w:r w:rsidRPr="00A04FF7">
        <w:rPr>
          <w:sz w:val="24"/>
        </w:rPr>
        <w:t>个</w:t>
      </w:r>
      <w:r w:rsidR="001266DF">
        <w:rPr>
          <w:rFonts w:hint="eastAsia"/>
          <w:sz w:val="24"/>
        </w:rPr>
        <w:t>，</w:t>
      </w:r>
      <w:r w:rsidRPr="00A04FF7">
        <w:rPr>
          <w:sz w:val="24"/>
        </w:rPr>
        <w:t>DDE</w:t>
      </w:r>
      <w:r w:rsidRPr="00A04FF7">
        <w:rPr>
          <w:sz w:val="24"/>
        </w:rPr>
        <w:t>、</w:t>
      </w:r>
      <w:r w:rsidR="00245E26">
        <w:rPr>
          <w:sz w:val="24"/>
        </w:rPr>
        <w:t>MNIG</w:t>
      </w:r>
      <w:r w:rsidRPr="00A04FF7">
        <w:rPr>
          <w:sz w:val="24"/>
        </w:rPr>
        <w:t>以及</w:t>
      </w:r>
      <w:r w:rsidRPr="00A04FF7">
        <w:rPr>
          <w:sz w:val="24"/>
        </w:rPr>
        <w:t>DPSO</w:t>
      </w:r>
      <w:r w:rsidRPr="00A04FF7">
        <w:rPr>
          <w:sz w:val="24"/>
        </w:rPr>
        <w:t>都没有得到最佳值。同时，</w:t>
      </w:r>
      <w:r w:rsidRPr="00A04FF7">
        <w:rPr>
          <w:sz w:val="24"/>
        </w:rPr>
        <w:t>AIG</w:t>
      </w:r>
      <w:r w:rsidRPr="00A04FF7">
        <w:rPr>
          <w:sz w:val="24"/>
        </w:rPr>
        <w:t>在</w:t>
      </w:r>
      <w:r w:rsidRPr="00A04FF7">
        <w:rPr>
          <w:sz w:val="24"/>
        </w:rPr>
        <w:t>77</w:t>
      </w:r>
      <w:r w:rsidRPr="00A04FF7">
        <w:rPr>
          <w:sz w:val="24"/>
        </w:rPr>
        <w:t>个实例中获得了最佳的</w:t>
      </w:r>
      <w:r w:rsidRPr="00A04FF7">
        <w:rPr>
          <w:sz w:val="24"/>
        </w:rPr>
        <w:t>RPI</w:t>
      </w:r>
      <w:r w:rsidRPr="00A04FF7">
        <w:rPr>
          <w:sz w:val="24"/>
        </w:rPr>
        <w:t>值，</w:t>
      </w:r>
      <w:r w:rsidRPr="00A04FF7">
        <w:rPr>
          <w:sz w:val="24"/>
        </w:rPr>
        <w:lastRenderedPageBreak/>
        <w:t>其次是</w:t>
      </w:r>
      <w:r w:rsidRPr="00A04FF7">
        <w:rPr>
          <w:sz w:val="24"/>
        </w:rPr>
        <w:t>EA</w:t>
      </w:r>
      <w:r w:rsidRPr="00A04FF7">
        <w:rPr>
          <w:sz w:val="24"/>
        </w:rPr>
        <w:t>得到</w:t>
      </w:r>
      <w:r w:rsidRPr="00A04FF7">
        <w:rPr>
          <w:sz w:val="24"/>
        </w:rPr>
        <w:t>3</w:t>
      </w:r>
      <w:r w:rsidRPr="00A04FF7">
        <w:rPr>
          <w:sz w:val="24"/>
        </w:rPr>
        <w:t>个、</w:t>
      </w:r>
      <w:r w:rsidRPr="00A04FF7">
        <w:rPr>
          <w:sz w:val="24"/>
        </w:rPr>
        <w:t>CIG</w:t>
      </w:r>
      <w:r w:rsidRPr="00A04FF7">
        <w:rPr>
          <w:sz w:val="24"/>
        </w:rPr>
        <w:t>得到</w:t>
      </w:r>
      <w:r w:rsidRPr="00A04FF7">
        <w:rPr>
          <w:sz w:val="24"/>
        </w:rPr>
        <w:t>1</w:t>
      </w:r>
      <w:r w:rsidRPr="00A04FF7">
        <w:rPr>
          <w:sz w:val="24"/>
        </w:rPr>
        <w:t>个，而</w:t>
      </w:r>
      <w:r w:rsidRPr="00A04FF7">
        <w:rPr>
          <w:sz w:val="24"/>
        </w:rPr>
        <w:t>DDE</w:t>
      </w:r>
      <w:r w:rsidRPr="00A04FF7">
        <w:rPr>
          <w:sz w:val="24"/>
        </w:rPr>
        <w:t>、</w:t>
      </w:r>
      <w:r w:rsidR="00245E26">
        <w:rPr>
          <w:sz w:val="24"/>
        </w:rPr>
        <w:t>MNIG</w:t>
      </w:r>
      <w:r w:rsidRPr="00A04FF7">
        <w:rPr>
          <w:sz w:val="24"/>
        </w:rPr>
        <w:t>和</w:t>
      </w:r>
      <w:r w:rsidRPr="00A04FF7">
        <w:rPr>
          <w:sz w:val="24"/>
        </w:rPr>
        <w:t>DPSO</w:t>
      </w:r>
      <w:r w:rsidRPr="00A04FF7">
        <w:rPr>
          <w:sz w:val="24"/>
        </w:rPr>
        <w:t>取得的最佳</w:t>
      </w:r>
      <w:r w:rsidRPr="00A04FF7">
        <w:rPr>
          <w:sz w:val="24"/>
        </w:rPr>
        <w:t>RPI</w:t>
      </w:r>
      <w:r w:rsidRPr="00A04FF7">
        <w:rPr>
          <w:sz w:val="24"/>
        </w:rPr>
        <w:t>的数量都为</w:t>
      </w:r>
      <w:r w:rsidRPr="00A04FF7">
        <w:rPr>
          <w:sz w:val="24"/>
        </w:rPr>
        <w:t>0</w:t>
      </w:r>
      <w:r w:rsidRPr="00A04FF7">
        <w:rPr>
          <w:sz w:val="24"/>
        </w:rPr>
        <w:t>。本</w:t>
      </w:r>
      <w:r w:rsidR="001266DF">
        <w:rPr>
          <w:rFonts w:hint="eastAsia"/>
          <w:sz w:val="24"/>
        </w:rPr>
        <w:t>小</w:t>
      </w:r>
      <w:r w:rsidRPr="00A04FF7">
        <w:rPr>
          <w:sz w:val="24"/>
        </w:rPr>
        <w:t>节使用公式</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Com</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AIG</m:t>
                </m:r>
              </m:sub>
            </m:sSub>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Com</m:t>
            </m:r>
          </m:sub>
        </m:sSub>
        <m:r>
          <w:rPr>
            <w:rFonts w:ascii="Cambria Math" w:hAnsi="Cambria Math"/>
            <w:sz w:val="24"/>
          </w:rPr>
          <m:t>×100</m:t>
        </m:r>
        <m:r>
          <m:rPr>
            <m:sty m:val="p"/>
          </m:rPr>
          <w:rPr>
            <w:rFonts w:ascii="Cambria Math" w:hAnsi="Cambria Math"/>
            <w:sz w:val="24"/>
          </w:rPr>
          <m:t>%</m:t>
        </m:r>
      </m:oMath>
      <w:r w:rsidRPr="00A04FF7">
        <w:rPr>
          <w:sz w:val="24"/>
        </w:rPr>
        <w:t>来计算</w:t>
      </w:r>
      <w:r w:rsidRPr="00A04FF7">
        <w:rPr>
          <w:sz w:val="24"/>
        </w:rPr>
        <w:t>AIG</w:t>
      </w:r>
      <w:r w:rsidRPr="00A04FF7">
        <w:rPr>
          <w:sz w:val="24"/>
        </w:rPr>
        <w:t>相对于其他比较算法</w:t>
      </w:r>
      <w:r w:rsidR="001266DF">
        <w:rPr>
          <w:rFonts w:hint="eastAsia"/>
          <w:sz w:val="24"/>
        </w:rPr>
        <w:t>性能提升的</w:t>
      </w:r>
      <w:r w:rsidRPr="00A04FF7">
        <w:rPr>
          <w:sz w:val="24"/>
        </w:rPr>
        <w:t>百分比，其中</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Com</m:t>
            </m:r>
          </m:sub>
        </m:sSub>
      </m:oMath>
      <w:r w:rsidRPr="00A04FF7">
        <w:rPr>
          <w:sz w:val="24"/>
        </w:rPr>
        <w:t>和</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AIG</m:t>
            </m:r>
          </m:sub>
        </m:sSub>
      </m:oMath>
      <w:r w:rsidRPr="00A04FF7">
        <w:rPr>
          <w:sz w:val="24"/>
        </w:rPr>
        <w:t>分别表示比较算法和</w:t>
      </w:r>
      <w:r w:rsidRPr="00A04FF7">
        <w:rPr>
          <w:sz w:val="24"/>
        </w:rPr>
        <w:t>AIG</w:t>
      </w:r>
      <w:r w:rsidRPr="00A04FF7">
        <w:rPr>
          <w:sz w:val="24"/>
        </w:rPr>
        <w:t>的</w:t>
      </w:r>
      <w:r w:rsidRPr="00A04FF7">
        <w:rPr>
          <w:sz w:val="24"/>
        </w:rPr>
        <w:t>MIN</w:t>
      </w:r>
      <w:r w:rsidRPr="00A04FF7">
        <w:rPr>
          <w:sz w:val="24"/>
        </w:rPr>
        <w:t>或</w:t>
      </w:r>
      <w:r w:rsidRPr="00A04FF7">
        <w:rPr>
          <w:sz w:val="24"/>
        </w:rPr>
        <w:t>RPI</w:t>
      </w:r>
      <w:r w:rsidRPr="00A04FF7">
        <w:rPr>
          <w:sz w:val="24"/>
        </w:rPr>
        <w:t>值。对于最佳的</w:t>
      </w:r>
      <w:r w:rsidR="001266DF">
        <w:rPr>
          <w:rFonts w:hint="eastAsia"/>
          <w:sz w:val="24"/>
        </w:rPr>
        <w:t>makespan</w:t>
      </w:r>
      <w:r w:rsidRPr="00A04FF7">
        <w:rPr>
          <w:sz w:val="24"/>
        </w:rPr>
        <w:t>，</w:t>
      </w:r>
      <w:r w:rsidRPr="00A04FF7">
        <w:rPr>
          <w:sz w:val="24"/>
        </w:rPr>
        <w:t>AIG</w:t>
      </w:r>
      <w:r w:rsidR="001266DF">
        <w:rPr>
          <w:rFonts w:hint="eastAsia"/>
          <w:sz w:val="24"/>
        </w:rPr>
        <w:t>提升的</w:t>
      </w:r>
      <w:r w:rsidRPr="00A04FF7">
        <w:rPr>
          <w:sz w:val="24"/>
        </w:rPr>
        <w:t>百分比分别为</w:t>
      </w:r>
      <w:r w:rsidRPr="00A04FF7">
        <w:rPr>
          <w:sz w:val="24"/>
        </w:rPr>
        <w:t>0.34%</w:t>
      </w:r>
      <w:r w:rsidRPr="00A04FF7">
        <w:rPr>
          <w:sz w:val="24"/>
        </w:rPr>
        <w:t>、</w:t>
      </w:r>
      <w:r w:rsidRPr="00A04FF7">
        <w:rPr>
          <w:sz w:val="24"/>
        </w:rPr>
        <w:t>1.27%</w:t>
      </w:r>
      <w:r w:rsidRPr="00A04FF7">
        <w:rPr>
          <w:sz w:val="24"/>
        </w:rPr>
        <w:t>、</w:t>
      </w:r>
      <w:r w:rsidRPr="00A04FF7">
        <w:rPr>
          <w:sz w:val="24"/>
        </w:rPr>
        <w:t>0.73%</w:t>
      </w:r>
      <w:r w:rsidRPr="00A04FF7">
        <w:rPr>
          <w:sz w:val="24"/>
        </w:rPr>
        <w:t>、</w:t>
      </w:r>
      <w:r w:rsidRPr="00A04FF7">
        <w:rPr>
          <w:sz w:val="24"/>
        </w:rPr>
        <w:t>1.36%</w:t>
      </w:r>
      <w:r w:rsidRPr="00A04FF7">
        <w:rPr>
          <w:sz w:val="24"/>
        </w:rPr>
        <w:t>和</w:t>
      </w:r>
      <w:r w:rsidRPr="00A04FF7">
        <w:rPr>
          <w:sz w:val="24"/>
        </w:rPr>
        <w:t>1.05%</w:t>
      </w:r>
      <w:r w:rsidRPr="00A04FF7">
        <w:rPr>
          <w:sz w:val="24"/>
        </w:rPr>
        <w:t>，</w:t>
      </w:r>
      <w:r w:rsidR="001266DF">
        <w:rPr>
          <w:rFonts w:hint="eastAsia"/>
          <w:sz w:val="24"/>
        </w:rPr>
        <w:t>超越</w:t>
      </w:r>
      <w:r w:rsidRPr="00A04FF7">
        <w:rPr>
          <w:sz w:val="24"/>
        </w:rPr>
        <w:t>了</w:t>
      </w:r>
      <w:r w:rsidRPr="00A04FF7">
        <w:rPr>
          <w:sz w:val="24"/>
        </w:rPr>
        <w:t>CIG</w:t>
      </w:r>
      <w:r w:rsidRPr="00A04FF7">
        <w:rPr>
          <w:sz w:val="24"/>
        </w:rPr>
        <w:t>、</w:t>
      </w:r>
      <w:r w:rsidRPr="00A04FF7">
        <w:rPr>
          <w:sz w:val="24"/>
        </w:rPr>
        <w:t>DDE</w:t>
      </w:r>
      <w:r w:rsidRPr="00A04FF7">
        <w:rPr>
          <w:sz w:val="24"/>
        </w:rPr>
        <w:t>、</w:t>
      </w:r>
      <w:r w:rsidRPr="00A04FF7">
        <w:rPr>
          <w:sz w:val="24"/>
        </w:rPr>
        <w:t>EA</w:t>
      </w:r>
      <w:r w:rsidRPr="00A04FF7">
        <w:rPr>
          <w:sz w:val="24"/>
        </w:rPr>
        <w:t>、</w:t>
      </w:r>
      <w:r w:rsidR="00245E26">
        <w:rPr>
          <w:sz w:val="24"/>
        </w:rPr>
        <w:t>MNIG</w:t>
      </w:r>
      <w:r w:rsidRPr="00A04FF7">
        <w:rPr>
          <w:sz w:val="24"/>
        </w:rPr>
        <w:t>和</w:t>
      </w:r>
      <w:r w:rsidRPr="00A04FF7">
        <w:rPr>
          <w:sz w:val="24"/>
        </w:rPr>
        <w:t>DPSO</w:t>
      </w:r>
      <w:r w:rsidRPr="00A04FF7">
        <w:rPr>
          <w:sz w:val="24"/>
        </w:rPr>
        <w:t>。对于</w:t>
      </w:r>
      <w:r w:rsidRPr="00A04FF7">
        <w:rPr>
          <w:sz w:val="24"/>
        </w:rPr>
        <w:t>RPI</w:t>
      </w:r>
      <w:r w:rsidRPr="00A04FF7">
        <w:rPr>
          <w:sz w:val="24"/>
        </w:rPr>
        <w:t>，</w:t>
      </w:r>
      <w:r w:rsidRPr="00A04FF7">
        <w:rPr>
          <w:sz w:val="24"/>
        </w:rPr>
        <w:t>AIG</w:t>
      </w:r>
      <w:r w:rsidRPr="00A04FF7">
        <w:rPr>
          <w:sz w:val="24"/>
        </w:rPr>
        <w:t>相对于其他比较算法的优越性百分比分别为</w:t>
      </w:r>
      <w:r w:rsidRPr="00A04FF7">
        <w:rPr>
          <w:sz w:val="24"/>
        </w:rPr>
        <w:t>75%</w:t>
      </w:r>
      <w:r w:rsidRPr="00A04FF7">
        <w:rPr>
          <w:sz w:val="24"/>
        </w:rPr>
        <w:t>、</w:t>
      </w:r>
      <w:r w:rsidRPr="00A04FF7">
        <w:rPr>
          <w:sz w:val="24"/>
        </w:rPr>
        <w:t>88%</w:t>
      </w:r>
      <w:r w:rsidRPr="00A04FF7">
        <w:rPr>
          <w:sz w:val="24"/>
        </w:rPr>
        <w:t>、</w:t>
      </w:r>
      <w:r w:rsidRPr="00A04FF7">
        <w:rPr>
          <w:sz w:val="24"/>
        </w:rPr>
        <w:t>82%</w:t>
      </w:r>
      <w:r w:rsidRPr="00A04FF7">
        <w:rPr>
          <w:sz w:val="24"/>
        </w:rPr>
        <w:t>、</w:t>
      </w:r>
      <w:r w:rsidRPr="00A04FF7">
        <w:rPr>
          <w:sz w:val="24"/>
        </w:rPr>
        <w:t>91%</w:t>
      </w:r>
      <w:r w:rsidRPr="00A04FF7">
        <w:rPr>
          <w:sz w:val="24"/>
        </w:rPr>
        <w:t>和</w:t>
      </w:r>
      <w:r w:rsidRPr="00A04FF7">
        <w:rPr>
          <w:sz w:val="24"/>
        </w:rPr>
        <w:t>86%</w:t>
      </w:r>
      <w:r w:rsidRPr="00A04FF7">
        <w:rPr>
          <w:sz w:val="24"/>
        </w:rPr>
        <w:t>。这可能是因为工厂间邻域</w:t>
      </w:r>
      <w:r w:rsidRPr="00A04FF7">
        <w:rPr>
          <w:rFonts w:hint="eastAsia"/>
          <w:sz w:val="24"/>
        </w:rPr>
        <w:t>搜索</w:t>
      </w:r>
      <w:r w:rsidRPr="00A04FF7">
        <w:rPr>
          <w:sz w:val="24"/>
        </w:rPr>
        <w:t>策略生成了更多的邻域结构，有望找到更多的近似解。此外，工厂内的局部搜索策略可以增强算法的开发能力，能够更加深入的探索解空间。</w:t>
      </w:r>
    </w:p>
    <w:p w14:paraId="1F32CBCF" w14:textId="05FF2929" w:rsidR="001266DF" w:rsidRPr="001266DF" w:rsidRDefault="00A04FF7" w:rsidP="001266DF">
      <w:pPr>
        <w:spacing w:line="460" w:lineRule="exact"/>
        <w:ind w:firstLineChars="200" w:firstLine="480"/>
        <w:rPr>
          <w:sz w:val="24"/>
        </w:rPr>
      </w:pPr>
      <w:r w:rsidRPr="00A04FF7">
        <w:rPr>
          <w:sz w:val="24"/>
        </w:rPr>
        <w:t>为了直观展示所有算法的收敛情况，本节给出了所有算法的置信区间，如图</w:t>
      </w:r>
      <w:r w:rsidRPr="00A04FF7">
        <w:rPr>
          <w:sz w:val="24"/>
        </w:rPr>
        <w:t>3-10</w:t>
      </w:r>
      <w:r w:rsidR="001266DF">
        <w:rPr>
          <w:rFonts w:hint="eastAsia"/>
          <w:sz w:val="24"/>
        </w:rPr>
        <w:t>所</w:t>
      </w:r>
      <w:r w:rsidRPr="00A04FF7">
        <w:rPr>
          <w:sz w:val="24"/>
        </w:rPr>
        <w:t>示。在图</w:t>
      </w:r>
      <w:r w:rsidRPr="00A04FF7">
        <w:rPr>
          <w:sz w:val="24"/>
        </w:rPr>
        <w:t>3-10</w:t>
      </w:r>
      <w:r w:rsidRPr="00A04FF7">
        <w:rPr>
          <w:sz w:val="24"/>
        </w:rPr>
        <w:t>（</w:t>
      </w:r>
      <w:r w:rsidRPr="00A04FF7">
        <w:rPr>
          <w:sz w:val="24"/>
        </w:rPr>
        <w:t>a</w:t>
      </w:r>
      <w:r w:rsidRPr="00A04FF7">
        <w:rPr>
          <w:sz w:val="24"/>
        </w:rPr>
        <w:t>）中，</w:t>
      </w:r>
      <w:r w:rsidRPr="00A04FF7">
        <w:rPr>
          <w:sz w:val="24"/>
        </w:rPr>
        <w:t>AIG</w:t>
      </w:r>
      <w:r w:rsidRPr="00A04FF7">
        <w:rPr>
          <w:sz w:val="24"/>
        </w:rPr>
        <w:t>表现出最小的置信区间，这表明</w:t>
      </w:r>
      <w:r w:rsidRPr="00A04FF7">
        <w:rPr>
          <w:sz w:val="24"/>
        </w:rPr>
        <w:t>AIG</w:t>
      </w:r>
      <w:r w:rsidRPr="00A04FF7">
        <w:rPr>
          <w:sz w:val="24"/>
        </w:rPr>
        <w:t>在整体性能上优于</w:t>
      </w:r>
      <w:r w:rsidRPr="00A04FF7">
        <w:rPr>
          <w:sz w:val="24"/>
        </w:rPr>
        <w:t>CIG</w:t>
      </w:r>
      <w:r w:rsidRPr="00A04FF7">
        <w:rPr>
          <w:sz w:val="24"/>
        </w:rPr>
        <w:t>、</w:t>
      </w:r>
      <w:r w:rsidRPr="00A04FF7">
        <w:rPr>
          <w:sz w:val="24"/>
        </w:rPr>
        <w:t>EA</w:t>
      </w:r>
      <w:r w:rsidRPr="00A04FF7">
        <w:rPr>
          <w:sz w:val="24"/>
        </w:rPr>
        <w:t>、</w:t>
      </w:r>
      <w:r w:rsidRPr="00A04FF7">
        <w:rPr>
          <w:sz w:val="24"/>
        </w:rPr>
        <w:t>DPSO</w:t>
      </w:r>
      <w:r w:rsidRPr="00A04FF7">
        <w:rPr>
          <w:sz w:val="24"/>
        </w:rPr>
        <w:t>、</w:t>
      </w:r>
      <w:r w:rsidRPr="00A04FF7">
        <w:rPr>
          <w:sz w:val="24"/>
        </w:rPr>
        <w:t>DDE</w:t>
      </w:r>
      <w:r w:rsidRPr="00A04FF7">
        <w:rPr>
          <w:sz w:val="24"/>
        </w:rPr>
        <w:t>和</w:t>
      </w:r>
      <w:r w:rsidR="00245E26">
        <w:rPr>
          <w:sz w:val="24"/>
        </w:rPr>
        <w:t>MNIG</w:t>
      </w:r>
      <w:r w:rsidRPr="00A04FF7">
        <w:rPr>
          <w:sz w:val="24"/>
        </w:rPr>
        <w:t>。与此同时，图</w:t>
      </w:r>
      <w:r w:rsidRPr="00A04FF7">
        <w:rPr>
          <w:sz w:val="24"/>
        </w:rPr>
        <w:t>10</w:t>
      </w:r>
      <w:r w:rsidRPr="00A04FF7">
        <w:rPr>
          <w:sz w:val="24"/>
        </w:rPr>
        <w:t>（</w:t>
      </w:r>
      <w:r w:rsidRPr="00A04FF7">
        <w:rPr>
          <w:sz w:val="24"/>
        </w:rPr>
        <w:t>b</w:t>
      </w:r>
      <w:r w:rsidRPr="00A04FF7">
        <w:rPr>
          <w:sz w:val="24"/>
        </w:rPr>
        <w:t>）中</w:t>
      </w:r>
      <w:r w:rsidRPr="00A04FF7">
        <w:rPr>
          <w:sz w:val="24"/>
        </w:rPr>
        <w:t>AIG</w:t>
      </w:r>
      <w:r w:rsidRPr="00A04FF7">
        <w:rPr>
          <w:sz w:val="24"/>
        </w:rPr>
        <w:t>的曲线呈现出较小的波动，表明</w:t>
      </w:r>
      <w:r w:rsidRPr="00A04FF7">
        <w:rPr>
          <w:sz w:val="24"/>
        </w:rPr>
        <w:t>AIG</w:t>
      </w:r>
      <w:r w:rsidRPr="00A04FF7">
        <w:rPr>
          <w:sz w:val="24"/>
        </w:rPr>
        <w:t>具有强大的收敛能力和稳定性。此外，本节对四个随机选择的不同规模实例进行了仿真实验，即</w:t>
      </w:r>
      <w:r w:rsidRPr="00A04FF7">
        <w:rPr>
          <w:sz w:val="24"/>
        </w:rPr>
        <w:t>2×100×3</w:t>
      </w:r>
      <w:r w:rsidRPr="00A04FF7">
        <w:rPr>
          <w:sz w:val="24"/>
        </w:rPr>
        <w:t>、</w:t>
      </w:r>
      <w:r w:rsidRPr="00A04FF7">
        <w:rPr>
          <w:sz w:val="24"/>
        </w:rPr>
        <w:t>3×400×10</w:t>
      </w:r>
      <w:r w:rsidRPr="00A04FF7">
        <w:rPr>
          <w:sz w:val="24"/>
        </w:rPr>
        <w:t>、</w:t>
      </w:r>
      <w:r w:rsidRPr="00A04FF7">
        <w:rPr>
          <w:sz w:val="24"/>
        </w:rPr>
        <w:t>4×300×8</w:t>
      </w:r>
      <w:r w:rsidRPr="00A04FF7">
        <w:rPr>
          <w:sz w:val="24"/>
        </w:rPr>
        <w:t>和</w:t>
      </w:r>
      <w:r w:rsidRPr="00A04FF7">
        <w:rPr>
          <w:sz w:val="24"/>
        </w:rPr>
        <w:t>5×500×3</w:t>
      </w:r>
      <w:r w:rsidRPr="00A04FF7">
        <w:rPr>
          <w:sz w:val="24"/>
        </w:rPr>
        <w:t>，图</w:t>
      </w:r>
      <w:r w:rsidRPr="00A04FF7">
        <w:rPr>
          <w:sz w:val="24"/>
        </w:rPr>
        <w:t>3-11</w:t>
      </w:r>
      <w:r w:rsidRPr="00A04FF7">
        <w:rPr>
          <w:sz w:val="24"/>
        </w:rPr>
        <w:t>展示了实验结果的箱线图。从这四个实例的箱线图中可以明显看出，</w:t>
      </w:r>
      <w:r w:rsidRPr="00A04FF7">
        <w:rPr>
          <w:sz w:val="24"/>
        </w:rPr>
        <w:t>AIG</w:t>
      </w:r>
      <w:r w:rsidRPr="00A04FF7">
        <w:rPr>
          <w:sz w:val="24"/>
        </w:rPr>
        <w:t>在</w:t>
      </w:r>
      <w:r w:rsidR="001266DF">
        <w:rPr>
          <w:rFonts w:hint="eastAsia"/>
          <w:sz w:val="24"/>
        </w:rPr>
        <w:t>优化</w:t>
      </w:r>
      <w:r w:rsidR="0076560A">
        <w:rPr>
          <w:sz w:val="24"/>
        </w:rPr>
        <w:t>完成时间</w:t>
      </w:r>
      <w:r w:rsidRPr="00A04FF7">
        <w:rPr>
          <w:sz w:val="24"/>
        </w:rPr>
        <w:t>方面明显优于其他算法。在</w:t>
      </w:r>
      <w:r w:rsidRPr="00A04FF7">
        <w:rPr>
          <w:sz w:val="24"/>
        </w:rPr>
        <w:t>3×400×10</w:t>
      </w:r>
      <w:r w:rsidRPr="00A04FF7">
        <w:rPr>
          <w:sz w:val="24"/>
        </w:rPr>
        <w:t>、</w:t>
      </w:r>
      <w:r w:rsidRPr="00A04FF7">
        <w:rPr>
          <w:sz w:val="24"/>
        </w:rPr>
        <w:t>4×300×8</w:t>
      </w:r>
      <w:r w:rsidRPr="00A04FF7">
        <w:rPr>
          <w:sz w:val="24"/>
        </w:rPr>
        <w:t>和</w:t>
      </w:r>
      <w:r w:rsidRPr="00A04FF7">
        <w:rPr>
          <w:sz w:val="24"/>
        </w:rPr>
        <w:t>5×500×3</w:t>
      </w:r>
      <w:r w:rsidRPr="00A04FF7">
        <w:rPr>
          <w:sz w:val="24"/>
        </w:rPr>
        <w:t>这三个实例中，</w:t>
      </w:r>
      <w:r w:rsidRPr="00A04FF7">
        <w:rPr>
          <w:sz w:val="24"/>
        </w:rPr>
        <w:t>AIG</w:t>
      </w:r>
      <w:r w:rsidRPr="00A04FF7">
        <w:rPr>
          <w:sz w:val="24"/>
        </w:rPr>
        <w:t>的</w:t>
      </w:r>
      <w:proofErr w:type="gramStart"/>
      <w:r w:rsidRPr="00A04FF7">
        <w:rPr>
          <w:sz w:val="24"/>
        </w:rPr>
        <w:t>解表现</w:t>
      </w:r>
      <w:proofErr w:type="gramEnd"/>
      <w:r w:rsidRPr="00A04FF7">
        <w:rPr>
          <w:sz w:val="24"/>
        </w:rPr>
        <w:t>出的区间非常集中，</w:t>
      </w:r>
      <w:r w:rsidR="001266DF">
        <w:rPr>
          <w:rFonts w:hint="eastAsia"/>
          <w:sz w:val="24"/>
        </w:rPr>
        <w:t>表示</w:t>
      </w:r>
      <w:r w:rsidRPr="00A04FF7">
        <w:rPr>
          <w:sz w:val="24"/>
        </w:rPr>
        <w:t>AIG</w:t>
      </w:r>
      <w:r w:rsidR="001266DF">
        <w:rPr>
          <w:rFonts w:hint="eastAsia"/>
          <w:sz w:val="24"/>
        </w:rPr>
        <w:t>即使求解</w:t>
      </w:r>
      <w:r w:rsidR="00B87BFB">
        <w:rPr>
          <w:rFonts w:hint="eastAsia"/>
          <w:sz w:val="24"/>
        </w:rPr>
        <w:t>规模跨度较大的</w:t>
      </w:r>
      <w:r w:rsidRPr="00A04FF7">
        <w:rPr>
          <w:sz w:val="24"/>
        </w:rPr>
        <w:t>实例</w:t>
      </w:r>
      <w:r w:rsidR="001266DF">
        <w:rPr>
          <w:rFonts w:hint="eastAsia"/>
          <w:sz w:val="24"/>
        </w:rPr>
        <w:t>，</w:t>
      </w:r>
      <w:r w:rsidRPr="00A04FF7">
        <w:rPr>
          <w:sz w:val="24"/>
        </w:rPr>
        <w:t>性能</w:t>
      </w:r>
      <w:r w:rsidR="001266DF">
        <w:rPr>
          <w:rFonts w:hint="eastAsia"/>
          <w:sz w:val="24"/>
        </w:rPr>
        <w:t>依然</w:t>
      </w:r>
      <w:r w:rsidRPr="00A04FF7">
        <w:rPr>
          <w:sz w:val="24"/>
        </w:rPr>
        <w:t>非常稳定</w:t>
      </w:r>
      <w:r w:rsidR="001266DF">
        <w:rPr>
          <w:rFonts w:hint="eastAsia"/>
          <w:sz w:val="24"/>
        </w:rPr>
        <w:t>。</w:t>
      </w:r>
    </w:p>
    <w:p w14:paraId="322A9C8A" w14:textId="77777777" w:rsidR="00A04FF7" w:rsidRPr="008D0630" w:rsidRDefault="00A04FF7" w:rsidP="008D0630">
      <w:pPr>
        <w:adjustRightInd w:val="0"/>
        <w:snapToGrid w:val="0"/>
        <w:spacing w:line="460" w:lineRule="exact"/>
        <w:jc w:val="center"/>
        <w:rPr>
          <w:rFonts w:eastAsia="楷体"/>
          <w:szCs w:val="21"/>
        </w:rPr>
      </w:pPr>
      <w:r w:rsidRPr="008D0630">
        <w:rPr>
          <w:rFonts w:eastAsia="楷体"/>
          <w:szCs w:val="21"/>
        </w:rPr>
        <w:t>表</w:t>
      </w:r>
      <w:r w:rsidRPr="008D0630">
        <w:rPr>
          <w:rFonts w:eastAsia="楷体"/>
          <w:szCs w:val="21"/>
        </w:rPr>
        <w:t xml:space="preserve">3-6 </w:t>
      </w:r>
      <w:r w:rsidRPr="008D0630">
        <w:rPr>
          <w:rFonts w:eastAsia="楷体"/>
          <w:szCs w:val="21"/>
        </w:rPr>
        <w:t>对比算法的参数设置</w:t>
      </w:r>
    </w:p>
    <w:tbl>
      <w:tblPr>
        <w:tblW w:w="0" w:type="auto"/>
        <w:jc w:val="center"/>
        <w:tblBorders>
          <w:top w:val="single" w:sz="4" w:space="0" w:color="auto"/>
          <w:bottom w:val="single" w:sz="4" w:space="0" w:color="auto"/>
        </w:tblBorders>
        <w:tblLook w:val="04A0" w:firstRow="1" w:lastRow="0" w:firstColumn="1" w:lastColumn="0" w:noHBand="0" w:noVBand="1"/>
      </w:tblPr>
      <w:tblGrid>
        <w:gridCol w:w="1245"/>
        <w:gridCol w:w="1245"/>
        <w:gridCol w:w="1245"/>
        <w:gridCol w:w="1245"/>
        <w:gridCol w:w="1245"/>
        <w:gridCol w:w="1245"/>
      </w:tblGrid>
      <w:tr w:rsidR="00A04FF7" w:rsidRPr="006147FC" w14:paraId="19D309BD" w14:textId="77777777" w:rsidTr="00B77F29">
        <w:trPr>
          <w:trHeight w:val="428"/>
          <w:jc w:val="center"/>
        </w:trPr>
        <w:tc>
          <w:tcPr>
            <w:tcW w:w="1245" w:type="dxa"/>
            <w:tcBorders>
              <w:top w:val="single" w:sz="4" w:space="0" w:color="auto"/>
              <w:bottom w:val="single" w:sz="4" w:space="0" w:color="auto"/>
            </w:tcBorders>
            <w:shd w:val="clear" w:color="auto" w:fill="auto"/>
            <w:vAlign w:val="center"/>
          </w:tcPr>
          <w:p w14:paraId="27C42390"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算法</w:t>
            </w:r>
          </w:p>
        </w:tc>
        <w:tc>
          <w:tcPr>
            <w:tcW w:w="1245" w:type="dxa"/>
            <w:tcBorders>
              <w:top w:val="single" w:sz="4" w:space="0" w:color="auto"/>
              <w:bottom w:val="single" w:sz="4" w:space="0" w:color="auto"/>
            </w:tcBorders>
            <w:shd w:val="clear" w:color="auto" w:fill="auto"/>
            <w:vAlign w:val="center"/>
          </w:tcPr>
          <w:p w14:paraId="2A952574"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种群规模</w:t>
            </w:r>
          </w:p>
        </w:tc>
        <w:tc>
          <w:tcPr>
            <w:tcW w:w="1245" w:type="dxa"/>
            <w:tcBorders>
              <w:top w:val="single" w:sz="4" w:space="0" w:color="auto"/>
              <w:bottom w:val="single" w:sz="4" w:space="0" w:color="auto"/>
            </w:tcBorders>
            <w:shd w:val="clear" w:color="auto" w:fill="auto"/>
            <w:vAlign w:val="center"/>
          </w:tcPr>
          <w:p w14:paraId="36CA9A53"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破坏阶段提取的工件数</w:t>
            </w:r>
          </w:p>
        </w:tc>
        <w:tc>
          <w:tcPr>
            <w:tcW w:w="1245" w:type="dxa"/>
            <w:tcBorders>
              <w:top w:val="single" w:sz="4" w:space="0" w:color="auto"/>
              <w:bottom w:val="single" w:sz="4" w:space="0" w:color="auto"/>
            </w:tcBorders>
            <w:shd w:val="clear" w:color="auto" w:fill="auto"/>
            <w:vAlign w:val="center"/>
          </w:tcPr>
          <w:p w14:paraId="158F2B0F"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变异率</w:t>
            </w:r>
          </w:p>
        </w:tc>
        <w:tc>
          <w:tcPr>
            <w:tcW w:w="1245" w:type="dxa"/>
            <w:tcBorders>
              <w:top w:val="single" w:sz="4" w:space="0" w:color="auto"/>
              <w:bottom w:val="single" w:sz="4" w:space="0" w:color="auto"/>
            </w:tcBorders>
            <w:shd w:val="clear" w:color="auto" w:fill="auto"/>
            <w:vAlign w:val="center"/>
          </w:tcPr>
          <w:p w14:paraId="3073AE2D"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交叉率</w:t>
            </w:r>
          </w:p>
        </w:tc>
        <w:tc>
          <w:tcPr>
            <w:tcW w:w="1245" w:type="dxa"/>
            <w:tcBorders>
              <w:top w:val="single" w:sz="4" w:space="0" w:color="auto"/>
              <w:bottom w:val="single" w:sz="4" w:space="0" w:color="auto"/>
            </w:tcBorders>
            <w:shd w:val="clear" w:color="auto" w:fill="auto"/>
            <w:vAlign w:val="center"/>
          </w:tcPr>
          <w:p w14:paraId="60EDB203"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温度系数</w:t>
            </w:r>
          </w:p>
        </w:tc>
      </w:tr>
      <w:tr w:rsidR="00A04FF7" w:rsidRPr="006147FC" w14:paraId="3FD06CA1" w14:textId="77777777" w:rsidTr="00B77F29">
        <w:trPr>
          <w:trHeight w:val="226"/>
          <w:jc w:val="center"/>
        </w:trPr>
        <w:tc>
          <w:tcPr>
            <w:tcW w:w="1245" w:type="dxa"/>
            <w:tcBorders>
              <w:top w:val="single" w:sz="4" w:space="0" w:color="auto"/>
            </w:tcBorders>
            <w:shd w:val="clear" w:color="auto" w:fill="auto"/>
            <w:vAlign w:val="center"/>
          </w:tcPr>
          <w:p w14:paraId="502959AC"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CIG</w:t>
            </w:r>
          </w:p>
        </w:tc>
        <w:tc>
          <w:tcPr>
            <w:tcW w:w="1245" w:type="dxa"/>
            <w:tcBorders>
              <w:top w:val="single" w:sz="4" w:space="0" w:color="auto"/>
            </w:tcBorders>
            <w:shd w:val="clear" w:color="auto" w:fill="auto"/>
            <w:vAlign w:val="center"/>
          </w:tcPr>
          <w:p w14:paraId="5D61F64C"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tcBorders>
              <w:top w:val="single" w:sz="4" w:space="0" w:color="auto"/>
            </w:tcBorders>
            <w:shd w:val="clear" w:color="auto" w:fill="auto"/>
            <w:vAlign w:val="center"/>
          </w:tcPr>
          <w:p w14:paraId="1232A125"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6</w:t>
            </w:r>
          </w:p>
        </w:tc>
        <w:tc>
          <w:tcPr>
            <w:tcW w:w="1245" w:type="dxa"/>
            <w:tcBorders>
              <w:top w:val="single" w:sz="4" w:space="0" w:color="auto"/>
            </w:tcBorders>
            <w:shd w:val="clear" w:color="auto" w:fill="auto"/>
            <w:vAlign w:val="center"/>
          </w:tcPr>
          <w:p w14:paraId="3B5CD29F"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tcBorders>
              <w:top w:val="single" w:sz="4" w:space="0" w:color="auto"/>
            </w:tcBorders>
            <w:shd w:val="clear" w:color="auto" w:fill="auto"/>
            <w:vAlign w:val="center"/>
          </w:tcPr>
          <w:p w14:paraId="7308F0DB"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tcBorders>
              <w:top w:val="single" w:sz="4" w:space="0" w:color="auto"/>
            </w:tcBorders>
            <w:shd w:val="clear" w:color="auto" w:fill="auto"/>
            <w:vAlign w:val="center"/>
          </w:tcPr>
          <w:p w14:paraId="390CEC42"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r>
      <w:tr w:rsidR="00A04FF7" w:rsidRPr="006147FC" w14:paraId="70CBC484" w14:textId="77777777" w:rsidTr="00B77F29">
        <w:trPr>
          <w:trHeight w:val="213"/>
          <w:jc w:val="center"/>
        </w:trPr>
        <w:tc>
          <w:tcPr>
            <w:tcW w:w="1245" w:type="dxa"/>
            <w:shd w:val="clear" w:color="auto" w:fill="auto"/>
            <w:vAlign w:val="center"/>
          </w:tcPr>
          <w:p w14:paraId="39E42F5C"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DDE</w:t>
            </w:r>
          </w:p>
        </w:tc>
        <w:tc>
          <w:tcPr>
            <w:tcW w:w="1245" w:type="dxa"/>
            <w:shd w:val="clear" w:color="auto" w:fill="auto"/>
            <w:vAlign w:val="center"/>
          </w:tcPr>
          <w:p w14:paraId="01F9B238"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30</w:t>
            </w:r>
          </w:p>
        </w:tc>
        <w:tc>
          <w:tcPr>
            <w:tcW w:w="1245" w:type="dxa"/>
            <w:shd w:val="clear" w:color="auto" w:fill="auto"/>
            <w:vAlign w:val="center"/>
          </w:tcPr>
          <w:p w14:paraId="6336C0FE"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4696C863"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0.6</w:t>
            </w:r>
          </w:p>
        </w:tc>
        <w:tc>
          <w:tcPr>
            <w:tcW w:w="1245" w:type="dxa"/>
            <w:shd w:val="clear" w:color="auto" w:fill="auto"/>
            <w:vAlign w:val="center"/>
          </w:tcPr>
          <w:p w14:paraId="21924EF7"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0.1</w:t>
            </w:r>
          </w:p>
        </w:tc>
        <w:tc>
          <w:tcPr>
            <w:tcW w:w="1245" w:type="dxa"/>
            <w:shd w:val="clear" w:color="auto" w:fill="auto"/>
            <w:vAlign w:val="center"/>
          </w:tcPr>
          <w:p w14:paraId="04EC1AC6"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r>
      <w:tr w:rsidR="00A04FF7" w:rsidRPr="006147FC" w14:paraId="7E8BC9F9" w14:textId="77777777" w:rsidTr="00B77F29">
        <w:trPr>
          <w:trHeight w:val="213"/>
          <w:jc w:val="center"/>
        </w:trPr>
        <w:tc>
          <w:tcPr>
            <w:tcW w:w="1245" w:type="dxa"/>
            <w:shd w:val="clear" w:color="auto" w:fill="auto"/>
            <w:vAlign w:val="center"/>
          </w:tcPr>
          <w:p w14:paraId="543EEAB2"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EA</w:t>
            </w:r>
          </w:p>
        </w:tc>
        <w:tc>
          <w:tcPr>
            <w:tcW w:w="1245" w:type="dxa"/>
            <w:shd w:val="clear" w:color="auto" w:fill="auto"/>
            <w:vAlign w:val="center"/>
          </w:tcPr>
          <w:p w14:paraId="0CBE9A7D"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5</w:t>
            </w:r>
          </w:p>
        </w:tc>
        <w:tc>
          <w:tcPr>
            <w:tcW w:w="1245" w:type="dxa"/>
            <w:shd w:val="clear" w:color="auto" w:fill="auto"/>
            <w:vAlign w:val="center"/>
          </w:tcPr>
          <w:p w14:paraId="07396F80"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41773CEB"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1668DEC9"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50378F93"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r>
      <w:tr w:rsidR="00A04FF7" w:rsidRPr="006147FC" w14:paraId="0BEA7103" w14:textId="77777777" w:rsidTr="00B77F29">
        <w:trPr>
          <w:trHeight w:val="213"/>
          <w:jc w:val="center"/>
        </w:trPr>
        <w:tc>
          <w:tcPr>
            <w:tcW w:w="1245" w:type="dxa"/>
            <w:shd w:val="clear" w:color="auto" w:fill="auto"/>
            <w:vAlign w:val="center"/>
          </w:tcPr>
          <w:p w14:paraId="53D051E9" w14:textId="5024C919" w:rsidR="00A04FF7" w:rsidRPr="00E85C59" w:rsidRDefault="00245E26" w:rsidP="00B77F29">
            <w:pPr>
              <w:pStyle w:val="af5"/>
              <w:adjustRightInd w:val="0"/>
              <w:snapToGrid w:val="0"/>
              <w:ind w:firstLineChars="0" w:firstLine="0"/>
              <w:jc w:val="center"/>
              <w:rPr>
                <w:color w:val="000000"/>
                <w:sz w:val="20"/>
              </w:rPr>
            </w:pPr>
            <w:r>
              <w:rPr>
                <w:color w:val="000000"/>
                <w:sz w:val="20"/>
              </w:rPr>
              <w:t>MNIG</w:t>
            </w:r>
          </w:p>
        </w:tc>
        <w:tc>
          <w:tcPr>
            <w:tcW w:w="1245" w:type="dxa"/>
            <w:shd w:val="clear" w:color="auto" w:fill="auto"/>
            <w:vAlign w:val="center"/>
          </w:tcPr>
          <w:p w14:paraId="79E34C9B"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1FFEC4E8"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4</w:t>
            </w:r>
          </w:p>
        </w:tc>
        <w:tc>
          <w:tcPr>
            <w:tcW w:w="1245" w:type="dxa"/>
            <w:shd w:val="clear" w:color="auto" w:fill="auto"/>
            <w:vAlign w:val="center"/>
          </w:tcPr>
          <w:p w14:paraId="0BD4AFA8"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79637C6C"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78A92481"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0.4</w:t>
            </w:r>
          </w:p>
        </w:tc>
      </w:tr>
      <w:tr w:rsidR="00A04FF7" w:rsidRPr="006147FC" w14:paraId="7BA964CD" w14:textId="77777777" w:rsidTr="00B77F29">
        <w:trPr>
          <w:trHeight w:val="213"/>
          <w:jc w:val="center"/>
        </w:trPr>
        <w:tc>
          <w:tcPr>
            <w:tcW w:w="1245" w:type="dxa"/>
            <w:shd w:val="clear" w:color="auto" w:fill="auto"/>
            <w:vAlign w:val="center"/>
          </w:tcPr>
          <w:p w14:paraId="3BFE3537"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DPSO</w:t>
            </w:r>
          </w:p>
        </w:tc>
        <w:tc>
          <w:tcPr>
            <w:tcW w:w="1245" w:type="dxa"/>
            <w:shd w:val="clear" w:color="auto" w:fill="auto"/>
            <w:vAlign w:val="center"/>
          </w:tcPr>
          <w:p w14:paraId="224C5081"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100</w:t>
            </w:r>
          </w:p>
        </w:tc>
        <w:tc>
          <w:tcPr>
            <w:tcW w:w="1245" w:type="dxa"/>
            <w:shd w:val="clear" w:color="auto" w:fill="auto"/>
            <w:vAlign w:val="center"/>
          </w:tcPr>
          <w:p w14:paraId="64B93050"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2F7F69E5"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460E4132"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c>
          <w:tcPr>
            <w:tcW w:w="1245" w:type="dxa"/>
            <w:shd w:val="clear" w:color="auto" w:fill="auto"/>
            <w:vAlign w:val="center"/>
          </w:tcPr>
          <w:p w14:paraId="2BE7EE30" w14:textId="77777777" w:rsidR="00A04FF7" w:rsidRPr="00E85C59" w:rsidRDefault="00A04FF7" w:rsidP="00B77F29">
            <w:pPr>
              <w:pStyle w:val="af5"/>
              <w:adjustRightInd w:val="0"/>
              <w:snapToGrid w:val="0"/>
              <w:ind w:firstLineChars="0" w:firstLine="0"/>
              <w:jc w:val="center"/>
              <w:rPr>
                <w:color w:val="000000"/>
                <w:sz w:val="20"/>
              </w:rPr>
            </w:pPr>
            <w:r w:rsidRPr="00E85C59">
              <w:rPr>
                <w:color w:val="000000"/>
                <w:sz w:val="20"/>
              </w:rPr>
              <w:t>/</w:t>
            </w:r>
          </w:p>
        </w:tc>
      </w:tr>
    </w:tbl>
    <w:p w14:paraId="38D04A52" w14:textId="77777777" w:rsidR="00A04FF7" w:rsidRPr="00E85C59" w:rsidRDefault="00A04FF7" w:rsidP="00E85C59">
      <w:pPr>
        <w:adjustRightInd w:val="0"/>
        <w:snapToGrid w:val="0"/>
        <w:spacing w:line="460" w:lineRule="exact"/>
        <w:jc w:val="center"/>
        <w:rPr>
          <w:rFonts w:eastAsia="楷体"/>
          <w:szCs w:val="21"/>
        </w:rPr>
      </w:pPr>
      <w:r w:rsidRPr="00E85C59">
        <w:rPr>
          <w:rFonts w:eastAsia="楷体"/>
          <w:szCs w:val="21"/>
        </w:rPr>
        <w:t>表</w:t>
      </w:r>
      <w:r w:rsidRPr="00E85C59">
        <w:rPr>
          <w:rFonts w:eastAsia="楷体"/>
          <w:szCs w:val="21"/>
        </w:rPr>
        <w:t xml:space="preserve">3-7 </w:t>
      </w:r>
      <w:r w:rsidRPr="00E85C59">
        <w:rPr>
          <w:rFonts w:eastAsia="楷体"/>
          <w:szCs w:val="21"/>
        </w:rPr>
        <w:t>对比算法的实验结果</w:t>
      </w:r>
    </w:p>
    <w:tbl>
      <w:tblPr>
        <w:tblW w:w="8296" w:type="dxa"/>
        <w:jc w:val="center"/>
        <w:tblBorders>
          <w:top w:val="single" w:sz="8" w:space="0" w:color="auto"/>
          <w:bottom w:val="single" w:sz="8" w:space="0" w:color="auto"/>
        </w:tblBorders>
        <w:tblLook w:val="04A0" w:firstRow="1" w:lastRow="0" w:firstColumn="1" w:lastColumn="0" w:noHBand="0" w:noVBand="1"/>
      </w:tblPr>
      <w:tblGrid>
        <w:gridCol w:w="996"/>
        <w:gridCol w:w="666"/>
        <w:gridCol w:w="531"/>
        <w:gridCol w:w="681"/>
        <w:gridCol w:w="546"/>
        <w:gridCol w:w="681"/>
        <w:gridCol w:w="546"/>
        <w:gridCol w:w="681"/>
        <w:gridCol w:w="546"/>
        <w:gridCol w:w="681"/>
        <w:gridCol w:w="546"/>
        <w:gridCol w:w="681"/>
        <w:gridCol w:w="546"/>
      </w:tblGrid>
      <w:tr w:rsidR="00A04FF7" w:rsidRPr="006147FC" w14:paraId="7E8C4316" w14:textId="77777777" w:rsidTr="00B77F29">
        <w:trPr>
          <w:trHeight w:val="228"/>
          <w:jc w:val="center"/>
        </w:trPr>
        <w:tc>
          <w:tcPr>
            <w:tcW w:w="961" w:type="dxa"/>
            <w:vMerge w:val="restart"/>
            <w:tcBorders>
              <w:top w:val="single" w:sz="8" w:space="0" w:color="auto"/>
              <w:bottom w:val="nil"/>
            </w:tcBorders>
            <w:shd w:val="clear" w:color="auto" w:fill="auto"/>
            <w:vAlign w:val="center"/>
          </w:tcPr>
          <w:p w14:paraId="29BFECAE" w14:textId="7E656E19" w:rsidR="00A04FF7" w:rsidRPr="00E85C59" w:rsidRDefault="008C1545" w:rsidP="00B77F29">
            <w:pPr>
              <w:adjustRightInd w:val="0"/>
              <w:snapToGrid w:val="0"/>
              <w:jc w:val="distribute"/>
              <w:rPr>
                <w:color w:val="000000"/>
                <w:sz w:val="18"/>
                <w:szCs w:val="18"/>
              </w:rPr>
            </w:pPr>
            <m:oMathPara>
              <m:oMath>
                <m:r>
                  <w:rPr>
                    <w:rFonts w:ascii="Cambria Math" w:hAnsi="Cambria Math"/>
                    <w:color w:val="000000"/>
                    <w:sz w:val="18"/>
                    <w:szCs w:val="18"/>
                  </w:rPr>
                  <m:t>F×J×S</m:t>
                </m:r>
              </m:oMath>
            </m:oMathPara>
          </w:p>
        </w:tc>
        <w:tc>
          <w:tcPr>
            <w:tcW w:w="1202" w:type="dxa"/>
            <w:gridSpan w:val="2"/>
            <w:tcBorders>
              <w:top w:val="single" w:sz="8" w:space="0" w:color="auto"/>
              <w:bottom w:val="nil"/>
            </w:tcBorders>
            <w:shd w:val="clear" w:color="auto" w:fill="auto"/>
          </w:tcPr>
          <w:p w14:paraId="42E78E3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AIG</w:t>
            </w:r>
          </w:p>
        </w:tc>
        <w:tc>
          <w:tcPr>
            <w:tcW w:w="1215" w:type="dxa"/>
            <w:gridSpan w:val="2"/>
            <w:tcBorders>
              <w:top w:val="single" w:sz="8" w:space="0" w:color="auto"/>
              <w:bottom w:val="nil"/>
            </w:tcBorders>
            <w:shd w:val="clear" w:color="auto" w:fill="auto"/>
          </w:tcPr>
          <w:p w14:paraId="484817B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CIG</w:t>
            </w:r>
          </w:p>
        </w:tc>
        <w:tc>
          <w:tcPr>
            <w:tcW w:w="1215" w:type="dxa"/>
            <w:gridSpan w:val="2"/>
            <w:tcBorders>
              <w:top w:val="single" w:sz="8" w:space="0" w:color="auto"/>
              <w:bottom w:val="nil"/>
            </w:tcBorders>
            <w:shd w:val="clear" w:color="auto" w:fill="auto"/>
          </w:tcPr>
          <w:p w14:paraId="10C1CC3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DDE</w:t>
            </w:r>
          </w:p>
        </w:tc>
        <w:tc>
          <w:tcPr>
            <w:tcW w:w="1215" w:type="dxa"/>
            <w:gridSpan w:val="2"/>
            <w:tcBorders>
              <w:top w:val="single" w:sz="8" w:space="0" w:color="auto"/>
              <w:bottom w:val="nil"/>
            </w:tcBorders>
            <w:shd w:val="clear" w:color="auto" w:fill="auto"/>
          </w:tcPr>
          <w:p w14:paraId="75C488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EA</w:t>
            </w:r>
          </w:p>
        </w:tc>
        <w:tc>
          <w:tcPr>
            <w:tcW w:w="1255" w:type="dxa"/>
            <w:gridSpan w:val="2"/>
            <w:tcBorders>
              <w:top w:val="single" w:sz="8" w:space="0" w:color="auto"/>
              <w:bottom w:val="nil"/>
            </w:tcBorders>
            <w:shd w:val="clear" w:color="auto" w:fill="auto"/>
          </w:tcPr>
          <w:p w14:paraId="0FAC5F37" w14:textId="74084D27" w:rsidR="00A04FF7" w:rsidRPr="00E85C59" w:rsidRDefault="00245E26" w:rsidP="00B77F29">
            <w:pPr>
              <w:adjustRightInd w:val="0"/>
              <w:snapToGrid w:val="0"/>
              <w:jc w:val="center"/>
              <w:rPr>
                <w:color w:val="000000"/>
                <w:sz w:val="18"/>
                <w:szCs w:val="18"/>
              </w:rPr>
            </w:pPr>
            <w:r>
              <w:rPr>
                <w:color w:val="000000"/>
                <w:sz w:val="18"/>
                <w:szCs w:val="18"/>
              </w:rPr>
              <w:t>MNIG</w:t>
            </w:r>
          </w:p>
        </w:tc>
        <w:tc>
          <w:tcPr>
            <w:tcW w:w="1233" w:type="dxa"/>
            <w:gridSpan w:val="2"/>
            <w:tcBorders>
              <w:top w:val="single" w:sz="8" w:space="0" w:color="auto"/>
              <w:bottom w:val="nil"/>
            </w:tcBorders>
            <w:shd w:val="clear" w:color="auto" w:fill="auto"/>
          </w:tcPr>
          <w:p w14:paraId="62CD719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DPSO</w:t>
            </w:r>
          </w:p>
        </w:tc>
      </w:tr>
      <w:tr w:rsidR="00A04FF7" w:rsidRPr="006147FC" w14:paraId="62EFF14B" w14:textId="77777777" w:rsidTr="00B77F29">
        <w:trPr>
          <w:trHeight w:val="228"/>
          <w:jc w:val="center"/>
        </w:trPr>
        <w:tc>
          <w:tcPr>
            <w:tcW w:w="961" w:type="dxa"/>
            <w:vMerge/>
            <w:tcBorders>
              <w:top w:val="nil"/>
              <w:bottom w:val="single" w:sz="8" w:space="0" w:color="auto"/>
            </w:tcBorders>
            <w:shd w:val="clear" w:color="auto" w:fill="auto"/>
          </w:tcPr>
          <w:p w14:paraId="65F6A5E4" w14:textId="77777777" w:rsidR="00A04FF7" w:rsidRPr="00E85C59" w:rsidRDefault="00A04FF7" w:rsidP="00B77F29">
            <w:pPr>
              <w:adjustRightInd w:val="0"/>
              <w:snapToGrid w:val="0"/>
              <w:jc w:val="distribute"/>
              <w:rPr>
                <w:color w:val="000000"/>
                <w:sz w:val="18"/>
                <w:szCs w:val="18"/>
              </w:rPr>
            </w:pPr>
          </w:p>
        </w:tc>
        <w:tc>
          <w:tcPr>
            <w:tcW w:w="666" w:type="dxa"/>
            <w:tcBorders>
              <w:top w:val="nil"/>
              <w:bottom w:val="single" w:sz="8" w:space="0" w:color="auto"/>
            </w:tcBorders>
            <w:shd w:val="clear" w:color="auto" w:fill="auto"/>
          </w:tcPr>
          <w:p w14:paraId="424702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36" w:type="dxa"/>
            <w:tcBorders>
              <w:top w:val="nil"/>
              <w:bottom w:val="single" w:sz="8" w:space="0" w:color="auto"/>
            </w:tcBorders>
            <w:shd w:val="clear" w:color="auto" w:fill="auto"/>
          </w:tcPr>
          <w:p w14:paraId="392E5D1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c>
          <w:tcPr>
            <w:tcW w:w="679" w:type="dxa"/>
            <w:tcBorders>
              <w:top w:val="nil"/>
              <w:bottom w:val="single" w:sz="8" w:space="0" w:color="auto"/>
            </w:tcBorders>
            <w:shd w:val="clear" w:color="auto" w:fill="auto"/>
          </w:tcPr>
          <w:p w14:paraId="42B52CC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36" w:type="dxa"/>
            <w:tcBorders>
              <w:top w:val="nil"/>
              <w:bottom w:val="single" w:sz="8" w:space="0" w:color="auto"/>
            </w:tcBorders>
            <w:shd w:val="clear" w:color="auto" w:fill="auto"/>
          </w:tcPr>
          <w:p w14:paraId="3B8342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c>
          <w:tcPr>
            <w:tcW w:w="679" w:type="dxa"/>
            <w:tcBorders>
              <w:top w:val="nil"/>
              <w:bottom w:val="single" w:sz="8" w:space="0" w:color="auto"/>
            </w:tcBorders>
            <w:shd w:val="clear" w:color="auto" w:fill="auto"/>
          </w:tcPr>
          <w:p w14:paraId="3588024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36" w:type="dxa"/>
            <w:tcBorders>
              <w:top w:val="nil"/>
              <w:bottom w:val="single" w:sz="8" w:space="0" w:color="auto"/>
            </w:tcBorders>
            <w:shd w:val="clear" w:color="auto" w:fill="auto"/>
          </w:tcPr>
          <w:p w14:paraId="3DCCE09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c>
          <w:tcPr>
            <w:tcW w:w="679" w:type="dxa"/>
            <w:tcBorders>
              <w:top w:val="nil"/>
              <w:bottom w:val="single" w:sz="8" w:space="0" w:color="auto"/>
            </w:tcBorders>
            <w:shd w:val="clear" w:color="auto" w:fill="auto"/>
          </w:tcPr>
          <w:p w14:paraId="77D10FE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36" w:type="dxa"/>
            <w:tcBorders>
              <w:top w:val="nil"/>
              <w:bottom w:val="single" w:sz="8" w:space="0" w:color="auto"/>
            </w:tcBorders>
            <w:shd w:val="clear" w:color="auto" w:fill="auto"/>
          </w:tcPr>
          <w:p w14:paraId="2A5B948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c>
          <w:tcPr>
            <w:tcW w:w="705" w:type="dxa"/>
            <w:tcBorders>
              <w:top w:val="nil"/>
              <w:bottom w:val="single" w:sz="8" w:space="0" w:color="auto"/>
            </w:tcBorders>
            <w:shd w:val="clear" w:color="auto" w:fill="auto"/>
          </w:tcPr>
          <w:p w14:paraId="165D5B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50" w:type="dxa"/>
            <w:tcBorders>
              <w:top w:val="nil"/>
              <w:bottom w:val="single" w:sz="8" w:space="0" w:color="auto"/>
            </w:tcBorders>
            <w:shd w:val="clear" w:color="auto" w:fill="auto"/>
          </w:tcPr>
          <w:p w14:paraId="1679010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c>
          <w:tcPr>
            <w:tcW w:w="666" w:type="dxa"/>
            <w:tcBorders>
              <w:top w:val="nil"/>
              <w:bottom w:val="single" w:sz="8" w:space="0" w:color="auto"/>
            </w:tcBorders>
            <w:shd w:val="clear" w:color="auto" w:fill="auto"/>
          </w:tcPr>
          <w:p w14:paraId="3B29C8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MIN</w:t>
            </w:r>
          </w:p>
        </w:tc>
        <w:tc>
          <w:tcPr>
            <w:tcW w:w="567" w:type="dxa"/>
            <w:tcBorders>
              <w:top w:val="nil"/>
              <w:bottom w:val="single" w:sz="8" w:space="0" w:color="auto"/>
            </w:tcBorders>
            <w:shd w:val="clear" w:color="auto" w:fill="auto"/>
          </w:tcPr>
          <w:p w14:paraId="4CEAB3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RPI</w:t>
            </w:r>
          </w:p>
        </w:tc>
      </w:tr>
      <w:tr w:rsidR="00A04FF7" w:rsidRPr="006D38BB" w14:paraId="54BAFA23" w14:textId="77777777" w:rsidTr="00B77F29">
        <w:trPr>
          <w:trHeight w:val="228"/>
          <w:jc w:val="center"/>
        </w:trPr>
        <w:tc>
          <w:tcPr>
            <w:tcW w:w="961" w:type="dxa"/>
            <w:tcBorders>
              <w:top w:val="single" w:sz="8" w:space="0" w:color="auto"/>
            </w:tcBorders>
            <w:shd w:val="clear" w:color="auto" w:fill="auto"/>
            <w:vAlign w:val="center"/>
          </w:tcPr>
          <w:p w14:paraId="2A08A36A" w14:textId="77777777" w:rsidR="00A04FF7" w:rsidRPr="00E85C59" w:rsidRDefault="00A04FF7" w:rsidP="00B77F29">
            <w:pPr>
              <w:adjustRightInd w:val="0"/>
              <w:snapToGrid w:val="0"/>
              <w:rPr>
                <w:color w:val="000000"/>
                <w:sz w:val="18"/>
                <w:szCs w:val="18"/>
              </w:rPr>
            </w:pPr>
            <w:r w:rsidRPr="00E85C59">
              <w:rPr>
                <w:color w:val="000000"/>
                <w:sz w:val="18"/>
                <w:szCs w:val="18"/>
              </w:rPr>
              <w:t>2×100×3</w:t>
            </w:r>
          </w:p>
        </w:tc>
        <w:tc>
          <w:tcPr>
            <w:tcW w:w="666" w:type="dxa"/>
            <w:tcBorders>
              <w:top w:val="single" w:sz="8" w:space="0" w:color="auto"/>
            </w:tcBorders>
            <w:shd w:val="clear" w:color="auto" w:fill="auto"/>
            <w:vAlign w:val="center"/>
          </w:tcPr>
          <w:p w14:paraId="2871D2D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2560</w:t>
            </w:r>
          </w:p>
        </w:tc>
        <w:tc>
          <w:tcPr>
            <w:tcW w:w="536" w:type="dxa"/>
            <w:tcBorders>
              <w:top w:val="single" w:sz="8" w:space="0" w:color="auto"/>
            </w:tcBorders>
            <w:shd w:val="clear" w:color="auto" w:fill="auto"/>
            <w:vAlign w:val="center"/>
          </w:tcPr>
          <w:p w14:paraId="31B1E72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0.54</w:t>
            </w:r>
          </w:p>
        </w:tc>
        <w:tc>
          <w:tcPr>
            <w:tcW w:w="679" w:type="dxa"/>
            <w:tcBorders>
              <w:top w:val="single" w:sz="8" w:space="0" w:color="auto"/>
            </w:tcBorders>
            <w:shd w:val="clear" w:color="auto" w:fill="auto"/>
            <w:vAlign w:val="center"/>
          </w:tcPr>
          <w:p w14:paraId="10FCCE3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2594</w:t>
            </w:r>
          </w:p>
        </w:tc>
        <w:tc>
          <w:tcPr>
            <w:tcW w:w="536" w:type="dxa"/>
            <w:tcBorders>
              <w:top w:val="single" w:sz="8" w:space="0" w:color="auto"/>
            </w:tcBorders>
            <w:shd w:val="clear" w:color="auto" w:fill="auto"/>
            <w:vAlign w:val="center"/>
          </w:tcPr>
          <w:p w14:paraId="4D7F8C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1.42</w:t>
            </w:r>
          </w:p>
        </w:tc>
        <w:tc>
          <w:tcPr>
            <w:tcW w:w="679" w:type="dxa"/>
            <w:tcBorders>
              <w:top w:val="single" w:sz="8" w:space="0" w:color="auto"/>
            </w:tcBorders>
            <w:shd w:val="clear" w:color="auto" w:fill="auto"/>
            <w:vAlign w:val="center"/>
          </w:tcPr>
          <w:p w14:paraId="3137AB3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2600</w:t>
            </w:r>
          </w:p>
        </w:tc>
        <w:tc>
          <w:tcPr>
            <w:tcW w:w="536" w:type="dxa"/>
            <w:tcBorders>
              <w:top w:val="single" w:sz="8" w:space="0" w:color="auto"/>
            </w:tcBorders>
            <w:shd w:val="clear" w:color="auto" w:fill="auto"/>
            <w:vAlign w:val="center"/>
          </w:tcPr>
          <w:p w14:paraId="3FB02D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1.56</w:t>
            </w:r>
          </w:p>
        </w:tc>
        <w:tc>
          <w:tcPr>
            <w:tcW w:w="679" w:type="dxa"/>
            <w:tcBorders>
              <w:top w:val="single" w:sz="8" w:space="0" w:color="auto"/>
            </w:tcBorders>
            <w:shd w:val="clear" w:color="auto" w:fill="auto"/>
            <w:vAlign w:val="center"/>
          </w:tcPr>
          <w:p w14:paraId="64BB58E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2594</w:t>
            </w:r>
          </w:p>
        </w:tc>
        <w:tc>
          <w:tcPr>
            <w:tcW w:w="536" w:type="dxa"/>
            <w:tcBorders>
              <w:top w:val="single" w:sz="8" w:space="0" w:color="auto"/>
            </w:tcBorders>
            <w:shd w:val="clear" w:color="auto" w:fill="auto"/>
            <w:vAlign w:val="center"/>
          </w:tcPr>
          <w:p w14:paraId="024E721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1.33</w:t>
            </w:r>
          </w:p>
        </w:tc>
        <w:tc>
          <w:tcPr>
            <w:tcW w:w="705" w:type="dxa"/>
            <w:tcBorders>
              <w:top w:val="single" w:sz="8" w:space="0" w:color="auto"/>
            </w:tcBorders>
            <w:shd w:val="clear" w:color="auto" w:fill="auto"/>
            <w:vAlign w:val="center"/>
          </w:tcPr>
          <w:p w14:paraId="167B532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2615</w:t>
            </w:r>
          </w:p>
        </w:tc>
        <w:tc>
          <w:tcPr>
            <w:tcW w:w="550" w:type="dxa"/>
            <w:tcBorders>
              <w:top w:val="single" w:sz="8" w:space="0" w:color="auto"/>
            </w:tcBorders>
            <w:shd w:val="clear" w:color="auto" w:fill="auto"/>
            <w:vAlign w:val="center"/>
          </w:tcPr>
          <w:p w14:paraId="143158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2.32</w:t>
            </w:r>
          </w:p>
        </w:tc>
        <w:tc>
          <w:tcPr>
            <w:tcW w:w="666" w:type="dxa"/>
            <w:tcBorders>
              <w:top w:val="single" w:sz="8" w:space="0" w:color="auto"/>
            </w:tcBorders>
            <w:shd w:val="clear" w:color="auto" w:fill="auto"/>
            <w:vAlign w:val="center"/>
          </w:tcPr>
          <w:p w14:paraId="4428C7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2594</w:t>
            </w:r>
          </w:p>
        </w:tc>
        <w:tc>
          <w:tcPr>
            <w:tcW w:w="567" w:type="dxa"/>
            <w:tcBorders>
              <w:top w:val="single" w:sz="8" w:space="0" w:color="auto"/>
            </w:tcBorders>
            <w:shd w:val="clear" w:color="auto" w:fill="auto"/>
            <w:vAlign w:val="center"/>
          </w:tcPr>
          <w:p w14:paraId="6B8126D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1.33</w:t>
            </w:r>
          </w:p>
        </w:tc>
      </w:tr>
      <w:tr w:rsidR="00A04FF7" w:rsidRPr="006D38BB" w14:paraId="5898664E" w14:textId="77777777" w:rsidTr="00B77F29">
        <w:trPr>
          <w:trHeight w:val="228"/>
          <w:jc w:val="center"/>
        </w:trPr>
        <w:tc>
          <w:tcPr>
            <w:tcW w:w="961" w:type="dxa"/>
            <w:shd w:val="clear" w:color="auto" w:fill="auto"/>
            <w:vAlign w:val="center"/>
          </w:tcPr>
          <w:p w14:paraId="241B053B" w14:textId="77777777" w:rsidR="00A04FF7" w:rsidRPr="00E85C59" w:rsidRDefault="00A04FF7" w:rsidP="00B77F29">
            <w:pPr>
              <w:adjustRightInd w:val="0"/>
              <w:snapToGrid w:val="0"/>
              <w:rPr>
                <w:color w:val="000000"/>
                <w:sz w:val="18"/>
                <w:szCs w:val="18"/>
              </w:rPr>
            </w:pPr>
            <w:r w:rsidRPr="00E85C59">
              <w:rPr>
                <w:color w:val="000000"/>
                <w:sz w:val="18"/>
                <w:szCs w:val="18"/>
              </w:rPr>
              <w:t>2×100×5</w:t>
            </w:r>
          </w:p>
        </w:tc>
        <w:tc>
          <w:tcPr>
            <w:tcW w:w="666" w:type="dxa"/>
            <w:shd w:val="clear" w:color="auto" w:fill="auto"/>
            <w:vAlign w:val="center"/>
          </w:tcPr>
          <w:p w14:paraId="3BA46D3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1375</w:t>
            </w:r>
          </w:p>
        </w:tc>
        <w:tc>
          <w:tcPr>
            <w:tcW w:w="536" w:type="dxa"/>
            <w:shd w:val="clear" w:color="auto" w:fill="auto"/>
            <w:vAlign w:val="center"/>
          </w:tcPr>
          <w:p w14:paraId="2DFECD7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0.32</w:t>
            </w:r>
          </w:p>
        </w:tc>
        <w:tc>
          <w:tcPr>
            <w:tcW w:w="679" w:type="dxa"/>
            <w:shd w:val="clear" w:color="auto" w:fill="auto"/>
            <w:vAlign w:val="center"/>
          </w:tcPr>
          <w:p w14:paraId="231C488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1386</w:t>
            </w:r>
          </w:p>
        </w:tc>
        <w:tc>
          <w:tcPr>
            <w:tcW w:w="536" w:type="dxa"/>
            <w:shd w:val="clear" w:color="auto" w:fill="auto"/>
            <w:vAlign w:val="center"/>
          </w:tcPr>
          <w:p w14:paraId="0F186DF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1.05</w:t>
            </w:r>
          </w:p>
        </w:tc>
        <w:tc>
          <w:tcPr>
            <w:tcW w:w="679" w:type="dxa"/>
            <w:shd w:val="clear" w:color="auto" w:fill="auto"/>
            <w:vAlign w:val="center"/>
          </w:tcPr>
          <w:p w14:paraId="37406D2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1400</w:t>
            </w:r>
          </w:p>
        </w:tc>
        <w:tc>
          <w:tcPr>
            <w:tcW w:w="536" w:type="dxa"/>
            <w:shd w:val="clear" w:color="auto" w:fill="auto"/>
            <w:vAlign w:val="center"/>
          </w:tcPr>
          <w:p w14:paraId="3DA8871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1.82</w:t>
            </w:r>
          </w:p>
        </w:tc>
        <w:tc>
          <w:tcPr>
            <w:tcW w:w="679" w:type="dxa"/>
            <w:shd w:val="clear" w:color="auto" w:fill="auto"/>
            <w:vAlign w:val="center"/>
          </w:tcPr>
          <w:p w14:paraId="0553B5A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1389</w:t>
            </w:r>
          </w:p>
        </w:tc>
        <w:tc>
          <w:tcPr>
            <w:tcW w:w="536" w:type="dxa"/>
            <w:shd w:val="clear" w:color="auto" w:fill="auto"/>
            <w:vAlign w:val="center"/>
          </w:tcPr>
          <w:p w14:paraId="776DA7C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1.19</w:t>
            </w:r>
          </w:p>
        </w:tc>
        <w:tc>
          <w:tcPr>
            <w:tcW w:w="705" w:type="dxa"/>
            <w:shd w:val="clear" w:color="auto" w:fill="auto"/>
            <w:vAlign w:val="center"/>
          </w:tcPr>
          <w:p w14:paraId="44C985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1401</w:t>
            </w:r>
          </w:p>
        </w:tc>
        <w:tc>
          <w:tcPr>
            <w:tcW w:w="550" w:type="dxa"/>
            <w:shd w:val="clear" w:color="auto" w:fill="auto"/>
            <w:vAlign w:val="center"/>
          </w:tcPr>
          <w:p w14:paraId="020A0F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2.75</w:t>
            </w:r>
          </w:p>
        </w:tc>
        <w:tc>
          <w:tcPr>
            <w:tcW w:w="666" w:type="dxa"/>
            <w:shd w:val="clear" w:color="auto" w:fill="auto"/>
            <w:vAlign w:val="center"/>
          </w:tcPr>
          <w:p w14:paraId="56FE38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1393</w:t>
            </w:r>
          </w:p>
        </w:tc>
        <w:tc>
          <w:tcPr>
            <w:tcW w:w="567" w:type="dxa"/>
            <w:shd w:val="clear" w:color="auto" w:fill="auto"/>
            <w:vAlign w:val="center"/>
          </w:tcPr>
          <w:p w14:paraId="71CCCB1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1.61</w:t>
            </w:r>
          </w:p>
        </w:tc>
      </w:tr>
      <w:tr w:rsidR="00A04FF7" w:rsidRPr="006D38BB" w14:paraId="1788A764" w14:textId="77777777" w:rsidTr="00B77F29">
        <w:trPr>
          <w:trHeight w:val="228"/>
          <w:jc w:val="center"/>
        </w:trPr>
        <w:tc>
          <w:tcPr>
            <w:tcW w:w="961" w:type="dxa"/>
            <w:shd w:val="clear" w:color="auto" w:fill="auto"/>
            <w:vAlign w:val="center"/>
          </w:tcPr>
          <w:p w14:paraId="6999B1A6" w14:textId="77777777" w:rsidR="00A04FF7" w:rsidRPr="00E85C59" w:rsidRDefault="00A04FF7" w:rsidP="00B77F29">
            <w:pPr>
              <w:adjustRightInd w:val="0"/>
              <w:snapToGrid w:val="0"/>
              <w:rPr>
                <w:color w:val="000000"/>
                <w:sz w:val="18"/>
                <w:szCs w:val="18"/>
              </w:rPr>
            </w:pPr>
            <w:r w:rsidRPr="00E85C59">
              <w:rPr>
                <w:color w:val="000000"/>
                <w:sz w:val="18"/>
                <w:szCs w:val="18"/>
              </w:rPr>
              <w:t>2×100×8</w:t>
            </w:r>
          </w:p>
        </w:tc>
        <w:tc>
          <w:tcPr>
            <w:tcW w:w="666" w:type="dxa"/>
            <w:shd w:val="clear" w:color="auto" w:fill="auto"/>
            <w:vAlign w:val="center"/>
          </w:tcPr>
          <w:p w14:paraId="48411C0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2765</w:t>
            </w:r>
          </w:p>
        </w:tc>
        <w:tc>
          <w:tcPr>
            <w:tcW w:w="536" w:type="dxa"/>
            <w:shd w:val="clear" w:color="auto" w:fill="auto"/>
            <w:vAlign w:val="center"/>
          </w:tcPr>
          <w:p w14:paraId="04DDE40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0.6</w:t>
            </w:r>
          </w:p>
        </w:tc>
        <w:tc>
          <w:tcPr>
            <w:tcW w:w="679" w:type="dxa"/>
            <w:shd w:val="clear" w:color="auto" w:fill="auto"/>
            <w:vAlign w:val="center"/>
          </w:tcPr>
          <w:p w14:paraId="4F81E1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2794</w:t>
            </w:r>
          </w:p>
        </w:tc>
        <w:tc>
          <w:tcPr>
            <w:tcW w:w="536" w:type="dxa"/>
            <w:shd w:val="clear" w:color="auto" w:fill="auto"/>
            <w:vAlign w:val="center"/>
          </w:tcPr>
          <w:p w14:paraId="44B1AFE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1.05</w:t>
            </w:r>
          </w:p>
        </w:tc>
        <w:tc>
          <w:tcPr>
            <w:tcW w:w="679" w:type="dxa"/>
            <w:shd w:val="clear" w:color="auto" w:fill="auto"/>
            <w:vAlign w:val="center"/>
          </w:tcPr>
          <w:p w14:paraId="6FB5BED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2801</w:t>
            </w:r>
          </w:p>
        </w:tc>
        <w:tc>
          <w:tcPr>
            <w:tcW w:w="536" w:type="dxa"/>
            <w:shd w:val="clear" w:color="auto" w:fill="auto"/>
            <w:vAlign w:val="center"/>
          </w:tcPr>
          <w:p w14:paraId="2A67A92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w:t>
            </w:r>
          </w:p>
        </w:tc>
        <w:tc>
          <w:tcPr>
            <w:tcW w:w="679" w:type="dxa"/>
            <w:shd w:val="clear" w:color="auto" w:fill="auto"/>
            <w:vAlign w:val="center"/>
          </w:tcPr>
          <w:p w14:paraId="65D1360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2794</w:t>
            </w:r>
          </w:p>
        </w:tc>
        <w:tc>
          <w:tcPr>
            <w:tcW w:w="536" w:type="dxa"/>
            <w:shd w:val="clear" w:color="auto" w:fill="auto"/>
            <w:vAlign w:val="center"/>
          </w:tcPr>
          <w:p w14:paraId="261283D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1.05</w:t>
            </w:r>
          </w:p>
        </w:tc>
        <w:tc>
          <w:tcPr>
            <w:tcW w:w="705" w:type="dxa"/>
            <w:shd w:val="clear" w:color="auto" w:fill="auto"/>
            <w:vAlign w:val="center"/>
          </w:tcPr>
          <w:p w14:paraId="2F59562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2836</w:t>
            </w:r>
          </w:p>
        </w:tc>
        <w:tc>
          <w:tcPr>
            <w:tcW w:w="550" w:type="dxa"/>
            <w:shd w:val="clear" w:color="auto" w:fill="auto"/>
            <w:vAlign w:val="center"/>
          </w:tcPr>
          <w:p w14:paraId="114BF29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2.99</w:t>
            </w:r>
          </w:p>
        </w:tc>
        <w:tc>
          <w:tcPr>
            <w:tcW w:w="666" w:type="dxa"/>
            <w:shd w:val="clear" w:color="auto" w:fill="auto"/>
            <w:vAlign w:val="center"/>
          </w:tcPr>
          <w:p w14:paraId="29A6301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2794</w:t>
            </w:r>
          </w:p>
        </w:tc>
        <w:tc>
          <w:tcPr>
            <w:tcW w:w="567" w:type="dxa"/>
            <w:shd w:val="clear" w:color="auto" w:fill="auto"/>
            <w:vAlign w:val="center"/>
          </w:tcPr>
          <w:p w14:paraId="678FED1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1.06</w:t>
            </w:r>
          </w:p>
        </w:tc>
      </w:tr>
      <w:tr w:rsidR="00A04FF7" w:rsidRPr="006D38BB" w14:paraId="00E0D789" w14:textId="77777777" w:rsidTr="00B77F29">
        <w:trPr>
          <w:trHeight w:val="239"/>
          <w:jc w:val="center"/>
        </w:trPr>
        <w:tc>
          <w:tcPr>
            <w:tcW w:w="961" w:type="dxa"/>
            <w:shd w:val="clear" w:color="auto" w:fill="auto"/>
            <w:vAlign w:val="center"/>
          </w:tcPr>
          <w:p w14:paraId="708A54BB" w14:textId="77777777" w:rsidR="00A04FF7" w:rsidRPr="00E85C59" w:rsidRDefault="00A04FF7" w:rsidP="00B77F29">
            <w:pPr>
              <w:adjustRightInd w:val="0"/>
              <w:snapToGrid w:val="0"/>
              <w:rPr>
                <w:color w:val="000000"/>
                <w:sz w:val="18"/>
                <w:szCs w:val="18"/>
              </w:rPr>
            </w:pPr>
            <w:r w:rsidRPr="00E85C59">
              <w:rPr>
                <w:color w:val="000000"/>
                <w:sz w:val="18"/>
                <w:szCs w:val="18"/>
              </w:rPr>
              <w:t>2×100×10</w:t>
            </w:r>
          </w:p>
        </w:tc>
        <w:tc>
          <w:tcPr>
            <w:tcW w:w="666" w:type="dxa"/>
            <w:shd w:val="clear" w:color="auto" w:fill="auto"/>
            <w:vAlign w:val="center"/>
          </w:tcPr>
          <w:p w14:paraId="05E18CF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2979</w:t>
            </w:r>
          </w:p>
        </w:tc>
        <w:tc>
          <w:tcPr>
            <w:tcW w:w="536" w:type="dxa"/>
            <w:shd w:val="clear" w:color="auto" w:fill="auto"/>
            <w:vAlign w:val="center"/>
          </w:tcPr>
          <w:p w14:paraId="38EA6D8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0.26</w:t>
            </w:r>
          </w:p>
        </w:tc>
        <w:tc>
          <w:tcPr>
            <w:tcW w:w="679" w:type="dxa"/>
            <w:shd w:val="clear" w:color="auto" w:fill="auto"/>
            <w:vAlign w:val="center"/>
          </w:tcPr>
          <w:p w14:paraId="1479711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3003</w:t>
            </w:r>
          </w:p>
        </w:tc>
        <w:tc>
          <w:tcPr>
            <w:tcW w:w="536" w:type="dxa"/>
            <w:shd w:val="clear" w:color="auto" w:fill="auto"/>
            <w:vAlign w:val="center"/>
          </w:tcPr>
          <w:p w14:paraId="11F397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0.88</w:t>
            </w:r>
          </w:p>
        </w:tc>
        <w:tc>
          <w:tcPr>
            <w:tcW w:w="679" w:type="dxa"/>
            <w:shd w:val="clear" w:color="auto" w:fill="auto"/>
            <w:vAlign w:val="center"/>
          </w:tcPr>
          <w:p w14:paraId="4916727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3028</w:t>
            </w:r>
          </w:p>
        </w:tc>
        <w:tc>
          <w:tcPr>
            <w:tcW w:w="536" w:type="dxa"/>
            <w:shd w:val="clear" w:color="auto" w:fill="auto"/>
            <w:vAlign w:val="center"/>
          </w:tcPr>
          <w:p w14:paraId="7D33513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1.64</w:t>
            </w:r>
          </w:p>
        </w:tc>
        <w:tc>
          <w:tcPr>
            <w:tcW w:w="679" w:type="dxa"/>
            <w:shd w:val="clear" w:color="auto" w:fill="auto"/>
            <w:vAlign w:val="center"/>
          </w:tcPr>
          <w:p w14:paraId="34BFBE7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3003</w:t>
            </w:r>
          </w:p>
        </w:tc>
        <w:tc>
          <w:tcPr>
            <w:tcW w:w="536" w:type="dxa"/>
            <w:shd w:val="clear" w:color="auto" w:fill="auto"/>
            <w:vAlign w:val="center"/>
          </w:tcPr>
          <w:p w14:paraId="3AF9BA8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0.81</w:t>
            </w:r>
          </w:p>
        </w:tc>
        <w:tc>
          <w:tcPr>
            <w:tcW w:w="705" w:type="dxa"/>
            <w:shd w:val="clear" w:color="auto" w:fill="auto"/>
            <w:vAlign w:val="center"/>
          </w:tcPr>
          <w:p w14:paraId="1974F5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3019</w:t>
            </w:r>
          </w:p>
        </w:tc>
        <w:tc>
          <w:tcPr>
            <w:tcW w:w="550" w:type="dxa"/>
            <w:shd w:val="clear" w:color="auto" w:fill="auto"/>
            <w:vAlign w:val="center"/>
          </w:tcPr>
          <w:p w14:paraId="3701CFA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1.73</w:t>
            </w:r>
          </w:p>
        </w:tc>
        <w:tc>
          <w:tcPr>
            <w:tcW w:w="666" w:type="dxa"/>
            <w:shd w:val="clear" w:color="auto" w:fill="auto"/>
            <w:vAlign w:val="center"/>
          </w:tcPr>
          <w:p w14:paraId="5B872EE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3003</w:t>
            </w:r>
          </w:p>
        </w:tc>
        <w:tc>
          <w:tcPr>
            <w:tcW w:w="567" w:type="dxa"/>
            <w:shd w:val="clear" w:color="auto" w:fill="auto"/>
            <w:vAlign w:val="center"/>
          </w:tcPr>
          <w:p w14:paraId="6C1F1E7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0.88</w:t>
            </w:r>
          </w:p>
        </w:tc>
      </w:tr>
      <w:tr w:rsidR="00A04FF7" w:rsidRPr="006D38BB" w14:paraId="0B2FE5FA" w14:textId="77777777" w:rsidTr="00B77F29">
        <w:trPr>
          <w:trHeight w:val="228"/>
          <w:jc w:val="center"/>
        </w:trPr>
        <w:tc>
          <w:tcPr>
            <w:tcW w:w="961" w:type="dxa"/>
            <w:shd w:val="clear" w:color="auto" w:fill="auto"/>
            <w:vAlign w:val="center"/>
          </w:tcPr>
          <w:p w14:paraId="4CB952A6" w14:textId="77777777" w:rsidR="00A04FF7" w:rsidRPr="00E85C59" w:rsidRDefault="00A04FF7" w:rsidP="00B77F29">
            <w:pPr>
              <w:adjustRightInd w:val="0"/>
              <w:snapToGrid w:val="0"/>
              <w:rPr>
                <w:color w:val="000000"/>
                <w:sz w:val="18"/>
                <w:szCs w:val="18"/>
              </w:rPr>
            </w:pPr>
            <w:r w:rsidRPr="00E85C59">
              <w:rPr>
                <w:color w:val="000000"/>
                <w:sz w:val="18"/>
                <w:szCs w:val="18"/>
              </w:rPr>
              <w:t>2×200×3</w:t>
            </w:r>
          </w:p>
        </w:tc>
        <w:tc>
          <w:tcPr>
            <w:tcW w:w="666" w:type="dxa"/>
            <w:shd w:val="clear" w:color="auto" w:fill="auto"/>
            <w:vAlign w:val="center"/>
          </w:tcPr>
          <w:p w14:paraId="7CA486C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2460</w:t>
            </w:r>
          </w:p>
        </w:tc>
        <w:tc>
          <w:tcPr>
            <w:tcW w:w="536" w:type="dxa"/>
            <w:shd w:val="clear" w:color="auto" w:fill="auto"/>
            <w:vAlign w:val="center"/>
          </w:tcPr>
          <w:p w14:paraId="4ED2F80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0.55</w:t>
            </w:r>
          </w:p>
        </w:tc>
        <w:tc>
          <w:tcPr>
            <w:tcW w:w="679" w:type="dxa"/>
            <w:shd w:val="clear" w:color="auto" w:fill="auto"/>
            <w:vAlign w:val="center"/>
          </w:tcPr>
          <w:p w14:paraId="0E82E57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2486</w:t>
            </w:r>
          </w:p>
        </w:tc>
        <w:tc>
          <w:tcPr>
            <w:tcW w:w="536" w:type="dxa"/>
            <w:shd w:val="clear" w:color="auto" w:fill="auto"/>
            <w:vAlign w:val="center"/>
          </w:tcPr>
          <w:p w14:paraId="4EA9B86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1.75</w:t>
            </w:r>
          </w:p>
        </w:tc>
        <w:tc>
          <w:tcPr>
            <w:tcW w:w="679" w:type="dxa"/>
            <w:shd w:val="clear" w:color="auto" w:fill="auto"/>
            <w:vAlign w:val="center"/>
          </w:tcPr>
          <w:p w14:paraId="601548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2582</w:t>
            </w:r>
          </w:p>
        </w:tc>
        <w:tc>
          <w:tcPr>
            <w:tcW w:w="536" w:type="dxa"/>
            <w:shd w:val="clear" w:color="auto" w:fill="auto"/>
            <w:vAlign w:val="center"/>
          </w:tcPr>
          <w:p w14:paraId="2B8FF4D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4.96</w:t>
            </w:r>
          </w:p>
        </w:tc>
        <w:tc>
          <w:tcPr>
            <w:tcW w:w="679" w:type="dxa"/>
            <w:shd w:val="clear" w:color="auto" w:fill="auto"/>
            <w:vAlign w:val="center"/>
          </w:tcPr>
          <w:p w14:paraId="4CB0F0B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2550</w:t>
            </w:r>
          </w:p>
        </w:tc>
        <w:tc>
          <w:tcPr>
            <w:tcW w:w="536" w:type="dxa"/>
            <w:shd w:val="clear" w:color="auto" w:fill="auto"/>
            <w:vAlign w:val="center"/>
          </w:tcPr>
          <w:p w14:paraId="3B0E713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4.28</w:t>
            </w:r>
          </w:p>
        </w:tc>
        <w:tc>
          <w:tcPr>
            <w:tcW w:w="705" w:type="dxa"/>
            <w:shd w:val="clear" w:color="auto" w:fill="auto"/>
            <w:vAlign w:val="center"/>
          </w:tcPr>
          <w:p w14:paraId="34195C2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2573</w:t>
            </w:r>
          </w:p>
        </w:tc>
        <w:tc>
          <w:tcPr>
            <w:tcW w:w="550" w:type="dxa"/>
            <w:shd w:val="clear" w:color="auto" w:fill="auto"/>
            <w:vAlign w:val="center"/>
          </w:tcPr>
          <w:p w14:paraId="4BF1784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w:t>
            </w:r>
          </w:p>
        </w:tc>
        <w:tc>
          <w:tcPr>
            <w:tcW w:w="666" w:type="dxa"/>
            <w:shd w:val="clear" w:color="auto" w:fill="auto"/>
            <w:vAlign w:val="center"/>
          </w:tcPr>
          <w:p w14:paraId="09A0C8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2582</w:t>
            </w:r>
          </w:p>
        </w:tc>
        <w:tc>
          <w:tcPr>
            <w:tcW w:w="567" w:type="dxa"/>
            <w:shd w:val="clear" w:color="auto" w:fill="auto"/>
            <w:vAlign w:val="center"/>
          </w:tcPr>
          <w:p w14:paraId="783B04B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4.96</w:t>
            </w:r>
          </w:p>
        </w:tc>
      </w:tr>
      <w:tr w:rsidR="00A04FF7" w:rsidRPr="006D38BB" w14:paraId="75B3DB0A" w14:textId="77777777" w:rsidTr="00B77F29">
        <w:trPr>
          <w:trHeight w:val="228"/>
          <w:jc w:val="center"/>
        </w:trPr>
        <w:tc>
          <w:tcPr>
            <w:tcW w:w="961" w:type="dxa"/>
            <w:shd w:val="clear" w:color="auto" w:fill="auto"/>
            <w:vAlign w:val="center"/>
          </w:tcPr>
          <w:p w14:paraId="47965C0C" w14:textId="77777777" w:rsidR="00A04FF7" w:rsidRPr="00E85C59" w:rsidRDefault="00A04FF7" w:rsidP="00B77F29">
            <w:pPr>
              <w:adjustRightInd w:val="0"/>
              <w:snapToGrid w:val="0"/>
              <w:rPr>
                <w:color w:val="000000"/>
                <w:sz w:val="18"/>
                <w:szCs w:val="18"/>
              </w:rPr>
            </w:pPr>
            <w:r w:rsidRPr="00E85C59">
              <w:rPr>
                <w:color w:val="000000"/>
                <w:sz w:val="18"/>
                <w:szCs w:val="18"/>
              </w:rPr>
              <w:t>2×200×5</w:t>
            </w:r>
          </w:p>
        </w:tc>
        <w:tc>
          <w:tcPr>
            <w:tcW w:w="666" w:type="dxa"/>
            <w:shd w:val="clear" w:color="auto" w:fill="auto"/>
            <w:vAlign w:val="center"/>
          </w:tcPr>
          <w:p w14:paraId="6E5602F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4795</w:t>
            </w:r>
          </w:p>
        </w:tc>
        <w:tc>
          <w:tcPr>
            <w:tcW w:w="536" w:type="dxa"/>
            <w:shd w:val="clear" w:color="auto" w:fill="auto"/>
            <w:vAlign w:val="center"/>
          </w:tcPr>
          <w:p w14:paraId="74BD7A7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0.12</w:t>
            </w:r>
          </w:p>
        </w:tc>
        <w:tc>
          <w:tcPr>
            <w:tcW w:w="679" w:type="dxa"/>
            <w:shd w:val="clear" w:color="auto" w:fill="auto"/>
            <w:vAlign w:val="center"/>
          </w:tcPr>
          <w:p w14:paraId="240F863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4813</w:t>
            </w:r>
          </w:p>
        </w:tc>
        <w:tc>
          <w:tcPr>
            <w:tcW w:w="536" w:type="dxa"/>
            <w:shd w:val="clear" w:color="auto" w:fill="auto"/>
            <w:vAlign w:val="center"/>
          </w:tcPr>
          <w:p w14:paraId="029BB56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0.41</w:t>
            </w:r>
          </w:p>
        </w:tc>
        <w:tc>
          <w:tcPr>
            <w:tcW w:w="679" w:type="dxa"/>
            <w:shd w:val="clear" w:color="auto" w:fill="auto"/>
            <w:vAlign w:val="center"/>
          </w:tcPr>
          <w:p w14:paraId="2A8A313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4826</w:t>
            </w:r>
          </w:p>
        </w:tc>
        <w:tc>
          <w:tcPr>
            <w:tcW w:w="536" w:type="dxa"/>
            <w:shd w:val="clear" w:color="auto" w:fill="auto"/>
            <w:vAlign w:val="center"/>
          </w:tcPr>
          <w:p w14:paraId="128DEE5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0.65</w:t>
            </w:r>
          </w:p>
        </w:tc>
        <w:tc>
          <w:tcPr>
            <w:tcW w:w="679" w:type="dxa"/>
            <w:shd w:val="clear" w:color="auto" w:fill="auto"/>
            <w:vAlign w:val="center"/>
          </w:tcPr>
          <w:p w14:paraId="69FC1E7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4812</w:t>
            </w:r>
          </w:p>
        </w:tc>
        <w:tc>
          <w:tcPr>
            <w:tcW w:w="536" w:type="dxa"/>
            <w:shd w:val="clear" w:color="auto" w:fill="auto"/>
            <w:vAlign w:val="center"/>
          </w:tcPr>
          <w:p w14:paraId="0828DB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0.35</w:t>
            </w:r>
          </w:p>
        </w:tc>
        <w:tc>
          <w:tcPr>
            <w:tcW w:w="705" w:type="dxa"/>
            <w:shd w:val="clear" w:color="auto" w:fill="auto"/>
            <w:vAlign w:val="center"/>
          </w:tcPr>
          <w:p w14:paraId="2284050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4844</w:t>
            </w:r>
          </w:p>
        </w:tc>
        <w:tc>
          <w:tcPr>
            <w:tcW w:w="550" w:type="dxa"/>
            <w:shd w:val="clear" w:color="auto" w:fill="auto"/>
            <w:vAlign w:val="center"/>
          </w:tcPr>
          <w:p w14:paraId="3DC1F66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1.06</w:t>
            </w:r>
          </w:p>
        </w:tc>
        <w:tc>
          <w:tcPr>
            <w:tcW w:w="666" w:type="dxa"/>
            <w:shd w:val="clear" w:color="auto" w:fill="auto"/>
            <w:vAlign w:val="center"/>
          </w:tcPr>
          <w:p w14:paraId="55166F8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4812</w:t>
            </w:r>
          </w:p>
        </w:tc>
        <w:tc>
          <w:tcPr>
            <w:tcW w:w="567" w:type="dxa"/>
            <w:shd w:val="clear" w:color="auto" w:fill="auto"/>
            <w:vAlign w:val="center"/>
          </w:tcPr>
          <w:p w14:paraId="58C0C0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r>
      <w:tr w:rsidR="00A04FF7" w:rsidRPr="006D38BB" w14:paraId="00B177E4" w14:textId="77777777" w:rsidTr="00B77F29">
        <w:trPr>
          <w:trHeight w:val="228"/>
          <w:jc w:val="center"/>
        </w:trPr>
        <w:tc>
          <w:tcPr>
            <w:tcW w:w="961" w:type="dxa"/>
            <w:shd w:val="clear" w:color="auto" w:fill="auto"/>
            <w:vAlign w:val="center"/>
          </w:tcPr>
          <w:p w14:paraId="0FE6F909" w14:textId="77777777" w:rsidR="00A04FF7" w:rsidRPr="00E85C59" w:rsidRDefault="00A04FF7" w:rsidP="00B77F29">
            <w:pPr>
              <w:adjustRightInd w:val="0"/>
              <w:snapToGrid w:val="0"/>
              <w:rPr>
                <w:color w:val="000000"/>
                <w:sz w:val="18"/>
                <w:szCs w:val="18"/>
              </w:rPr>
            </w:pPr>
            <w:r w:rsidRPr="00E85C59">
              <w:rPr>
                <w:color w:val="000000"/>
                <w:sz w:val="18"/>
                <w:szCs w:val="18"/>
              </w:rPr>
              <w:t>2×200×8</w:t>
            </w:r>
          </w:p>
        </w:tc>
        <w:tc>
          <w:tcPr>
            <w:tcW w:w="666" w:type="dxa"/>
            <w:shd w:val="clear" w:color="auto" w:fill="auto"/>
            <w:vAlign w:val="center"/>
          </w:tcPr>
          <w:p w14:paraId="2AEC7F0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6072</w:t>
            </w:r>
          </w:p>
        </w:tc>
        <w:tc>
          <w:tcPr>
            <w:tcW w:w="536" w:type="dxa"/>
            <w:shd w:val="clear" w:color="auto" w:fill="auto"/>
            <w:vAlign w:val="center"/>
          </w:tcPr>
          <w:p w14:paraId="4DD2D2B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0.41</w:t>
            </w:r>
          </w:p>
        </w:tc>
        <w:tc>
          <w:tcPr>
            <w:tcW w:w="679" w:type="dxa"/>
            <w:shd w:val="clear" w:color="auto" w:fill="auto"/>
            <w:vAlign w:val="center"/>
          </w:tcPr>
          <w:p w14:paraId="2BEA8A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6117</w:t>
            </w:r>
          </w:p>
        </w:tc>
        <w:tc>
          <w:tcPr>
            <w:tcW w:w="536" w:type="dxa"/>
            <w:shd w:val="clear" w:color="auto" w:fill="auto"/>
            <w:vAlign w:val="center"/>
          </w:tcPr>
          <w:p w14:paraId="5FDAB5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1.53</w:t>
            </w:r>
          </w:p>
        </w:tc>
        <w:tc>
          <w:tcPr>
            <w:tcW w:w="679" w:type="dxa"/>
            <w:shd w:val="clear" w:color="auto" w:fill="auto"/>
            <w:vAlign w:val="center"/>
          </w:tcPr>
          <w:p w14:paraId="645FCB5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6456</w:t>
            </w:r>
          </w:p>
        </w:tc>
        <w:tc>
          <w:tcPr>
            <w:tcW w:w="536" w:type="dxa"/>
            <w:shd w:val="clear" w:color="auto" w:fill="auto"/>
            <w:vAlign w:val="center"/>
          </w:tcPr>
          <w:p w14:paraId="4A08EE3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6.32</w:t>
            </w:r>
          </w:p>
        </w:tc>
        <w:tc>
          <w:tcPr>
            <w:tcW w:w="679" w:type="dxa"/>
            <w:shd w:val="clear" w:color="auto" w:fill="auto"/>
            <w:vAlign w:val="center"/>
          </w:tcPr>
          <w:p w14:paraId="53A6DE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6266</w:t>
            </w:r>
          </w:p>
        </w:tc>
        <w:tc>
          <w:tcPr>
            <w:tcW w:w="536" w:type="dxa"/>
            <w:shd w:val="clear" w:color="auto" w:fill="auto"/>
            <w:vAlign w:val="center"/>
          </w:tcPr>
          <w:p w14:paraId="43AC71D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3.64</w:t>
            </w:r>
          </w:p>
        </w:tc>
        <w:tc>
          <w:tcPr>
            <w:tcW w:w="705" w:type="dxa"/>
            <w:shd w:val="clear" w:color="auto" w:fill="auto"/>
            <w:vAlign w:val="center"/>
          </w:tcPr>
          <w:p w14:paraId="499834D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6295</w:t>
            </w:r>
          </w:p>
        </w:tc>
        <w:tc>
          <w:tcPr>
            <w:tcW w:w="550" w:type="dxa"/>
            <w:shd w:val="clear" w:color="auto" w:fill="auto"/>
            <w:vAlign w:val="center"/>
          </w:tcPr>
          <w:p w14:paraId="6F2F55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w:t>
            </w:r>
          </w:p>
        </w:tc>
        <w:tc>
          <w:tcPr>
            <w:tcW w:w="666" w:type="dxa"/>
            <w:shd w:val="clear" w:color="auto" w:fill="auto"/>
            <w:vAlign w:val="center"/>
          </w:tcPr>
          <w:p w14:paraId="05FC4AF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6375</w:t>
            </w:r>
          </w:p>
        </w:tc>
        <w:tc>
          <w:tcPr>
            <w:tcW w:w="567" w:type="dxa"/>
            <w:shd w:val="clear" w:color="auto" w:fill="auto"/>
            <w:vAlign w:val="center"/>
          </w:tcPr>
          <w:p w14:paraId="3AD461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5.26</w:t>
            </w:r>
          </w:p>
        </w:tc>
      </w:tr>
      <w:tr w:rsidR="00A04FF7" w:rsidRPr="006D38BB" w14:paraId="451A2FED" w14:textId="77777777" w:rsidTr="00B77F29">
        <w:trPr>
          <w:trHeight w:val="239"/>
          <w:jc w:val="center"/>
        </w:trPr>
        <w:tc>
          <w:tcPr>
            <w:tcW w:w="961" w:type="dxa"/>
            <w:shd w:val="clear" w:color="auto" w:fill="auto"/>
            <w:vAlign w:val="center"/>
          </w:tcPr>
          <w:p w14:paraId="33510D9E" w14:textId="77777777" w:rsidR="00A04FF7" w:rsidRPr="00E85C59" w:rsidRDefault="00A04FF7" w:rsidP="00B77F29">
            <w:pPr>
              <w:adjustRightInd w:val="0"/>
              <w:snapToGrid w:val="0"/>
              <w:rPr>
                <w:color w:val="000000"/>
                <w:sz w:val="18"/>
                <w:szCs w:val="18"/>
              </w:rPr>
            </w:pPr>
            <w:r w:rsidRPr="00E85C59">
              <w:rPr>
                <w:color w:val="000000"/>
                <w:sz w:val="18"/>
                <w:szCs w:val="18"/>
              </w:rPr>
              <w:t>2×200×10</w:t>
            </w:r>
          </w:p>
        </w:tc>
        <w:tc>
          <w:tcPr>
            <w:tcW w:w="666" w:type="dxa"/>
            <w:shd w:val="clear" w:color="auto" w:fill="auto"/>
            <w:vAlign w:val="center"/>
          </w:tcPr>
          <w:p w14:paraId="47842B2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5340</w:t>
            </w:r>
          </w:p>
        </w:tc>
        <w:tc>
          <w:tcPr>
            <w:tcW w:w="536" w:type="dxa"/>
            <w:shd w:val="clear" w:color="auto" w:fill="auto"/>
            <w:vAlign w:val="center"/>
          </w:tcPr>
          <w:p w14:paraId="347985A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0.09</w:t>
            </w:r>
          </w:p>
        </w:tc>
        <w:tc>
          <w:tcPr>
            <w:tcW w:w="679" w:type="dxa"/>
            <w:shd w:val="clear" w:color="auto" w:fill="auto"/>
            <w:vAlign w:val="center"/>
          </w:tcPr>
          <w:p w14:paraId="350A06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5351</w:t>
            </w:r>
          </w:p>
        </w:tc>
        <w:tc>
          <w:tcPr>
            <w:tcW w:w="536" w:type="dxa"/>
            <w:shd w:val="clear" w:color="auto" w:fill="auto"/>
            <w:vAlign w:val="center"/>
          </w:tcPr>
          <w:p w14:paraId="5CAF09F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421E30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5370</w:t>
            </w:r>
          </w:p>
        </w:tc>
        <w:tc>
          <w:tcPr>
            <w:tcW w:w="536" w:type="dxa"/>
            <w:shd w:val="clear" w:color="auto" w:fill="auto"/>
            <w:vAlign w:val="center"/>
          </w:tcPr>
          <w:p w14:paraId="1B46140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0.56</w:t>
            </w:r>
          </w:p>
        </w:tc>
        <w:tc>
          <w:tcPr>
            <w:tcW w:w="679" w:type="dxa"/>
            <w:shd w:val="clear" w:color="auto" w:fill="auto"/>
            <w:vAlign w:val="center"/>
          </w:tcPr>
          <w:p w14:paraId="6A7A7C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5351</w:t>
            </w:r>
          </w:p>
        </w:tc>
        <w:tc>
          <w:tcPr>
            <w:tcW w:w="536" w:type="dxa"/>
            <w:shd w:val="clear" w:color="auto" w:fill="auto"/>
            <w:vAlign w:val="center"/>
          </w:tcPr>
          <w:p w14:paraId="780BCF2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c>
          <w:tcPr>
            <w:tcW w:w="705" w:type="dxa"/>
            <w:shd w:val="clear" w:color="auto" w:fill="auto"/>
            <w:vAlign w:val="center"/>
          </w:tcPr>
          <w:p w14:paraId="7817F5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5373</w:t>
            </w:r>
          </w:p>
        </w:tc>
        <w:tc>
          <w:tcPr>
            <w:tcW w:w="550" w:type="dxa"/>
            <w:shd w:val="clear" w:color="auto" w:fill="auto"/>
            <w:vAlign w:val="center"/>
          </w:tcPr>
          <w:p w14:paraId="4A2D197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0.71</w:t>
            </w:r>
          </w:p>
        </w:tc>
        <w:tc>
          <w:tcPr>
            <w:tcW w:w="666" w:type="dxa"/>
            <w:shd w:val="clear" w:color="auto" w:fill="auto"/>
            <w:vAlign w:val="center"/>
          </w:tcPr>
          <w:p w14:paraId="3F3625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5351</w:t>
            </w:r>
          </w:p>
        </w:tc>
        <w:tc>
          <w:tcPr>
            <w:tcW w:w="567" w:type="dxa"/>
            <w:shd w:val="clear" w:color="auto" w:fill="auto"/>
            <w:vAlign w:val="center"/>
          </w:tcPr>
          <w:p w14:paraId="1B55C95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r>
      <w:tr w:rsidR="00A04FF7" w:rsidRPr="006D38BB" w14:paraId="20047009" w14:textId="77777777" w:rsidTr="00B77F29">
        <w:trPr>
          <w:trHeight w:val="228"/>
          <w:jc w:val="center"/>
        </w:trPr>
        <w:tc>
          <w:tcPr>
            <w:tcW w:w="961" w:type="dxa"/>
            <w:shd w:val="clear" w:color="auto" w:fill="auto"/>
            <w:vAlign w:val="center"/>
          </w:tcPr>
          <w:p w14:paraId="18AD73B6" w14:textId="77777777" w:rsidR="00A04FF7" w:rsidRPr="00E85C59" w:rsidRDefault="00A04FF7" w:rsidP="00B77F29">
            <w:pPr>
              <w:adjustRightInd w:val="0"/>
              <w:snapToGrid w:val="0"/>
              <w:rPr>
                <w:color w:val="000000"/>
                <w:sz w:val="18"/>
                <w:szCs w:val="18"/>
              </w:rPr>
            </w:pPr>
            <w:r w:rsidRPr="00E85C59">
              <w:rPr>
                <w:color w:val="000000"/>
                <w:sz w:val="18"/>
                <w:szCs w:val="18"/>
              </w:rPr>
              <w:t>2×300×3</w:t>
            </w:r>
          </w:p>
        </w:tc>
        <w:tc>
          <w:tcPr>
            <w:tcW w:w="666" w:type="dxa"/>
            <w:shd w:val="clear" w:color="auto" w:fill="auto"/>
            <w:vAlign w:val="center"/>
          </w:tcPr>
          <w:p w14:paraId="513CD41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3771</w:t>
            </w:r>
          </w:p>
        </w:tc>
        <w:tc>
          <w:tcPr>
            <w:tcW w:w="536" w:type="dxa"/>
            <w:shd w:val="clear" w:color="auto" w:fill="auto"/>
            <w:vAlign w:val="center"/>
          </w:tcPr>
          <w:p w14:paraId="25A0B74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0.07</w:t>
            </w:r>
          </w:p>
        </w:tc>
        <w:tc>
          <w:tcPr>
            <w:tcW w:w="679" w:type="dxa"/>
            <w:shd w:val="clear" w:color="auto" w:fill="auto"/>
            <w:vAlign w:val="center"/>
          </w:tcPr>
          <w:p w14:paraId="21A387C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3775</w:t>
            </w:r>
          </w:p>
        </w:tc>
        <w:tc>
          <w:tcPr>
            <w:tcW w:w="536" w:type="dxa"/>
            <w:shd w:val="clear" w:color="auto" w:fill="auto"/>
            <w:vAlign w:val="center"/>
          </w:tcPr>
          <w:p w14:paraId="199D334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c>
          <w:tcPr>
            <w:tcW w:w="679" w:type="dxa"/>
            <w:shd w:val="clear" w:color="auto" w:fill="auto"/>
            <w:vAlign w:val="center"/>
          </w:tcPr>
          <w:p w14:paraId="3EC56E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3783</w:t>
            </w:r>
          </w:p>
        </w:tc>
        <w:tc>
          <w:tcPr>
            <w:tcW w:w="536" w:type="dxa"/>
            <w:shd w:val="clear" w:color="auto" w:fill="auto"/>
            <w:vAlign w:val="center"/>
          </w:tcPr>
          <w:p w14:paraId="3735D56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0.32</w:t>
            </w:r>
          </w:p>
        </w:tc>
        <w:tc>
          <w:tcPr>
            <w:tcW w:w="679" w:type="dxa"/>
            <w:shd w:val="clear" w:color="auto" w:fill="auto"/>
            <w:vAlign w:val="center"/>
          </w:tcPr>
          <w:p w14:paraId="27487F4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3775</w:t>
            </w:r>
          </w:p>
        </w:tc>
        <w:tc>
          <w:tcPr>
            <w:tcW w:w="536" w:type="dxa"/>
            <w:shd w:val="clear" w:color="auto" w:fill="auto"/>
            <w:vAlign w:val="center"/>
          </w:tcPr>
          <w:p w14:paraId="234681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0.18</w:t>
            </w:r>
          </w:p>
        </w:tc>
        <w:tc>
          <w:tcPr>
            <w:tcW w:w="705" w:type="dxa"/>
            <w:shd w:val="clear" w:color="auto" w:fill="auto"/>
            <w:vAlign w:val="center"/>
          </w:tcPr>
          <w:p w14:paraId="62F187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3789</w:t>
            </w:r>
          </w:p>
        </w:tc>
        <w:tc>
          <w:tcPr>
            <w:tcW w:w="550" w:type="dxa"/>
            <w:shd w:val="clear" w:color="auto" w:fill="auto"/>
            <w:vAlign w:val="center"/>
          </w:tcPr>
          <w:p w14:paraId="66E64A8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0.81</w:t>
            </w:r>
          </w:p>
        </w:tc>
        <w:tc>
          <w:tcPr>
            <w:tcW w:w="666" w:type="dxa"/>
            <w:shd w:val="clear" w:color="auto" w:fill="auto"/>
            <w:vAlign w:val="center"/>
          </w:tcPr>
          <w:p w14:paraId="2BC4F6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3776</w:t>
            </w:r>
          </w:p>
        </w:tc>
        <w:tc>
          <w:tcPr>
            <w:tcW w:w="567" w:type="dxa"/>
            <w:shd w:val="clear" w:color="auto" w:fill="auto"/>
            <w:vAlign w:val="center"/>
          </w:tcPr>
          <w:p w14:paraId="3E3C07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r>
      <w:tr w:rsidR="00A04FF7" w:rsidRPr="006D38BB" w14:paraId="04B74677" w14:textId="77777777" w:rsidTr="00B77F29">
        <w:trPr>
          <w:trHeight w:val="228"/>
          <w:jc w:val="center"/>
        </w:trPr>
        <w:tc>
          <w:tcPr>
            <w:tcW w:w="961" w:type="dxa"/>
            <w:shd w:val="clear" w:color="auto" w:fill="auto"/>
            <w:vAlign w:val="center"/>
          </w:tcPr>
          <w:p w14:paraId="654AC8F5" w14:textId="77777777" w:rsidR="00A04FF7" w:rsidRPr="00E85C59" w:rsidRDefault="00A04FF7" w:rsidP="00B77F29">
            <w:pPr>
              <w:adjustRightInd w:val="0"/>
              <w:snapToGrid w:val="0"/>
              <w:rPr>
                <w:color w:val="000000"/>
                <w:sz w:val="18"/>
                <w:szCs w:val="18"/>
              </w:rPr>
            </w:pPr>
            <w:r w:rsidRPr="00E85C59">
              <w:rPr>
                <w:color w:val="000000"/>
                <w:sz w:val="18"/>
                <w:szCs w:val="18"/>
              </w:rPr>
              <w:t>2×300×5</w:t>
            </w:r>
          </w:p>
        </w:tc>
        <w:tc>
          <w:tcPr>
            <w:tcW w:w="666" w:type="dxa"/>
            <w:shd w:val="clear" w:color="auto" w:fill="auto"/>
            <w:vAlign w:val="center"/>
          </w:tcPr>
          <w:p w14:paraId="010C47F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8168</w:t>
            </w:r>
          </w:p>
        </w:tc>
        <w:tc>
          <w:tcPr>
            <w:tcW w:w="536" w:type="dxa"/>
            <w:shd w:val="clear" w:color="auto" w:fill="auto"/>
            <w:vAlign w:val="center"/>
          </w:tcPr>
          <w:p w14:paraId="4F322E0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0.11</w:t>
            </w:r>
          </w:p>
        </w:tc>
        <w:tc>
          <w:tcPr>
            <w:tcW w:w="679" w:type="dxa"/>
            <w:shd w:val="clear" w:color="auto" w:fill="auto"/>
            <w:vAlign w:val="center"/>
          </w:tcPr>
          <w:p w14:paraId="531C346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8175</w:t>
            </w:r>
          </w:p>
        </w:tc>
        <w:tc>
          <w:tcPr>
            <w:tcW w:w="536" w:type="dxa"/>
            <w:shd w:val="clear" w:color="auto" w:fill="auto"/>
            <w:vAlign w:val="center"/>
          </w:tcPr>
          <w:p w14:paraId="7C126C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0.12</w:t>
            </w:r>
          </w:p>
        </w:tc>
        <w:tc>
          <w:tcPr>
            <w:tcW w:w="679" w:type="dxa"/>
            <w:shd w:val="clear" w:color="auto" w:fill="auto"/>
            <w:vAlign w:val="center"/>
          </w:tcPr>
          <w:p w14:paraId="69CF5B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8217</w:t>
            </w:r>
          </w:p>
        </w:tc>
        <w:tc>
          <w:tcPr>
            <w:tcW w:w="536" w:type="dxa"/>
            <w:shd w:val="clear" w:color="auto" w:fill="auto"/>
            <w:vAlign w:val="center"/>
          </w:tcPr>
          <w:p w14:paraId="5301497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w:t>
            </w:r>
          </w:p>
        </w:tc>
        <w:tc>
          <w:tcPr>
            <w:tcW w:w="679" w:type="dxa"/>
            <w:shd w:val="clear" w:color="auto" w:fill="auto"/>
            <w:vAlign w:val="center"/>
          </w:tcPr>
          <w:p w14:paraId="736D634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8179</w:t>
            </w:r>
          </w:p>
        </w:tc>
        <w:tc>
          <w:tcPr>
            <w:tcW w:w="536" w:type="dxa"/>
            <w:shd w:val="clear" w:color="auto" w:fill="auto"/>
            <w:vAlign w:val="center"/>
          </w:tcPr>
          <w:p w14:paraId="46877CD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705" w:type="dxa"/>
            <w:shd w:val="clear" w:color="auto" w:fill="auto"/>
            <w:vAlign w:val="center"/>
          </w:tcPr>
          <w:p w14:paraId="56CCB49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8248</w:t>
            </w:r>
          </w:p>
        </w:tc>
        <w:tc>
          <w:tcPr>
            <w:tcW w:w="550" w:type="dxa"/>
            <w:shd w:val="clear" w:color="auto" w:fill="auto"/>
            <w:vAlign w:val="center"/>
          </w:tcPr>
          <w:p w14:paraId="0639146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1.19</w:t>
            </w:r>
          </w:p>
        </w:tc>
        <w:tc>
          <w:tcPr>
            <w:tcW w:w="666" w:type="dxa"/>
            <w:shd w:val="clear" w:color="auto" w:fill="auto"/>
            <w:vAlign w:val="center"/>
          </w:tcPr>
          <w:p w14:paraId="56D127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8191</w:t>
            </w:r>
          </w:p>
        </w:tc>
        <w:tc>
          <w:tcPr>
            <w:tcW w:w="567" w:type="dxa"/>
            <w:shd w:val="clear" w:color="auto" w:fill="auto"/>
            <w:vAlign w:val="center"/>
          </w:tcPr>
          <w:p w14:paraId="30E964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r>
      <w:tr w:rsidR="00A04FF7" w:rsidRPr="006D38BB" w14:paraId="66F56E0A" w14:textId="77777777" w:rsidTr="00B77F29">
        <w:trPr>
          <w:trHeight w:val="228"/>
          <w:jc w:val="center"/>
        </w:trPr>
        <w:tc>
          <w:tcPr>
            <w:tcW w:w="961" w:type="dxa"/>
            <w:shd w:val="clear" w:color="auto" w:fill="auto"/>
            <w:vAlign w:val="center"/>
          </w:tcPr>
          <w:p w14:paraId="0616EF98" w14:textId="77777777" w:rsidR="00A04FF7" w:rsidRPr="00E85C59" w:rsidRDefault="00A04FF7" w:rsidP="00B77F29">
            <w:pPr>
              <w:adjustRightInd w:val="0"/>
              <w:snapToGrid w:val="0"/>
              <w:rPr>
                <w:color w:val="000000"/>
                <w:sz w:val="18"/>
                <w:szCs w:val="18"/>
              </w:rPr>
            </w:pPr>
            <w:r w:rsidRPr="00E85C59">
              <w:rPr>
                <w:color w:val="000000"/>
                <w:sz w:val="18"/>
                <w:szCs w:val="18"/>
              </w:rPr>
              <w:t>2×300×8</w:t>
            </w:r>
          </w:p>
        </w:tc>
        <w:tc>
          <w:tcPr>
            <w:tcW w:w="666" w:type="dxa"/>
            <w:shd w:val="clear" w:color="auto" w:fill="auto"/>
            <w:vAlign w:val="center"/>
          </w:tcPr>
          <w:p w14:paraId="38F23BB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4365</w:t>
            </w:r>
          </w:p>
        </w:tc>
        <w:tc>
          <w:tcPr>
            <w:tcW w:w="536" w:type="dxa"/>
            <w:shd w:val="clear" w:color="auto" w:fill="auto"/>
            <w:vAlign w:val="center"/>
          </w:tcPr>
          <w:p w14:paraId="3FE9966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0.44</w:t>
            </w:r>
          </w:p>
        </w:tc>
        <w:tc>
          <w:tcPr>
            <w:tcW w:w="679" w:type="dxa"/>
            <w:shd w:val="clear" w:color="auto" w:fill="auto"/>
            <w:vAlign w:val="center"/>
          </w:tcPr>
          <w:p w14:paraId="7F3AB1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4403</w:t>
            </w:r>
          </w:p>
        </w:tc>
        <w:tc>
          <w:tcPr>
            <w:tcW w:w="536" w:type="dxa"/>
            <w:shd w:val="clear" w:color="auto" w:fill="auto"/>
            <w:vAlign w:val="center"/>
          </w:tcPr>
          <w:p w14:paraId="09C69F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2.21</w:t>
            </w:r>
          </w:p>
        </w:tc>
        <w:tc>
          <w:tcPr>
            <w:tcW w:w="679" w:type="dxa"/>
            <w:shd w:val="clear" w:color="auto" w:fill="auto"/>
            <w:vAlign w:val="center"/>
          </w:tcPr>
          <w:p w14:paraId="23DE727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4635</w:t>
            </w:r>
          </w:p>
        </w:tc>
        <w:tc>
          <w:tcPr>
            <w:tcW w:w="536" w:type="dxa"/>
            <w:shd w:val="clear" w:color="auto" w:fill="auto"/>
            <w:vAlign w:val="center"/>
          </w:tcPr>
          <w:p w14:paraId="27D9E14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6.19</w:t>
            </w:r>
          </w:p>
        </w:tc>
        <w:tc>
          <w:tcPr>
            <w:tcW w:w="679" w:type="dxa"/>
            <w:shd w:val="clear" w:color="auto" w:fill="auto"/>
            <w:vAlign w:val="center"/>
          </w:tcPr>
          <w:p w14:paraId="6CA319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4564</w:t>
            </w:r>
          </w:p>
        </w:tc>
        <w:tc>
          <w:tcPr>
            <w:tcW w:w="536" w:type="dxa"/>
            <w:shd w:val="clear" w:color="auto" w:fill="auto"/>
            <w:vAlign w:val="center"/>
          </w:tcPr>
          <w:p w14:paraId="48185D7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5.17</w:t>
            </w:r>
          </w:p>
        </w:tc>
        <w:tc>
          <w:tcPr>
            <w:tcW w:w="705" w:type="dxa"/>
            <w:shd w:val="clear" w:color="auto" w:fill="auto"/>
            <w:vAlign w:val="center"/>
          </w:tcPr>
          <w:p w14:paraId="69C661E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4573</w:t>
            </w:r>
          </w:p>
        </w:tc>
        <w:tc>
          <w:tcPr>
            <w:tcW w:w="550" w:type="dxa"/>
            <w:shd w:val="clear" w:color="auto" w:fill="auto"/>
            <w:vAlign w:val="center"/>
          </w:tcPr>
          <w:p w14:paraId="7AA6427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5.23</w:t>
            </w:r>
          </w:p>
        </w:tc>
        <w:tc>
          <w:tcPr>
            <w:tcW w:w="666" w:type="dxa"/>
            <w:shd w:val="clear" w:color="auto" w:fill="auto"/>
            <w:vAlign w:val="center"/>
          </w:tcPr>
          <w:p w14:paraId="5751AD5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4615</w:t>
            </w:r>
          </w:p>
        </w:tc>
        <w:tc>
          <w:tcPr>
            <w:tcW w:w="567" w:type="dxa"/>
            <w:shd w:val="clear" w:color="auto" w:fill="auto"/>
            <w:vAlign w:val="center"/>
          </w:tcPr>
          <w:p w14:paraId="7374E8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5.87</w:t>
            </w:r>
          </w:p>
        </w:tc>
      </w:tr>
      <w:tr w:rsidR="00A04FF7" w:rsidRPr="006D38BB" w14:paraId="293304A3" w14:textId="77777777" w:rsidTr="00B77F29">
        <w:trPr>
          <w:trHeight w:val="239"/>
          <w:jc w:val="center"/>
        </w:trPr>
        <w:tc>
          <w:tcPr>
            <w:tcW w:w="961" w:type="dxa"/>
            <w:shd w:val="clear" w:color="auto" w:fill="auto"/>
            <w:vAlign w:val="center"/>
          </w:tcPr>
          <w:p w14:paraId="708B6340" w14:textId="77777777" w:rsidR="00A04FF7" w:rsidRPr="00E85C59" w:rsidRDefault="00A04FF7" w:rsidP="00B77F29">
            <w:pPr>
              <w:adjustRightInd w:val="0"/>
              <w:snapToGrid w:val="0"/>
              <w:rPr>
                <w:color w:val="000000"/>
                <w:sz w:val="18"/>
                <w:szCs w:val="18"/>
              </w:rPr>
            </w:pPr>
            <w:r w:rsidRPr="00E85C59">
              <w:rPr>
                <w:color w:val="000000"/>
                <w:sz w:val="18"/>
                <w:szCs w:val="18"/>
              </w:rPr>
              <w:lastRenderedPageBreak/>
              <w:t>2×300×10</w:t>
            </w:r>
          </w:p>
        </w:tc>
        <w:tc>
          <w:tcPr>
            <w:tcW w:w="666" w:type="dxa"/>
            <w:shd w:val="clear" w:color="auto" w:fill="auto"/>
            <w:vAlign w:val="center"/>
          </w:tcPr>
          <w:p w14:paraId="2E6B847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8215</w:t>
            </w:r>
          </w:p>
        </w:tc>
        <w:tc>
          <w:tcPr>
            <w:tcW w:w="536" w:type="dxa"/>
            <w:shd w:val="clear" w:color="auto" w:fill="auto"/>
            <w:vAlign w:val="center"/>
          </w:tcPr>
          <w:p w14:paraId="6DC67B2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0.19</w:t>
            </w:r>
          </w:p>
        </w:tc>
        <w:tc>
          <w:tcPr>
            <w:tcW w:w="679" w:type="dxa"/>
            <w:shd w:val="clear" w:color="auto" w:fill="auto"/>
            <w:vAlign w:val="center"/>
          </w:tcPr>
          <w:p w14:paraId="726FC63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8234</w:t>
            </w:r>
          </w:p>
        </w:tc>
        <w:tc>
          <w:tcPr>
            <w:tcW w:w="536" w:type="dxa"/>
            <w:shd w:val="clear" w:color="auto" w:fill="auto"/>
            <w:vAlign w:val="center"/>
          </w:tcPr>
          <w:p w14:paraId="4514CCD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0.24</w:t>
            </w:r>
          </w:p>
        </w:tc>
        <w:tc>
          <w:tcPr>
            <w:tcW w:w="679" w:type="dxa"/>
            <w:shd w:val="clear" w:color="auto" w:fill="auto"/>
            <w:vAlign w:val="center"/>
          </w:tcPr>
          <w:p w14:paraId="4A02C38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8234</w:t>
            </w:r>
          </w:p>
        </w:tc>
        <w:tc>
          <w:tcPr>
            <w:tcW w:w="536" w:type="dxa"/>
            <w:shd w:val="clear" w:color="auto" w:fill="auto"/>
            <w:vAlign w:val="center"/>
          </w:tcPr>
          <w:p w14:paraId="6714A63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c>
          <w:tcPr>
            <w:tcW w:w="679" w:type="dxa"/>
            <w:shd w:val="clear" w:color="auto" w:fill="auto"/>
            <w:vAlign w:val="center"/>
          </w:tcPr>
          <w:p w14:paraId="1E39ED2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8234</w:t>
            </w:r>
          </w:p>
        </w:tc>
        <w:tc>
          <w:tcPr>
            <w:tcW w:w="536" w:type="dxa"/>
            <w:shd w:val="clear" w:color="auto" w:fill="auto"/>
            <w:vAlign w:val="center"/>
          </w:tcPr>
          <w:p w14:paraId="2F4B516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c>
          <w:tcPr>
            <w:tcW w:w="705" w:type="dxa"/>
            <w:shd w:val="clear" w:color="auto" w:fill="auto"/>
            <w:vAlign w:val="center"/>
          </w:tcPr>
          <w:p w14:paraId="777E8F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8242</w:t>
            </w:r>
          </w:p>
        </w:tc>
        <w:tc>
          <w:tcPr>
            <w:tcW w:w="550" w:type="dxa"/>
            <w:shd w:val="clear" w:color="auto" w:fill="auto"/>
            <w:vAlign w:val="center"/>
          </w:tcPr>
          <w:p w14:paraId="4D4C16E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c>
          <w:tcPr>
            <w:tcW w:w="666" w:type="dxa"/>
            <w:shd w:val="clear" w:color="auto" w:fill="auto"/>
            <w:vAlign w:val="center"/>
          </w:tcPr>
          <w:p w14:paraId="7B1749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8234</w:t>
            </w:r>
          </w:p>
        </w:tc>
        <w:tc>
          <w:tcPr>
            <w:tcW w:w="567" w:type="dxa"/>
            <w:shd w:val="clear" w:color="auto" w:fill="auto"/>
            <w:vAlign w:val="center"/>
          </w:tcPr>
          <w:p w14:paraId="4773313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r>
      <w:tr w:rsidR="00A04FF7" w:rsidRPr="006D38BB" w14:paraId="3C1DDFE5" w14:textId="77777777" w:rsidTr="00B77F29">
        <w:trPr>
          <w:trHeight w:val="228"/>
          <w:jc w:val="center"/>
        </w:trPr>
        <w:tc>
          <w:tcPr>
            <w:tcW w:w="961" w:type="dxa"/>
            <w:shd w:val="clear" w:color="auto" w:fill="auto"/>
            <w:vAlign w:val="center"/>
          </w:tcPr>
          <w:p w14:paraId="2545A0E8" w14:textId="77777777" w:rsidR="00A04FF7" w:rsidRPr="00E85C59" w:rsidRDefault="00A04FF7" w:rsidP="00B77F29">
            <w:pPr>
              <w:adjustRightInd w:val="0"/>
              <w:snapToGrid w:val="0"/>
              <w:rPr>
                <w:color w:val="000000"/>
                <w:sz w:val="18"/>
                <w:szCs w:val="18"/>
              </w:rPr>
            </w:pPr>
            <w:r w:rsidRPr="00E85C59">
              <w:rPr>
                <w:color w:val="000000"/>
                <w:sz w:val="18"/>
                <w:szCs w:val="18"/>
              </w:rPr>
              <w:t>2×400×3</w:t>
            </w:r>
          </w:p>
        </w:tc>
        <w:tc>
          <w:tcPr>
            <w:tcW w:w="666" w:type="dxa"/>
            <w:shd w:val="clear" w:color="auto" w:fill="auto"/>
            <w:vAlign w:val="center"/>
          </w:tcPr>
          <w:p w14:paraId="7B3AA6E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2745</w:t>
            </w:r>
          </w:p>
        </w:tc>
        <w:tc>
          <w:tcPr>
            <w:tcW w:w="536" w:type="dxa"/>
            <w:shd w:val="clear" w:color="auto" w:fill="auto"/>
            <w:vAlign w:val="center"/>
          </w:tcPr>
          <w:p w14:paraId="1421650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0.74</w:t>
            </w:r>
          </w:p>
        </w:tc>
        <w:tc>
          <w:tcPr>
            <w:tcW w:w="679" w:type="dxa"/>
            <w:shd w:val="clear" w:color="auto" w:fill="auto"/>
            <w:vAlign w:val="center"/>
          </w:tcPr>
          <w:p w14:paraId="602D7C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2788</w:t>
            </w:r>
          </w:p>
        </w:tc>
        <w:tc>
          <w:tcPr>
            <w:tcW w:w="536" w:type="dxa"/>
            <w:shd w:val="clear" w:color="auto" w:fill="auto"/>
            <w:vAlign w:val="center"/>
          </w:tcPr>
          <w:p w14:paraId="4BFF0B5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3.29</w:t>
            </w:r>
          </w:p>
        </w:tc>
        <w:tc>
          <w:tcPr>
            <w:tcW w:w="679" w:type="dxa"/>
            <w:shd w:val="clear" w:color="auto" w:fill="auto"/>
            <w:vAlign w:val="center"/>
          </w:tcPr>
          <w:p w14:paraId="126332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2937</w:t>
            </w:r>
          </w:p>
        </w:tc>
        <w:tc>
          <w:tcPr>
            <w:tcW w:w="536" w:type="dxa"/>
            <w:shd w:val="clear" w:color="auto" w:fill="auto"/>
            <w:vAlign w:val="center"/>
          </w:tcPr>
          <w:p w14:paraId="0299B6B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6.99</w:t>
            </w:r>
          </w:p>
        </w:tc>
        <w:tc>
          <w:tcPr>
            <w:tcW w:w="679" w:type="dxa"/>
            <w:shd w:val="clear" w:color="auto" w:fill="auto"/>
            <w:vAlign w:val="center"/>
          </w:tcPr>
          <w:p w14:paraId="5E03196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2932</w:t>
            </w:r>
          </w:p>
        </w:tc>
        <w:tc>
          <w:tcPr>
            <w:tcW w:w="536" w:type="dxa"/>
            <w:shd w:val="clear" w:color="auto" w:fill="auto"/>
            <w:vAlign w:val="center"/>
          </w:tcPr>
          <w:p w14:paraId="37F1F0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6.81</w:t>
            </w:r>
          </w:p>
        </w:tc>
        <w:tc>
          <w:tcPr>
            <w:tcW w:w="705" w:type="dxa"/>
            <w:shd w:val="clear" w:color="auto" w:fill="auto"/>
            <w:vAlign w:val="center"/>
          </w:tcPr>
          <w:p w14:paraId="57AF4F9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2944</w:t>
            </w:r>
          </w:p>
        </w:tc>
        <w:tc>
          <w:tcPr>
            <w:tcW w:w="550" w:type="dxa"/>
            <w:shd w:val="clear" w:color="auto" w:fill="auto"/>
            <w:vAlign w:val="center"/>
          </w:tcPr>
          <w:p w14:paraId="7B8D6E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7.62</w:t>
            </w:r>
          </w:p>
        </w:tc>
        <w:tc>
          <w:tcPr>
            <w:tcW w:w="666" w:type="dxa"/>
            <w:shd w:val="clear" w:color="auto" w:fill="auto"/>
            <w:vAlign w:val="center"/>
          </w:tcPr>
          <w:p w14:paraId="7BDDE71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2937</w:t>
            </w:r>
          </w:p>
        </w:tc>
        <w:tc>
          <w:tcPr>
            <w:tcW w:w="567" w:type="dxa"/>
            <w:shd w:val="clear" w:color="auto" w:fill="auto"/>
            <w:vAlign w:val="center"/>
          </w:tcPr>
          <w:p w14:paraId="0AF6E0E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6.99</w:t>
            </w:r>
          </w:p>
        </w:tc>
      </w:tr>
      <w:tr w:rsidR="00A04FF7" w:rsidRPr="006D38BB" w14:paraId="73C9C87F" w14:textId="77777777" w:rsidTr="00B77F29">
        <w:trPr>
          <w:trHeight w:val="228"/>
          <w:jc w:val="center"/>
        </w:trPr>
        <w:tc>
          <w:tcPr>
            <w:tcW w:w="961" w:type="dxa"/>
            <w:shd w:val="clear" w:color="auto" w:fill="auto"/>
            <w:vAlign w:val="center"/>
          </w:tcPr>
          <w:p w14:paraId="61232AF5" w14:textId="77777777" w:rsidR="00A04FF7" w:rsidRPr="00E85C59" w:rsidRDefault="00A04FF7" w:rsidP="00B77F29">
            <w:pPr>
              <w:adjustRightInd w:val="0"/>
              <w:snapToGrid w:val="0"/>
              <w:rPr>
                <w:color w:val="000000"/>
                <w:sz w:val="18"/>
                <w:szCs w:val="18"/>
              </w:rPr>
            </w:pPr>
            <w:r w:rsidRPr="00E85C59">
              <w:rPr>
                <w:color w:val="000000"/>
                <w:sz w:val="18"/>
                <w:szCs w:val="18"/>
              </w:rPr>
              <w:t>2×400×5</w:t>
            </w:r>
          </w:p>
        </w:tc>
        <w:tc>
          <w:tcPr>
            <w:tcW w:w="666" w:type="dxa"/>
            <w:shd w:val="clear" w:color="auto" w:fill="auto"/>
            <w:vAlign w:val="center"/>
          </w:tcPr>
          <w:p w14:paraId="1D33DFE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10421</w:t>
            </w:r>
          </w:p>
        </w:tc>
        <w:tc>
          <w:tcPr>
            <w:tcW w:w="536" w:type="dxa"/>
            <w:shd w:val="clear" w:color="auto" w:fill="auto"/>
            <w:vAlign w:val="center"/>
          </w:tcPr>
          <w:p w14:paraId="6A20A3A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0.06</w:t>
            </w:r>
          </w:p>
        </w:tc>
        <w:tc>
          <w:tcPr>
            <w:tcW w:w="679" w:type="dxa"/>
            <w:shd w:val="clear" w:color="auto" w:fill="auto"/>
            <w:vAlign w:val="center"/>
          </w:tcPr>
          <w:p w14:paraId="0132897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10434</w:t>
            </w:r>
          </w:p>
        </w:tc>
        <w:tc>
          <w:tcPr>
            <w:tcW w:w="536" w:type="dxa"/>
            <w:shd w:val="clear" w:color="auto" w:fill="auto"/>
            <w:vAlign w:val="center"/>
          </w:tcPr>
          <w:p w14:paraId="0ACF9D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c>
          <w:tcPr>
            <w:tcW w:w="679" w:type="dxa"/>
            <w:shd w:val="clear" w:color="auto" w:fill="auto"/>
            <w:vAlign w:val="center"/>
          </w:tcPr>
          <w:p w14:paraId="59CABB3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10451</w:t>
            </w:r>
          </w:p>
        </w:tc>
        <w:tc>
          <w:tcPr>
            <w:tcW w:w="536" w:type="dxa"/>
            <w:shd w:val="clear" w:color="auto" w:fill="auto"/>
            <w:vAlign w:val="center"/>
          </w:tcPr>
          <w:p w14:paraId="517E4C3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0.29</w:t>
            </w:r>
          </w:p>
        </w:tc>
        <w:tc>
          <w:tcPr>
            <w:tcW w:w="679" w:type="dxa"/>
            <w:shd w:val="clear" w:color="auto" w:fill="auto"/>
            <w:vAlign w:val="center"/>
          </w:tcPr>
          <w:p w14:paraId="753DF6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10432</w:t>
            </w:r>
          </w:p>
        </w:tc>
        <w:tc>
          <w:tcPr>
            <w:tcW w:w="536" w:type="dxa"/>
            <w:shd w:val="clear" w:color="auto" w:fill="auto"/>
            <w:vAlign w:val="center"/>
          </w:tcPr>
          <w:p w14:paraId="651FB80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0.16</w:t>
            </w:r>
          </w:p>
        </w:tc>
        <w:tc>
          <w:tcPr>
            <w:tcW w:w="705" w:type="dxa"/>
            <w:shd w:val="clear" w:color="auto" w:fill="auto"/>
            <w:vAlign w:val="center"/>
          </w:tcPr>
          <w:p w14:paraId="0CE3B15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10455</w:t>
            </w:r>
          </w:p>
        </w:tc>
        <w:tc>
          <w:tcPr>
            <w:tcW w:w="550" w:type="dxa"/>
            <w:shd w:val="clear" w:color="auto" w:fill="auto"/>
            <w:vAlign w:val="center"/>
          </w:tcPr>
          <w:p w14:paraId="16175D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0.45</w:t>
            </w:r>
          </w:p>
        </w:tc>
        <w:tc>
          <w:tcPr>
            <w:tcW w:w="666" w:type="dxa"/>
            <w:shd w:val="clear" w:color="auto" w:fill="auto"/>
            <w:vAlign w:val="center"/>
          </w:tcPr>
          <w:p w14:paraId="197568D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10448</w:t>
            </w:r>
          </w:p>
        </w:tc>
        <w:tc>
          <w:tcPr>
            <w:tcW w:w="567" w:type="dxa"/>
            <w:shd w:val="clear" w:color="auto" w:fill="auto"/>
            <w:vAlign w:val="center"/>
          </w:tcPr>
          <w:p w14:paraId="4844003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0.28</w:t>
            </w:r>
          </w:p>
        </w:tc>
      </w:tr>
      <w:tr w:rsidR="00A04FF7" w:rsidRPr="006D38BB" w14:paraId="64231B11" w14:textId="77777777" w:rsidTr="00B77F29">
        <w:trPr>
          <w:trHeight w:val="228"/>
          <w:jc w:val="center"/>
        </w:trPr>
        <w:tc>
          <w:tcPr>
            <w:tcW w:w="961" w:type="dxa"/>
            <w:shd w:val="clear" w:color="auto" w:fill="auto"/>
            <w:vAlign w:val="center"/>
          </w:tcPr>
          <w:p w14:paraId="1F1DB403" w14:textId="77777777" w:rsidR="00A04FF7" w:rsidRPr="00E85C59" w:rsidRDefault="00A04FF7" w:rsidP="00B77F29">
            <w:pPr>
              <w:adjustRightInd w:val="0"/>
              <w:snapToGrid w:val="0"/>
              <w:rPr>
                <w:color w:val="000000"/>
                <w:sz w:val="18"/>
                <w:szCs w:val="18"/>
              </w:rPr>
            </w:pPr>
            <w:r w:rsidRPr="00E85C59">
              <w:rPr>
                <w:color w:val="000000"/>
                <w:sz w:val="18"/>
                <w:szCs w:val="18"/>
              </w:rPr>
              <w:t>2×400×8</w:t>
            </w:r>
          </w:p>
        </w:tc>
        <w:tc>
          <w:tcPr>
            <w:tcW w:w="666" w:type="dxa"/>
            <w:shd w:val="clear" w:color="auto" w:fill="auto"/>
            <w:vAlign w:val="center"/>
          </w:tcPr>
          <w:p w14:paraId="518FA4F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5323</w:t>
            </w:r>
          </w:p>
        </w:tc>
        <w:tc>
          <w:tcPr>
            <w:tcW w:w="536" w:type="dxa"/>
            <w:shd w:val="clear" w:color="auto" w:fill="auto"/>
            <w:vAlign w:val="center"/>
          </w:tcPr>
          <w:p w14:paraId="0EB780D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0.06</w:t>
            </w:r>
          </w:p>
        </w:tc>
        <w:tc>
          <w:tcPr>
            <w:tcW w:w="679" w:type="dxa"/>
            <w:shd w:val="clear" w:color="auto" w:fill="auto"/>
            <w:vAlign w:val="center"/>
          </w:tcPr>
          <w:p w14:paraId="30D5FF3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5325</w:t>
            </w:r>
          </w:p>
        </w:tc>
        <w:tc>
          <w:tcPr>
            <w:tcW w:w="536" w:type="dxa"/>
            <w:shd w:val="clear" w:color="auto" w:fill="auto"/>
            <w:vAlign w:val="center"/>
          </w:tcPr>
          <w:p w14:paraId="1CAD7F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0.18</w:t>
            </w:r>
          </w:p>
        </w:tc>
        <w:tc>
          <w:tcPr>
            <w:tcW w:w="679" w:type="dxa"/>
            <w:shd w:val="clear" w:color="auto" w:fill="auto"/>
            <w:vAlign w:val="center"/>
          </w:tcPr>
          <w:p w14:paraId="470CE7F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5330</w:t>
            </w:r>
          </w:p>
        </w:tc>
        <w:tc>
          <w:tcPr>
            <w:tcW w:w="536" w:type="dxa"/>
            <w:shd w:val="clear" w:color="auto" w:fill="auto"/>
            <w:vAlign w:val="center"/>
          </w:tcPr>
          <w:p w14:paraId="552BB8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0.13</w:t>
            </w:r>
          </w:p>
        </w:tc>
        <w:tc>
          <w:tcPr>
            <w:tcW w:w="679" w:type="dxa"/>
            <w:shd w:val="clear" w:color="auto" w:fill="auto"/>
            <w:vAlign w:val="center"/>
          </w:tcPr>
          <w:p w14:paraId="094A96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5328</w:t>
            </w:r>
          </w:p>
        </w:tc>
        <w:tc>
          <w:tcPr>
            <w:tcW w:w="536" w:type="dxa"/>
            <w:shd w:val="clear" w:color="auto" w:fill="auto"/>
            <w:vAlign w:val="center"/>
          </w:tcPr>
          <w:p w14:paraId="0D870F3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0.09</w:t>
            </w:r>
          </w:p>
        </w:tc>
        <w:tc>
          <w:tcPr>
            <w:tcW w:w="705" w:type="dxa"/>
            <w:shd w:val="clear" w:color="auto" w:fill="auto"/>
            <w:vAlign w:val="center"/>
          </w:tcPr>
          <w:p w14:paraId="11603A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5345</w:t>
            </w:r>
          </w:p>
        </w:tc>
        <w:tc>
          <w:tcPr>
            <w:tcW w:w="550" w:type="dxa"/>
            <w:shd w:val="clear" w:color="auto" w:fill="auto"/>
            <w:vAlign w:val="center"/>
          </w:tcPr>
          <w:p w14:paraId="33AF3C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0.47</w:t>
            </w:r>
          </w:p>
        </w:tc>
        <w:tc>
          <w:tcPr>
            <w:tcW w:w="666" w:type="dxa"/>
            <w:shd w:val="clear" w:color="auto" w:fill="auto"/>
            <w:vAlign w:val="center"/>
          </w:tcPr>
          <w:p w14:paraId="64BD257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5330</w:t>
            </w:r>
          </w:p>
        </w:tc>
        <w:tc>
          <w:tcPr>
            <w:tcW w:w="567" w:type="dxa"/>
            <w:shd w:val="clear" w:color="auto" w:fill="auto"/>
            <w:vAlign w:val="center"/>
          </w:tcPr>
          <w:p w14:paraId="47535CF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0.13</w:t>
            </w:r>
          </w:p>
        </w:tc>
      </w:tr>
      <w:tr w:rsidR="00A04FF7" w:rsidRPr="006D38BB" w14:paraId="37A96A6F" w14:textId="77777777" w:rsidTr="00B77F29">
        <w:trPr>
          <w:trHeight w:val="239"/>
          <w:jc w:val="center"/>
        </w:trPr>
        <w:tc>
          <w:tcPr>
            <w:tcW w:w="961" w:type="dxa"/>
            <w:shd w:val="clear" w:color="auto" w:fill="auto"/>
            <w:vAlign w:val="center"/>
          </w:tcPr>
          <w:p w14:paraId="31D24E1E" w14:textId="77777777" w:rsidR="00A04FF7" w:rsidRPr="00E85C59" w:rsidRDefault="00A04FF7" w:rsidP="00B77F29">
            <w:pPr>
              <w:adjustRightInd w:val="0"/>
              <w:snapToGrid w:val="0"/>
              <w:rPr>
                <w:color w:val="000000"/>
                <w:sz w:val="18"/>
                <w:szCs w:val="18"/>
              </w:rPr>
            </w:pPr>
            <w:r w:rsidRPr="00E85C59">
              <w:rPr>
                <w:color w:val="000000"/>
                <w:sz w:val="18"/>
                <w:szCs w:val="18"/>
              </w:rPr>
              <w:t>2×400×10</w:t>
            </w:r>
          </w:p>
        </w:tc>
        <w:tc>
          <w:tcPr>
            <w:tcW w:w="666" w:type="dxa"/>
            <w:shd w:val="clear" w:color="auto" w:fill="auto"/>
            <w:vAlign w:val="center"/>
          </w:tcPr>
          <w:p w14:paraId="6C0BA0C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10274</w:t>
            </w:r>
          </w:p>
        </w:tc>
        <w:tc>
          <w:tcPr>
            <w:tcW w:w="536" w:type="dxa"/>
            <w:shd w:val="clear" w:color="auto" w:fill="auto"/>
            <w:vAlign w:val="center"/>
          </w:tcPr>
          <w:p w14:paraId="1524B26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0.04</w:t>
            </w:r>
          </w:p>
        </w:tc>
        <w:tc>
          <w:tcPr>
            <w:tcW w:w="679" w:type="dxa"/>
            <w:shd w:val="clear" w:color="auto" w:fill="auto"/>
            <w:vAlign w:val="center"/>
          </w:tcPr>
          <w:p w14:paraId="3BDC589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10277</w:t>
            </w:r>
          </w:p>
        </w:tc>
        <w:tc>
          <w:tcPr>
            <w:tcW w:w="536" w:type="dxa"/>
            <w:shd w:val="clear" w:color="auto" w:fill="auto"/>
            <w:vAlign w:val="center"/>
          </w:tcPr>
          <w:p w14:paraId="0F40079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c>
          <w:tcPr>
            <w:tcW w:w="679" w:type="dxa"/>
            <w:shd w:val="clear" w:color="auto" w:fill="auto"/>
            <w:vAlign w:val="center"/>
          </w:tcPr>
          <w:p w14:paraId="266F87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10291</w:t>
            </w:r>
          </w:p>
        </w:tc>
        <w:tc>
          <w:tcPr>
            <w:tcW w:w="536" w:type="dxa"/>
            <w:shd w:val="clear" w:color="auto" w:fill="auto"/>
            <w:vAlign w:val="center"/>
          </w:tcPr>
          <w:p w14:paraId="1FA8E96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679" w:type="dxa"/>
            <w:shd w:val="clear" w:color="auto" w:fill="auto"/>
            <w:vAlign w:val="center"/>
          </w:tcPr>
          <w:p w14:paraId="2E0E0BF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10277</w:t>
            </w:r>
          </w:p>
        </w:tc>
        <w:tc>
          <w:tcPr>
            <w:tcW w:w="536" w:type="dxa"/>
            <w:shd w:val="clear" w:color="auto" w:fill="auto"/>
            <w:vAlign w:val="center"/>
          </w:tcPr>
          <w:p w14:paraId="6BEE323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0.06</w:t>
            </w:r>
          </w:p>
        </w:tc>
        <w:tc>
          <w:tcPr>
            <w:tcW w:w="705" w:type="dxa"/>
            <w:shd w:val="clear" w:color="auto" w:fill="auto"/>
            <w:vAlign w:val="center"/>
          </w:tcPr>
          <w:p w14:paraId="2C092AE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10278</w:t>
            </w:r>
          </w:p>
        </w:tc>
        <w:tc>
          <w:tcPr>
            <w:tcW w:w="550" w:type="dxa"/>
            <w:shd w:val="clear" w:color="auto" w:fill="auto"/>
            <w:vAlign w:val="center"/>
          </w:tcPr>
          <w:p w14:paraId="76BF4E9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0.32</w:t>
            </w:r>
          </w:p>
        </w:tc>
        <w:tc>
          <w:tcPr>
            <w:tcW w:w="666" w:type="dxa"/>
            <w:shd w:val="clear" w:color="auto" w:fill="auto"/>
            <w:vAlign w:val="center"/>
          </w:tcPr>
          <w:p w14:paraId="2437921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10291</w:t>
            </w:r>
          </w:p>
        </w:tc>
        <w:tc>
          <w:tcPr>
            <w:tcW w:w="567" w:type="dxa"/>
            <w:shd w:val="clear" w:color="auto" w:fill="auto"/>
            <w:vAlign w:val="center"/>
          </w:tcPr>
          <w:p w14:paraId="02EC20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r>
      <w:tr w:rsidR="00A04FF7" w:rsidRPr="006D38BB" w14:paraId="1AE2D001" w14:textId="77777777" w:rsidTr="00B77F29">
        <w:trPr>
          <w:trHeight w:val="228"/>
          <w:jc w:val="center"/>
        </w:trPr>
        <w:tc>
          <w:tcPr>
            <w:tcW w:w="961" w:type="dxa"/>
            <w:shd w:val="clear" w:color="auto" w:fill="auto"/>
            <w:vAlign w:val="center"/>
          </w:tcPr>
          <w:p w14:paraId="7964FA6A" w14:textId="77777777" w:rsidR="00A04FF7" w:rsidRPr="00E85C59" w:rsidRDefault="00A04FF7" w:rsidP="00B77F29">
            <w:pPr>
              <w:adjustRightInd w:val="0"/>
              <w:snapToGrid w:val="0"/>
              <w:rPr>
                <w:color w:val="000000"/>
                <w:sz w:val="18"/>
                <w:szCs w:val="18"/>
              </w:rPr>
            </w:pPr>
            <w:r w:rsidRPr="00E85C59">
              <w:rPr>
                <w:color w:val="000000"/>
                <w:sz w:val="18"/>
                <w:szCs w:val="18"/>
              </w:rPr>
              <w:t>2×500×3</w:t>
            </w:r>
          </w:p>
        </w:tc>
        <w:tc>
          <w:tcPr>
            <w:tcW w:w="666" w:type="dxa"/>
            <w:shd w:val="clear" w:color="auto" w:fill="auto"/>
            <w:vAlign w:val="center"/>
          </w:tcPr>
          <w:p w14:paraId="31E7C06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12160</w:t>
            </w:r>
          </w:p>
        </w:tc>
        <w:tc>
          <w:tcPr>
            <w:tcW w:w="536" w:type="dxa"/>
            <w:shd w:val="clear" w:color="auto" w:fill="auto"/>
            <w:vAlign w:val="center"/>
          </w:tcPr>
          <w:p w14:paraId="22CCE7B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0.03</w:t>
            </w:r>
          </w:p>
        </w:tc>
        <w:tc>
          <w:tcPr>
            <w:tcW w:w="679" w:type="dxa"/>
            <w:shd w:val="clear" w:color="auto" w:fill="auto"/>
            <w:vAlign w:val="center"/>
          </w:tcPr>
          <w:p w14:paraId="29E1349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12166</w:t>
            </w:r>
          </w:p>
        </w:tc>
        <w:tc>
          <w:tcPr>
            <w:tcW w:w="536" w:type="dxa"/>
            <w:shd w:val="clear" w:color="auto" w:fill="auto"/>
            <w:vAlign w:val="center"/>
          </w:tcPr>
          <w:p w14:paraId="3FAB3CA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c>
          <w:tcPr>
            <w:tcW w:w="679" w:type="dxa"/>
            <w:shd w:val="clear" w:color="auto" w:fill="auto"/>
            <w:vAlign w:val="center"/>
          </w:tcPr>
          <w:p w14:paraId="27439F0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12168</w:t>
            </w:r>
          </w:p>
        </w:tc>
        <w:tc>
          <w:tcPr>
            <w:tcW w:w="536" w:type="dxa"/>
            <w:shd w:val="clear" w:color="auto" w:fill="auto"/>
            <w:vAlign w:val="center"/>
          </w:tcPr>
          <w:p w14:paraId="683986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0.07</w:t>
            </w:r>
          </w:p>
        </w:tc>
        <w:tc>
          <w:tcPr>
            <w:tcW w:w="679" w:type="dxa"/>
            <w:shd w:val="clear" w:color="auto" w:fill="auto"/>
            <w:vAlign w:val="center"/>
          </w:tcPr>
          <w:p w14:paraId="01E0E90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12166</w:t>
            </w:r>
          </w:p>
        </w:tc>
        <w:tc>
          <w:tcPr>
            <w:tcW w:w="536" w:type="dxa"/>
            <w:shd w:val="clear" w:color="auto" w:fill="auto"/>
            <w:vAlign w:val="center"/>
          </w:tcPr>
          <w:p w14:paraId="2C584A7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c>
          <w:tcPr>
            <w:tcW w:w="705" w:type="dxa"/>
            <w:shd w:val="clear" w:color="auto" w:fill="auto"/>
            <w:vAlign w:val="center"/>
          </w:tcPr>
          <w:p w14:paraId="522EB0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12207</w:t>
            </w:r>
          </w:p>
        </w:tc>
        <w:tc>
          <w:tcPr>
            <w:tcW w:w="550" w:type="dxa"/>
            <w:shd w:val="clear" w:color="auto" w:fill="auto"/>
            <w:vAlign w:val="center"/>
          </w:tcPr>
          <w:p w14:paraId="642D388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w:t>
            </w:r>
          </w:p>
        </w:tc>
        <w:tc>
          <w:tcPr>
            <w:tcW w:w="666" w:type="dxa"/>
            <w:shd w:val="clear" w:color="auto" w:fill="auto"/>
            <w:vAlign w:val="center"/>
          </w:tcPr>
          <w:p w14:paraId="35DDAD3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12166</w:t>
            </w:r>
          </w:p>
        </w:tc>
        <w:tc>
          <w:tcPr>
            <w:tcW w:w="567" w:type="dxa"/>
            <w:shd w:val="clear" w:color="auto" w:fill="auto"/>
            <w:vAlign w:val="center"/>
          </w:tcPr>
          <w:p w14:paraId="144AF69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r>
      <w:tr w:rsidR="00A04FF7" w:rsidRPr="006D38BB" w14:paraId="1E6D1F07" w14:textId="77777777" w:rsidTr="00B77F29">
        <w:trPr>
          <w:trHeight w:val="228"/>
          <w:jc w:val="center"/>
        </w:trPr>
        <w:tc>
          <w:tcPr>
            <w:tcW w:w="961" w:type="dxa"/>
            <w:shd w:val="clear" w:color="auto" w:fill="auto"/>
            <w:vAlign w:val="center"/>
          </w:tcPr>
          <w:p w14:paraId="0A528557" w14:textId="77777777" w:rsidR="00A04FF7" w:rsidRPr="00E85C59" w:rsidRDefault="00A04FF7" w:rsidP="00B77F29">
            <w:pPr>
              <w:adjustRightInd w:val="0"/>
              <w:snapToGrid w:val="0"/>
              <w:rPr>
                <w:color w:val="000000"/>
                <w:sz w:val="18"/>
                <w:szCs w:val="18"/>
              </w:rPr>
            </w:pPr>
            <w:r w:rsidRPr="00E85C59">
              <w:rPr>
                <w:color w:val="000000"/>
                <w:sz w:val="18"/>
                <w:szCs w:val="18"/>
              </w:rPr>
              <w:t>2×500×5</w:t>
            </w:r>
          </w:p>
        </w:tc>
        <w:tc>
          <w:tcPr>
            <w:tcW w:w="666" w:type="dxa"/>
            <w:shd w:val="clear" w:color="auto" w:fill="auto"/>
            <w:vAlign w:val="center"/>
          </w:tcPr>
          <w:p w14:paraId="1AD21F5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12864</w:t>
            </w:r>
          </w:p>
        </w:tc>
        <w:tc>
          <w:tcPr>
            <w:tcW w:w="536" w:type="dxa"/>
            <w:shd w:val="clear" w:color="auto" w:fill="auto"/>
            <w:vAlign w:val="center"/>
          </w:tcPr>
          <w:p w14:paraId="0A082F8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w:t>
            </w:r>
          </w:p>
        </w:tc>
        <w:tc>
          <w:tcPr>
            <w:tcW w:w="679" w:type="dxa"/>
            <w:shd w:val="clear" w:color="auto" w:fill="auto"/>
            <w:vAlign w:val="center"/>
          </w:tcPr>
          <w:p w14:paraId="77153F3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12864</w:t>
            </w:r>
          </w:p>
        </w:tc>
        <w:tc>
          <w:tcPr>
            <w:tcW w:w="536" w:type="dxa"/>
            <w:shd w:val="clear" w:color="auto" w:fill="auto"/>
            <w:vAlign w:val="center"/>
          </w:tcPr>
          <w:p w14:paraId="0526F8A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w:t>
            </w:r>
          </w:p>
        </w:tc>
        <w:tc>
          <w:tcPr>
            <w:tcW w:w="679" w:type="dxa"/>
            <w:shd w:val="clear" w:color="auto" w:fill="auto"/>
            <w:vAlign w:val="center"/>
          </w:tcPr>
          <w:p w14:paraId="431DBFD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12873</w:t>
            </w:r>
          </w:p>
        </w:tc>
        <w:tc>
          <w:tcPr>
            <w:tcW w:w="536" w:type="dxa"/>
            <w:shd w:val="clear" w:color="auto" w:fill="auto"/>
            <w:vAlign w:val="center"/>
          </w:tcPr>
          <w:p w14:paraId="675646A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0.07</w:t>
            </w:r>
          </w:p>
        </w:tc>
        <w:tc>
          <w:tcPr>
            <w:tcW w:w="679" w:type="dxa"/>
            <w:shd w:val="clear" w:color="auto" w:fill="auto"/>
            <w:vAlign w:val="center"/>
          </w:tcPr>
          <w:p w14:paraId="73E1EF9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12864</w:t>
            </w:r>
          </w:p>
        </w:tc>
        <w:tc>
          <w:tcPr>
            <w:tcW w:w="536" w:type="dxa"/>
            <w:shd w:val="clear" w:color="auto" w:fill="auto"/>
            <w:vAlign w:val="center"/>
          </w:tcPr>
          <w:p w14:paraId="3DB1CCD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0.01</w:t>
            </w:r>
          </w:p>
        </w:tc>
        <w:tc>
          <w:tcPr>
            <w:tcW w:w="705" w:type="dxa"/>
            <w:shd w:val="clear" w:color="auto" w:fill="auto"/>
            <w:vAlign w:val="center"/>
          </w:tcPr>
          <w:p w14:paraId="690C7B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12884</w:t>
            </w:r>
          </w:p>
        </w:tc>
        <w:tc>
          <w:tcPr>
            <w:tcW w:w="550" w:type="dxa"/>
            <w:shd w:val="clear" w:color="auto" w:fill="auto"/>
            <w:vAlign w:val="center"/>
          </w:tcPr>
          <w:p w14:paraId="1EF8E81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0.16</w:t>
            </w:r>
          </w:p>
        </w:tc>
        <w:tc>
          <w:tcPr>
            <w:tcW w:w="666" w:type="dxa"/>
            <w:shd w:val="clear" w:color="auto" w:fill="auto"/>
            <w:vAlign w:val="center"/>
          </w:tcPr>
          <w:p w14:paraId="4DEC782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12864</w:t>
            </w:r>
          </w:p>
        </w:tc>
        <w:tc>
          <w:tcPr>
            <w:tcW w:w="567" w:type="dxa"/>
            <w:shd w:val="clear" w:color="auto" w:fill="auto"/>
            <w:vAlign w:val="center"/>
          </w:tcPr>
          <w:p w14:paraId="03CB043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0.01</w:t>
            </w:r>
          </w:p>
        </w:tc>
      </w:tr>
      <w:tr w:rsidR="00A04FF7" w:rsidRPr="006D38BB" w14:paraId="575B993B" w14:textId="77777777" w:rsidTr="00B77F29">
        <w:trPr>
          <w:trHeight w:val="239"/>
          <w:jc w:val="center"/>
        </w:trPr>
        <w:tc>
          <w:tcPr>
            <w:tcW w:w="961" w:type="dxa"/>
            <w:shd w:val="clear" w:color="auto" w:fill="auto"/>
            <w:vAlign w:val="center"/>
          </w:tcPr>
          <w:p w14:paraId="5B4C04BE" w14:textId="77777777" w:rsidR="00A04FF7" w:rsidRPr="00E85C59" w:rsidRDefault="00A04FF7" w:rsidP="00B77F29">
            <w:pPr>
              <w:adjustRightInd w:val="0"/>
              <w:snapToGrid w:val="0"/>
              <w:rPr>
                <w:color w:val="000000"/>
                <w:sz w:val="18"/>
                <w:szCs w:val="18"/>
              </w:rPr>
            </w:pPr>
            <w:r w:rsidRPr="00E85C59">
              <w:rPr>
                <w:color w:val="000000"/>
                <w:sz w:val="18"/>
                <w:szCs w:val="18"/>
              </w:rPr>
              <w:t>2×500×8</w:t>
            </w:r>
          </w:p>
        </w:tc>
        <w:tc>
          <w:tcPr>
            <w:tcW w:w="666" w:type="dxa"/>
            <w:shd w:val="clear" w:color="auto" w:fill="auto"/>
            <w:vAlign w:val="center"/>
          </w:tcPr>
          <w:p w14:paraId="0E5EC58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12816</w:t>
            </w:r>
          </w:p>
        </w:tc>
        <w:tc>
          <w:tcPr>
            <w:tcW w:w="536" w:type="dxa"/>
            <w:shd w:val="clear" w:color="auto" w:fill="auto"/>
            <w:vAlign w:val="center"/>
          </w:tcPr>
          <w:p w14:paraId="64CC204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0.17</w:t>
            </w:r>
          </w:p>
        </w:tc>
        <w:tc>
          <w:tcPr>
            <w:tcW w:w="679" w:type="dxa"/>
            <w:shd w:val="clear" w:color="auto" w:fill="auto"/>
            <w:vAlign w:val="center"/>
          </w:tcPr>
          <w:p w14:paraId="05FF675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12805</w:t>
            </w:r>
          </w:p>
        </w:tc>
        <w:tc>
          <w:tcPr>
            <w:tcW w:w="536" w:type="dxa"/>
            <w:shd w:val="clear" w:color="auto" w:fill="auto"/>
            <w:vAlign w:val="center"/>
          </w:tcPr>
          <w:p w14:paraId="322D22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c>
          <w:tcPr>
            <w:tcW w:w="679" w:type="dxa"/>
            <w:shd w:val="clear" w:color="auto" w:fill="auto"/>
            <w:vAlign w:val="center"/>
          </w:tcPr>
          <w:p w14:paraId="08886F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12981</w:t>
            </w:r>
          </w:p>
        </w:tc>
        <w:tc>
          <w:tcPr>
            <w:tcW w:w="536" w:type="dxa"/>
            <w:shd w:val="clear" w:color="auto" w:fill="auto"/>
            <w:vAlign w:val="center"/>
          </w:tcPr>
          <w:p w14:paraId="7529A74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1.37</w:t>
            </w:r>
          </w:p>
        </w:tc>
        <w:tc>
          <w:tcPr>
            <w:tcW w:w="679" w:type="dxa"/>
            <w:shd w:val="clear" w:color="auto" w:fill="auto"/>
            <w:vAlign w:val="center"/>
          </w:tcPr>
          <w:p w14:paraId="5A03810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12904</w:t>
            </w:r>
          </w:p>
        </w:tc>
        <w:tc>
          <w:tcPr>
            <w:tcW w:w="536" w:type="dxa"/>
            <w:shd w:val="clear" w:color="auto" w:fill="auto"/>
            <w:vAlign w:val="center"/>
          </w:tcPr>
          <w:p w14:paraId="537A87F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0.93</w:t>
            </w:r>
          </w:p>
        </w:tc>
        <w:tc>
          <w:tcPr>
            <w:tcW w:w="705" w:type="dxa"/>
            <w:shd w:val="clear" w:color="auto" w:fill="auto"/>
            <w:vAlign w:val="center"/>
          </w:tcPr>
          <w:p w14:paraId="1EC004E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12862</w:t>
            </w:r>
          </w:p>
        </w:tc>
        <w:tc>
          <w:tcPr>
            <w:tcW w:w="550" w:type="dxa"/>
            <w:shd w:val="clear" w:color="auto" w:fill="auto"/>
            <w:vAlign w:val="center"/>
          </w:tcPr>
          <w:p w14:paraId="4789AFE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0.67</w:t>
            </w:r>
          </w:p>
        </w:tc>
        <w:tc>
          <w:tcPr>
            <w:tcW w:w="666" w:type="dxa"/>
            <w:shd w:val="clear" w:color="auto" w:fill="auto"/>
            <w:vAlign w:val="center"/>
          </w:tcPr>
          <w:p w14:paraId="082EB09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12957</w:t>
            </w:r>
          </w:p>
        </w:tc>
        <w:tc>
          <w:tcPr>
            <w:tcW w:w="567" w:type="dxa"/>
            <w:shd w:val="clear" w:color="auto" w:fill="auto"/>
            <w:vAlign w:val="center"/>
          </w:tcPr>
          <w:p w14:paraId="0238C7F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w:t>
            </w:r>
          </w:p>
        </w:tc>
      </w:tr>
      <w:tr w:rsidR="00A04FF7" w:rsidRPr="006D38BB" w14:paraId="7029F3CF" w14:textId="77777777" w:rsidTr="00B77F29">
        <w:trPr>
          <w:trHeight w:val="228"/>
          <w:jc w:val="center"/>
        </w:trPr>
        <w:tc>
          <w:tcPr>
            <w:tcW w:w="961" w:type="dxa"/>
            <w:shd w:val="clear" w:color="auto" w:fill="auto"/>
            <w:vAlign w:val="center"/>
          </w:tcPr>
          <w:p w14:paraId="7012521C" w14:textId="77777777" w:rsidR="00A04FF7" w:rsidRPr="00E85C59" w:rsidRDefault="00A04FF7" w:rsidP="00B77F29">
            <w:pPr>
              <w:adjustRightInd w:val="0"/>
              <w:snapToGrid w:val="0"/>
              <w:rPr>
                <w:color w:val="000000"/>
                <w:sz w:val="18"/>
                <w:szCs w:val="18"/>
              </w:rPr>
            </w:pPr>
            <w:r w:rsidRPr="00E85C59">
              <w:rPr>
                <w:color w:val="000000"/>
                <w:sz w:val="18"/>
                <w:szCs w:val="18"/>
              </w:rPr>
              <w:t>2×500×10</w:t>
            </w:r>
          </w:p>
        </w:tc>
        <w:tc>
          <w:tcPr>
            <w:tcW w:w="666" w:type="dxa"/>
            <w:shd w:val="clear" w:color="auto" w:fill="auto"/>
            <w:vAlign w:val="center"/>
          </w:tcPr>
          <w:p w14:paraId="09E4FFA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13099</w:t>
            </w:r>
          </w:p>
        </w:tc>
        <w:tc>
          <w:tcPr>
            <w:tcW w:w="536" w:type="dxa"/>
            <w:shd w:val="clear" w:color="auto" w:fill="auto"/>
            <w:vAlign w:val="center"/>
          </w:tcPr>
          <w:p w14:paraId="31313AE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0.34</w:t>
            </w:r>
          </w:p>
        </w:tc>
        <w:tc>
          <w:tcPr>
            <w:tcW w:w="679" w:type="dxa"/>
            <w:shd w:val="clear" w:color="auto" w:fill="auto"/>
            <w:vAlign w:val="center"/>
          </w:tcPr>
          <w:p w14:paraId="48AEA74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13066</w:t>
            </w:r>
          </w:p>
        </w:tc>
        <w:tc>
          <w:tcPr>
            <w:tcW w:w="536" w:type="dxa"/>
            <w:shd w:val="clear" w:color="auto" w:fill="auto"/>
            <w:vAlign w:val="center"/>
          </w:tcPr>
          <w:p w14:paraId="6F555C4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w:t>
            </w:r>
          </w:p>
        </w:tc>
        <w:tc>
          <w:tcPr>
            <w:tcW w:w="679" w:type="dxa"/>
            <w:shd w:val="clear" w:color="auto" w:fill="auto"/>
            <w:vAlign w:val="center"/>
          </w:tcPr>
          <w:p w14:paraId="38C24D8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13259</w:t>
            </w:r>
          </w:p>
        </w:tc>
        <w:tc>
          <w:tcPr>
            <w:tcW w:w="536" w:type="dxa"/>
            <w:shd w:val="clear" w:color="auto" w:fill="auto"/>
            <w:vAlign w:val="center"/>
          </w:tcPr>
          <w:p w14:paraId="1124712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1.48</w:t>
            </w:r>
          </w:p>
        </w:tc>
        <w:tc>
          <w:tcPr>
            <w:tcW w:w="679" w:type="dxa"/>
            <w:shd w:val="clear" w:color="auto" w:fill="auto"/>
            <w:vAlign w:val="center"/>
          </w:tcPr>
          <w:p w14:paraId="3E14F7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13162</w:t>
            </w:r>
          </w:p>
        </w:tc>
        <w:tc>
          <w:tcPr>
            <w:tcW w:w="536" w:type="dxa"/>
            <w:shd w:val="clear" w:color="auto" w:fill="auto"/>
            <w:vAlign w:val="center"/>
          </w:tcPr>
          <w:p w14:paraId="4560FA0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w:t>
            </w:r>
          </w:p>
        </w:tc>
        <w:tc>
          <w:tcPr>
            <w:tcW w:w="705" w:type="dxa"/>
            <w:shd w:val="clear" w:color="auto" w:fill="auto"/>
            <w:vAlign w:val="center"/>
          </w:tcPr>
          <w:p w14:paraId="3465A8D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13312</w:t>
            </w:r>
          </w:p>
        </w:tc>
        <w:tc>
          <w:tcPr>
            <w:tcW w:w="550" w:type="dxa"/>
            <w:shd w:val="clear" w:color="auto" w:fill="auto"/>
            <w:vAlign w:val="center"/>
          </w:tcPr>
          <w:p w14:paraId="3B0A9A4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2.06</w:t>
            </w:r>
          </w:p>
        </w:tc>
        <w:tc>
          <w:tcPr>
            <w:tcW w:w="666" w:type="dxa"/>
            <w:shd w:val="clear" w:color="auto" w:fill="auto"/>
            <w:vAlign w:val="center"/>
          </w:tcPr>
          <w:p w14:paraId="20CD06F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13259</w:t>
            </w:r>
          </w:p>
        </w:tc>
        <w:tc>
          <w:tcPr>
            <w:tcW w:w="567" w:type="dxa"/>
            <w:shd w:val="clear" w:color="auto" w:fill="auto"/>
            <w:vAlign w:val="center"/>
          </w:tcPr>
          <w:p w14:paraId="7490C03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1.48</w:t>
            </w:r>
          </w:p>
        </w:tc>
      </w:tr>
      <w:tr w:rsidR="00A04FF7" w:rsidRPr="006D38BB" w14:paraId="2E1B41E5" w14:textId="77777777" w:rsidTr="00B77F29">
        <w:trPr>
          <w:trHeight w:val="228"/>
          <w:jc w:val="center"/>
        </w:trPr>
        <w:tc>
          <w:tcPr>
            <w:tcW w:w="961" w:type="dxa"/>
            <w:shd w:val="clear" w:color="auto" w:fill="auto"/>
            <w:vAlign w:val="center"/>
          </w:tcPr>
          <w:p w14:paraId="147B4E81" w14:textId="77777777" w:rsidR="00A04FF7" w:rsidRPr="00E85C59" w:rsidRDefault="00A04FF7" w:rsidP="00B77F29">
            <w:pPr>
              <w:adjustRightInd w:val="0"/>
              <w:snapToGrid w:val="0"/>
              <w:rPr>
                <w:color w:val="000000"/>
                <w:sz w:val="18"/>
                <w:szCs w:val="18"/>
              </w:rPr>
            </w:pPr>
            <w:r w:rsidRPr="00E85C59">
              <w:rPr>
                <w:color w:val="000000"/>
                <w:sz w:val="18"/>
                <w:szCs w:val="18"/>
              </w:rPr>
              <w:t>3×100×3</w:t>
            </w:r>
          </w:p>
        </w:tc>
        <w:tc>
          <w:tcPr>
            <w:tcW w:w="666" w:type="dxa"/>
            <w:shd w:val="clear" w:color="auto" w:fill="auto"/>
            <w:vAlign w:val="center"/>
          </w:tcPr>
          <w:p w14:paraId="597F598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1804</w:t>
            </w:r>
          </w:p>
        </w:tc>
        <w:tc>
          <w:tcPr>
            <w:tcW w:w="536" w:type="dxa"/>
            <w:shd w:val="clear" w:color="auto" w:fill="auto"/>
            <w:vAlign w:val="center"/>
          </w:tcPr>
          <w:p w14:paraId="059B098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w:t>
            </w:r>
          </w:p>
        </w:tc>
        <w:tc>
          <w:tcPr>
            <w:tcW w:w="679" w:type="dxa"/>
            <w:shd w:val="clear" w:color="auto" w:fill="auto"/>
            <w:vAlign w:val="center"/>
          </w:tcPr>
          <w:p w14:paraId="27CA61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1813</w:t>
            </w:r>
          </w:p>
        </w:tc>
        <w:tc>
          <w:tcPr>
            <w:tcW w:w="536" w:type="dxa"/>
            <w:shd w:val="clear" w:color="auto" w:fill="auto"/>
            <w:vAlign w:val="center"/>
          </w:tcPr>
          <w:p w14:paraId="19FEFE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0.58</w:t>
            </w:r>
          </w:p>
        </w:tc>
        <w:tc>
          <w:tcPr>
            <w:tcW w:w="679" w:type="dxa"/>
            <w:shd w:val="clear" w:color="auto" w:fill="auto"/>
            <w:vAlign w:val="center"/>
          </w:tcPr>
          <w:p w14:paraId="666F7D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1877</w:t>
            </w:r>
          </w:p>
        </w:tc>
        <w:tc>
          <w:tcPr>
            <w:tcW w:w="536" w:type="dxa"/>
            <w:shd w:val="clear" w:color="auto" w:fill="auto"/>
            <w:vAlign w:val="center"/>
          </w:tcPr>
          <w:p w14:paraId="5E1F758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4.05</w:t>
            </w:r>
          </w:p>
        </w:tc>
        <w:tc>
          <w:tcPr>
            <w:tcW w:w="679" w:type="dxa"/>
            <w:shd w:val="clear" w:color="auto" w:fill="auto"/>
            <w:vAlign w:val="center"/>
          </w:tcPr>
          <w:p w14:paraId="77ECE4D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1823</w:t>
            </w:r>
          </w:p>
        </w:tc>
        <w:tc>
          <w:tcPr>
            <w:tcW w:w="536" w:type="dxa"/>
            <w:shd w:val="clear" w:color="auto" w:fill="auto"/>
            <w:vAlign w:val="center"/>
          </w:tcPr>
          <w:p w14:paraId="5614887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1.22</w:t>
            </w:r>
          </w:p>
        </w:tc>
        <w:tc>
          <w:tcPr>
            <w:tcW w:w="705" w:type="dxa"/>
            <w:shd w:val="clear" w:color="auto" w:fill="auto"/>
            <w:vAlign w:val="center"/>
          </w:tcPr>
          <w:p w14:paraId="6CC40E1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1855</w:t>
            </w:r>
          </w:p>
        </w:tc>
        <w:tc>
          <w:tcPr>
            <w:tcW w:w="550" w:type="dxa"/>
            <w:shd w:val="clear" w:color="auto" w:fill="auto"/>
            <w:vAlign w:val="center"/>
          </w:tcPr>
          <w:p w14:paraId="385CEE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3.33</w:t>
            </w:r>
          </w:p>
        </w:tc>
        <w:tc>
          <w:tcPr>
            <w:tcW w:w="666" w:type="dxa"/>
            <w:shd w:val="clear" w:color="auto" w:fill="auto"/>
            <w:vAlign w:val="center"/>
          </w:tcPr>
          <w:p w14:paraId="603F514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1835</w:t>
            </w:r>
          </w:p>
        </w:tc>
        <w:tc>
          <w:tcPr>
            <w:tcW w:w="567" w:type="dxa"/>
            <w:shd w:val="clear" w:color="auto" w:fill="auto"/>
            <w:vAlign w:val="center"/>
          </w:tcPr>
          <w:p w14:paraId="781DE65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1.86</w:t>
            </w:r>
          </w:p>
        </w:tc>
      </w:tr>
      <w:tr w:rsidR="00A04FF7" w:rsidRPr="006D38BB" w14:paraId="46F71907" w14:textId="77777777" w:rsidTr="00B77F29">
        <w:trPr>
          <w:trHeight w:val="228"/>
          <w:jc w:val="center"/>
        </w:trPr>
        <w:tc>
          <w:tcPr>
            <w:tcW w:w="961" w:type="dxa"/>
            <w:shd w:val="clear" w:color="auto" w:fill="auto"/>
            <w:vAlign w:val="center"/>
          </w:tcPr>
          <w:p w14:paraId="66BBCC60" w14:textId="77777777" w:rsidR="00A04FF7" w:rsidRPr="00E85C59" w:rsidRDefault="00A04FF7" w:rsidP="00B77F29">
            <w:pPr>
              <w:adjustRightInd w:val="0"/>
              <w:snapToGrid w:val="0"/>
              <w:rPr>
                <w:color w:val="000000"/>
                <w:sz w:val="18"/>
                <w:szCs w:val="18"/>
              </w:rPr>
            </w:pPr>
            <w:r w:rsidRPr="00E85C59">
              <w:rPr>
                <w:color w:val="000000"/>
                <w:sz w:val="18"/>
                <w:szCs w:val="18"/>
              </w:rPr>
              <w:t>3×100×5</w:t>
            </w:r>
          </w:p>
        </w:tc>
        <w:tc>
          <w:tcPr>
            <w:tcW w:w="666" w:type="dxa"/>
            <w:shd w:val="clear" w:color="auto" w:fill="auto"/>
            <w:vAlign w:val="center"/>
          </w:tcPr>
          <w:p w14:paraId="4D9C651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1801</w:t>
            </w:r>
          </w:p>
        </w:tc>
        <w:tc>
          <w:tcPr>
            <w:tcW w:w="536" w:type="dxa"/>
            <w:shd w:val="clear" w:color="auto" w:fill="auto"/>
            <w:vAlign w:val="center"/>
          </w:tcPr>
          <w:p w14:paraId="03DE80D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0.14</w:t>
            </w:r>
          </w:p>
        </w:tc>
        <w:tc>
          <w:tcPr>
            <w:tcW w:w="679" w:type="dxa"/>
            <w:shd w:val="clear" w:color="auto" w:fill="auto"/>
            <w:vAlign w:val="center"/>
          </w:tcPr>
          <w:p w14:paraId="0A008F8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1800</w:t>
            </w:r>
          </w:p>
        </w:tc>
        <w:tc>
          <w:tcPr>
            <w:tcW w:w="536" w:type="dxa"/>
            <w:shd w:val="clear" w:color="auto" w:fill="auto"/>
            <w:vAlign w:val="center"/>
          </w:tcPr>
          <w:p w14:paraId="528EA0A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w:t>
            </w:r>
          </w:p>
        </w:tc>
        <w:tc>
          <w:tcPr>
            <w:tcW w:w="679" w:type="dxa"/>
            <w:shd w:val="clear" w:color="auto" w:fill="auto"/>
            <w:vAlign w:val="center"/>
          </w:tcPr>
          <w:p w14:paraId="44B52CF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1853</w:t>
            </w:r>
          </w:p>
        </w:tc>
        <w:tc>
          <w:tcPr>
            <w:tcW w:w="536" w:type="dxa"/>
            <w:shd w:val="clear" w:color="auto" w:fill="auto"/>
            <w:vAlign w:val="center"/>
          </w:tcPr>
          <w:p w14:paraId="758B99F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2.94</w:t>
            </w:r>
          </w:p>
        </w:tc>
        <w:tc>
          <w:tcPr>
            <w:tcW w:w="679" w:type="dxa"/>
            <w:shd w:val="clear" w:color="auto" w:fill="auto"/>
            <w:vAlign w:val="center"/>
          </w:tcPr>
          <w:p w14:paraId="079F3B9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1811</w:t>
            </w:r>
          </w:p>
        </w:tc>
        <w:tc>
          <w:tcPr>
            <w:tcW w:w="536" w:type="dxa"/>
            <w:shd w:val="clear" w:color="auto" w:fill="auto"/>
            <w:vAlign w:val="center"/>
          </w:tcPr>
          <w:p w14:paraId="02BE61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0.84</w:t>
            </w:r>
          </w:p>
        </w:tc>
        <w:tc>
          <w:tcPr>
            <w:tcW w:w="705" w:type="dxa"/>
            <w:shd w:val="clear" w:color="auto" w:fill="auto"/>
            <w:vAlign w:val="center"/>
          </w:tcPr>
          <w:p w14:paraId="5CBDD3E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1834</w:t>
            </w:r>
          </w:p>
        </w:tc>
        <w:tc>
          <w:tcPr>
            <w:tcW w:w="550" w:type="dxa"/>
            <w:shd w:val="clear" w:color="auto" w:fill="auto"/>
            <w:vAlign w:val="center"/>
          </w:tcPr>
          <w:p w14:paraId="7976EC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2.78</w:t>
            </w:r>
          </w:p>
        </w:tc>
        <w:tc>
          <w:tcPr>
            <w:tcW w:w="666" w:type="dxa"/>
            <w:shd w:val="clear" w:color="auto" w:fill="auto"/>
            <w:vAlign w:val="center"/>
          </w:tcPr>
          <w:p w14:paraId="6252785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1829</w:t>
            </w:r>
          </w:p>
        </w:tc>
        <w:tc>
          <w:tcPr>
            <w:tcW w:w="567" w:type="dxa"/>
            <w:shd w:val="clear" w:color="auto" w:fill="auto"/>
            <w:vAlign w:val="center"/>
          </w:tcPr>
          <w:p w14:paraId="10DE9B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1.84</w:t>
            </w:r>
          </w:p>
        </w:tc>
      </w:tr>
      <w:tr w:rsidR="00A04FF7" w:rsidRPr="006D38BB" w14:paraId="3A0133EB" w14:textId="77777777" w:rsidTr="00B77F29">
        <w:trPr>
          <w:trHeight w:val="239"/>
          <w:jc w:val="center"/>
        </w:trPr>
        <w:tc>
          <w:tcPr>
            <w:tcW w:w="961" w:type="dxa"/>
            <w:shd w:val="clear" w:color="auto" w:fill="auto"/>
            <w:vAlign w:val="center"/>
          </w:tcPr>
          <w:p w14:paraId="10880A85" w14:textId="77777777" w:rsidR="00A04FF7" w:rsidRPr="00E85C59" w:rsidRDefault="00A04FF7" w:rsidP="00B77F29">
            <w:pPr>
              <w:adjustRightInd w:val="0"/>
              <w:snapToGrid w:val="0"/>
              <w:rPr>
                <w:color w:val="000000"/>
                <w:sz w:val="18"/>
                <w:szCs w:val="18"/>
              </w:rPr>
            </w:pPr>
            <w:r w:rsidRPr="00E85C59">
              <w:rPr>
                <w:color w:val="000000"/>
                <w:sz w:val="18"/>
                <w:szCs w:val="18"/>
              </w:rPr>
              <w:t>3×100×8</w:t>
            </w:r>
          </w:p>
        </w:tc>
        <w:tc>
          <w:tcPr>
            <w:tcW w:w="666" w:type="dxa"/>
            <w:shd w:val="clear" w:color="auto" w:fill="auto"/>
            <w:vAlign w:val="center"/>
          </w:tcPr>
          <w:p w14:paraId="4E08562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1965</w:t>
            </w:r>
          </w:p>
        </w:tc>
        <w:tc>
          <w:tcPr>
            <w:tcW w:w="536" w:type="dxa"/>
            <w:shd w:val="clear" w:color="auto" w:fill="auto"/>
            <w:vAlign w:val="center"/>
          </w:tcPr>
          <w:p w14:paraId="30DDD4B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0.26</w:t>
            </w:r>
          </w:p>
        </w:tc>
        <w:tc>
          <w:tcPr>
            <w:tcW w:w="679" w:type="dxa"/>
            <w:shd w:val="clear" w:color="auto" w:fill="auto"/>
            <w:vAlign w:val="center"/>
          </w:tcPr>
          <w:p w14:paraId="4936FD7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1975</w:t>
            </w:r>
          </w:p>
        </w:tc>
        <w:tc>
          <w:tcPr>
            <w:tcW w:w="536" w:type="dxa"/>
            <w:shd w:val="clear" w:color="auto" w:fill="auto"/>
            <w:vAlign w:val="center"/>
          </w:tcPr>
          <w:p w14:paraId="5DA6E83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1.45</w:t>
            </w:r>
          </w:p>
        </w:tc>
        <w:tc>
          <w:tcPr>
            <w:tcW w:w="679" w:type="dxa"/>
            <w:shd w:val="clear" w:color="auto" w:fill="auto"/>
            <w:vAlign w:val="center"/>
          </w:tcPr>
          <w:p w14:paraId="672871D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2049</w:t>
            </w:r>
          </w:p>
        </w:tc>
        <w:tc>
          <w:tcPr>
            <w:tcW w:w="536" w:type="dxa"/>
            <w:shd w:val="clear" w:color="auto" w:fill="auto"/>
            <w:vAlign w:val="center"/>
          </w:tcPr>
          <w:p w14:paraId="15A3D40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4.27</w:t>
            </w:r>
          </w:p>
        </w:tc>
        <w:tc>
          <w:tcPr>
            <w:tcW w:w="679" w:type="dxa"/>
            <w:shd w:val="clear" w:color="auto" w:fill="auto"/>
            <w:vAlign w:val="center"/>
          </w:tcPr>
          <w:p w14:paraId="49097CE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1989</w:t>
            </w:r>
          </w:p>
        </w:tc>
        <w:tc>
          <w:tcPr>
            <w:tcW w:w="536" w:type="dxa"/>
            <w:shd w:val="clear" w:color="auto" w:fill="auto"/>
            <w:vAlign w:val="center"/>
          </w:tcPr>
          <w:p w14:paraId="0C09E03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1.66</w:t>
            </w:r>
          </w:p>
        </w:tc>
        <w:tc>
          <w:tcPr>
            <w:tcW w:w="705" w:type="dxa"/>
            <w:shd w:val="clear" w:color="auto" w:fill="auto"/>
            <w:vAlign w:val="center"/>
          </w:tcPr>
          <w:p w14:paraId="71EB9B8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2020</w:t>
            </w:r>
          </w:p>
        </w:tc>
        <w:tc>
          <w:tcPr>
            <w:tcW w:w="550" w:type="dxa"/>
            <w:shd w:val="clear" w:color="auto" w:fill="auto"/>
            <w:vAlign w:val="center"/>
          </w:tcPr>
          <w:p w14:paraId="76BBA7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3.38</w:t>
            </w:r>
          </w:p>
        </w:tc>
        <w:tc>
          <w:tcPr>
            <w:tcW w:w="666" w:type="dxa"/>
            <w:shd w:val="clear" w:color="auto" w:fill="auto"/>
            <w:vAlign w:val="center"/>
          </w:tcPr>
          <w:p w14:paraId="180CF8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2014</w:t>
            </w:r>
          </w:p>
        </w:tc>
        <w:tc>
          <w:tcPr>
            <w:tcW w:w="567" w:type="dxa"/>
            <w:shd w:val="clear" w:color="auto" w:fill="auto"/>
            <w:vAlign w:val="center"/>
          </w:tcPr>
          <w:p w14:paraId="44ACF3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2.95</w:t>
            </w:r>
          </w:p>
        </w:tc>
      </w:tr>
      <w:tr w:rsidR="00A04FF7" w:rsidRPr="006D38BB" w14:paraId="5A61EC5F" w14:textId="77777777" w:rsidTr="00B77F29">
        <w:trPr>
          <w:trHeight w:val="228"/>
          <w:jc w:val="center"/>
        </w:trPr>
        <w:tc>
          <w:tcPr>
            <w:tcW w:w="961" w:type="dxa"/>
            <w:shd w:val="clear" w:color="auto" w:fill="auto"/>
            <w:vAlign w:val="center"/>
          </w:tcPr>
          <w:p w14:paraId="5B317EE2" w14:textId="77777777" w:rsidR="00A04FF7" w:rsidRPr="00E85C59" w:rsidRDefault="00A04FF7" w:rsidP="00B77F29">
            <w:pPr>
              <w:adjustRightInd w:val="0"/>
              <w:snapToGrid w:val="0"/>
              <w:rPr>
                <w:color w:val="000000"/>
                <w:sz w:val="18"/>
                <w:szCs w:val="18"/>
              </w:rPr>
            </w:pPr>
            <w:r w:rsidRPr="00E85C59">
              <w:rPr>
                <w:color w:val="000000"/>
                <w:sz w:val="18"/>
                <w:szCs w:val="18"/>
              </w:rPr>
              <w:t>3×100×10</w:t>
            </w:r>
          </w:p>
        </w:tc>
        <w:tc>
          <w:tcPr>
            <w:tcW w:w="666" w:type="dxa"/>
            <w:shd w:val="clear" w:color="auto" w:fill="auto"/>
            <w:vAlign w:val="center"/>
          </w:tcPr>
          <w:p w14:paraId="14DD8D0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2302</w:t>
            </w:r>
          </w:p>
        </w:tc>
        <w:tc>
          <w:tcPr>
            <w:tcW w:w="536" w:type="dxa"/>
            <w:shd w:val="clear" w:color="auto" w:fill="auto"/>
            <w:vAlign w:val="center"/>
          </w:tcPr>
          <w:p w14:paraId="12771E3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0.69</w:t>
            </w:r>
          </w:p>
        </w:tc>
        <w:tc>
          <w:tcPr>
            <w:tcW w:w="679" w:type="dxa"/>
            <w:shd w:val="clear" w:color="auto" w:fill="auto"/>
            <w:vAlign w:val="center"/>
          </w:tcPr>
          <w:p w14:paraId="7ECF801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2311</w:t>
            </w:r>
          </w:p>
        </w:tc>
        <w:tc>
          <w:tcPr>
            <w:tcW w:w="536" w:type="dxa"/>
            <w:shd w:val="clear" w:color="auto" w:fill="auto"/>
            <w:vAlign w:val="center"/>
          </w:tcPr>
          <w:p w14:paraId="7972F20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1.71</w:t>
            </w:r>
          </w:p>
        </w:tc>
        <w:tc>
          <w:tcPr>
            <w:tcW w:w="679" w:type="dxa"/>
            <w:shd w:val="clear" w:color="auto" w:fill="auto"/>
            <w:vAlign w:val="center"/>
          </w:tcPr>
          <w:p w14:paraId="49BD30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2449</w:t>
            </w:r>
          </w:p>
        </w:tc>
        <w:tc>
          <w:tcPr>
            <w:tcW w:w="536" w:type="dxa"/>
            <w:shd w:val="clear" w:color="auto" w:fill="auto"/>
            <w:vAlign w:val="center"/>
          </w:tcPr>
          <w:p w14:paraId="7A01F1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6.39</w:t>
            </w:r>
          </w:p>
        </w:tc>
        <w:tc>
          <w:tcPr>
            <w:tcW w:w="679" w:type="dxa"/>
            <w:shd w:val="clear" w:color="auto" w:fill="auto"/>
            <w:vAlign w:val="center"/>
          </w:tcPr>
          <w:p w14:paraId="37914D9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2340</w:t>
            </w:r>
          </w:p>
        </w:tc>
        <w:tc>
          <w:tcPr>
            <w:tcW w:w="536" w:type="dxa"/>
            <w:shd w:val="clear" w:color="auto" w:fill="auto"/>
            <w:vAlign w:val="center"/>
          </w:tcPr>
          <w:p w14:paraId="5C5A60D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2.18</w:t>
            </w:r>
          </w:p>
        </w:tc>
        <w:tc>
          <w:tcPr>
            <w:tcW w:w="705" w:type="dxa"/>
            <w:shd w:val="clear" w:color="auto" w:fill="auto"/>
            <w:vAlign w:val="center"/>
          </w:tcPr>
          <w:p w14:paraId="1240E5E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2413</w:t>
            </w:r>
          </w:p>
        </w:tc>
        <w:tc>
          <w:tcPr>
            <w:tcW w:w="550" w:type="dxa"/>
            <w:shd w:val="clear" w:color="auto" w:fill="auto"/>
            <w:vAlign w:val="center"/>
          </w:tcPr>
          <w:p w14:paraId="5EC191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5.56</w:t>
            </w:r>
          </w:p>
        </w:tc>
        <w:tc>
          <w:tcPr>
            <w:tcW w:w="666" w:type="dxa"/>
            <w:shd w:val="clear" w:color="auto" w:fill="auto"/>
            <w:vAlign w:val="center"/>
          </w:tcPr>
          <w:p w14:paraId="42EB9AF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2397</w:t>
            </w:r>
          </w:p>
        </w:tc>
        <w:tc>
          <w:tcPr>
            <w:tcW w:w="567" w:type="dxa"/>
            <w:shd w:val="clear" w:color="auto" w:fill="auto"/>
            <w:vAlign w:val="center"/>
          </w:tcPr>
          <w:p w14:paraId="63A560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4.81</w:t>
            </w:r>
          </w:p>
        </w:tc>
      </w:tr>
      <w:tr w:rsidR="00A04FF7" w:rsidRPr="006D38BB" w14:paraId="67C45ED4" w14:textId="77777777" w:rsidTr="00B77F29">
        <w:trPr>
          <w:trHeight w:val="228"/>
          <w:jc w:val="center"/>
        </w:trPr>
        <w:tc>
          <w:tcPr>
            <w:tcW w:w="961" w:type="dxa"/>
            <w:shd w:val="clear" w:color="auto" w:fill="auto"/>
            <w:vAlign w:val="center"/>
          </w:tcPr>
          <w:p w14:paraId="79B5CDB4" w14:textId="77777777" w:rsidR="00A04FF7" w:rsidRPr="00E85C59" w:rsidRDefault="00A04FF7" w:rsidP="00B77F29">
            <w:pPr>
              <w:adjustRightInd w:val="0"/>
              <w:snapToGrid w:val="0"/>
              <w:rPr>
                <w:color w:val="000000"/>
                <w:sz w:val="18"/>
                <w:szCs w:val="18"/>
              </w:rPr>
            </w:pPr>
            <w:r w:rsidRPr="00E85C59">
              <w:rPr>
                <w:color w:val="000000"/>
                <w:sz w:val="18"/>
                <w:szCs w:val="18"/>
              </w:rPr>
              <w:t>3×200×3</w:t>
            </w:r>
          </w:p>
        </w:tc>
        <w:tc>
          <w:tcPr>
            <w:tcW w:w="666" w:type="dxa"/>
            <w:shd w:val="clear" w:color="auto" w:fill="auto"/>
            <w:vAlign w:val="center"/>
          </w:tcPr>
          <w:p w14:paraId="4EA1606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3318</w:t>
            </w:r>
          </w:p>
        </w:tc>
        <w:tc>
          <w:tcPr>
            <w:tcW w:w="536" w:type="dxa"/>
            <w:shd w:val="clear" w:color="auto" w:fill="auto"/>
            <w:vAlign w:val="center"/>
          </w:tcPr>
          <w:p w14:paraId="1FFB825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0.28</w:t>
            </w:r>
          </w:p>
        </w:tc>
        <w:tc>
          <w:tcPr>
            <w:tcW w:w="679" w:type="dxa"/>
            <w:shd w:val="clear" w:color="auto" w:fill="auto"/>
            <w:vAlign w:val="center"/>
          </w:tcPr>
          <w:p w14:paraId="0EC33A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3339</w:t>
            </w:r>
          </w:p>
        </w:tc>
        <w:tc>
          <w:tcPr>
            <w:tcW w:w="536" w:type="dxa"/>
            <w:shd w:val="clear" w:color="auto" w:fill="auto"/>
            <w:vAlign w:val="center"/>
          </w:tcPr>
          <w:p w14:paraId="72B317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0.66</w:t>
            </w:r>
          </w:p>
        </w:tc>
        <w:tc>
          <w:tcPr>
            <w:tcW w:w="679" w:type="dxa"/>
            <w:shd w:val="clear" w:color="auto" w:fill="auto"/>
            <w:vAlign w:val="center"/>
          </w:tcPr>
          <w:p w14:paraId="5B91962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3347</w:t>
            </w:r>
          </w:p>
        </w:tc>
        <w:tc>
          <w:tcPr>
            <w:tcW w:w="536" w:type="dxa"/>
            <w:shd w:val="clear" w:color="auto" w:fill="auto"/>
            <w:vAlign w:val="center"/>
          </w:tcPr>
          <w:p w14:paraId="7B3929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0.87</w:t>
            </w:r>
          </w:p>
        </w:tc>
        <w:tc>
          <w:tcPr>
            <w:tcW w:w="679" w:type="dxa"/>
            <w:shd w:val="clear" w:color="auto" w:fill="auto"/>
            <w:vAlign w:val="center"/>
          </w:tcPr>
          <w:p w14:paraId="5AF853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3336</w:t>
            </w:r>
          </w:p>
        </w:tc>
        <w:tc>
          <w:tcPr>
            <w:tcW w:w="536" w:type="dxa"/>
            <w:shd w:val="clear" w:color="auto" w:fill="auto"/>
            <w:vAlign w:val="center"/>
          </w:tcPr>
          <w:p w14:paraId="03AA57B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0.54</w:t>
            </w:r>
          </w:p>
        </w:tc>
        <w:tc>
          <w:tcPr>
            <w:tcW w:w="705" w:type="dxa"/>
            <w:shd w:val="clear" w:color="auto" w:fill="auto"/>
            <w:vAlign w:val="center"/>
          </w:tcPr>
          <w:p w14:paraId="38F3B4E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3374</w:t>
            </w:r>
          </w:p>
        </w:tc>
        <w:tc>
          <w:tcPr>
            <w:tcW w:w="550" w:type="dxa"/>
            <w:shd w:val="clear" w:color="auto" w:fill="auto"/>
            <w:vAlign w:val="center"/>
          </w:tcPr>
          <w:p w14:paraId="786F452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1.75</w:t>
            </w:r>
          </w:p>
        </w:tc>
        <w:tc>
          <w:tcPr>
            <w:tcW w:w="666" w:type="dxa"/>
            <w:shd w:val="clear" w:color="auto" w:fill="auto"/>
            <w:vAlign w:val="center"/>
          </w:tcPr>
          <w:p w14:paraId="5FBCB71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3336</w:t>
            </w:r>
          </w:p>
        </w:tc>
        <w:tc>
          <w:tcPr>
            <w:tcW w:w="567" w:type="dxa"/>
            <w:shd w:val="clear" w:color="auto" w:fill="auto"/>
            <w:vAlign w:val="center"/>
          </w:tcPr>
          <w:p w14:paraId="65C8E9F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0.58</w:t>
            </w:r>
          </w:p>
        </w:tc>
      </w:tr>
      <w:tr w:rsidR="00A04FF7" w:rsidRPr="006D38BB" w14:paraId="47D5A85E" w14:textId="77777777" w:rsidTr="00B77F29">
        <w:trPr>
          <w:trHeight w:val="228"/>
          <w:jc w:val="center"/>
        </w:trPr>
        <w:tc>
          <w:tcPr>
            <w:tcW w:w="961" w:type="dxa"/>
            <w:shd w:val="clear" w:color="auto" w:fill="auto"/>
            <w:vAlign w:val="center"/>
          </w:tcPr>
          <w:p w14:paraId="7376CA66" w14:textId="77777777" w:rsidR="00A04FF7" w:rsidRPr="00E85C59" w:rsidRDefault="00A04FF7" w:rsidP="00B77F29">
            <w:pPr>
              <w:adjustRightInd w:val="0"/>
              <w:snapToGrid w:val="0"/>
              <w:rPr>
                <w:color w:val="000000"/>
                <w:sz w:val="18"/>
                <w:szCs w:val="18"/>
              </w:rPr>
            </w:pPr>
            <w:r w:rsidRPr="00E85C59">
              <w:rPr>
                <w:color w:val="000000"/>
                <w:sz w:val="18"/>
                <w:szCs w:val="18"/>
              </w:rPr>
              <w:t>3×200×5</w:t>
            </w:r>
          </w:p>
        </w:tc>
        <w:tc>
          <w:tcPr>
            <w:tcW w:w="666" w:type="dxa"/>
            <w:shd w:val="clear" w:color="auto" w:fill="auto"/>
            <w:vAlign w:val="center"/>
          </w:tcPr>
          <w:p w14:paraId="2F3F8DA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1238</w:t>
            </w:r>
          </w:p>
        </w:tc>
        <w:tc>
          <w:tcPr>
            <w:tcW w:w="536" w:type="dxa"/>
            <w:shd w:val="clear" w:color="auto" w:fill="auto"/>
            <w:vAlign w:val="center"/>
          </w:tcPr>
          <w:p w14:paraId="342A67B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0.21</w:t>
            </w:r>
          </w:p>
        </w:tc>
        <w:tc>
          <w:tcPr>
            <w:tcW w:w="679" w:type="dxa"/>
            <w:shd w:val="clear" w:color="auto" w:fill="auto"/>
            <w:vAlign w:val="center"/>
          </w:tcPr>
          <w:p w14:paraId="59DA5A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1248</w:t>
            </w:r>
          </w:p>
        </w:tc>
        <w:tc>
          <w:tcPr>
            <w:tcW w:w="536" w:type="dxa"/>
            <w:shd w:val="clear" w:color="auto" w:fill="auto"/>
            <w:vAlign w:val="center"/>
          </w:tcPr>
          <w:p w14:paraId="28DD63C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1.63</w:t>
            </w:r>
          </w:p>
        </w:tc>
        <w:tc>
          <w:tcPr>
            <w:tcW w:w="679" w:type="dxa"/>
            <w:shd w:val="clear" w:color="auto" w:fill="auto"/>
            <w:vAlign w:val="center"/>
          </w:tcPr>
          <w:p w14:paraId="504A5ED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1318</w:t>
            </w:r>
          </w:p>
        </w:tc>
        <w:tc>
          <w:tcPr>
            <w:tcW w:w="536" w:type="dxa"/>
            <w:shd w:val="clear" w:color="auto" w:fill="auto"/>
            <w:vAlign w:val="center"/>
          </w:tcPr>
          <w:p w14:paraId="5024BD1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6.46</w:t>
            </w:r>
          </w:p>
        </w:tc>
        <w:tc>
          <w:tcPr>
            <w:tcW w:w="679" w:type="dxa"/>
            <w:shd w:val="clear" w:color="auto" w:fill="auto"/>
            <w:vAlign w:val="center"/>
          </w:tcPr>
          <w:p w14:paraId="2C75E4A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1296</w:t>
            </w:r>
          </w:p>
        </w:tc>
        <w:tc>
          <w:tcPr>
            <w:tcW w:w="536" w:type="dxa"/>
            <w:shd w:val="clear" w:color="auto" w:fill="auto"/>
            <w:vAlign w:val="center"/>
          </w:tcPr>
          <w:p w14:paraId="41D2C73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5.28</w:t>
            </w:r>
          </w:p>
        </w:tc>
        <w:tc>
          <w:tcPr>
            <w:tcW w:w="705" w:type="dxa"/>
            <w:shd w:val="clear" w:color="auto" w:fill="auto"/>
            <w:vAlign w:val="center"/>
          </w:tcPr>
          <w:p w14:paraId="4E3096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1295</w:t>
            </w:r>
          </w:p>
        </w:tc>
        <w:tc>
          <w:tcPr>
            <w:tcW w:w="550" w:type="dxa"/>
            <w:shd w:val="clear" w:color="auto" w:fill="auto"/>
            <w:vAlign w:val="center"/>
          </w:tcPr>
          <w:p w14:paraId="3915A41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5.46</w:t>
            </w:r>
          </w:p>
        </w:tc>
        <w:tc>
          <w:tcPr>
            <w:tcW w:w="666" w:type="dxa"/>
            <w:shd w:val="clear" w:color="auto" w:fill="auto"/>
            <w:vAlign w:val="center"/>
          </w:tcPr>
          <w:p w14:paraId="0E45D9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1311</w:t>
            </w:r>
          </w:p>
        </w:tc>
        <w:tc>
          <w:tcPr>
            <w:tcW w:w="567" w:type="dxa"/>
            <w:shd w:val="clear" w:color="auto" w:fill="auto"/>
            <w:vAlign w:val="center"/>
          </w:tcPr>
          <w:p w14:paraId="28B5219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6.17</w:t>
            </w:r>
          </w:p>
        </w:tc>
      </w:tr>
      <w:tr w:rsidR="00A04FF7" w:rsidRPr="006D38BB" w14:paraId="2D36202C" w14:textId="77777777" w:rsidTr="00B77F29">
        <w:trPr>
          <w:trHeight w:val="239"/>
          <w:jc w:val="center"/>
        </w:trPr>
        <w:tc>
          <w:tcPr>
            <w:tcW w:w="961" w:type="dxa"/>
            <w:shd w:val="clear" w:color="auto" w:fill="auto"/>
            <w:vAlign w:val="center"/>
          </w:tcPr>
          <w:p w14:paraId="6AA8FF2E" w14:textId="77777777" w:rsidR="00A04FF7" w:rsidRPr="00E85C59" w:rsidRDefault="00A04FF7" w:rsidP="00B77F29">
            <w:pPr>
              <w:adjustRightInd w:val="0"/>
              <w:snapToGrid w:val="0"/>
              <w:rPr>
                <w:color w:val="000000"/>
                <w:sz w:val="18"/>
                <w:szCs w:val="18"/>
              </w:rPr>
            </w:pPr>
            <w:r w:rsidRPr="00E85C59">
              <w:rPr>
                <w:color w:val="000000"/>
                <w:sz w:val="18"/>
                <w:szCs w:val="18"/>
              </w:rPr>
              <w:t>3×200×8</w:t>
            </w:r>
          </w:p>
        </w:tc>
        <w:tc>
          <w:tcPr>
            <w:tcW w:w="666" w:type="dxa"/>
            <w:shd w:val="clear" w:color="auto" w:fill="auto"/>
            <w:vAlign w:val="center"/>
          </w:tcPr>
          <w:p w14:paraId="70526A2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3455</w:t>
            </w:r>
          </w:p>
        </w:tc>
        <w:tc>
          <w:tcPr>
            <w:tcW w:w="536" w:type="dxa"/>
            <w:shd w:val="clear" w:color="auto" w:fill="auto"/>
            <w:vAlign w:val="center"/>
          </w:tcPr>
          <w:p w14:paraId="24BFC10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w:t>
            </w:r>
          </w:p>
        </w:tc>
        <w:tc>
          <w:tcPr>
            <w:tcW w:w="679" w:type="dxa"/>
            <w:shd w:val="clear" w:color="auto" w:fill="auto"/>
            <w:vAlign w:val="center"/>
          </w:tcPr>
          <w:p w14:paraId="6B5CCF1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3484</w:t>
            </w:r>
          </w:p>
        </w:tc>
        <w:tc>
          <w:tcPr>
            <w:tcW w:w="536" w:type="dxa"/>
            <w:shd w:val="clear" w:color="auto" w:fill="auto"/>
            <w:vAlign w:val="center"/>
          </w:tcPr>
          <w:p w14:paraId="6281328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1.05</w:t>
            </w:r>
          </w:p>
        </w:tc>
        <w:tc>
          <w:tcPr>
            <w:tcW w:w="679" w:type="dxa"/>
            <w:shd w:val="clear" w:color="auto" w:fill="auto"/>
            <w:vAlign w:val="center"/>
          </w:tcPr>
          <w:p w14:paraId="117CD72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3512</w:t>
            </w:r>
          </w:p>
        </w:tc>
        <w:tc>
          <w:tcPr>
            <w:tcW w:w="536" w:type="dxa"/>
            <w:shd w:val="clear" w:color="auto" w:fill="auto"/>
            <w:vAlign w:val="center"/>
          </w:tcPr>
          <w:p w14:paraId="7D562EF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1.65</w:t>
            </w:r>
          </w:p>
        </w:tc>
        <w:tc>
          <w:tcPr>
            <w:tcW w:w="679" w:type="dxa"/>
            <w:shd w:val="clear" w:color="auto" w:fill="auto"/>
            <w:vAlign w:val="center"/>
          </w:tcPr>
          <w:p w14:paraId="6E55482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3486</w:t>
            </w:r>
          </w:p>
        </w:tc>
        <w:tc>
          <w:tcPr>
            <w:tcW w:w="536" w:type="dxa"/>
            <w:shd w:val="clear" w:color="auto" w:fill="auto"/>
            <w:vAlign w:val="center"/>
          </w:tcPr>
          <w:p w14:paraId="58BDA21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0.98</w:t>
            </w:r>
          </w:p>
        </w:tc>
        <w:tc>
          <w:tcPr>
            <w:tcW w:w="705" w:type="dxa"/>
            <w:shd w:val="clear" w:color="auto" w:fill="auto"/>
            <w:vAlign w:val="center"/>
          </w:tcPr>
          <w:p w14:paraId="7E00F0F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3525</w:t>
            </w:r>
          </w:p>
        </w:tc>
        <w:tc>
          <w:tcPr>
            <w:tcW w:w="550" w:type="dxa"/>
            <w:shd w:val="clear" w:color="auto" w:fill="auto"/>
            <w:vAlign w:val="center"/>
          </w:tcPr>
          <w:p w14:paraId="05287F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2.37</w:t>
            </w:r>
          </w:p>
        </w:tc>
        <w:tc>
          <w:tcPr>
            <w:tcW w:w="666" w:type="dxa"/>
            <w:shd w:val="clear" w:color="auto" w:fill="auto"/>
            <w:vAlign w:val="center"/>
          </w:tcPr>
          <w:p w14:paraId="7DBEC0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3490</w:t>
            </w:r>
          </w:p>
        </w:tc>
        <w:tc>
          <w:tcPr>
            <w:tcW w:w="567" w:type="dxa"/>
            <w:shd w:val="clear" w:color="auto" w:fill="auto"/>
            <w:vAlign w:val="center"/>
          </w:tcPr>
          <w:p w14:paraId="19E2CF4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1.25</w:t>
            </w:r>
          </w:p>
        </w:tc>
      </w:tr>
      <w:tr w:rsidR="00A04FF7" w:rsidRPr="006D38BB" w14:paraId="00D4249B" w14:textId="77777777" w:rsidTr="00B77F29">
        <w:trPr>
          <w:trHeight w:val="228"/>
          <w:jc w:val="center"/>
        </w:trPr>
        <w:tc>
          <w:tcPr>
            <w:tcW w:w="961" w:type="dxa"/>
            <w:shd w:val="clear" w:color="auto" w:fill="auto"/>
            <w:vAlign w:val="center"/>
          </w:tcPr>
          <w:p w14:paraId="107D01DE" w14:textId="77777777" w:rsidR="00A04FF7" w:rsidRPr="00E85C59" w:rsidRDefault="00A04FF7" w:rsidP="00B77F29">
            <w:pPr>
              <w:adjustRightInd w:val="0"/>
              <w:snapToGrid w:val="0"/>
              <w:rPr>
                <w:color w:val="000000"/>
                <w:sz w:val="18"/>
                <w:szCs w:val="18"/>
              </w:rPr>
            </w:pPr>
            <w:r w:rsidRPr="00E85C59">
              <w:rPr>
                <w:color w:val="000000"/>
                <w:sz w:val="18"/>
                <w:szCs w:val="18"/>
              </w:rPr>
              <w:t>3×200×10</w:t>
            </w:r>
          </w:p>
        </w:tc>
        <w:tc>
          <w:tcPr>
            <w:tcW w:w="666" w:type="dxa"/>
            <w:shd w:val="clear" w:color="auto" w:fill="auto"/>
            <w:vAlign w:val="center"/>
          </w:tcPr>
          <w:p w14:paraId="26BD58D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3445</w:t>
            </w:r>
          </w:p>
        </w:tc>
        <w:tc>
          <w:tcPr>
            <w:tcW w:w="536" w:type="dxa"/>
            <w:shd w:val="clear" w:color="auto" w:fill="auto"/>
            <w:vAlign w:val="center"/>
          </w:tcPr>
          <w:p w14:paraId="490737D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0.05</w:t>
            </w:r>
          </w:p>
        </w:tc>
        <w:tc>
          <w:tcPr>
            <w:tcW w:w="679" w:type="dxa"/>
            <w:shd w:val="clear" w:color="auto" w:fill="auto"/>
            <w:vAlign w:val="center"/>
          </w:tcPr>
          <w:p w14:paraId="34F5B18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3448</w:t>
            </w:r>
          </w:p>
        </w:tc>
        <w:tc>
          <w:tcPr>
            <w:tcW w:w="536" w:type="dxa"/>
            <w:shd w:val="clear" w:color="auto" w:fill="auto"/>
            <w:vAlign w:val="center"/>
          </w:tcPr>
          <w:p w14:paraId="50A88F5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679" w:type="dxa"/>
            <w:shd w:val="clear" w:color="auto" w:fill="auto"/>
            <w:vAlign w:val="center"/>
          </w:tcPr>
          <w:p w14:paraId="6D90BE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3451</w:t>
            </w:r>
          </w:p>
        </w:tc>
        <w:tc>
          <w:tcPr>
            <w:tcW w:w="536" w:type="dxa"/>
            <w:shd w:val="clear" w:color="auto" w:fill="auto"/>
            <w:vAlign w:val="center"/>
          </w:tcPr>
          <w:p w14:paraId="64E054F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679" w:type="dxa"/>
            <w:shd w:val="clear" w:color="auto" w:fill="auto"/>
            <w:vAlign w:val="center"/>
          </w:tcPr>
          <w:p w14:paraId="0D27E01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3447</w:t>
            </w:r>
          </w:p>
        </w:tc>
        <w:tc>
          <w:tcPr>
            <w:tcW w:w="536" w:type="dxa"/>
            <w:shd w:val="clear" w:color="auto" w:fill="auto"/>
            <w:vAlign w:val="center"/>
          </w:tcPr>
          <w:p w14:paraId="4DCCCF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0.07</w:t>
            </w:r>
          </w:p>
        </w:tc>
        <w:tc>
          <w:tcPr>
            <w:tcW w:w="705" w:type="dxa"/>
            <w:shd w:val="clear" w:color="auto" w:fill="auto"/>
            <w:vAlign w:val="center"/>
          </w:tcPr>
          <w:p w14:paraId="45352F7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3469</w:t>
            </w:r>
          </w:p>
        </w:tc>
        <w:tc>
          <w:tcPr>
            <w:tcW w:w="550" w:type="dxa"/>
            <w:shd w:val="clear" w:color="auto" w:fill="auto"/>
            <w:vAlign w:val="center"/>
          </w:tcPr>
          <w:p w14:paraId="2469D51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1.57</w:t>
            </w:r>
          </w:p>
        </w:tc>
        <w:tc>
          <w:tcPr>
            <w:tcW w:w="666" w:type="dxa"/>
            <w:shd w:val="clear" w:color="auto" w:fill="auto"/>
            <w:vAlign w:val="center"/>
          </w:tcPr>
          <w:p w14:paraId="0B1FF74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3448</w:t>
            </w:r>
          </w:p>
        </w:tc>
        <w:tc>
          <w:tcPr>
            <w:tcW w:w="567" w:type="dxa"/>
            <w:shd w:val="clear" w:color="auto" w:fill="auto"/>
            <w:vAlign w:val="center"/>
          </w:tcPr>
          <w:p w14:paraId="645DE2D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0.15</w:t>
            </w:r>
          </w:p>
        </w:tc>
      </w:tr>
      <w:tr w:rsidR="00A04FF7" w:rsidRPr="006D38BB" w14:paraId="71ED984F" w14:textId="77777777" w:rsidTr="00B77F29">
        <w:trPr>
          <w:trHeight w:val="228"/>
          <w:jc w:val="center"/>
        </w:trPr>
        <w:tc>
          <w:tcPr>
            <w:tcW w:w="961" w:type="dxa"/>
            <w:shd w:val="clear" w:color="auto" w:fill="auto"/>
            <w:vAlign w:val="center"/>
          </w:tcPr>
          <w:p w14:paraId="658D0142" w14:textId="77777777" w:rsidR="00A04FF7" w:rsidRPr="00E85C59" w:rsidRDefault="00A04FF7" w:rsidP="00B77F29">
            <w:pPr>
              <w:adjustRightInd w:val="0"/>
              <w:snapToGrid w:val="0"/>
              <w:rPr>
                <w:color w:val="000000"/>
                <w:sz w:val="18"/>
                <w:szCs w:val="18"/>
              </w:rPr>
            </w:pPr>
            <w:r w:rsidRPr="00E85C59">
              <w:rPr>
                <w:color w:val="000000"/>
                <w:sz w:val="18"/>
                <w:szCs w:val="18"/>
              </w:rPr>
              <w:t>3×300×3</w:t>
            </w:r>
          </w:p>
        </w:tc>
        <w:tc>
          <w:tcPr>
            <w:tcW w:w="666" w:type="dxa"/>
            <w:shd w:val="clear" w:color="auto" w:fill="auto"/>
            <w:vAlign w:val="center"/>
          </w:tcPr>
          <w:p w14:paraId="6D762E9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1702</w:t>
            </w:r>
          </w:p>
        </w:tc>
        <w:tc>
          <w:tcPr>
            <w:tcW w:w="536" w:type="dxa"/>
            <w:shd w:val="clear" w:color="auto" w:fill="auto"/>
            <w:vAlign w:val="center"/>
          </w:tcPr>
          <w:p w14:paraId="69E67EE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0.16</w:t>
            </w:r>
          </w:p>
        </w:tc>
        <w:tc>
          <w:tcPr>
            <w:tcW w:w="679" w:type="dxa"/>
            <w:shd w:val="clear" w:color="auto" w:fill="auto"/>
            <w:vAlign w:val="center"/>
          </w:tcPr>
          <w:p w14:paraId="4A9FE76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1705</w:t>
            </w:r>
          </w:p>
        </w:tc>
        <w:tc>
          <w:tcPr>
            <w:tcW w:w="536" w:type="dxa"/>
            <w:shd w:val="clear" w:color="auto" w:fill="auto"/>
            <w:vAlign w:val="center"/>
          </w:tcPr>
          <w:p w14:paraId="737CE85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0.51</w:t>
            </w:r>
          </w:p>
        </w:tc>
        <w:tc>
          <w:tcPr>
            <w:tcW w:w="679" w:type="dxa"/>
            <w:shd w:val="clear" w:color="auto" w:fill="auto"/>
            <w:vAlign w:val="center"/>
          </w:tcPr>
          <w:p w14:paraId="19EABCA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1727</w:t>
            </w:r>
          </w:p>
        </w:tc>
        <w:tc>
          <w:tcPr>
            <w:tcW w:w="536" w:type="dxa"/>
            <w:shd w:val="clear" w:color="auto" w:fill="auto"/>
            <w:vAlign w:val="center"/>
          </w:tcPr>
          <w:p w14:paraId="5D544B8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1.47</w:t>
            </w:r>
          </w:p>
        </w:tc>
        <w:tc>
          <w:tcPr>
            <w:tcW w:w="679" w:type="dxa"/>
            <w:shd w:val="clear" w:color="auto" w:fill="auto"/>
            <w:vAlign w:val="center"/>
          </w:tcPr>
          <w:p w14:paraId="05E2535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1715</w:t>
            </w:r>
          </w:p>
        </w:tc>
        <w:tc>
          <w:tcPr>
            <w:tcW w:w="536" w:type="dxa"/>
            <w:shd w:val="clear" w:color="auto" w:fill="auto"/>
            <w:vAlign w:val="center"/>
          </w:tcPr>
          <w:p w14:paraId="56A4B7A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0.95</w:t>
            </w:r>
          </w:p>
        </w:tc>
        <w:tc>
          <w:tcPr>
            <w:tcW w:w="705" w:type="dxa"/>
            <w:shd w:val="clear" w:color="auto" w:fill="auto"/>
            <w:vAlign w:val="center"/>
          </w:tcPr>
          <w:p w14:paraId="08275E1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1719</w:t>
            </w:r>
          </w:p>
        </w:tc>
        <w:tc>
          <w:tcPr>
            <w:tcW w:w="550" w:type="dxa"/>
            <w:shd w:val="clear" w:color="auto" w:fill="auto"/>
            <w:vAlign w:val="center"/>
          </w:tcPr>
          <w:p w14:paraId="69513D9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1.32</w:t>
            </w:r>
          </w:p>
        </w:tc>
        <w:tc>
          <w:tcPr>
            <w:tcW w:w="666" w:type="dxa"/>
            <w:shd w:val="clear" w:color="auto" w:fill="auto"/>
            <w:vAlign w:val="center"/>
          </w:tcPr>
          <w:p w14:paraId="6CB4D4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1720</w:t>
            </w:r>
          </w:p>
        </w:tc>
        <w:tc>
          <w:tcPr>
            <w:tcW w:w="567" w:type="dxa"/>
            <w:shd w:val="clear" w:color="auto" w:fill="auto"/>
            <w:vAlign w:val="center"/>
          </w:tcPr>
          <w:p w14:paraId="704DC0E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w:t>
            </w:r>
          </w:p>
        </w:tc>
      </w:tr>
      <w:tr w:rsidR="00A04FF7" w:rsidRPr="006D38BB" w14:paraId="4222701E" w14:textId="77777777" w:rsidTr="00B77F29">
        <w:trPr>
          <w:trHeight w:val="228"/>
          <w:jc w:val="center"/>
        </w:trPr>
        <w:tc>
          <w:tcPr>
            <w:tcW w:w="961" w:type="dxa"/>
            <w:shd w:val="clear" w:color="auto" w:fill="auto"/>
            <w:vAlign w:val="center"/>
          </w:tcPr>
          <w:p w14:paraId="42F8F26E" w14:textId="77777777" w:rsidR="00A04FF7" w:rsidRPr="00E85C59" w:rsidRDefault="00A04FF7" w:rsidP="00B77F29">
            <w:pPr>
              <w:adjustRightInd w:val="0"/>
              <w:snapToGrid w:val="0"/>
              <w:rPr>
                <w:color w:val="000000"/>
                <w:sz w:val="18"/>
                <w:szCs w:val="18"/>
              </w:rPr>
            </w:pPr>
            <w:r w:rsidRPr="00E85C59">
              <w:rPr>
                <w:color w:val="000000"/>
                <w:sz w:val="18"/>
                <w:szCs w:val="18"/>
              </w:rPr>
              <w:t>3×300×5</w:t>
            </w:r>
          </w:p>
        </w:tc>
        <w:tc>
          <w:tcPr>
            <w:tcW w:w="666" w:type="dxa"/>
            <w:shd w:val="clear" w:color="auto" w:fill="auto"/>
            <w:vAlign w:val="center"/>
          </w:tcPr>
          <w:p w14:paraId="637936C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5608</w:t>
            </w:r>
          </w:p>
        </w:tc>
        <w:tc>
          <w:tcPr>
            <w:tcW w:w="536" w:type="dxa"/>
            <w:shd w:val="clear" w:color="auto" w:fill="auto"/>
            <w:vAlign w:val="center"/>
          </w:tcPr>
          <w:p w14:paraId="3C387CA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0.06</w:t>
            </w:r>
          </w:p>
        </w:tc>
        <w:tc>
          <w:tcPr>
            <w:tcW w:w="679" w:type="dxa"/>
            <w:shd w:val="clear" w:color="auto" w:fill="auto"/>
            <w:vAlign w:val="center"/>
          </w:tcPr>
          <w:p w14:paraId="5E135AF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5619</w:t>
            </w:r>
          </w:p>
        </w:tc>
        <w:tc>
          <w:tcPr>
            <w:tcW w:w="536" w:type="dxa"/>
            <w:shd w:val="clear" w:color="auto" w:fill="auto"/>
            <w:vAlign w:val="center"/>
          </w:tcPr>
          <w:p w14:paraId="27950A4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1BB7EBC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5622</w:t>
            </w:r>
          </w:p>
        </w:tc>
        <w:tc>
          <w:tcPr>
            <w:tcW w:w="536" w:type="dxa"/>
            <w:shd w:val="clear" w:color="auto" w:fill="auto"/>
            <w:vAlign w:val="center"/>
          </w:tcPr>
          <w:p w14:paraId="79DD350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0.25</w:t>
            </w:r>
          </w:p>
        </w:tc>
        <w:tc>
          <w:tcPr>
            <w:tcW w:w="679" w:type="dxa"/>
            <w:shd w:val="clear" w:color="auto" w:fill="auto"/>
            <w:vAlign w:val="center"/>
          </w:tcPr>
          <w:p w14:paraId="3647C0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5617</w:t>
            </w:r>
          </w:p>
        </w:tc>
        <w:tc>
          <w:tcPr>
            <w:tcW w:w="536" w:type="dxa"/>
            <w:shd w:val="clear" w:color="auto" w:fill="auto"/>
            <w:vAlign w:val="center"/>
          </w:tcPr>
          <w:p w14:paraId="79B99D8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705" w:type="dxa"/>
            <w:shd w:val="clear" w:color="auto" w:fill="auto"/>
            <w:vAlign w:val="center"/>
          </w:tcPr>
          <w:p w14:paraId="60DD047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5656</w:t>
            </w:r>
          </w:p>
        </w:tc>
        <w:tc>
          <w:tcPr>
            <w:tcW w:w="550" w:type="dxa"/>
            <w:shd w:val="clear" w:color="auto" w:fill="auto"/>
            <w:vAlign w:val="center"/>
          </w:tcPr>
          <w:p w14:paraId="1A01C49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0.92</w:t>
            </w:r>
          </w:p>
        </w:tc>
        <w:tc>
          <w:tcPr>
            <w:tcW w:w="666" w:type="dxa"/>
            <w:shd w:val="clear" w:color="auto" w:fill="auto"/>
            <w:vAlign w:val="center"/>
          </w:tcPr>
          <w:p w14:paraId="50E0A46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5620</w:t>
            </w:r>
          </w:p>
        </w:tc>
        <w:tc>
          <w:tcPr>
            <w:tcW w:w="567" w:type="dxa"/>
            <w:shd w:val="clear" w:color="auto" w:fill="auto"/>
            <w:vAlign w:val="center"/>
          </w:tcPr>
          <w:p w14:paraId="550F2C4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r>
      <w:tr w:rsidR="00A04FF7" w:rsidRPr="006D38BB" w14:paraId="7EFD7DDA" w14:textId="77777777" w:rsidTr="00B77F29">
        <w:trPr>
          <w:trHeight w:val="239"/>
          <w:jc w:val="center"/>
        </w:trPr>
        <w:tc>
          <w:tcPr>
            <w:tcW w:w="961" w:type="dxa"/>
            <w:shd w:val="clear" w:color="auto" w:fill="auto"/>
            <w:vAlign w:val="center"/>
          </w:tcPr>
          <w:p w14:paraId="3E33FDF3" w14:textId="77777777" w:rsidR="00A04FF7" w:rsidRPr="00E85C59" w:rsidRDefault="00A04FF7" w:rsidP="00B77F29">
            <w:pPr>
              <w:adjustRightInd w:val="0"/>
              <w:snapToGrid w:val="0"/>
              <w:rPr>
                <w:color w:val="000000"/>
                <w:sz w:val="18"/>
                <w:szCs w:val="18"/>
              </w:rPr>
            </w:pPr>
            <w:r w:rsidRPr="00E85C59">
              <w:rPr>
                <w:color w:val="000000"/>
                <w:sz w:val="18"/>
                <w:szCs w:val="18"/>
              </w:rPr>
              <w:t>3×300×8</w:t>
            </w:r>
          </w:p>
        </w:tc>
        <w:tc>
          <w:tcPr>
            <w:tcW w:w="666" w:type="dxa"/>
            <w:shd w:val="clear" w:color="auto" w:fill="auto"/>
            <w:vAlign w:val="center"/>
          </w:tcPr>
          <w:p w14:paraId="6BA21EF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5058</w:t>
            </w:r>
          </w:p>
        </w:tc>
        <w:tc>
          <w:tcPr>
            <w:tcW w:w="536" w:type="dxa"/>
            <w:shd w:val="clear" w:color="auto" w:fill="auto"/>
            <w:vAlign w:val="center"/>
          </w:tcPr>
          <w:p w14:paraId="458A620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0.04</w:t>
            </w:r>
          </w:p>
        </w:tc>
        <w:tc>
          <w:tcPr>
            <w:tcW w:w="679" w:type="dxa"/>
            <w:shd w:val="clear" w:color="auto" w:fill="auto"/>
            <w:vAlign w:val="center"/>
          </w:tcPr>
          <w:p w14:paraId="68DEF22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5061</w:t>
            </w:r>
          </w:p>
        </w:tc>
        <w:tc>
          <w:tcPr>
            <w:tcW w:w="536" w:type="dxa"/>
            <w:shd w:val="clear" w:color="auto" w:fill="auto"/>
            <w:vAlign w:val="center"/>
          </w:tcPr>
          <w:p w14:paraId="4BFD36B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679" w:type="dxa"/>
            <w:shd w:val="clear" w:color="auto" w:fill="auto"/>
            <w:vAlign w:val="center"/>
          </w:tcPr>
          <w:p w14:paraId="4C299F5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5079</w:t>
            </w:r>
          </w:p>
        </w:tc>
        <w:tc>
          <w:tcPr>
            <w:tcW w:w="536" w:type="dxa"/>
            <w:shd w:val="clear" w:color="auto" w:fill="auto"/>
            <w:vAlign w:val="center"/>
          </w:tcPr>
          <w:p w14:paraId="73D2ACA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0.42</w:t>
            </w:r>
          </w:p>
        </w:tc>
        <w:tc>
          <w:tcPr>
            <w:tcW w:w="679" w:type="dxa"/>
            <w:shd w:val="clear" w:color="auto" w:fill="auto"/>
            <w:vAlign w:val="center"/>
          </w:tcPr>
          <w:p w14:paraId="7436CA5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5061</w:t>
            </w:r>
          </w:p>
        </w:tc>
        <w:tc>
          <w:tcPr>
            <w:tcW w:w="536" w:type="dxa"/>
            <w:shd w:val="clear" w:color="auto" w:fill="auto"/>
            <w:vAlign w:val="center"/>
          </w:tcPr>
          <w:p w14:paraId="74FDBB6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0.06</w:t>
            </w:r>
          </w:p>
        </w:tc>
        <w:tc>
          <w:tcPr>
            <w:tcW w:w="705" w:type="dxa"/>
            <w:shd w:val="clear" w:color="auto" w:fill="auto"/>
            <w:vAlign w:val="center"/>
          </w:tcPr>
          <w:p w14:paraId="450A6C9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5084</w:t>
            </w:r>
          </w:p>
        </w:tc>
        <w:tc>
          <w:tcPr>
            <w:tcW w:w="550" w:type="dxa"/>
            <w:shd w:val="clear" w:color="auto" w:fill="auto"/>
            <w:vAlign w:val="center"/>
          </w:tcPr>
          <w:p w14:paraId="3BF52D3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w:t>
            </w:r>
          </w:p>
        </w:tc>
        <w:tc>
          <w:tcPr>
            <w:tcW w:w="666" w:type="dxa"/>
            <w:shd w:val="clear" w:color="auto" w:fill="auto"/>
            <w:vAlign w:val="center"/>
          </w:tcPr>
          <w:p w14:paraId="47D50FB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5061</w:t>
            </w:r>
          </w:p>
        </w:tc>
        <w:tc>
          <w:tcPr>
            <w:tcW w:w="567" w:type="dxa"/>
            <w:shd w:val="clear" w:color="auto" w:fill="auto"/>
            <w:vAlign w:val="center"/>
          </w:tcPr>
          <w:p w14:paraId="53C9C7A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0.09</w:t>
            </w:r>
          </w:p>
        </w:tc>
      </w:tr>
      <w:tr w:rsidR="00A04FF7" w:rsidRPr="006D38BB" w14:paraId="4D8964F1" w14:textId="77777777" w:rsidTr="00B77F29">
        <w:trPr>
          <w:trHeight w:val="228"/>
          <w:jc w:val="center"/>
        </w:trPr>
        <w:tc>
          <w:tcPr>
            <w:tcW w:w="961" w:type="dxa"/>
            <w:shd w:val="clear" w:color="auto" w:fill="auto"/>
            <w:vAlign w:val="center"/>
          </w:tcPr>
          <w:p w14:paraId="5DD1FDC5" w14:textId="77777777" w:rsidR="00A04FF7" w:rsidRPr="00E85C59" w:rsidRDefault="00A04FF7" w:rsidP="00B77F29">
            <w:pPr>
              <w:adjustRightInd w:val="0"/>
              <w:snapToGrid w:val="0"/>
              <w:rPr>
                <w:color w:val="000000"/>
                <w:sz w:val="18"/>
                <w:szCs w:val="18"/>
              </w:rPr>
            </w:pPr>
            <w:r w:rsidRPr="00E85C59">
              <w:rPr>
                <w:color w:val="000000"/>
                <w:sz w:val="18"/>
                <w:szCs w:val="18"/>
              </w:rPr>
              <w:t>3×300×10</w:t>
            </w:r>
          </w:p>
        </w:tc>
        <w:tc>
          <w:tcPr>
            <w:tcW w:w="666" w:type="dxa"/>
            <w:shd w:val="clear" w:color="auto" w:fill="auto"/>
            <w:vAlign w:val="center"/>
          </w:tcPr>
          <w:p w14:paraId="5C0145D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5223</w:t>
            </w:r>
          </w:p>
        </w:tc>
        <w:tc>
          <w:tcPr>
            <w:tcW w:w="536" w:type="dxa"/>
            <w:shd w:val="clear" w:color="auto" w:fill="auto"/>
            <w:vAlign w:val="center"/>
          </w:tcPr>
          <w:p w14:paraId="37E1D3D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0.16</w:t>
            </w:r>
          </w:p>
        </w:tc>
        <w:tc>
          <w:tcPr>
            <w:tcW w:w="679" w:type="dxa"/>
            <w:shd w:val="clear" w:color="auto" w:fill="auto"/>
            <w:vAlign w:val="center"/>
          </w:tcPr>
          <w:p w14:paraId="6D891E3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5241</w:t>
            </w:r>
          </w:p>
        </w:tc>
        <w:tc>
          <w:tcPr>
            <w:tcW w:w="536" w:type="dxa"/>
            <w:shd w:val="clear" w:color="auto" w:fill="auto"/>
            <w:vAlign w:val="center"/>
          </w:tcPr>
          <w:p w14:paraId="405A3EB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w:t>
            </w:r>
          </w:p>
        </w:tc>
        <w:tc>
          <w:tcPr>
            <w:tcW w:w="679" w:type="dxa"/>
            <w:shd w:val="clear" w:color="auto" w:fill="auto"/>
            <w:vAlign w:val="center"/>
          </w:tcPr>
          <w:p w14:paraId="6125A93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5263</w:t>
            </w:r>
          </w:p>
        </w:tc>
        <w:tc>
          <w:tcPr>
            <w:tcW w:w="536" w:type="dxa"/>
            <w:shd w:val="clear" w:color="auto" w:fill="auto"/>
            <w:vAlign w:val="center"/>
          </w:tcPr>
          <w:p w14:paraId="7CD93A3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0.77</w:t>
            </w:r>
          </w:p>
        </w:tc>
        <w:tc>
          <w:tcPr>
            <w:tcW w:w="679" w:type="dxa"/>
            <w:shd w:val="clear" w:color="auto" w:fill="auto"/>
            <w:vAlign w:val="center"/>
          </w:tcPr>
          <w:p w14:paraId="349AE8E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5238</w:t>
            </w:r>
          </w:p>
        </w:tc>
        <w:tc>
          <w:tcPr>
            <w:tcW w:w="536" w:type="dxa"/>
            <w:shd w:val="clear" w:color="auto" w:fill="auto"/>
            <w:vAlign w:val="center"/>
          </w:tcPr>
          <w:p w14:paraId="35E6DF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0.37</w:t>
            </w:r>
          </w:p>
        </w:tc>
        <w:tc>
          <w:tcPr>
            <w:tcW w:w="705" w:type="dxa"/>
            <w:shd w:val="clear" w:color="auto" w:fill="auto"/>
            <w:vAlign w:val="center"/>
          </w:tcPr>
          <w:p w14:paraId="750717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5283</w:t>
            </w:r>
          </w:p>
        </w:tc>
        <w:tc>
          <w:tcPr>
            <w:tcW w:w="550" w:type="dxa"/>
            <w:shd w:val="clear" w:color="auto" w:fill="auto"/>
            <w:vAlign w:val="center"/>
          </w:tcPr>
          <w:p w14:paraId="2C16370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1.26</w:t>
            </w:r>
          </w:p>
        </w:tc>
        <w:tc>
          <w:tcPr>
            <w:tcW w:w="666" w:type="dxa"/>
            <w:shd w:val="clear" w:color="auto" w:fill="auto"/>
            <w:vAlign w:val="center"/>
          </w:tcPr>
          <w:p w14:paraId="6B48B3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5246</w:t>
            </w:r>
          </w:p>
        </w:tc>
        <w:tc>
          <w:tcPr>
            <w:tcW w:w="567" w:type="dxa"/>
            <w:shd w:val="clear" w:color="auto" w:fill="auto"/>
            <w:vAlign w:val="center"/>
          </w:tcPr>
          <w:p w14:paraId="5F2946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r>
      <w:tr w:rsidR="00A04FF7" w:rsidRPr="006D38BB" w14:paraId="3AD1AC7A" w14:textId="77777777" w:rsidTr="00B77F29">
        <w:trPr>
          <w:trHeight w:val="228"/>
          <w:jc w:val="center"/>
        </w:trPr>
        <w:tc>
          <w:tcPr>
            <w:tcW w:w="961" w:type="dxa"/>
            <w:shd w:val="clear" w:color="auto" w:fill="auto"/>
            <w:vAlign w:val="center"/>
          </w:tcPr>
          <w:p w14:paraId="2AF24253" w14:textId="77777777" w:rsidR="00A04FF7" w:rsidRPr="00E85C59" w:rsidRDefault="00A04FF7" w:rsidP="00B77F29">
            <w:pPr>
              <w:adjustRightInd w:val="0"/>
              <w:snapToGrid w:val="0"/>
              <w:rPr>
                <w:color w:val="000000"/>
                <w:sz w:val="18"/>
                <w:szCs w:val="18"/>
              </w:rPr>
            </w:pPr>
            <w:r w:rsidRPr="00E85C59">
              <w:rPr>
                <w:color w:val="000000"/>
                <w:sz w:val="18"/>
                <w:szCs w:val="18"/>
              </w:rPr>
              <w:t>3×400×3</w:t>
            </w:r>
          </w:p>
        </w:tc>
        <w:tc>
          <w:tcPr>
            <w:tcW w:w="666" w:type="dxa"/>
            <w:shd w:val="clear" w:color="auto" w:fill="auto"/>
            <w:vAlign w:val="center"/>
          </w:tcPr>
          <w:p w14:paraId="2AE73CA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2255</w:t>
            </w:r>
          </w:p>
        </w:tc>
        <w:tc>
          <w:tcPr>
            <w:tcW w:w="536" w:type="dxa"/>
            <w:shd w:val="clear" w:color="auto" w:fill="auto"/>
            <w:vAlign w:val="center"/>
          </w:tcPr>
          <w:p w14:paraId="040E85A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0.19</w:t>
            </w:r>
          </w:p>
        </w:tc>
        <w:tc>
          <w:tcPr>
            <w:tcW w:w="679" w:type="dxa"/>
            <w:shd w:val="clear" w:color="auto" w:fill="auto"/>
            <w:vAlign w:val="center"/>
          </w:tcPr>
          <w:p w14:paraId="3C28EC0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2269</w:t>
            </w:r>
          </w:p>
        </w:tc>
        <w:tc>
          <w:tcPr>
            <w:tcW w:w="536" w:type="dxa"/>
            <w:shd w:val="clear" w:color="auto" w:fill="auto"/>
            <w:vAlign w:val="center"/>
          </w:tcPr>
          <w:p w14:paraId="08F34B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1.35</w:t>
            </w:r>
          </w:p>
        </w:tc>
        <w:tc>
          <w:tcPr>
            <w:tcW w:w="679" w:type="dxa"/>
            <w:shd w:val="clear" w:color="auto" w:fill="auto"/>
            <w:vAlign w:val="center"/>
          </w:tcPr>
          <w:p w14:paraId="78AB90E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2305</w:t>
            </w:r>
          </w:p>
        </w:tc>
        <w:tc>
          <w:tcPr>
            <w:tcW w:w="536" w:type="dxa"/>
            <w:shd w:val="clear" w:color="auto" w:fill="auto"/>
            <w:vAlign w:val="center"/>
          </w:tcPr>
          <w:p w14:paraId="68E2D25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2.22</w:t>
            </w:r>
          </w:p>
        </w:tc>
        <w:tc>
          <w:tcPr>
            <w:tcW w:w="679" w:type="dxa"/>
            <w:shd w:val="clear" w:color="auto" w:fill="auto"/>
            <w:vAlign w:val="center"/>
          </w:tcPr>
          <w:p w14:paraId="60AB7CE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2301</w:t>
            </w:r>
          </w:p>
        </w:tc>
        <w:tc>
          <w:tcPr>
            <w:tcW w:w="536" w:type="dxa"/>
            <w:shd w:val="clear" w:color="auto" w:fill="auto"/>
            <w:vAlign w:val="center"/>
          </w:tcPr>
          <w:p w14:paraId="2DE3F0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2.15</w:t>
            </w:r>
          </w:p>
        </w:tc>
        <w:tc>
          <w:tcPr>
            <w:tcW w:w="705" w:type="dxa"/>
            <w:shd w:val="clear" w:color="auto" w:fill="auto"/>
            <w:vAlign w:val="center"/>
          </w:tcPr>
          <w:p w14:paraId="1C98DEF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2299</w:t>
            </w:r>
          </w:p>
        </w:tc>
        <w:tc>
          <w:tcPr>
            <w:tcW w:w="550" w:type="dxa"/>
            <w:shd w:val="clear" w:color="auto" w:fill="auto"/>
            <w:vAlign w:val="center"/>
          </w:tcPr>
          <w:p w14:paraId="2FAF111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2.23</w:t>
            </w:r>
          </w:p>
        </w:tc>
        <w:tc>
          <w:tcPr>
            <w:tcW w:w="666" w:type="dxa"/>
            <w:shd w:val="clear" w:color="auto" w:fill="auto"/>
            <w:vAlign w:val="center"/>
          </w:tcPr>
          <w:p w14:paraId="6A30356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2305</w:t>
            </w:r>
          </w:p>
        </w:tc>
        <w:tc>
          <w:tcPr>
            <w:tcW w:w="567" w:type="dxa"/>
            <w:shd w:val="clear" w:color="auto" w:fill="auto"/>
            <w:vAlign w:val="center"/>
          </w:tcPr>
          <w:p w14:paraId="567DFFF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2.22</w:t>
            </w:r>
          </w:p>
        </w:tc>
      </w:tr>
      <w:tr w:rsidR="00A04FF7" w:rsidRPr="006D38BB" w14:paraId="79FBABA1" w14:textId="77777777" w:rsidTr="00B77F29">
        <w:trPr>
          <w:trHeight w:val="239"/>
          <w:jc w:val="center"/>
        </w:trPr>
        <w:tc>
          <w:tcPr>
            <w:tcW w:w="961" w:type="dxa"/>
            <w:shd w:val="clear" w:color="auto" w:fill="auto"/>
            <w:vAlign w:val="center"/>
          </w:tcPr>
          <w:p w14:paraId="18D2A6EE" w14:textId="77777777" w:rsidR="00A04FF7" w:rsidRPr="00E85C59" w:rsidRDefault="00A04FF7" w:rsidP="00B77F29">
            <w:pPr>
              <w:adjustRightInd w:val="0"/>
              <w:snapToGrid w:val="0"/>
              <w:rPr>
                <w:color w:val="000000"/>
                <w:sz w:val="18"/>
                <w:szCs w:val="18"/>
              </w:rPr>
            </w:pPr>
            <w:r w:rsidRPr="00E85C59">
              <w:rPr>
                <w:color w:val="000000"/>
                <w:sz w:val="18"/>
                <w:szCs w:val="18"/>
              </w:rPr>
              <w:t>3×400×5</w:t>
            </w:r>
          </w:p>
        </w:tc>
        <w:tc>
          <w:tcPr>
            <w:tcW w:w="666" w:type="dxa"/>
            <w:shd w:val="clear" w:color="auto" w:fill="auto"/>
            <w:vAlign w:val="center"/>
          </w:tcPr>
          <w:p w14:paraId="645AAD6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6837</w:t>
            </w:r>
          </w:p>
        </w:tc>
        <w:tc>
          <w:tcPr>
            <w:tcW w:w="536" w:type="dxa"/>
            <w:shd w:val="clear" w:color="auto" w:fill="auto"/>
            <w:vAlign w:val="center"/>
          </w:tcPr>
          <w:p w14:paraId="05BC654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0.02</w:t>
            </w:r>
          </w:p>
        </w:tc>
        <w:tc>
          <w:tcPr>
            <w:tcW w:w="679" w:type="dxa"/>
            <w:shd w:val="clear" w:color="auto" w:fill="auto"/>
            <w:vAlign w:val="center"/>
          </w:tcPr>
          <w:p w14:paraId="2786022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6848</w:t>
            </w:r>
          </w:p>
        </w:tc>
        <w:tc>
          <w:tcPr>
            <w:tcW w:w="536" w:type="dxa"/>
            <w:shd w:val="clear" w:color="auto" w:fill="auto"/>
            <w:vAlign w:val="center"/>
          </w:tcPr>
          <w:p w14:paraId="5B0C5B5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0.18</w:t>
            </w:r>
          </w:p>
        </w:tc>
        <w:tc>
          <w:tcPr>
            <w:tcW w:w="679" w:type="dxa"/>
            <w:shd w:val="clear" w:color="auto" w:fill="auto"/>
            <w:vAlign w:val="center"/>
          </w:tcPr>
          <w:p w14:paraId="0419110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6850</w:t>
            </w:r>
          </w:p>
        </w:tc>
        <w:tc>
          <w:tcPr>
            <w:tcW w:w="536" w:type="dxa"/>
            <w:shd w:val="clear" w:color="auto" w:fill="auto"/>
            <w:vAlign w:val="center"/>
          </w:tcPr>
          <w:p w14:paraId="50AE9C5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c>
          <w:tcPr>
            <w:tcW w:w="679" w:type="dxa"/>
            <w:shd w:val="clear" w:color="auto" w:fill="auto"/>
            <w:vAlign w:val="center"/>
          </w:tcPr>
          <w:p w14:paraId="55AFD5C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6846</w:t>
            </w:r>
          </w:p>
        </w:tc>
        <w:tc>
          <w:tcPr>
            <w:tcW w:w="536" w:type="dxa"/>
            <w:shd w:val="clear" w:color="auto" w:fill="auto"/>
            <w:vAlign w:val="center"/>
          </w:tcPr>
          <w:p w14:paraId="55A8DA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0.14</w:t>
            </w:r>
          </w:p>
        </w:tc>
        <w:tc>
          <w:tcPr>
            <w:tcW w:w="705" w:type="dxa"/>
            <w:shd w:val="clear" w:color="auto" w:fill="auto"/>
            <w:vAlign w:val="center"/>
          </w:tcPr>
          <w:p w14:paraId="49D55A5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6897</w:t>
            </w:r>
          </w:p>
        </w:tc>
        <w:tc>
          <w:tcPr>
            <w:tcW w:w="550" w:type="dxa"/>
            <w:shd w:val="clear" w:color="auto" w:fill="auto"/>
            <w:vAlign w:val="center"/>
          </w:tcPr>
          <w:p w14:paraId="18F6C26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0.93</w:t>
            </w:r>
          </w:p>
        </w:tc>
        <w:tc>
          <w:tcPr>
            <w:tcW w:w="666" w:type="dxa"/>
            <w:shd w:val="clear" w:color="auto" w:fill="auto"/>
            <w:vAlign w:val="center"/>
          </w:tcPr>
          <w:p w14:paraId="4D8B946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6850</w:t>
            </w:r>
          </w:p>
        </w:tc>
        <w:tc>
          <w:tcPr>
            <w:tcW w:w="567" w:type="dxa"/>
            <w:shd w:val="clear" w:color="auto" w:fill="auto"/>
            <w:vAlign w:val="center"/>
          </w:tcPr>
          <w:p w14:paraId="7EC8D76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r>
      <w:tr w:rsidR="00A04FF7" w:rsidRPr="006D38BB" w14:paraId="76D249C1" w14:textId="77777777" w:rsidTr="00B77F29">
        <w:trPr>
          <w:trHeight w:val="228"/>
          <w:jc w:val="center"/>
        </w:trPr>
        <w:tc>
          <w:tcPr>
            <w:tcW w:w="961" w:type="dxa"/>
            <w:shd w:val="clear" w:color="auto" w:fill="auto"/>
            <w:vAlign w:val="center"/>
          </w:tcPr>
          <w:p w14:paraId="46F44862" w14:textId="77777777" w:rsidR="00A04FF7" w:rsidRPr="00E85C59" w:rsidRDefault="00A04FF7" w:rsidP="00B77F29">
            <w:pPr>
              <w:adjustRightInd w:val="0"/>
              <w:snapToGrid w:val="0"/>
              <w:rPr>
                <w:color w:val="000000"/>
                <w:sz w:val="18"/>
                <w:szCs w:val="18"/>
              </w:rPr>
            </w:pPr>
            <w:r w:rsidRPr="00E85C59">
              <w:rPr>
                <w:color w:val="000000"/>
                <w:sz w:val="18"/>
                <w:szCs w:val="18"/>
              </w:rPr>
              <w:t>3×400×8</w:t>
            </w:r>
          </w:p>
        </w:tc>
        <w:tc>
          <w:tcPr>
            <w:tcW w:w="666" w:type="dxa"/>
            <w:shd w:val="clear" w:color="auto" w:fill="auto"/>
            <w:vAlign w:val="center"/>
          </w:tcPr>
          <w:p w14:paraId="2489AC0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6991</w:t>
            </w:r>
          </w:p>
        </w:tc>
        <w:tc>
          <w:tcPr>
            <w:tcW w:w="536" w:type="dxa"/>
            <w:shd w:val="clear" w:color="auto" w:fill="auto"/>
            <w:vAlign w:val="center"/>
          </w:tcPr>
          <w:p w14:paraId="509A170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0.01</w:t>
            </w:r>
          </w:p>
        </w:tc>
        <w:tc>
          <w:tcPr>
            <w:tcW w:w="679" w:type="dxa"/>
            <w:shd w:val="clear" w:color="auto" w:fill="auto"/>
            <w:vAlign w:val="center"/>
          </w:tcPr>
          <w:p w14:paraId="4272837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6998</w:t>
            </w:r>
          </w:p>
        </w:tc>
        <w:tc>
          <w:tcPr>
            <w:tcW w:w="536" w:type="dxa"/>
            <w:shd w:val="clear" w:color="auto" w:fill="auto"/>
            <w:vAlign w:val="center"/>
          </w:tcPr>
          <w:p w14:paraId="3E2A6C3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w:t>
            </w:r>
          </w:p>
        </w:tc>
        <w:tc>
          <w:tcPr>
            <w:tcW w:w="679" w:type="dxa"/>
            <w:shd w:val="clear" w:color="auto" w:fill="auto"/>
            <w:vAlign w:val="center"/>
          </w:tcPr>
          <w:p w14:paraId="7C86106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7006</w:t>
            </w:r>
          </w:p>
        </w:tc>
        <w:tc>
          <w:tcPr>
            <w:tcW w:w="536" w:type="dxa"/>
            <w:shd w:val="clear" w:color="auto" w:fill="auto"/>
            <w:vAlign w:val="center"/>
          </w:tcPr>
          <w:p w14:paraId="3E2F655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3B5021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6997</w:t>
            </w:r>
          </w:p>
        </w:tc>
        <w:tc>
          <w:tcPr>
            <w:tcW w:w="536" w:type="dxa"/>
            <w:shd w:val="clear" w:color="auto" w:fill="auto"/>
            <w:vAlign w:val="center"/>
          </w:tcPr>
          <w:p w14:paraId="0C1AB7F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0.12</w:t>
            </w:r>
          </w:p>
        </w:tc>
        <w:tc>
          <w:tcPr>
            <w:tcW w:w="705" w:type="dxa"/>
            <w:shd w:val="clear" w:color="auto" w:fill="auto"/>
            <w:vAlign w:val="center"/>
          </w:tcPr>
          <w:p w14:paraId="780FE6D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7026</w:t>
            </w:r>
          </w:p>
        </w:tc>
        <w:tc>
          <w:tcPr>
            <w:tcW w:w="550" w:type="dxa"/>
            <w:shd w:val="clear" w:color="auto" w:fill="auto"/>
            <w:vAlign w:val="center"/>
          </w:tcPr>
          <w:p w14:paraId="15172F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w:t>
            </w:r>
          </w:p>
        </w:tc>
        <w:tc>
          <w:tcPr>
            <w:tcW w:w="666" w:type="dxa"/>
            <w:shd w:val="clear" w:color="auto" w:fill="auto"/>
            <w:vAlign w:val="center"/>
          </w:tcPr>
          <w:p w14:paraId="3573FB7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7002</w:t>
            </w:r>
          </w:p>
        </w:tc>
        <w:tc>
          <w:tcPr>
            <w:tcW w:w="567" w:type="dxa"/>
            <w:shd w:val="clear" w:color="auto" w:fill="auto"/>
            <w:vAlign w:val="center"/>
          </w:tcPr>
          <w:p w14:paraId="3D8372A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r>
      <w:tr w:rsidR="00A04FF7" w:rsidRPr="006D38BB" w14:paraId="4109041E" w14:textId="77777777" w:rsidTr="00B77F29">
        <w:trPr>
          <w:trHeight w:val="228"/>
          <w:jc w:val="center"/>
        </w:trPr>
        <w:tc>
          <w:tcPr>
            <w:tcW w:w="961" w:type="dxa"/>
            <w:shd w:val="clear" w:color="auto" w:fill="auto"/>
            <w:vAlign w:val="center"/>
          </w:tcPr>
          <w:p w14:paraId="7C647030" w14:textId="77777777" w:rsidR="00A04FF7" w:rsidRPr="00E85C59" w:rsidRDefault="00A04FF7" w:rsidP="00B77F29">
            <w:pPr>
              <w:adjustRightInd w:val="0"/>
              <w:snapToGrid w:val="0"/>
              <w:rPr>
                <w:color w:val="000000"/>
                <w:sz w:val="18"/>
                <w:szCs w:val="18"/>
              </w:rPr>
            </w:pPr>
            <w:r w:rsidRPr="00E85C59">
              <w:rPr>
                <w:color w:val="000000"/>
                <w:sz w:val="18"/>
                <w:szCs w:val="18"/>
              </w:rPr>
              <w:t>3×400×10</w:t>
            </w:r>
          </w:p>
        </w:tc>
        <w:tc>
          <w:tcPr>
            <w:tcW w:w="666" w:type="dxa"/>
            <w:shd w:val="clear" w:color="auto" w:fill="auto"/>
            <w:vAlign w:val="center"/>
          </w:tcPr>
          <w:p w14:paraId="3430E4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7224</w:t>
            </w:r>
          </w:p>
        </w:tc>
        <w:tc>
          <w:tcPr>
            <w:tcW w:w="536" w:type="dxa"/>
            <w:shd w:val="clear" w:color="auto" w:fill="auto"/>
            <w:vAlign w:val="center"/>
          </w:tcPr>
          <w:p w14:paraId="52A91E3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0.33</w:t>
            </w:r>
          </w:p>
        </w:tc>
        <w:tc>
          <w:tcPr>
            <w:tcW w:w="679" w:type="dxa"/>
            <w:shd w:val="clear" w:color="auto" w:fill="auto"/>
            <w:vAlign w:val="center"/>
          </w:tcPr>
          <w:p w14:paraId="3CF7E70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7225</w:t>
            </w:r>
          </w:p>
        </w:tc>
        <w:tc>
          <w:tcPr>
            <w:tcW w:w="536" w:type="dxa"/>
            <w:shd w:val="clear" w:color="auto" w:fill="auto"/>
            <w:vAlign w:val="center"/>
          </w:tcPr>
          <w:p w14:paraId="0D66343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0.31</w:t>
            </w:r>
          </w:p>
        </w:tc>
        <w:tc>
          <w:tcPr>
            <w:tcW w:w="679" w:type="dxa"/>
            <w:shd w:val="clear" w:color="auto" w:fill="auto"/>
            <w:vAlign w:val="center"/>
          </w:tcPr>
          <w:p w14:paraId="24ECBD9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7271</w:t>
            </w:r>
          </w:p>
        </w:tc>
        <w:tc>
          <w:tcPr>
            <w:tcW w:w="536" w:type="dxa"/>
            <w:shd w:val="clear" w:color="auto" w:fill="auto"/>
            <w:vAlign w:val="center"/>
          </w:tcPr>
          <w:p w14:paraId="29327E3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0.75</w:t>
            </w:r>
          </w:p>
        </w:tc>
        <w:tc>
          <w:tcPr>
            <w:tcW w:w="679" w:type="dxa"/>
            <w:shd w:val="clear" w:color="auto" w:fill="auto"/>
            <w:vAlign w:val="center"/>
          </w:tcPr>
          <w:p w14:paraId="1120991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7217</w:t>
            </w:r>
          </w:p>
        </w:tc>
        <w:tc>
          <w:tcPr>
            <w:tcW w:w="536" w:type="dxa"/>
            <w:shd w:val="clear" w:color="auto" w:fill="auto"/>
            <w:vAlign w:val="center"/>
          </w:tcPr>
          <w:p w14:paraId="2A9EA98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0.07</w:t>
            </w:r>
          </w:p>
        </w:tc>
        <w:tc>
          <w:tcPr>
            <w:tcW w:w="705" w:type="dxa"/>
            <w:shd w:val="clear" w:color="auto" w:fill="auto"/>
            <w:vAlign w:val="center"/>
          </w:tcPr>
          <w:p w14:paraId="23DB730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7260</w:t>
            </w:r>
          </w:p>
        </w:tc>
        <w:tc>
          <w:tcPr>
            <w:tcW w:w="550" w:type="dxa"/>
            <w:shd w:val="clear" w:color="auto" w:fill="auto"/>
            <w:vAlign w:val="center"/>
          </w:tcPr>
          <w:p w14:paraId="34D856C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0.71</w:t>
            </w:r>
          </w:p>
        </w:tc>
        <w:tc>
          <w:tcPr>
            <w:tcW w:w="666" w:type="dxa"/>
            <w:shd w:val="clear" w:color="auto" w:fill="auto"/>
            <w:vAlign w:val="center"/>
          </w:tcPr>
          <w:p w14:paraId="6A856FC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7227</w:t>
            </w:r>
          </w:p>
        </w:tc>
        <w:tc>
          <w:tcPr>
            <w:tcW w:w="567" w:type="dxa"/>
            <w:shd w:val="clear" w:color="auto" w:fill="auto"/>
            <w:vAlign w:val="center"/>
          </w:tcPr>
          <w:p w14:paraId="1C1DDF3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r>
      <w:tr w:rsidR="00A04FF7" w:rsidRPr="006D38BB" w14:paraId="51C8541C" w14:textId="77777777" w:rsidTr="00B77F29">
        <w:trPr>
          <w:trHeight w:val="228"/>
          <w:jc w:val="center"/>
        </w:trPr>
        <w:tc>
          <w:tcPr>
            <w:tcW w:w="961" w:type="dxa"/>
            <w:shd w:val="clear" w:color="auto" w:fill="auto"/>
            <w:vAlign w:val="center"/>
          </w:tcPr>
          <w:p w14:paraId="11EFC326" w14:textId="77777777" w:rsidR="00A04FF7" w:rsidRPr="00E85C59" w:rsidRDefault="00A04FF7" w:rsidP="00B77F29">
            <w:pPr>
              <w:adjustRightInd w:val="0"/>
              <w:snapToGrid w:val="0"/>
              <w:rPr>
                <w:color w:val="000000"/>
                <w:sz w:val="18"/>
                <w:szCs w:val="18"/>
              </w:rPr>
            </w:pPr>
            <w:r w:rsidRPr="00E85C59">
              <w:rPr>
                <w:color w:val="000000"/>
                <w:sz w:val="18"/>
                <w:szCs w:val="18"/>
              </w:rPr>
              <w:t>3×500×3</w:t>
            </w:r>
          </w:p>
        </w:tc>
        <w:tc>
          <w:tcPr>
            <w:tcW w:w="666" w:type="dxa"/>
            <w:shd w:val="clear" w:color="auto" w:fill="auto"/>
            <w:vAlign w:val="center"/>
          </w:tcPr>
          <w:p w14:paraId="361E50E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8279</w:t>
            </w:r>
          </w:p>
        </w:tc>
        <w:tc>
          <w:tcPr>
            <w:tcW w:w="536" w:type="dxa"/>
            <w:shd w:val="clear" w:color="auto" w:fill="auto"/>
            <w:vAlign w:val="center"/>
          </w:tcPr>
          <w:p w14:paraId="4411E44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0.05</w:t>
            </w:r>
          </w:p>
        </w:tc>
        <w:tc>
          <w:tcPr>
            <w:tcW w:w="679" w:type="dxa"/>
            <w:shd w:val="clear" w:color="auto" w:fill="auto"/>
            <w:vAlign w:val="center"/>
          </w:tcPr>
          <w:p w14:paraId="7D6EC9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8289</w:t>
            </w:r>
          </w:p>
        </w:tc>
        <w:tc>
          <w:tcPr>
            <w:tcW w:w="536" w:type="dxa"/>
            <w:shd w:val="clear" w:color="auto" w:fill="auto"/>
            <w:vAlign w:val="center"/>
          </w:tcPr>
          <w:p w14:paraId="1E2ED0C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c>
          <w:tcPr>
            <w:tcW w:w="679" w:type="dxa"/>
            <w:shd w:val="clear" w:color="auto" w:fill="auto"/>
            <w:vAlign w:val="center"/>
          </w:tcPr>
          <w:p w14:paraId="050BD8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8295</w:t>
            </w:r>
          </w:p>
        </w:tc>
        <w:tc>
          <w:tcPr>
            <w:tcW w:w="536" w:type="dxa"/>
            <w:shd w:val="clear" w:color="auto" w:fill="auto"/>
            <w:vAlign w:val="center"/>
          </w:tcPr>
          <w:p w14:paraId="326B62C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c>
          <w:tcPr>
            <w:tcW w:w="679" w:type="dxa"/>
            <w:shd w:val="clear" w:color="auto" w:fill="auto"/>
            <w:vAlign w:val="center"/>
          </w:tcPr>
          <w:p w14:paraId="5CBA3FA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8287</w:t>
            </w:r>
          </w:p>
        </w:tc>
        <w:tc>
          <w:tcPr>
            <w:tcW w:w="536" w:type="dxa"/>
            <w:shd w:val="clear" w:color="auto" w:fill="auto"/>
            <w:vAlign w:val="center"/>
          </w:tcPr>
          <w:p w14:paraId="702869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w:t>
            </w:r>
          </w:p>
        </w:tc>
        <w:tc>
          <w:tcPr>
            <w:tcW w:w="705" w:type="dxa"/>
            <w:shd w:val="clear" w:color="auto" w:fill="auto"/>
            <w:vAlign w:val="center"/>
          </w:tcPr>
          <w:p w14:paraId="595F1F7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8326</w:t>
            </w:r>
          </w:p>
        </w:tc>
        <w:tc>
          <w:tcPr>
            <w:tcW w:w="550" w:type="dxa"/>
            <w:shd w:val="clear" w:color="auto" w:fill="auto"/>
            <w:vAlign w:val="center"/>
          </w:tcPr>
          <w:p w14:paraId="31476D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0.57</w:t>
            </w:r>
          </w:p>
        </w:tc>
        <w:tc>
          <w:tcPr>
            <w:tcW w:w="666" w:type="dxa"/>
            <w:shd w:val="clear" w:color="auto" w:fill="auto"/>
            <w:vAlign w:val="center"/>
          </w:tcPr>
          <w:p w14:paraId="1C42991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8287</w:t>
            </w:r>
          </w:p>
        </w:tc>
        <w:tc>
          <w:tcPr>
            <w:tcW w:w="567" w:type="dxa"/>
            <w:shd w:val="clear" w:color="auto" w:fill="auto"/>
            <w:vAlign w:val="center"/>
          </w:tcPr>
          <w:p w14:paraId="41F792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0.12</w:t>
            </w:r>
          </w:p>
        </w:tc>
      </w:tr>
      <w:tr w:rsidR="00A04FF7" w:rsidRPr="006D38BB" w14:paraId="2F0B7F88" w14:textId="77777777" w:rsidTr="00B77F29">
        <w:trPr>
          <w:trHeight w:val="239"/>
          <w:jc w:val="center"/>
        </w:trPr>
        <w:tc>
          <w:tcPr>
            <w:tcW w:w="961" w:type="dxa"/>
            <w:shd w:val="clear" w:color="auto" w:fill="auto"/>
            <w:vAlign w:val="center"/>
          </w:tcPr>
          <w:p w14:paraId="0D4F9D80" w14:textId="77777777" w:rsidR="00A04FF7" w:rsidRPr="00E85C59" w:rsidRDefault="00A04FF7" w:rsidP="00B77F29">
            <w:pPr>
              <w:adjustRightInd w:val="0"/>
              <w:snapToGrid w:val="0"/>
              <w:rPr>
                <w:color w:val="000000"/>
                <w:sz w:val="18"/>
                <w:szCs w:val="18"/>
              </w:rPr>
            </w:pPr>
            <w:r w:rsidRPr="00E85C59">
              <w:rPr>
                <w:color w:val="000000"/>
                <w:sz w:val="18"/>
                <w:szCs w:val="18"/>
              </w:rPr>
              <w:t>3×500×5</w:t>
            </w:r>
          </w:p>
        </w:tc>
        <w:tc>
          <w:tcPr>
            <w:tcW w:w="666" w:type="dxa"/>
            <w:shd w:val="clear" w:color="auto" w:fill="auto"/>
            <w:vAlign w:val="center"/>
          </w:tcPr>
          <w:p w14:paraId="4259FD7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8608</w:t>
            </w:r>
          </w:p>
        </w:tc>
        <w:tc>
          <w:tcPr>
            <w:tcW w:w="536" w:type="dxa"/>
            <w:shd w:val="clear" w:color="auto" w:fill="auto"/>
            <w:vAlign w:val="center"/>
          </w:tcPr>
          <w:p w14:paraId="115E4A8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0.08</w:t>
            </w:r>
          </w:p>
        </w:tc>
        <w:tc>
          <w:tcPr>
            <w:tcW w:w="679" w:type="dxa"/>
            <w:shd w:val="clear" w:color="auto" w:fill="auto"/>
            <w:vAlign w:val="center"/>
          </w:tcPr>
          <w:p w14:paraId="695EC82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8623</w:t>
            </w:r>
          </w:p>
        </w:tc>
        <w:tc>
          <w:tcPr>
            <w:tcW w:w="536" w:type="dxa"/>
            <w:shd w:val="clear" w:color="auto" w:fill="auto"/>
            <w:vAlign w:val="center"/>
          </w:tcPr>
          <w:p w14:paraId="743184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0.28</w:t>
            </w:r>
          </w:p>
        </w:tc>
        <w:tc>
          <w:tcPr>
            <w:tcW w:w="679" w:type="dxa"/>
            <w:shd w:val="clear" w:color="auto" w:fill="auto"/>
            <w:vAlign w:val="center"/>
          </w:tcPr>
          <w:p w14:paraId="2AB786F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8639</w:t>
            </w:r>
          </w:p>
        </w:tc>
        <w:tc>
          <w:tcPr>
            <w:tcW w:w="536" w:type="dxa"/>
            <w:shd w:val="clear" w:color="auto" w:fill="auto"/>
            <w:vAlign w:val="center"/>
          </w:tcPr>
          <w:p w14:paraId="5DC0A47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c>
          <w:tcPr>
            <w:tcW w:w="679" w:type="dxa"/>
            <w:shd w:val="clear" w:color="auto" w:fill="auto"/>
            <w:vAlign w:val="center"/>
          </w:tcPr>
          <w:p w14:paraId="427340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8621</w:t>
            </w:r>
          </w:p>
        </w:tc>
        <w:tc>
          <w:tcPr>
            <w:tcW w:w="536" w:type="dxa"/>
            <w:shd w:val="clear" w:color="auto" w:fill="auto"/>
            <w:vAlign w:val="center"/>
          </w:tcPr>
          <w:p w14:paraId="5A8045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0.16</w:t>
            </w:r>
          </w:p>
        </w:tc>
        <w:tc>
          <w:tcPr>
            <w:tcW w:w="705" w:type="dxa"/>
            <w:shd w:val="clear" w:color="auto" w:fill="auto"/>
            <w:vAlign w:val="center"/>
          </w:tcPr>
          <w:p w14:paraId="05FED42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8651</w:t>
            </w:r>
          </w:p>
        </w:tc>
        <w:tc>
          <w:tcPr>
            <w:tcW w:w="550" w:type="dxa"/>
            <w:shd w:val="clear" w:color="auto" w:fill="auto"/>
            <w:vAlign w:val="center"/>
          </w:tcPr>
          <w:p w14:paraId="1C1C78E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0.53</w:t>
            </w:r>
          </w:p>
        </w:tc>
        <w:tc>
          <w:tcPr>
            <w:tcW w:w="666" w:type="dxa"/>
            <w:shd w:val="clear" w:color="auto" w:fill="auto"/>
            <w:vAlign w:val="center"/>
          </w:tcPr>
          <w:p w14:paraId="0B575FB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8624</w:t>
            </w:r>
          </w:p>
        </w:tc>
        <w:tc>
          <w:tcPr>
            <w:tcW w:w="567" w:type="dxa"/>
            <w:shd w:val="clear" w:color="auto" w:fill="auto"/>
            <w:vAlign w:val="center"/>
          </w:tcPr>
          <w:p w14:paraId="31FF6D2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w:t>
            </w:r>
          </w:p>
        </w:tc>
      </w:tr>
      <w:tr w:rsidR="00A04FF7" w:rsidRPr="006D38BB" w14:paraId="5A394E84" w14:textId="77777777" w:rsidTr="00B77F29">
        <w:trPr>
          <w:trHeight w:val="228"/>
          <w:jc w:val="center"/>
        </w:trPr>
        <w:tc>
          <w:tcPr>
            <w:tcW w:w="961" w:type="dxa"/>
            <w:shd w:val="clear" w:color="auto" w:fill="auto"/>
            <w:vAlign w:val="center"/>
          </w:tcPr>
          <w:p w14:paraId="672862BD" w14:textId="77777777" w:rsidR="00A04FF7" w:rsidRPr="00E85C59" w:rsidRDefault="00A04FF7" w:rsidP="00B77F29">
            <w:pPr>
              <w:adjustRightInd w:val="0"/>
              <w:snapToGrid w:val="0"/>
              <w:rPr>
                <w:color w:val="000000"/>
                <w:sz w:val="18"/>
                <w:szCs w:val="18"/>
              </w:rPr>
            </w:pPr>
            <w:r w:rsidRPr="00E85C59">
              <w:rPr>
                <w:color w:val="000000"/>
                <w:sz w:val="18"/>
                <w:szCs w:val="18"/>
              </w:rPr>
              <w:t>3×500×8</w:t>
            </w:r>
          </w:p>
        </w:tc>
        <w:tc>
          <w:tcPr>
            <w:tcW w:w="666" w:type="dxa"/>
            <w:shd w:val="clear" w:color="auto" w:fill="auto"/>
            <w:vAlign w:val="center"/>
          </w:tcPr>
          <w:p w14:paraId="1360E0C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8887</w:t>
            </w:r>
          </w:p>
        </w:tc>
        <w:tc>
          <w:tcPr>
            <w:tcW w:w="536" w:type="dxa"/>
            <w:shd w:val="clear" w:color="auto" w:fill="auto"/>
            <w:vAlign w:val="center"/>
          </w:tcPr>
          <w:p w14:paraId="069CE0C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0.09</w:t>
            </w:r>
          </w:p>
        </w:tc>
        <w:tc>
          <w:tcPr>
            <w:tcW w:w="679" w:type="dxa"/>
            <w:shd w:val="clear" w:color="auto" w:fill="auto"/>
            <w:vAlign w:val="center"/>
          </w:tcPr>
          <w:p w14:paraId="4B6816F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8904</w:t>
            </w:r>
          </w:p>
        </w:tc>
        <w:tc>
          <w:tcPr>
            <w:tcW w:w="536" w:type="dxa"/>
            <w:shd w:val="clear" w:color="auto" w:fill="auto"/>
            <w:vAlign w:val="center"/>
          </w:tcPr>
          <w:p w14:paraId="734713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08BB27B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8906</w:t>
            </w:r>
          </w:p>
        </w:tc>
        <w:tc>
          <w:tcPr>
            <w:tcW w:w="536" w:type="dxa"/>
            <w:shd w:val="clear" w:color="auto" w:fill="auto"/>
            <w:vAlign w:val="center"/>
          </w:tcPr>
          <w:p w14:paraId="0EEF75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1387A0B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8899</w:t>
            </w:r>
          </w:p>
        </w:tc>
        <w:tc>
          <w:tcPr>
            <w:tcW w:w="536" w:type="dxa"/>
            <w:shd w:val="clear" w:color="auto" w:fill="auto"/>
            <w:vAlign w:val="center"/>
          </w:tcPr>
          <w:p w14:paraId="552CE1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0.14</w:t>
            </w:r>
          </w:p>
        </w:tc>
        <w:tc>
          <w:tcPr>
            <w:tcW w:w="705" w:type="dxa"/>
            <w:shd w:val="clear" w:color="auto" w:fill="auto"/>
            <w:vAlign w:val="center"/>
          </w:tcPr>
          <w:p w14:paraId="35DB4E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8939</w:t>
            </w:r>
          </w:p>
        </w:tc>
        <w:tc>
          <w:tcPr>
            <w:tcW w:w="550" w:type="dxa"/>
            <w:shd w:val="clear" w:color="auto" w:fill="auto"/>
            <w:vAlign w:val="center"/>
          </w:tcPr>
          <w:p w14:paraId="395A4AC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0.61</w:t>
            </w:r>
          </w:p>
        </w:tc>
        <w:tc>
          <w:tcPr>
            <w:tcW w:w="666" w:type="dxa"/>
            <w:shd w:val="clear" w:color="auto" w:fill="auto"/>
            <w:vAlign w:val="center"/>
          </w:tcPr>
          <w:p w14:paraId="57F3C44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8900</w:t>
            </w:r>
          </w:p>
        </w:tc>
        <w:tc>
          <w:tcPr>
            <w:tcW w:w="567" w:type="dxa"/>
            <w:shd w:val="clear" w:color="auto" w:fill="auto"/>
            <w:vAlign w:val="center"/>
          </w:tcPr>
          <w:p w14:paraId="3DBEC28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r>
      <w:tr w:rsidR="00A04FF7" w:rsidRPr="006D38BB" w14:paraId="20782DDE" w14:textId="77777777" w:rsidTr="00B77F29">
        <w:trPr>
          <w:trHeight w:val="228"/>
          <w:jc w:val="center"/>
        </w:trPr>
        <w:tc>
          <w:tcPr>
            <w:tcW w:w="961" w:type="dxa"/>
            <w:shd w:val="clear" w:color="auto" w:fill="auto"/>
            <w:vAlign w:val="center"/>
          </w:tcPr>
          <w:p w14:paraId="638614DD" w14:textId="77777777" w:rsidR="00A04FF7" w:rsidRPr="00E85C59" w:rsidRDefault="00A04FF7" w:rsidP="00B77F29">
            <w:pPr>
              <w:adjustRightInd w:val="0"/>
              <w:snapToGrid w:val="0"/>
              <w:rPr>
                <w:color w:val="000000"/>
                <w:sz w:val="18"/>
                <w:szCs w:val="18"/>
              </w:rPr>
            </w:pPr>
            <w:r w:rsidRPr="00E85C59">
              <w:rPr>
                <w:color w:val="000000"/>
                <w:sz w:val="18"/>
                <w:szCs w:val="18"/>
              </w:rPr>
              <w:t>3×500×10</w:t>
            </w:r>
          </w:p>
        </w:tc>
        <w:tc>
          <w:tcPr>
            <w:tcW w:w="666" w:type="dxa"/>
            <w:shd w:val="clear" w:color="auto" w:fill="auto"/>
            <w:vAlign w:val="center"/>
          </w:tcPr>
          <w:p w14:paraId="29DB463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8626</w:t>
            </w:r>
          </w:p>
        </w:tc>
        <w:tc>
          <w:tcPr>
            <w:tcW w:w="536" w:type="dxa"/>
            <w:shd w:val="clear" w:color="auto" w:fill="auto"/>
            <w:vAlign w:val="center"/>
          </w:tcPr>
          <w:p w14:paraId="5C2277D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0.04</w:t>
            </w:r>
          </w:p>
        </w:tc>
        <w:tc>
          <w:tcPr>
            <w:tcW w:w="679" w:type="dxa"/>
            <w:shd w:val="clear" w:color="auto" w:fill="auto"/>
            <w:vAlign w:val="center"/>
          </w:tcPr>
          <w:p w14:paraId="315C39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8633</w:t>
            </w:r>
          </w:p>
        </w:tc>
        <w:tc>
          <w:tcPr>
            <w:tcW w:w="536" w:type="dxa"/>
            <w:shd w:val="clear" w:color="auto" w:fill="auto"/>
            <w:vAlign w:val="center"/>
          </w:tcPr>
          <w:p w14:paraId="3A0CB39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0.11</w:t>
            </w:r>
          </w:p>
        </w:tc>
        <w:tc>
          <w:tcPr>
            <w:tcW w:w="679" w:type="dxa"/>
            <w:shd w:val="clear" w:color="auto" w:fill="auto"/>
            <w:vAlign w:val="center"/>
          </w:tcPr>
          <w:p w14:paraId="1452D7A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8634</w:t>
            </w:r>
          </w:p>
        </w:tc>
        <w:tc>
          <w:tcPr>
            <w:tcW w:w="536" w:type="dxa"/>
            <w:shd w:val="clear" w:color="auto" w:fill="auto"/>
            <w:vAlign w:val="center"/>
          </w:tcPr>
          <w:p w14:paraId="4927670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0.09</w:t>
            </w:r>
          </w:p>
        </w:tc>
        <w:tc>
          <w:tcPr>
            <w:tcW w:w="679" w:type="dxa"/>
            <w:shd w:val="clear" w:color="auto" w:fill="auto"/>
            <w:vAlign w:val="center"/>
          </w:tcPr>
          <w:p w14:paraId="07A73C3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8630</w:t>
            </w:r>
          </w:p>
        </w:tc>
        <w:tc>
          <w:tcPr>
            <w:tcW w:w="536" w:type="dxa"/>
            <w:shd w:val="clear" w:color="auto" w:fill="auto"/>
            <w:vAlign w:val="center"/>
          </w:tcPr>
          <w:p w14:paraId="35BE2CA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0.06</w:t>
            </w:r>
          </w:p>
        </w:tc>
        <w:tc>
          <w:tcPr>
            <w:tcW w:w="705" w:type="dxa"/>
            <w:shd w:val="clear" w:color="auto" w:fill="auto"/>
            <w:vAlign w:val="center"/>
          </w:tcPr>
          <w:p w14:paraId="5BC3C3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8647</w:t>
            </w:r>
          </w:p>
        </w:tc>
        <w:tc>
          <w:tcPr>
            <w:tcW w:w="550" w:type="dxa"/>
            <w:shd w:val="clear" w:color="auto" w:fill="auto"/>
            <w:vAlign w:val="center"/>
          </w:tcPr>
          <w:p w14:paraId="002684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0.29</w:t>
            </w:r>
          </w:p>
        </w:tc>
        <w:tc>
          <w:tcPr>
            <w:tcW w:w="666" w:type="dxa"/>
            <w:shd w:val="clear" w:color="auto" w:fill="auto"/>
            <w:vAlign w:val="center"/>
          </w:tcPr>
          <w:p w14:paraId="60B543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8634</w:t>
            </w:r>
          </w:p>
        </w:tc>
        <w:tc>
          <w:tcPr>
            <w:tcW w:w="567" w:type="dxa"/>
            <w:shd w:val="clear" w:color="auto" w:fill="auto"/>
            <w:vAlign w:val="center"/>
          </w:tcPr>
          <w:p w14:paraId="24F685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0.09</w:t>
            </w:r>
          </w:p>
        </w:tc>
      </w:tr>
      <w:tr w:rsidR="00A04FF7" w:rsidRPr="006D38BB" w14:paraId="763DD1CA" w14:textId="77777777" w:rsidTr="00B77F29">
        <w:trPr>
          <w:trHeight w:val="228"/>
          <w:jc w:val="center"/>
        </w:trPr>
        <w:tc>
          <w:tcPr>
            <w:tcW w:w="961" w:type="dxa"/>
            <w:shd w:val="clear" w:color="auto" w:fill="auto"/>
            <w:vAlign w:val="center"/>
          </w:tcPr>
          <w:p w14:paraId="3D84650E" w14:textId="77777777" w:rsidR="00A04FF7" w:rsidRPr="00E85C59" w:rsidRDefault="00A04FF7" w:rsidP="00B77F29">
            <w:pPr>
              <w:adjustRightInd w:val="0"/>
              <w:snapToGrid w:val="0"/>
              <w:rPr>
                <w:color w:val="000000"/>
                <w:sz w:val="18"/>
                <w:szCs w:val="18"/>
              </w:rPr>
            </w:pPr>
            <w:r w:rsidRPr="00E85C59">
              <w:rPr>
                <w:color w:val="000000"/>
                <w:sz w:val="18"/>
                <w:szCs w:val="18"/>
              </w:rPr>
              <w:t>4×100×3</w:t>
            </w:r>
          </w:p>
        </w:tc>
        <w:tc>
          <w:tcPr>
            <w:tcW w:w="666" w:type="dxa"/>
            <w:shd w:val="clear" w:color="auto" w:fill="auto"/>
            <w:vAlign w:val="center"/>
          </w:tcPr>
          <w:p w14:paraId="1B25A7E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1171</w:t>
            </w:r>
          </w:p>
        </w:tc>
        <w:tc>
          <w:tcPr>
            <w:tcW w:w="536" w:type="dxa"/>
            <w:shd w:val="clear" w:color="auto" w:fill="auto"/>
            <w:vAlign w:val="center"/>
          </w:tcPr>
          <w:p w14:paraId="0EA6E5E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w:t>
            </w:r>
          </w:p>
        </w:tc>
        <w:tc>
          <w:tcPr>
            <w:tcW w:w="679" w:type="dxa"/>
            <w:shd w:val="clear" w:color="auto" w:fill="auto"/>
            <w:vAlign w:val="center"/>
          </w:tcPr>
          <w:p w14:paraId="33CF272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1173</w:t>
            </w:r>
          </w:p>
        </w:tc>
        <w:tc>
          <w:tcPr>
            <w:tcW w:w="536" w:type="dxa"/>
            <w:shd w:val="clear" w:color="auto" w:fill="auto"/>
            <w:vAlign w:val="center"/>
          </w:tcPr>
          <w:p w14:paraId="2D1E31F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c>
          <w:tcPr>
            <w:tcW w:w="679" w:type="dxa"/>
            <w:shd w:val="clear" w:color="auto" w:fill="auto"/>
            <w:vAlign w:val="center"/>
          </w:tcPr>
          <w:p w14:paraId="7A7014B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1176</w:t>
            </w:r>
          </w:p>
        </w:tc>
        <w:tc>
          <w:tcPr>
            <w:tcW w:w="536" w:type="dxa"/>
            <w:shd w:val="clear" w:color="auto" w:fill="auto"/>
            <w:vAlign w:val="center"/>
          </w:tcPr>
          <w:p w14:paraId="38D89D7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0.43</w:t>
            </w:r>
          </w:p>
        </w:tc>
        <w:tc>
          <w:tcPr>
            <w:tcW w:w="679" w:type="dxa"/>
            <w:shd w:val="clear" w:color="auto" w:fill="auto"/>
            <w:vAlign w:val="center"/>
          </w:tcPr>
          <w:p w14:paraId="691D62A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1172</w:t>
            </w:r>
          </w:p>
        </w:tc>
        <w:tc>
          <w:tcPr>
            <w:tcW w:w="536" w:type="dxa"/>
            <w:shd w:val="clear" w:color="auto" w:fill="auto"/>
            <w:vAlign w:val="center"/>
          </w:tcPr>
          <w:p w14:paraId="275E6FA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0.09</w:t>
            </w:r>
          </w:p>
        </w:tc>
        <w:tc>
          <w:tcPr>
            <w:tcW w:w="705" w:type="dxa"/>
            <w:shd w:val="clear" w:color="auto" w:fill="auto"/>
            <w:vAlign w:val="center"/>
          </w:tcPr>
          <w:p w14:paraId="6CEDD1A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1203</w:t>
            </w:r>
          </w:p>
        </w:tc>
        <w:tc>
          <w:tcPr>
            <w:tcW w:w="550" w:type="dxa"/>
            <w:shd w:val="clear" w:color="auto" w:fill="auto"/>
            <w:vAlign w:val="center"/>
          </w:tcPr>
          <w:p w14:paraId="7A90BCC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3.09</w:t>
            </w:r>
          </w:p>
        </w:tc>
        <w:tc>
          <w:tcPr>
            <w:tcW w:w="666" w:type="dxa"/>
            <w:shd w:val="clear" w:color="auto" w:fill="auto"/>
            <w:vAlign w:val="center"/>
          </w:tcPr>
          <w:p w14:paraId="1DA7C2B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1174</w:t>
            </w:r>
          </w:p>
        </w:tc>
        <w:tc>
          <w:tcPr>
            <w:tcW w:w="567" w:type="dxa"/>
            <w:shd w:val="clear" w:color="auto" w:fill="auto"/>
            <w:vAlign w:val="center"/>
          </w:tcPr>
          <w:p w14:paraId="47E6A46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r>
      <w:tr w:rsidR="00A04FF7" w:rsidRPr="006D38BB" w14:paraId="15C8C692" w14:textId="77777777" w:rsidTr="00B77F29">
        <w:trPr>
          <w:trHeight w:val="239"/>
          <w:jc w:val="center"/>
        </w:trPr>
        <w:tc>
          <w:tcPr>
            <w:tcW w:w="961" w:type="dxa"/>
            <w:shd w:val="clear" w:color="auto" w:fill="auto"/>
            <w:vAlign w:val="center"/>
          </w:tcPr>
          <w:p w14:paraId="3CA63270" w14:textId="77777777" w:rsidR="00A04FF7" w:rsidRPr="00E85C59" w:rsidRDefault="00A04FF7" w:rsidP="00B77F29">
            <w:pPr>
              <w:adjustRightInd w:val="0"/>
              <w:snapToGrid w:val="0"/>
              <w:rPr>
                <w:color w:val="000000"/>
                <w:sz w:val="18"/>
                <w:szCs w:val="18"/>
              </w:rPr>
            </w:pPr>
            <w:r w:rsidRPr="00E85C59">
              <w:rPr>
                <w:color w:val="000000"/>
                <w:sz w:val="18"/>
                <w:szCs w:val="18"/>
              </w:rPr>
              <w:t>4×100×5</w:t>
            </w:r>
          </w:p>
        </w:tc>
        <w:tc>
          <w:tcPr>
            <w:tcW w:w="666" w:type="dxa"/>
            <w:shd w:val="clear" w:color="auto" w:fill="auto"/>
            <w:vAlign w:val="center"/>
          </w:tcPr>
          <w:p w14:paraId="4EE9B67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721</w:t>
            </w:r>
          </w:p>
        </w:tc>
        <w:tc>
          <w:tcPr>
            <w:tcW w:w="536" w:type="dxa"/>
            <w:shd w:val="clear" w:color="auto" w:fill="auto"/>
            <w:vAlign w:val="center"/>
          </w:tcPr>
          <w:p w14:paraId="770B0EB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0.75</w:t>
            </w:r>
          </w:p>
        </w:tc>
        <w:tc>
          <w:tcPr>
            <w:tcW w:w="679" w:type="dxa"/>
            <w:shd w:val="clear" w:color="auto" w:fill="auto"/>
            <w:vAlign w:val="center"/>
          </w:tcPr>
          <w:p w14:paraId="7E41320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731</w:t>
            </w:r>
          </w:p>
        </w:tc>
        <w:tc>
          <w:tcPr>
            <w:tcW w:w="536" w:type="dxa"/>
            <w:shd w:val="clear" w:color="auto" w:fill="auto"/>
            <w:vAlign w:val="center"/>
          </w:tcPr>
          <w:p w14:paraId="262896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1.64</w:t>
            </w:r>
          </w:p>
        </w:tc>
        <w:tc>
          <w:tcPr>
            <w:tcW w:w="679" w:type="dxa"/>
            <w:shd w:val="clear" w:color="auto" w:fill="auto"/>
            <w:vAlign w:val="center"/>
          </w:tcPr>
          <w:p w14:paraId="7E2A235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749</w:t>
            </w:r>
          </w:p>
        </w:tc>
        <w:tc>
          <w:tcPr>
            <w:tcW w:w="536" w:type="dxa"/>
            <w:shd w:val="clear" w:color="auto" w:fill="auto"/>
            <w:vAlign w:val="center"/>
          </w:tcPr>
          <w:p w14:paraId="319BE5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3.88</w:t>
            </w:r>
          </w:p>
        </w:tc>
        <w:tc>
          <w:tcPr>
            <w:tcW w:w="679" w:type="dxa"/>
            <w:shd w:val="clear" w:color="auto" w:fill="auto"/>
            <w:vAlign w:val="center"/>
          </w:tcPr>
          <w:p w14:paraId="44B6BE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733</w:t>
            </w:r>
          </w:p>
        </w:tc>
        <w:tc>
          <w:tcPr>
            <w:tcW w:w="536" w:type="dxa"/>
            <w:shd w:val="clear" w:color="auto" w:fill="auto"/>
            <w:vAlign w:val="center"/>
          </w:tcPr>
          <w:p w14:paraId="31ADED6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1.91</w:t>
            </w:r>
          </w:p>
        </w:tc>
        <w:tc>
          <w:tcPr>
            <w:tcW w:w="705" w:type="dxa"/>
            <w:shd w:val="clear" w:color="auto" w:fill="auto"/>
            <w:vAlign w:val="center"/>
          </w:tcPr>
          <w:p w14:paraId="787952D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757</w:t>
            </w:r>
          </w:p>
        </w:tc>
        <w:tc>
          <w:tcPr>
            <w:tcW w:w="550" w:type="dxa"/>
            <w:shd w:val="clear" w:color="auto" w:fill="auto"/>
            <w:vAlign w:val="center"/>
          </w:tcPr>
          <w:p w14:paraId="616B2A4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6.77</w:t>
            </w:r>
          </w:p>
        </w:tc>
        <w:tc>
          <w:tcPr>
            <w:tcW w:w="666" w:type="dxa"/>
            <w:shd w:val="clear" w:color="auto" w:fill="auto"/>
            <w:vAlign w:val="center"/>
          </w:tcPr>
          <w:p w14:paraId="6742373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747</w:t>
            </w:r>
          </w:p>
        </w:tc>
        <w:tc>
          <w:tcPr>
            <w:tcW w:w="567" w:type="dxa"/>
            <w:shd w:val="clear" w:color="auto" w:fill="auto"/>
            <w:vAlign w:val="center"/>
          </w:tcPr>
          <w:p w14:paraId="724D2D1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3.83</w:t>
            </w:r>
          </w:p>
        </w:tc>
      </w:tr>
      <w:tr w:rsidR="00A04FF7" w:rsidRPr="006D38BB" w14:paraId="4A78E21B" w14:textId="77777777" w:rsidTr="00B77F29">
        <w:trPr>
          <w:trHeight w:val="228"/>
          <w:jc w:val="center"/>
        </w:trPr>
        <w:tc>
          <w:tcPr>
            <w:tcW w:w="961" w:type="dxa"/>
            <w:shd w:val="clear" w:color="auto" w:fill="auto"/>
            <w:vAlign w:val="center"/>
          </w:tcPr>
          <w:p w14:paraId="52768D74" w14:textId="77777777" w:rsidR="00A04FF7" w:rsidRPr="00E85C59" w:rsidRDefault="00A04FF7" w:rsidP="00B77F29">
            <w:pPr>
              <w:adjustRightInd w:val="0"/>
              <w:snapToGrid w:val="0"/>
              <w:rPr>
                <w:color w:val="000000"/>
                <w:sz w:val="18"/>
                <w:szCs w:val="18"/>
              </w:rPr>
            </w:pPr>
            <w:r w:rsidRPr="00E85C59">
              <w:rPr>
                <w:color w:val="000000"/>
                <w:sz w:val="18"/>
                <w:szCs w:val="18"/>
              </w:rPr>
              <w:t>4×100×8</w:t>
            </w:r>
          </w:p>
        </w:tc>
        <w:tc>
          <w:tcPr>
            <w:tcW w:w="666" w:type="dxa"/>
            <w:shd w:val="clear" w:color="auto" w:fill="auto"/>
            <w:vAlign w:val="center"/>
          </w:tcPr>
          <w:p w14:paraId="291D80B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1387</w:t>
            </w:r>
          </w:p>
        </w:tc>
        <w:tc>
          <w:tcPr>
            <w:tcW w:w="536" w:type="dxa"/>
            <w:shd w:val="clear" w:color="auto" w:fill="auto"/>
            <w:vAlign w:val="center"/>
          </w:tcPr>
          <w:p w14:paraId="6BE0DE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0.25</w:t>
            </w:r>
          </w:p>
        </w:tc>
        <w:tc>
          <w:tcPr>
            <w:tcW w:w="679" w:type="dxa"/>
            <w:shd w:val="clear" w:color="auto" w:fill="auto"/>
            <w:vAlign w:val="center"/>
          </w:tcPr>
          <w:p w14:paraId="2CC6A5C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1394</w:t>
            </w:r>
          </w:p>
        </w:tc>
        <w:tc>
          <w:tcPr>
            <w:tcW w:w="536" w:type="dxa"/>
            <w:shd w:val="clear" w:color="auto" w:fill="auto"/>
            <w:vAlign w:val="center"/>
          </w:tcPr>
          <w:p w14:paraId="5BD2CC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0.87</w:t>
            </w:r>
          </w:p>
        </w:tc>
        <w:tc>
          <w:tcPr>
            <w:tcW w:w="679" w:type="dxa"/>
            <w:shd w:val="clear" w:color="auto" w:fill="auto"/>
            <w:vAlign w:val="center"/>
          </w:tcPr>
          <w:p w14:paraId="40FBA14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1396</w:t>
            </w:r>
          </w:p>
        </w:tc>
        <w:tc>
          <w:tcPr>
            <w:tcW w:w="536" w:type="dxa"/>
            <w:shd w:val="clear" w:color="auto" w:fill="auto"/>
            <w:vAlign w:val="center"/>
          </w:tcPr>
          <w:p w14:paraId="1067717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0.65</w:t>
            </w:r>
          </w:p>
        </w:tc>
        <w:tc>
          <w:tcPr>
            <w:tcW w:w="679" w:type="dxa"/>
            <w:shd w:val="clear" w:color="auto" w:fill="auto"/>
            <w:vAlign w:val="center"/>
          </w:tcPr>
          <w:p w14:paraId="6B78DD6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1389</w:t>
            </w:r>
          </w:p>
        </w:tc>
        <w:tc>
          <w:tcPr>
            <w:tcW w:w="536" w:type="dxa"/>
            <w:shd w:val="clear" w:color="auto" w:fill="auto"/>
            <w:vAlign w:val="center"/>
          </w:tcPr>
          <w:p w14:paraId="16D2F6A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0.14</w:t>
            </w:r>
          </w:p>
        </w:tc>
        <w:tc>
          <w:tcPr>
            <w:tcW w:w="705" w:type="dxa"/>
            <w:shd w:val="clear" w:color="auto" w:fill="auto"/>
            <w:vAlign w:val="center"/>
          </w:tcPr>
          <w:p w14:paraId="364D926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1428</w:t>
            </w:r>
          </w:p>
        </w:tc>
        <w:tc>
          <w:tcPr>
            <w:tcW w:w="550" w:type="dxa"/>
            <w:shd w:val="clear" w:color="auto" w:fill="auto"/>
            <w:vAlign w:val="center"/>
          </w:tcPr>
          <w:p w14:paraId="58F7420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3.07</w:t>
            </w:r>
          </w:p>
        </w:tc>
        <w:tc>
          <w:tcPr>
            <w:tcW w:w="666" w:type="dxa"/>
            <w:shd w:val="clear" w:color="auto" w:fill="auto"/>
            <w:vAlign w:val="center"/>
          </w:tcPr>
          <w:p w14:paraId="20ADE07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1392</w:t>
            </w:r>
          </w:p>
        </w:tc>
        <w:tc>
          <w:tcPr>
            <w:tcW w:w="567" w:type="dxa"/>
            <w:shd w:val="clear" w:color="auto" w:fill="auto"/>
            <w:vAlign w:val="center"/>
          </w:tcPr>
          <w:p w14:paraId="4989E7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0.59</w:t>
            </w:r>
          </w:p>
        </w:tc>
      </w:tr>
      <w:tr w:rsidR="00A04FF7" w:rsidRPr="006D38BB" w14:paraId="2B9580A2" w14:textId="77777777" w:rsidTr="00B77F29">
        <w:trPr>
          <w:trHeight w:val="228"/>
          <w:jc w:val="center"/>
        </w:trPr>
        <w:tc>
          <w:tcPr>
            <w:tcW w:w="961" w:type="dxa"/>
            <w:shd w:val="clear" w:color="auto" w:fill="auto"/>
            <w:vAlign w:val="center"/>
          </w:tcPr>
          <w:p w14:paraId="1A870293" w14:textId="77777777" w:rsidR="00A04FF7" w:rsidRPr="00E85C59" w:rsidRDefault="00A04FF7" w:rsidP="00B77F29">
            <w:pPr>
              <w:adjustRightInd w:val="0"/>
              <w:snapToGrid w:val="0"/>
              <w:rPr>
                <w:color w:val="000000"/>
                <w:sz w:val="18"/>
                <w:szCs w:val="18"/>
              </w:rPr>
            </w:pPr>
            <w:r w:rsidRPr="00E85C59">
              <w:rPr>
                <w:color w:val="000000"/>
                <w:sz w:val="18"/>
                <w:szCs w:val="18"/>
              </w:rPr>
              <w:t>4×100×10</w:t>
            </w:r>
          </w:p>
        </w:tc>
        <w:tc>
          <w:tcPr>
            <w:tcW w:w="666" w:type="dxa"/>
            <w:shd w:val="clear" w:color="auto" w:fill="auto"/>
            <w:vAlign w:val="center"/>
          </w:tcPr>
          <w:p w14:paraId="487A6FE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1396</w:t>
            </w:r>
          </w:p>
        </w:tc>
        <w:tc>
          <w:tcPr>
            <w:tcW w:w="536" w:type="dxa"/>
            <w:shd w:val="clear" w:color="auto" w:fill="auto"/>
            <w:vAlign w:val="center"/>
          </w:tcPr>
          <w:p w14:paraId="1C24F5F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0.72</w:t>
            </w:r>
          </w:p>
        </w:tc>
        <w:tc>
          <w:tcPr>
            <w:tcW w:w="679" w:type="dxa"/>
            <w:shd w:val="clear" w:color="auto" w:fill="auto"/>
            <w:vAlign w:val="center"/>
          </w:tcPr>
          <w:p w14:paraId="50FC21C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1426</w:t>
            </w:r>
          </w:p>
        </w:tc>
        <w:tc>
          <w:tcPr>
            <w:tcW w:w="536" w:type="dxa"/>
            <w:shd w:val="clear" w:color="auto" w:fill="auto"/>
            <w:vAlign w:val="center"/>
          </w:tcPr>
          <w:p w14:paraId="73A79E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2.79</w:t>
            </w:r>
          </w:p>
        </w:tc>
        <w:tc>
          <w:tcPr>
            <w:tcW w:w="679" w:type="dxa"/>
            <w:shd w:val="clear" w:color="auto" w:fill="auto"/>
            <w:vAlign w:val="center"/>
          </w:tcPr>
          <w:p w14:paraId="007CBB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1458</w:t>
            </w:r>
          </w:p>
        </w:tc>
        <w:tc>
          <w:tcPr>
            <w:tcW w:w="536" w:type="dxa"/>
            <w:shd w:val="clear" w:color="auto" w:fill="auto"/>
            <w:vAlign w:val="center"/>
          </w:tcPr>
          <w:p w14:paraId="4C2025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4.44</w:t>
            </w:r>
          </w:p>
        </w:tc>
        <w:tc>
          <w:tcPr>
            <w:tcW w:w="679" w:type="dxa"/>
            <w:shd w:val="clear" w:color="auto" w:fill="auto"/>
            <w:vAlign w:val="center"/>
          </w:tcPr>
          <w:p w14:paraId="084D97E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1415</w:t>
            </w:r>
          </w:p>
        </w:tc>
        <w:tc>
          <w:tcPr>
            <w:tcW w:w="536" w:type="dxa"/>
            <w:shd w:val="clear" w:color="auto" w:fill="auto"/>
            <w:vAlign w:val="center"/>
          </w:tcPr>
          <w:p w14:paraId="23C913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1.65</w:t>
            </w:r>
          </w:p>
        </w:tc>
        <w:tc>
          <w:tcPr>
            <w:tcW w:w="705" w:type="dxa"/>
            <w:shd w:val="clear" w:color="auto" w:fill="auto"/>
            <w:vAlign w:val="center"/>
          </w:tcPr>
          <w:p w14:paraId="73F5FBA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1432</w:t>
            </w:r>
          </w:p>
        </w:tc>
        <w:tc>
          <w:tcPr>
            <w:tcW w:w="550" w:type="dxa"/>
            <w:shd w:val="clear" w:color="auto" w:fill="auto"/>
            <w:vAlign w:val="center"/>
          </w:tcPr>
          <w:p w14:paraId="3EC567C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3.07</w:t>
            </w:r>
          </w:p>
        </w:tc>
        <w:tc>
          <w:tcPr>
            <w:tcW w:w="666" w:type="dxa"/>
            <w:shd w:val="clear" w:color="auto" w:fill="auto"/>
            <w:vAlign w:val="center"/>
          </w:tcPr>
          <w:p w14:paraId="362C0DC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1428</w:t>
            </w:r>
          </w:p>
        </w:tc>
        <w:tc>
          <w:tcPr>
            <w:tcW w:w="567" w:type="dxa"/>
            <w:shd w:val="clear" w:color="auto" w:fill="auto"/>
            <w:vAlign w:val="center"/>
          </w:tcPr>
          <w:p w14:paraId="531A1B4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2.51</w:t>
            </w:r>
          </w:p>
        </w:tc>
      </w:tr>
      <w:tr w:rsidR="00A04FF7" w:rsidRPr="006D38BB" w14:paraId="5FA27BB5" w14:textId="77777777" w:rsidTr="00B77F29">
        <w:trPr>
          <w:trHeight w:val="228"/>
          <w:jc w:val="center"/>
        </w:trPr>
        <w:tc>
          <w:tcPr>
            <w:tcW w:w="961" w:type="dxa"/>
            <w:shd w:val="clear" w:color="auto" w:fill="auto"/>
            <w:vAlign w:val="center"/>
          </w:tcPr>
          <w:p w14:paraId="21749AC6" w14:textId="77777777" w:rsidR="00A04FF7" w:rsidRPr="00E85C59" w:rsidRDefault="00A04FF7" w:rsidP="00B77F29">
            <w:pPr>
              <w:adjustRightInd w:val="0"/>
              <w:snapToGrid w:val="0"/>
              <w:rPr>
                <w:color w:val="000000"/>
                <w:sz w:val="18"/>
                <w:szCs w:val="18"/>
              </w:rPr>
            </w:pPr>
            <w:r w:rsidRPr="00E85C59">
              <w:rPr>
                <w:color w:val="000000"/>
                <w:sz w:val="18"/>
                <w:szCs w:val="18"/>
              </w:rPr>
              <w:t>4×200×3</w:t>
            </w:r>
          </w:p>
        </w:tc>
        <w:tc>
          <w:tcPr>
            <w:tcW w:w="666" w:type="dxa"/>
            <w:shd w:val="clear" w:color="auto" w:fill="auto"/>
            <w:vAlign w:val="center"/>
          </w:tcPr>
          <w:p w14:paraId="1162623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2512</w:t>
            </w:r>
          </w:p>
        </w:tc>
        <w:tc>
          <w:tcPr>
            <w:tcW w:w="536" w:type="dxa"/>
            <w:shd w:val="clear" w:color="auto" w:fill="auto"/>
            <w:vAlign w:val="center"/>
          </w:tcPr>
          <w:p w14:paraId="065DB77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0.07</w:t>
            </w:r>
          </w:p>
        </w:tc>
        <w:tc>
          <w:tcPr>
            <w:tcW w:w="679" w:type="dxa"/>
            <w:shd w:val="clear" w:color="auto" w:fill="auto"/>
            <w:vAlign w:val="center"/>
          </w:tcPr>
          <w:p w14:paraId="5454E7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2520</w:t>
            </w:r>
          </w:p>
        </w:tc>
        <w:tc>
          <w:tcPr>
            <w:tcW w:w="536" w:type="dxa"/>
            <w:shd w:val="clear" w:color="auto" w:fill="auto"/>
            <w:vAlign w:val="center"/>
          </w:tcPr>
          <w:p w14:paraId="5830400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0.42</w:t>
            </w:r>
          </w:p>
        </w:tc>
        <w:tc>
          <w:tcPr>
            <w:tcW w:w="679" w:type="dxa"/>
            <w:shd w:val="clear" w:color="auto" w:fill="auto"/>
            <w:vAlign w:val="center"/>
          </w:tcPr>
          <w:p w14:paraId="4E160F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2533</w:t>
            </w:r>
          </w:p>
        </w:tc>
        <w:tc>
          <w:tcPr>
            <w:tcW w:w="536" w:type="dxa"/>
            <w:shd w:val="clear" w:color="auto" w:fill="auto"/>
            <w:vAlign w:val="center"/>
          </w:tcPr>
          <w:p w14:paraId="3F543D5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0.84</w:t>
            </w:r>
          </w:p>
        </w:tc>
        <w:tc>
          <w:tcPr>
            <w:tcW w:w="679" w:type="dxa"/>
            <w:shd w:val="clear" w:color="auto" w:fill="auto"/>
            <w:vAlign w:val="center"/>
          </w:tcPr>
          <w:p w14:paraId="1DC19E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2518</w:t>
            </w:r>
          </w:p>
        </w:tc>
        <w:tc>
          <w:tcPr>
            <w:tcW w:w="536" w:type="dxa"/>
            <w:shd w:val="clear" w:color="auto" w:fill="auto"/>
            <w:vAlign w:val="center"/>
          </w:tcPr>
          <w:p w14:paraId="27D741B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0.25</w:t>
            </w:r>
          </w:p>
        </w:tc>
        <w:tc>
          <w:tcPr>
            <w:tcW w:w="705" w:type="dxa"/>
            <w:shd w:val="clear" w:color="auto" w:fill="auto"/>
            <w:vAlign w:val="center"/>
          </w:tcPr>
          <w:p w14:paraId="0800C98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2554</w:t>
            </w:r>
          </w:p>
        </w:tc>
        <w:tc>
          <w:tcPr>
            <w:tcW w:w="550" w:type="dxa"/>
            <w:shd w:val="clear" w:color="auto" w:fill="auto"/>
            <w:vAlign w:val="center"/>
          </w:tcPr>
          <w:p w14:paraId="2140BEF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1.71</w:t>
            </w:r>
          </w:p>
        </w:tc>
        <w:tc>
          <w:tcPr>
            <w:tcW w:w="666" w:type="dxa"/>
            <w:shd w:val="clear" w:color="auto" w:fill="auto"/>
            <w:vAlign w:val="center"/>
          </w:tcPr>
          <w:p w14:paraId="4BEA47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2520</w:t>
            </w:r>
          </w:p>
        </w:tc>
        <w:tc>
          <w:tcPr>
            <w:tcW w:w="567" w:type="dxa"/>
            <w:shd w:val="clear" w:color="auto" w:fill="auto"/>
            <w:vAlign w:val="center"/>
          </w:tcPr>
          <w:p w14:paraId="75D3F67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r>
      <w:tr w:rsidR="00A04FF7" w:rsidRPr="006D38BB" w14:paraId="53AC6E3B" w14:textId="77777777" w:rsidTr="00B77F29">
        <w:trPr>
          <w:trHeight w:val="239"/>
          <w:jc w:val="center"/>
        </w:trPr>
        <w:tc>
          <w:tcPr>
            <w:tcW w:w="961" w:type="dxa"/>
            <w:shd w:val="clear" w:color="auto" w:fill="auto"/>
            <w:vAlign w:val="center"/>
          </w:tcPr>
          <w:p w14:paraId="7770B82D" w14:textId="77777777" w:rsidR="00A04FF7" w:rsidRPr="00E85C59" w:rsidRDefault="00A04FF7" w:rsidP="00B77F29">
            <w:pPr>
              <w:adjustRightInd w:val="0"/>
              <w:snapToGrid w:val="0"/>
              <w:rPr>
                <w:color w:val="000000"/>
                <w:sz w:val="18"/>
                <w:szCs w:val="18"/>
              </w:rPr>
            </w:pPr>
            <w:r w:rsidRPr="00E85C59">
              <w:rPr>
                <w:color w:val="000000"/>
                <w:sz w:val="18"/>
                <w:szCs w:val="18"/>
              </w:rPr>
              <w:t>4×200×5</w:t>
            </w:r>
          </w:p>
        </w:tc>
        <w:tc>
          <w:tcPr>
            <w:tcW w:w="666" w:type="dxa"/>
            <w:shd w:val="clear" w:color="auto" w:fill="auto"/>
            <w:vAlign w:val="center"/>
          </w:tcPr>
          <w:p w14:paraId="3A5685F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2478</w:t>
            </w:r>
          </w:p>
        </w:tc>
        <w:tc>
          <w:tcPr>
            <w:tcW w:w="536" w:type="dxa"/>
            <w:shd w:val="clear" w:color="auto" w:fill="auto"/>
            <w:vAlign w:val="center"/>
          </w:tcPr>
          <w:p w14:paraId="245F2DA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0.36</w:t>
            </w:r>
          </w:p>
        </w:tc>
        <w:tc>
          <w:tcPr>
            <w:tcW w:w="679" w:type="dxa"/>
            <w:shd w:val="clear" w:color="auto" w:fill="auto"/>
            <w:vAlign w:val="center"/>
          </w:tcPr>
          <w:p w14:paraId="726630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2491</w:t>
            </w:r>
          </w:p>
        </w:tc>
        <w:tc>
          <w:tcPr>
            <w:tcW w:w="536" w:type="dxa"/>
            <w:shd w:val="clear" w:color="auto" w:fill="auto"/>
            <w:vAlign w:val="center"/>
          </w:tcPr>
          <w:p w14:paraId="555EEB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0.52</w:t>
            </w:r>
          </w:p>
        </w:tc>
        <w:tc>
          <w:tcPr>
            <w:tcW w:w="679" w:type="dxa"/>
            <w:shd w:val="clear" w:color="auto" w:fill="auto"/>
            <w:vAlign w:val="center"/>
          </w:tcPr>
          <w:p w14:paraId="3576A6B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2498</w:t>
            </w:r>
          </w:p>
        </w:tc>
        <w:tc>
          <w:tcPr>
            <w:tcW w:w="536" w:type="dxa"/>
            <w:shd w:val="clear" w:color="auto" w:fill="auto"/>
            <w:vAlign w:val="center"/>
          </w:tcPr>
          <w:p w14:paraId="23E7ADD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0.81</w:t>
            </w:r>
          </w:p>
        </w:tc>
        <w:tc>
          <w:tcPr>
            <w:tcW w:w="679" w:type="dxa"/>
            <w:shd w:val="clear" w:color="auto" w:fill="auto"/>
            <w:vAlign w:val="center"/>
          </w:tcPr>
          <w:p w14:paraId="0A04599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2490</w:t>
            </w:r>
          </w:p>
        </w:tc>
        <w:tc>
          <w:tcPr>
            <w:tcW w:w="536" w:type="dxa"/>
            <w:shd w:val="clear" w:color="auto" w:fill="auto"/>
            <w:vAlign w:val="center"/>
          </w:tcPr>
          <w:p w14:paraId="63ED927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c>
          <w:tcPr>
            <w:tcW w:w="705" w:type="dxa"/>
            <w:shd w:val="clear" w:color="auto" w:fill="auto"/>
            <w:vAlign w:val="center"/>
          </w:tcPr>
          <w:p w14:paraId="2C193AF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2537</w:t>
            </w:r>
          </w:p>
        </w:tc>
        <w:tc>
          <w:tcPr>
            <w:tcW w:w="550" w:type="dxa"/>
            <w:shd w:val="clear" w:color="auto" w:fill="auto"/>
            <w:vAlign w:val="center"/>
          </w:tcPr>
          <w:p w14:paraId="5EF918F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2.38</w:t>
            </w:r>
          </w:p>
        </w:tc>
        <w:tc>
          <w:tcPr>
            <w:tcW w:w="666" w:type="dxa"/>
            <w:shd w:val="clear" w:color="auto" w:fill="auto"/>
            <w:vAlign w:val="center"/>
          </w:tcPr>
          <w:p w14:paraId="153F64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2493</w:t>
            </w:r>
          </w:p>
        </w:tc>
        <w:tc>
          <w:tcPr>
            <w:tcW w:w="567" w:type="dxa"/>
            <w:shd w:val="clear" w:color="auto" w:fill="auto"/>
            <w:vAlign w:val="center"/>
          </w:tcPr>
          <w:p w14:paraId="3BFC28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0.64</w:t>
            </w:r>
          </w:p>
        </w:tc>
      </w:tr>
      <w:tr w:rsidR="00A04FF7" w:rsidRPr="006D38BB" w14:paraId="5A4F18E0" w14:textId="77777777" w:rsidTr="00B77F29">
        <w:trPr>
          <w:trHeight w:val="228"/>
          <w:jc w:val="center"/>
        </w:trPr>
        <w:tc>
          <w:tcPr>
            <w:tcW w:w="961" w:type="dxa"/>
            <w:shd w:val="clear" w:color="auto" w:fill="auto"/>
            <w:vAlign w:val="center"/>
          </w:tcPr>
          <w:p w14:paraId="190DB271" w14:textId="77777777" w:rsidR="00A04FF7" w:rsidRPr="00E85C59" w:rsidRDefault="00A04FF7" w:rsidP="00B77F29">
            <w:pPr>
              <w:adjustRightInd w:val="0"/>
              <w:snapToGrid w:val="0"/>
              <w:rPr>
                <w:color w:val="000000"/>
                <w:sz w:val="18"/>
                <w:szCs w:val="18"/>
              </w:rPr>
            </w:pPr>
            <w:r w:rsidRPr="00E85C59">
              <w:rPr>
                <w:color w:val="000000"/>
                <w:sz w:val="18"/>
                <w:szCs w:val="18"/>
              </w:rPr>
              <w:t>4×200×8</w:t>
            </w:r>
          </w:p>
        </w:tc>
        <w:tc>
          <w:tcPr>
            <w:tcW w:w="666" w:type="dxa"/>
            <w:shd w:val="clear" w:color="auto" w:fill="auto"/>
            <w:vAlign w:val="center"/>
          </w:tcPr>
          <w:p w14:paraId="3D8346D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2707</w:t>
            </w:r>
          </w:p>
        </w:tc>
        <w:tc>
          <w:tcPr>
            <w:tcW w:w="536" w:type="dxa"/>
            <w:shd w:val="clear" w:color="auto" w:fill="auto"/>
            <w:vAlign w:val="center"/>
          </w:tcPr>
          <w:p w14:paraId="7041328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0.22</w:t>
            </w:r>
          </w:p>
        </w:tc>
        <w:tc>
          <w:tcPr>
            <w:tcW w:w="679" w:type="dxa"/>
            <w:shd w:val="clear" w:color="auto" w:fill="auto"/>
            <w:vAlign w:val="center"/>
          </w:tcPr>
          <w:p w14:paraId="103CDE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2725</w:t>
            </w:r>
          </w:p>
        </w:tc>
        <w:tc>
          <w:tcPr>
            <w:tcW w:w="536" w:type="dxa"/>
            <w:shd w:val="clear" w:color="auto" w:fill="auto"/>
            <w:vAlign w:val="center"/>
          </w:tcPr>
          <w:p w14:paraId="0A2462E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0.66</w:t>
            </w:r>
          </w:p>
        </w:tc>
        <w:tc>
          <w:tcPr>
            <w:tcW w:w="679" w:type="dxa"/>
            <w:shd w:val="clear" w:color="auto" w:fill="auto"/>
            <w:vAlign w:val="center"/>
          </w:tcPr>
          <w:p w14:paraId="30F309B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2725</w:t>
            </w:r>
          </w:p>
        </w:tc>
        <w:tc>
          <w:tcPr>
            <w:tcW w:w="536" w:type="dxa"/>
            <w:shd w:val="clear" w:color="auto" w:fill="auto"/>
            <w:vAlign w:val="center"/>
          </w:tcPr>
          <w:p w14:paraId="76C97EF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0.66</w:t>
            </w:r>
          </w:p>
        </w:tc>
        <w:tc>
          <w:tcPr>
            <w:tcW w:w="679" w:type="dxa"/>
            <w:shd w:val="clear" w:color="auto" w:fill="auto"/>
            <w:vAlign w:val="center"/>
          </w:tcPr>
          <w:p w14:paraId="2B1975E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2724</w:t>
            </w:r>
          </w:p>
        </w:tc>
        <w:tc>
          <w:tcPr>
            <w:tcW w:w="536" w:type="dxa"/>
            <w:shd w:val="clear" w:color="auto" w:fill="auto"/>
            <w:vAlign w:val="center"/>
          </w:tcPr>
          <w:p w14:paraId="0ACC9ED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0.66</w:t>
            </w:r>
          </w:p>
        </w:tc>
        <w:tc>
          <w:tcPr>
            <w:tcW w:w="705" w:type="dxa"/>
            <w:shd w:val="clear" w:color="auto" w:fill="auto"/>
            <w:vAlign w:val="center"/>
          </w:tcPr>
          <w:p w14:paraId="66F697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2749</w:t>
            </w:r>
          </w:p>
        </w:tc>
        <w:tc>
          <w:tcPr>
            <w:tcW w:w="550" w:type="dxa"/>
            <w:shd w:val="clear" w:color="auto" w:fill="auto"/>
            <w:vAlign w:val="center"/>
          </w:tcPr>
          <w:p w14:paraId="1D18BA6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1.77</w:t>
            </w:r>
          </w:p>
        </w:tc>
        <w:tc>
          <w:tcPr>
            <w:tcW w:w="666" w:type="dxa"/>
            <w:shd w:val="clear" w:color="auto" w:fill="auto"/>
            <w:vAlign w:val="center"/>
          </w:tcPr>
          <w:p w14:paraId="58B3B41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2725</w:t>
            </w:r>
          </w:p>
        </w:tc>
        <w:tc>
          <w:tcPr>
            <w:tcW w:w="567" w:type="dxa"/>
            <w:shd w:val="clear" w:color="auto" w:fill="auto"/>
            <w:vAlign w:val="center"/>
          </w:tcPr>
          <w:p w14:paraId="010FE84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0.66</w:t>
            </w:r>
          </w:p>
        </w:tc>
      </w:tr>
      <w:tr w:rsidR="00A04FF7" w:rsidRPr="006D38BB" w14:paraId="1883A722" w14:textId="77777777" w:rsidTr="00B77F29">
        <w:trPr>
          <w:trHeight w:val="228"/>
          <w:jc w:val="center"/>
        </w:trPr>
        <w:tc>
          <w:tcPr>
            <w:tcW w:w="961" w:type="dxa"/>
            <w:shd w:val="clear" w:color="auto" w:fill="auto"/>
            <w:vAlign w:val="center"/>
          </w:tcPr>
          <w:p w14:paraId="277A39D8" w14:textId="77777777" w:rsidR="00A04FF7" w:rsidRPr="00E85C59" w:rsidRDefault="00A04FF7" w:rsidP="00B77F29">
            <w:pPr>
              <w:adjustRightInd w:val="0"/>
              <w:snapToGrid w:val="0"/>
              <w:rPr>
                <w:color w:val="000000"/>
                <w:sz w:val="18"/>
                <w:szCs w:val="18"/>
              </w:rPr>
            </w:pPr>
            <w:r w:rsidRPr="00E85C59">
              <w:rPr>
                <w:color w:val="000000"/>
                <w:sz w:val="18"/>
                <w:szCs w:val="18"/>
              </w:rPr>
              <w:t>4×200×10</w:t>
            </w:r>
          </w:p>
        </w:tc>
        <w:tc>
          <w:tcPr>
            <w:tcW w:w="666" w:type="dxa"/>
            <w:shd w:val="clear" w:color="auto" w:fill="auto"/>
            <w:vAlign w:val="center"/>
          </w:tcPr>
          <w:p w14:paraId="1709EB1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1607</w:t>
            </w:r>
          </w:p>
        </w:tc>
        <w:tc>
          <w:tcPr>
            <w:tcW w:w="536" w:type="dxa"/>
            <w:shd w:val="clear" w:color="auto" w:fill="auto"/>
            <w:vAlign w:val="center"/>
          </w:tcPr>
          <w:p w14:paraId="728B854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0.52</w:t>
            </w:r>
          </w:p>
        </w:tc>
        <w:tc>
          <w:tcPr>
            <w:tcW w:w="679" w:type="dxa"/>
            <w:shd w:val="clear" w:color="auto" w:fill="auto"/>
            <w:vAlign w:val="center"/>
          </w:tcPr>
          <w:p w14:paraId="6D83CA2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1642</w:t>
            </w:r>
          </w:p>
        </w:tc>
        <w:tc>
          <w:tcPr>
            <w:tcW w:w="536" w:type="dxa"/>
            <w:shd w:val="clear" w:color="auto" w:fill="auto"/>
            <w:vAlign w:val="center"/>
          </w:tcPr>
          <w:p w14:paraId="73F0302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3.07</w:t>
            </w:r>
          </w:p>
        </w:tc>
        <w:tc>
          <w:tcPr>
            <w:tcW w:w="679" w:type="dxa"/>
            <w:shd w:val="clear" w:color="auto" w:fill="auto"/>
            <w:vAlign w:val="center"/>
          </w:tcPr>
          <w:p w14:paraId="6073781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1707</w:t>
            </w:r>
          </w:p>
        </w:tc>
        <w:tc>
          <w:tcPr>
            <w:tcW w:w="536" w:type="dxa"/>
            <w:shd w:val="clear" w:color="auto" w:fill="auto"/>
            <w:vAlign w:val="center"/>
          </w:tcPr>
          <w:p w14:paraId="48D21DC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6.22</w:t>
            </w:r>
          </w:p>
        </w:tc>
        <w:tc>
          <w:tcPr>
            <w:tcW w:w="679" w:type="dxa"/>
            <w:shd w:val="clear" w:color="auto" w:fill="auto"/>
            <w:vAlign w:val="center"/>
          </w:tcPr>
          <w:p w14:paraId="3FCD7A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1668</w:t>
            </w:r>
          </w:p>
        </w:tc>
        <w:tc>
          <w:tcPr>
            <w:tcW w:w="536" w:type="dxa"/>
            <w:shd w:val="clear" w:color="auto" w:fill="auto"/>
            <w:vAlign w:val="center"/>
          </w:tcPr>
          <w:p w14:paraId="48D953A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4.47</w:t>
            </w:r>
          </w:p>
        </w:tc>
        <w:tc>
          <w:tcPr>
            <w:tcW w:w="705" w:type="dxa"/>
            <w:shd w:val="clear" w:color="auto" w:fill="auto"/>
            <w:vAlign w:val="center"/>
          </w:tcPr>
          <w:p w14:paraId="546B27A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1670</w:t>
            </w:r>
          </w:p>
        </w:tc>
        <w:tc>
          <w:tcPr>
            <w:tcW w:w="550" w:type="dxa"/>
            <w:shd w:val="clear" w:color="auto" w:fill="auto"/>
            <w:vAlign w:val="center"/>
          </w:tcPr>
          <w:p w14:paraId="2DDD00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4.73</w:t>
            </w:r>
          </w:p>
        </w:tc>
        <w:tc>
          <w:tcPr>
            <w:tcW w:w="666" w:type="dxa"/>
            <w:shd w:val="clear" w:color="auto" w:fill="auto"/>
            <w:vAlign w:val="center"/>
          </w:tcPr>
          <w:p w14:paraId="1265DF0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1687</w:t>
            </w:r>
          </w:p>
        </w:tc>
        <w:tc>
          <w:tcPr>
            <w:tcW w:w="567" w:type="dxa"/>
            <w:shd w:val="clear" w:color="auto" w:fill="auto"/>
            <w:vAlign w:val="center"/>
          </w:tcPr>
          <w:p w14:paraId="692A582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5.5</w:t>
            </w:r>
          </w:p>
        </w:tc>
      </w:tr>
      <w:tr w:rsidR="00A04FF7" w:rsidRPr="006D38BB" w14:paraId="7A37628E" w14:textId="77777777" w:rsidTr="00B77F29">
        <w:trPr>
          <w:trHeight w:val="228"/>
          <w:jc w:val="center"/>
        </w:trPr>
        <w:tc>
          <w:tcPr>
            <w:tcW w:w="961" w:type="dxa"/>
            <w:shd w:val="clear" w:color="auto" w:fill="auto"/>
            <w:vAlign w:val="center"/>
          </w:tcPr>
          <w:p w14:paraId="0DAF7F39" w14:textId="77777777" w:rsidR="00A04FF7" w:rsidRPr="00E85C59" w:rsidRDefault="00A04FF7" w:rsidP="00B77F29">
            <w:pPr>
              <w:adjustRightInd w:val="0"/>
              <w:snapToGrid w:val="0"/>
              <w:rPr>
                <w:color w:val="000000"/>
                <w:sz w:val="18"/>
                <w:szCs w:val="18"/>
              </w:rPr>
            </w:pPr>
            <w:r w:rsidRPr="00E85C59">
              <w:rPr>
                <w:color w:val="000000"/>
                <w:sz w:val="18"/>
                <w:szCs w:val="18"/>
              </w:rPr>
              <w:t>4×300×3</w:t>
            </w:r>
          </w:p>
        </w:tc>
        <w:tc>
          <w:tcPr>
            <w:tcW w:w="666" w:type="dxa"/>
            <w:shd w:val="clear" w:color="auto" w:fill="auto"/>
            <w:vAlign w:val="center"/>
          </w:tcPr>
          <w:p w14:paraId="20B0663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1266</w:t>
            </w:r>
          </w:p>
        </w:tc>
        <w:tc>
          <w:tcPr>
            <w:tcW w:w="536" w:type="dxa"/>
            <w:shd w:val="clear" w:color="auto" w:fill="auto"/>
            <w:vAlign w:val="center"/>
          </w:tcPr>
          <w:p w14:paraId="2A4DB11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w:t>
            </w:r>
          </w:p>
        </w:tc>
        <w:tc>
          <w:tcPr>
            <w:tcW w:w="679" w:type="dxa"/>
            <w:shd w:val="clear" w:color="auto" w:fill="auto"/>
            <w:vAlign w:val="center"/>
          </w:tcPr>
          <w:p w14:paraId="018F44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1285</w:t>
            </w:r>
          </w:p>
        </w:tc>
        <w:tc>
          <w:tcPr>
            <w:tcW w:w="536" w:type="dxa"/>
            <w:shd w:val="clear" w:color="auto" w:fill="auto"/>
            <w:vAlign w:val="center"/>
          </w:tcPr>
          <w:p w14:paraId="7041D71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1.99</w:t>
            </w:r>
          </w:p>
        </w:tc>
        <w:tc>
          <w:tcPr>
            <w:tcW w:w="679" w:type="dxa"/>
            <w:shd w:val="clear" w:color="auto" w:fill="auto"/>
            <w:vAlign w:val="center"/>
          </w:tcPr>
          <w:p w14:paraId="28E5ECC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1307</w:t>
            </w:r>
          </w:p>
        </w:tc>
        <w:tc>
          <w:tcPr>
            <w:tcW w:w="536" w:type="dxa"/>
            <w:shd w:val="clear" w:color="auto" w:fill="auto"/>
            <w:vAlign w:val="center"/>
          </w:tcPr>
          <w:p w14:paraId="17B9FF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3.24</w:t>
            </w:r>
          </w:p>
        </w:tc>
        <w:tc>
          <w:tcPr>
            <w:tcW w:w="679" w:type="dxa"/>
            <w:shd w:val="clear" w:color="auto" w:fill="auto"/>
            <w:vAlign w:val="center"/>
          </w:tcPr>
          <w:p w14:paraId="5596AC4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1301</w:t>
            </w:r>
          </w:p>
        </w:tc>
        <w:tc>
          <w:tcPr>
            <w:tcW w:w="536" w:type="dxa"/>
            <w:shd w:val="clear" w:color="auto" w:fill="auto"/>
            <w:vAlign w:val="center"/>
          </w:tcPr>
          <w:p w14:paraId="105B9C4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3.05</w:t>
            </w:r>
          </w:p>
        </w:tc>
        <w:tc>
          <w:tcPr>
            <w:tcW w:w="705" w:type="dxa"/>
            <w:shd w:val="clear" w:color="auto" w:fill="auto"/>
            <w:vAlign w:val="center"/>
          </w:tcPr>
          <w:p w14:paraId="2586EEA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1301</w:t>
            </w:r>
          </w:p>
        </w:tc>
        <w:tc>
          <w:tcPr>
            <w:tcW w:w="550" w:type="dxa"/>
            <w:shd w:val="clear" w:color="auto" w:fill="auto"/>
            <w:vAlign w:val="center"/>
          </w:tcPr>
          <w:p w14:paraId="447EC34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3.71</w:t>
            </w:r>
          </w:p>
        </w:tc>
        <w:tc>
          <w:tcPr>
            <w:tcW w:w="666" w:type="dxa"/>
            <w:shd w:val="clear" w:color="auto" w:fill="auto"/>
            <w:vAlign w:val="center"/>
          </w:tcPr>
          <w:p w14:paraId="4E174F1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1307</w:t>
            </w:r>
          </w:p>
        </w:tc>
        <w:tc>
          <w:tcPr>
            <w:tcW w:w="567" w:type="dxa"/>
            <w:shd w:val="clear" w:color="auto" w:fill="auto"/>
            <w:vAlign w:val="center"/>
          </w:tcPr>
          <w:p w14:paraId="6F430C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3.24</w:t>
            </w:r>
          </w:p>
        </w:tc>
      </w:tr>
      <w:tr w:rsidR="00A04FF7" w:rsidRPr="006D38BB" w14:paraId="3926BC92" w14:textId="77777777" w:rsidTr="00B77F29">
        <w:trPr>
          <w:trHeight w:val="239"/>
          <w:jc w:val="center"/>
        </w:trPr>
        <w:tc>
          <w:tcPr>
            <w:tcW w:w="961" w:type="dxa"/>
            <w:shd w:val="clear" w:color="auto" w:fill="auto"/>
            <w:vAlign w:val="center"/>
          </w:tcPr>
          <w:p w14:paraId="39CCC89D" w14:textId="77777777" w:rsidR="00A04FF7" w:rsidRPr="00E85C59" w:rsidRDefault="00A04FF7" w:rsidP="00B77F29">
            <w:pPr>
              <w:adjustRightInd w:val="0"/>
              <w:snapToGrid w:val="0"/>
              <w:rPr>
                <w:color w:val="000000"/>
                <w:sz w:val="18"/>
                <w:szCs w:val="18"/>
              </w:rPr>
            </w:pPr>
            <w:r w:rsidRPr="00E85C59">
              <w:rPr>
                <w:color w:val="000000"/>
                <w:sz w:val="18"/>
                <w:szCs w:val="18"/>
              </w:rPr>
              <w:t>4×300×5</w:t>
            </w:r>
          </w:p>
        </w:tc>
        <w:tc>
          <w:tcPr>
            <w:tcW w:w="666" w:type="dxa"/>
            <w:shd w:val="clear" w:color="auto" w:fill="auto"/>
            <w:vAlign w:val="center"/>
          </w:tcPr>
          <w:p w14:paraId="0038FF9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3845</w:t>
            </w:r>
          </w:p>
        </w:tc>
        <w:tc>
          <w:tcPr>
            <w:tcW w:w="536" w:type="dxa"/>
            <w:shd w:val="clear" w:color="auto" w:fill="auto"/>
            <w:vAlign w:val="center"/>
          </w:tcPr>
          <w:p w14:paraId="25B1DB1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0.27</w:t>
            </w:r>
          </w:p>
        </w:tc>
        <w:tc>
          <w:tcPr>
            <w:tcW w:w="679" w:type="dxa"/>
            <w:shd w:val="clear" w:color="auto" w:fill="auto"/>
            <w:vAlign w:val="center"/>
          </w:tcPr>
          <w:p w14:paraId="332E9A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3867</w:t>
            </w:r>
          </w:p>
        </w:tc>
        <w:tc>
          <w:tcPr>
            <w:tcW w:w="536" w:type="dxa"/>
            <w:shd w:val="clear" w:color="auto" w:fill="auto"/>
            <w:vAlign w:val="center"/>
          </w:tcPr>
          <w:p w14:paraId="1DE29D3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0.96</w:t>
            </w:r>
          </w:p>
        </w:tc>
        <w:tc>
          <w:tcPr>
            <w:tcW w:w="679" w:type="dxa"/>
            <w:shd w:val="clear" w:color="auto" w:fill="auto"/>
            <w:vAlign w:val="center"/>
          </w:tcPr>
          <w:p w14:paraId="19B642F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3951</w:t>
            </w:r>
          </w:p>
        </w:tc>
        <w:tc>
          <w:tcPr>
            <w:tcW w:w="536" w:type="dxa"/>
            <w:shd w:val="clear" w:color="auto" w:fill="auto"/>
            <w:vAlign w:val="center"/>
          </w:tcPr>
          <w:p w14:paraId="0034AEF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2.76</w:t>
            </w:r>
          </w:p>
        </w:tc>
        <w:tc>
          <w:tcPr>
            <w:tcW w:w="679" w:type="dxa"/>
            <w:shd w:val="clear" w:color="auto" w:fill="auto"/>
            <w:vAlign w:val="center"/>
          </w:tcPr>
          <w:p w14:paraId="0029F9E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3911</w:t>
            </w:r>
          </w:p>
        </w:tc>
        <w:tc>
          <w:tcPr>
            <w:tcW w:w="536" w:type="dxa"/>
            <w:shd w:val="clear" w:color="auto" w:fill="auto"/>
            <w:vAlign w:val="center"/>
          </w:tcPr>
          <w:p w14:paraId="6564CC2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2.08</w:t>
            </w:r>
          </w:p>
        </w:tc>
        <w:tc>
          <w:tcPr>
            <w:tcW w:w="705" w:type="dxa"/>
            <w:shd w:val="clear" w:color="auto" w:fill="auto"/>
            <w:vAlign w:val="center"/>
          </w:tcPr>
          <w:p w14:paraId="66F946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3902</w:t>
            </w:r>
          </w:p>
        </w:tc>
        <w:tc>
          <w:tcPr>
            <w:tcW w:w="550" w:type="dxa"/>
            <w:shd w:val="clear" w:color="auto" w:fill="auto"/>
            <w:vAlign w:val="center"/>
          </w:tcPr>
          <w:p w14:paraId="041D2B3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1.97</w:t>
            </w:r>
          </w:p>
        </w:tc>
        <w:tc>
          <w:tcPr>
            <w:tcW w:w="666" w:type="dxa"/>
            <w:shd w:val="clear" w:color="auto" w:fill="auto"/>
            <w:vAlign w:val="center"/>
          </w:tcPr>
          <w:p w14:paraId="6E0FBE8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3950</w:t>
            </w:r>
          </w:p>
        </w:tc>
        <w:tc>
          <w:tcPr>
            <w:tcW w:w="567" w:type="dxa"/>
            <w:shd w:val="clear" w:color="auto" w:fill="auto"/>
            <w:vAlign w:val="center"/>
          </w:tcPr>
          <w:p w14:paraId="6D0D7AA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2.75</w:t>
            </w:r>
          </w:p>
        </w:tc>
      </w:tr>
      <w:tr w:rsidR="00A04FF7" w:rsidRPr="006D38BB" w14:paraId="2565B7EA" w14:textId="77777777" w:rsidTr="00B77F29">
        <w:trPr>
          <w:trHeight w:val="228"/>
          <w:jc w:val="center"/>
        </w:trPr>
        <w:tc>
          <w:tcPr>
            <w:tcW w:w="961" w:type="dxa"/>
            <w:shd w:val="clear" w:color="auto" w:fill="auto"/>
            <w:vAlign w:val="center"/>
          </w:tcPr>
          <w:p w14:paraId="1E1D0289" w14:textId="77777777" w:rsidR="00A04FF7" w:rsidRPr="00E85C59" w:rsidRDefault="00A04FF7" w:rsidP="00B77F29">
            <w:pPr>
              <w:adjustRightInd w:val="0"/>
              <w:snapToGrid w:val="0"/>
              <w:rPr>
                <w:color w:val="000000"/>
                <w:sz w:val="18"/>
                <w:szCs w:val="18"/>
              </w:rPr>
            </w:pPr>
            <w:r w:rsidRPr="00E85C59">
              <w:rPr>
                <w:color w:val="000000"/>
                <w:sz w:val="18"/>
                <w:szCs w:val="18"/>
              </w:rPr>
              <w:t>4×300×8</w:t>
            </w:r>
          </w:p>
        </w:tc>
        <w:tc>
          <w:tcPr>
            <w:tcW w:w="666" w:type="dxa"/>
            <w:shd w:val="clear" w:color="auto" w:fill="auto"/>
            <w:vAlign w:val="center"/>
          </w:tcPr>
          <w:p w14:paraId="59F6FEE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3937</w:t>
            </w:r>
          </w:p>
        </w:tc>
        <w:tc>
          <w:tcPr>
            <w:tcW w:w="536" w:type="dxa"/>
            <w:shd w:val="clear" w:color="auto" w:fill="auto"/>
            <w:vAlign w:val="center"/>
          </w:tcPr>
          <w:p w14:paraId="739E12D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w:t>
            </w:r>
          </w:p>
        </w:tc>
        <w:tc>
          <w:tcPr>
            <w:tcW w:w="679" w:type="dxa"/>
            <w:shd w:val="clear" w:color="auto" w:fill="auto"/>
            <w:vAlign w:val="center"/>
          </w:tcPr>
          <w:p w14:paraId="1246FA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3946</w:t>
            </w:r>
          </w:p>
        </w:tc>
        <w:tc>
          <w:tcPr>
            <w:tcW w:w="536" w:type="dxa"/>
            <w:shd w:val="clear" w:color="auto" w:fill="auto"/>
            <w:vAlign w:val="center"/>
          </w:tcPr>
          <w:p w14:paraId="47FAA82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0.33</w:t>
            </w:r>
          </w:p>
        </w:tc>
        <w:tc>
          <w:tcPr>
            <w:tcW w:w="679" w:type="dxa"/>
            <w:shd w:val="clear" w:color="auto" w:fill="auto"/>
            <w:vAlign w:val="center"/>
          </w:tcPr>
          <w:p w14:paraId="7611267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3951</w:t>
            </w:r>
          </w:p>
        </w:tc>
        <w:tc>
          <w:tcPr>
            <w:tcW w:w="536" w:type="dxa"/>
            <w:shd w:val="clear" w:color="auto" w:fill="auto"/>
            <w:vAlign w:val="center"/>
          </w:tcPr>
          <w:p w14:paraId="0AFDCF0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c>
          <w:tcPr>
            <w:tcW w:w="679" w:type="dxa"/>
            <w:shd w:val="clear" w:color="auto" w:fill="auto"/>
            <w:vAlign w:val="center"/>
          </w:tcPr>
          <w:p w14:paraId="45FC9FC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3947</w:t>
            </w:r>
          </w:p>
        </w:tc>
        <w:tc>
          <w:tcPr>
            <w:tcW w:w="536" w:type="dxa"/>
            <w:shd w:val="clear" w:color="auto" w:fill="auto"/>
            <w:vAlign w:val="center"/>
          </w:tcPr>
          <w:p w14:paraId="078B6E4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0.27</w:t>
            </w:r>
          </w:p>
        </w:tc>
        <w:tc>
          <w:tcPr>
            <w:tcW w:w="705" w:type="dxa"/>
            <w:shd w:val="clear" w:color="auto" w:fill="auto"/>
            <w:vAlign w:val="center"/>
          </w:tcPr>
          <w:p w14:paraId="0B11E4A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4000</w:t>
            </w:r>
          </w:p>
        </w:tc>
        <w:tc>
          <w:tcPr>
            <w:tcW w:w="550" w:type="dxa"/>
            <w:shd w:val="clear" w:color="auto" w:fill="auto"/>
            <w:vAlign w:val="center"/>
          </w:tcPr>
          <w:p w14:paraId="487E564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1.8</w:t>
            </w:r>
          </w:p>
        </w:tc>
        <w:tc>
          <w:tcPr>
            <w:tcW w:w="666" w:type="dxa"/>
            <w:shd w:val="clear" w:color="auto" w:fill="auto"/>
            <w:vAlign w:val="center"/>
          </w:tcPr>
          <w:p w14:paraId="31C0B9A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3951</w:t>
            </w:r>
          </w:p>
        </w:tc>
        <w:tc>
          <w:tcPr>
            <w:tcW w:w="567" w:type="dxa"/>
            <w:shd w:val="clear" w:color="auto" w:fill="auto"/>
            <w:vAlign w:val="center"/>
          </w:tcPr>
          <w:p w14:paraId="49A04AE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r>
      <w:tr w:rsidR="00A04FF7" w:rsidRPr="006D38BB" w14:paraId="653D56CE" w14:textId="77777777" w:rsidTr="00B77F29">
        <w:trPr>
          <w:trHeight w:val="228"/>
          <w:jc w:val="center"/>
        </w:trPr>
        <w:tc>
          <w:tcPr>
            <w:tcW w:w="961" w:type="dxa"/>
            <w:shd w:val="clear" w:color="auto" w:fill="auto"/>
            <w:vAlign w:val="center"/>
          </w:tcPr>
          <w:p w14:paraId="4A4D507E" w14:textId="77777777" w:rsidR="00A04FF7" w:rsidRPr="00E85C59" w:rsidRDefault="00A04FF7" w:rsidP="00B77F29">
            <w:pPr>
              <w:adjustRightInd w:val="0"/>
              <w:snapToGrid w:val="0"/>
              <w:rPr>
                <w:color w:val="000000"/>
                <w:sz w:val="18"/>
                <w:szCs w:val="18"/>
              </w:rPr>
            </w:pPr>
            <w:r w:rsidRPr="00E85C59">
              <w:rPr>
                <w:color w:val="000000"/>
                <w:sz w:val="18"/>
                <w:szCs w:val="18"/>
              </w:rPr>
              <w:t>4×300×10</w:t>
            </w:r>
          </w:p>
        </w:tc>
        <w:tc>
          <w:tcPr>
            <w:tcW w:w="666" w:type="dxa"/>
            <w:shd w:val="clear" w:color="auto" w:fill="auto"/>
            <w:vAlign w:val="center"/>
          </w:tcPr>
          <w:p w14:paraId="1315CC5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4224</w:t>
            </w:r>
          </w:p>
        </w:tc>
        <w:tc>
          <w:tcPr>
            <w:tcW w:w="536" w:type="dxa"/>
            <w:shd w:val="clear" w:color="auto" w:fill="auto"/>
            <w:vAlign w:val="center"/>
          </w:tcPr>
          <w:p w14:paraId="464DD66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0.08</w:t>
            </w:r>
          </w:p>
        </w:tc>
        <w:tc>
          <w:tcPr>
            <w:tcW w:w="679" w:type="dxa"/>
            <w:shd w:val="clear" w:color="auto" w:fill="auto"/>
            <w:vAlign w:val="center"/>
          </w:tcPr>
          <w:p w14:paraId="3327770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4238</w:t>
            </w:r>
          </w:p>
        </w:tc>
        <w:tc>
          <w:tcPr>
            <w:tcW w:w="536" w:type="dxa"/>
            <w:shd w:val="clear" w:color="auto" w:fill="auto"/>
            <w:vAlign w:val="center"/>
          </w:tcPr>
          <w:p w14:paraId="0C0EFF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w:t>
            </w:r>
          </w:p>
        </w:tc>
        <w:tc>
          <w:tcPr>
            <w:tcW w:w="679" w:type="dxa"/>
            <w:shd w:val="clear" w:color="auto" w:fill="auto"/>
            <w:vAlign w:val="center"/>
          </w:tcPr>
          <w:p w14:paraId="36741E9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4271</w:t>
            </w:r>
          </w:p>
        </w:tc>
        <w:tc>
          <w:tcPr>
            <w:tcW w:w="536" w:type="dxa"/>
            <w:shd w:val="clear" w:color="auto" w:fill="auto"/>
            <w:vAlign w:val="center"/>
          </w:tcPr>
          <w:p w14:paraId="1FC55E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1.11</w:t>
            </w:r>
          </w:p>
        </w:tc>
        <w:tc>
          <w:tcPr>
            <w:tcW w:w="679" w:type="dxa"/>
            <w:shd w:val="clear" w:color="auto" w:fill="auto"/>
            <w:vAlign w:val="center"/>
          </w:tcPr>
          <w:p w14:paraId="71C3FC1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4235</w:t>
            </w:r>
          </w:p>
        </w:tc>
        <w:tc>
          <w:tcPr>
            <w:tcW w:w="536" w:type="dxa"/>
            <w:shd w:val="clear" w:color="auto" w:fill="auto"/>
            <w:vAlign w:val="center"/>
          </w:tcPr>
          <w:p w14:paraId="06AC158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0.33</w:t>
            </w:r>
          </w:p>
        </w:tc>
        <w:tc>
          <w:tcPr>
            <w:tcW w:w="705" w:type="dxa"/>
            <w:shd w:val="clear" w:color="auto" w:fill="auto"/>
            <w:vAlign w:val="center"/>
          </w:tcPr>
          <w:p w14:paraId="12C244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4269</w:t>
            </w:r>
          </w:p>
        </w:tc>
        <w:tc>
          <w:tcPr>
            <w:tcW w:w="550" w:type="dxa"/>
            <w:shd w:val="clear" w:color="auto" w:fill="auto"/>
            <w:vAlign w:val="center"/>
          </w:tcPr>
          <w:p w14:paraId="41C2B4D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1.16</w:t>
            </w:r>
          </w:p>
        </w:tc>
        <w:tc>
          <w:tcPr>
            <w:tcW w:w="666" w:type="dxa"/>
            <w:shd w:val="clear" w:color="auto" w:fill="auto"/>
            <w:vAlign w:val="center"/>
          </w:tcPr>
          <w:p w14:paraId="65A0231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4250</w:t>
            </w:r>
          </w:p>
        </w:tc>
        <w:tc>
          <w:tcPr>
            <w:tcW w:w="567" w:type="dxa"/>
            <w:shd w:val="clear" w:color="auto" w:fill="auto"/>
            <w:vAlign w:val="center"/>
          </w:tcPr>
          <w:p w14:paraId="4B6E65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0.72</w:t>
            </w:r>
          </w:p>
        </w:tc>
      </w:tr>
      <w:tr w:rsidR="00A04FF7" w:rsidRPr="006D38BB" w14:paraId="488C2D22" w14:textId="77777777" w:rsidTr="00B77F29">
        <w:trPr>
          <w:trHeight w:val="228"/>
          <w:jc w:val="center"/>
        </w:trPr>
        <w:tc>
          <w:tcPr>
            <w:tcW w:w="961" w:type="dxa"/>
            <w:shd w:val="clear" w:color="auto" w:fill="auto"/>
            <w:vAlign w:val="center"/>
          </w:tcPr>
          <w:p w14:paraId="7D381910" w14:textId="77777777" w:rsidR="00A04FF7" w:rsidRPr="00E85C59" w:rsidRDefault="00A04FF7" w:rsidP="00B77F29">
            <w:pPr>
              <w:adjustRightInd w:val="0"/>
              <w:snapToGrid w:val="0"/>
              <w:rPr>
                <w:color w:val="000000"/>
                <w:sz w:val="18"/>
                <w:szCs w:val="18"/>
              </w:rPr>
            </w:pPr>
            <w:r w:rsidRPr="00E85C59">
              <w:rPr>
                <w:color w:val="000000"/>
                <w:sz w:val="18"/>
                <w:szCs w:val="18"/>
              </w:rPr>
              <w:t>4×400×3</w:t>
            </w:r>
          </w:p>
        </w:tc>
        <w:tc>
          <w:tcPr>
            <w:tcW w:w="666" w:type="dxa"/>
            <w:shd w:val="clear" w:color="auto" w:fill="auto"/>
            <w:vAlign w:val="center"/>
          </w:tcPr>
          <w:p w14:paraId="6C26812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4938</w:t>
            </w:r>
          </w:p>
        </w:tc>
        <w:tc>
          <w:tcPr>
            <w:tcW w:w="536" w:type="dxa"/>
            <w:shd w:val="clear" w:color="auto" w:fill="auto"/>
            <w:vAlign w:val="center"/>
          </w:tcPr>
          <w:p w14:paraId="1C35CF9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0.21</w:t>
            </w:r>
          </w:p>
        </w:tc>
        <w:tc>
          <w:tcPr>
            <w:tcW w:w="679" w:type="dxa"/>
            <w:shd w:val="clear" w:color="auto" w:fill="auto"/>
            <w:vAlign w:val="center"/>
          </w:tcPr>
          <w:p w14:paraId="5769E1F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4954</w:t>
            </w:r>
          </w:p>
        </w:tc>
        <w:tc>
          <w:tcPr>
            <w:tcW w:w="536" w:type="dxa"/>
            <w:shd w:val="clear" w:color="auto" w:fill="auto"/>
            <w:vAlign w:val="center"/>
          </w:tcPr>
          <w:p w14:paraId="140FBD1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0.38</w:t>
            </w:r>
          </w:p>
        </w:tc>
        <w:tc>
          <w:tcPr>
            <w:tcW w:w="679" w:type="dxa"/>
            <w:shd w:val="clear" w:color="auto" w:fill="auto"/>
            <w:vAlign w:val="center"/>
          </w:tcPr>
          <w:p w14:paraId="3AD50F5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4959</w:t>
            </w:r>
          </w:p>
        </w:tc>
        <w:tc>
          <w:tcPr>
            <w:tcW w:w="536" w:type="dxa"/>
            <w:shd w:val="clear" w:color="auto" w:fill="auto"/>
            <w:vAlign w:val="center"/>
          </w:tcPr>
          <w:p w14:paraId="1AB95D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0.43</w:t>
            </w:r>
          </w:p>
        </w:tc>
        <w:tc>
          <w:tcPr>
            <w:tcW w:w="679" w:type="dxa"/>
            <w:shd w:val="clear" w:color="auto" w:fill="auto"/>
            <w:vAlign w:val="center"/>
          </w:tcPr>
          <w:p w14:paraId="5448F29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4952</w:t>
            </w:r>
          </w:p>
        </w:tc>
        <w:tc>
          <w:tcPr>
            <w:tcW w:w="536" w:type="dxa"/>
            <w:shd w:val="clear" w:color="auto" w:fill="auto"/>
            <w:vAlign w:val="center"/>
          </w:tcPr>
          <w:p w14:paraId="0D8EE77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0.29</w:t>
            </w:r>
          </w:p>
        </w:tc>
        <w:tc>
          <w:tcPr>
            <w:tcW w:w="705" w:type="dxa"/>
            <w:shd w:val="clear" w:color="auto" w:fill="auto"/>
            <w:vAlign w:val="center"/>
          </w:tcPr>
          <w:p w14:paraId="3E538A7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5009</w:t>
            </w:r>
          </w:p>
        </w:tc>
        <w:tc>
          <w:tcPr>
            <w:tcW w:w="550" w:type="dxa"/>
            <w:shd w:val="clear" w:color="auto" w:fill="auto"/>
            <w:vAlign w:val="center"/>
          </w:tcPr>
          <w:p w14:paraId="25F2D7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1.45</w:t>
            </w:r>
          </w:p>
        </w:tc>
        <w:tc>
          <w:tcPr>
            <w:tcW w:w="666" w:type="dxa"/>
            <w:shd w:val="clear" w:color="auto" w:fill="auto"/>
            <w:vAlign w:val="center"/>
          </w:tcPr>
          <w:p w14:paraId="703BC04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4954</w:t>
            </w:r>
          </w:p>
        </w:tc>
        <w:tc>
          <w:tcPr>
            <w:tcW w:w="567" w:type="dxa"/>
            <w:shd w:val="clear" w:color="auto" w:fill="auto"/>
            <w:vAlign w:val="center"/>
          </w:tcPr>
          <w:p w14:paraId="3F4B586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0.36</w:t>
            </w:r>
          </w:p>
        </w:tc>
      </w:tr>
      <w:tr w:rsidR="00A04FF7" w:rsidRPr="006D38BB" w14:paraId="6AED84C9" w14:textId="77777777" w:rsidTr="00B77F29">
        <w:trPr>
          <w:trHeight w:val="239"/>
          <w:jc w:val="center"/>
        </w:trPr>
        <w:tc>
          <w:tcPr>
            <w:tcW w:w="961" w:type="dxa"/>
            <w:shd w:val="clear" w:color="auto" w:fill="auto"/>
            <w:vAlign w:val="center"/>
          </w:tcPr>
          <w:p w14:paraId="44AC3B88" w14:textId="77777777" w:rsidR="00A04FF7" w:rsidRPr="00E85C59" w:rsidRDefault="00A04FF7" w:rsidP="00B77F29">
            <w:pPr>
              <w:adjustRightInd w:val="0"/>
              <w:snapToGrid w:val="0"/>
              <w:rPr>
                <w:color w:val="000000"/>
                <w:sz w:val="18"/>
                <w:szCs w:val="18"/>
              </w:rPr>
            </w:pPr>
            <w:r w:rsidRPr="00E85C59">
              <w:rPr>
                <w:color w:val="000000"/>
                <w:sz w:val="18"/>
                <w:szCs w:val="18"/>
              </w:rPr>
              <w:t>4×400×5</w:t>
            </w:r>
          </w:p>
        </w:tc>
        <w:tc>
          <w:tcPr>
            <w:tcW w:w="666" w:type="dxa"/>
            <w:shd w:val="clear" w:color="auto" w:fill="auto"/>
            <w:vAlign w:val="center"/>
          </w:tcPr>
          <w:p w14:paraId="1E74A381"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5183</w:t>
            </w:r>
          </w:p>
        </w:tc>
        <w:tc>
          <w:tcPr>
            <w:tcW w:w="536" w:type="dxa"/>
            <w:shd w:val="clear" w:color="auto" w:fill="auto"/>
            <w:vAlign w:val="center"/>
          </w:tcPr>
          <w:p w14:paraId="7BB1503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0.11</w:t>
            </w:r>
          </w:p>
        </w:tc>
        <w:tc>
          <w:tcPr>
            <w:tcW w:w="679" w:type="dxa"/>
            <w:shd w:val="clear" w:color="auto" w:fill="auto"/>
            <w:vAlign w:val="center"/>
          </w:tcPr>
          <w:p w14:paraId="5C5E812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5196</w:t>
            </w:r>
          </w:p>
        </w:tc>
        <w:tc>
          <w:tcPr>
            <w:tcW w:w="536" w:type="dxa"/>
            <w:shd w:val="clear" w:color="auto" w:fill="auto"/>
            <w:vAlign w:val="center"/>
          </w:tcPr>
          <w:p w14:paraId="308E94A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0.44</w:t>
            </w:r>
          </w:p>
        </w:tc>
        <w:tc>
          <w:tcPr>
            <w:tcW w:w="679" w:type="dxa"/>
            <w:shd w:val="clear" w:color="auto" w:fill="auto"/>
            <w:vAlign w:val="center"/>
          </w:tcPr>
          <w:p w14:paraId="68E9CD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5215</w:t>
            </w:r>
          </w:p>
        </w:tc>
        <w:tc>
          <w:tcPr>
            <w:tcW w:w="536" w:type="dxa"/>
            <w:shd w:val="clear" w:color="auto" w:fill="auto"/>
            <w:vAlign w:val="center"/>
          </w:tcPr>
          <w:p w14:paraId="6C88B9A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0.62</w:t>
            </w:r>
          </w:p>
        </w:tc>
        <w:tc>
          <w:tcPr>
            <w:tcW w:w="679" w:type="dxa"/>
            <w:shd w:val="clear" w:color="auto" w:fill="auto"/>
            <w:vAlign w:val="center"/>
          </w:tcPr>
          <w:p w14:paraId="54469A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5193</w:t>
            </w:r>
          </w:p>
        </w:tc>
        <w:tc>
          <w:tcPr>
            <w:tcW w:w="536" w:type="dxa"/>
            <w:shd w:val="clear" w:color="auto" w:fill="auto"/>
            <w:vAlign w:val="center"/>
          </w:tcPr>
          <w:p w14:paraId="33A9A1D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c>
          <w:tcPr>
            <w:tcW w:w="705" w:type="dxa"/>
            <w:shd w:val="clear" w:color="auto" w:fill="auto"/>
            <w:vAlign w:val="center"/>
          </w:tcPr>
          <w:p w14:paraId="0DB3772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5221</w:t>
            </w:r>
          </w:p>
        </w:tc>
        <w:tc>
          <w:tcPr>
            <w:tcW w:w="550" w:type="dxa"/>
            <w:shd w:val="clear" w:color="auto" w:fill="auto"/>
            <w:vAlign w:val="center"/>
          </w:tcPr>
          <w:p w14:paraId="38EEBAC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w:t>
            </w:r>
          </w:p>
        </w:tc>
        <w:tc>
          <w:tcPr>
            <w:tcW w:w="666" w:type="dxa"/>
            <w:shd w:val="clear" w:color="auto" w:fill="auto"/>
            <w:vAlign w:val="center"/>
          </w:tcPr>
          <w:p w14:paraId="39814E0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5215</w:t>
            </w:r>
          </w:p>
        </w:tc>
        <w:tc>
          <w:tcPr>
            <w:tcW w:w="567" w:type="dxa"/>
            <w:shd w:val="clear" w:color="auto" w:fill="auto"/>
            <w:vAlign w:val="center"/>
          </w:tcPr>
          <w:p w14:paraId="309BFA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0.62</w:t>
            </w:r>
          </w:p>
        </w:tc>
      </w:tr>
      <w:tr w:rsidR="00A04FF7" w:rsidRPr="006D38BB" w14:paraId="449F42ED" w14:textId="77777777" w:rsidTr="00B77F29">
        <w:trPr>
          <w:trHeight w:val="228"/>
          <w:jc w:val="center"/>
        </w:trPr>
        <w:tc>
          <w:tcPr>
            <w:tcW w:w="961" w:type="dxa"/>
            <w:shd w:val="clear" w:color="auto" w:fill="auto"/>
            <w:vAlign w:val="center"/>
          </w:tcPr>
          <w:p w14:paraId="350BF21B" w14:textId="77777777" w:rsidR="00A04FF7" w:rsidRPr="00E85C59" w:rsidRDefault="00A04FF7" w:rsidP="00B77F29">
            <w:pPr>
              <w:adjustRightInd w:val="0"/>
              <w:snapToGrid w:val="0"/>
              <w:rPr>
                <w:color w:val="000000"/>
                <w:sz w:val="18"/>
                <w:szCs w:val="18"/>
              </w:rPr>
            </w:pPr>
            <w:r w:rsidRPr="00E85C59">
              <w:rPr>
                <w:color w:val="000000"/>
                <w:sz w:val="18"/>
                <w:szCs w:val="18"/>
              </w:rPr>
              <w:t>4×400×8</w:t>
            </w:r>
          </w:p>
        </w:tc>
        <w:tc>
          <w:tcPr>
            <w:tcW w:w="666" w:type="dxa"/>
            <w:shd w:val="clear" w:color="auto" w:fill="auto"/>
            <w:vAlign w:val="center"/>
          </w:tcPr>
          <w:p w14:paraId="2653BC9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5389</w:t>
            </w:r>
          </w:p>
        </w:tc>
        <w:tc>
          <w:tcPr>
            <w:tcW w:w="536" w:type="dxa"/>
            <w:shd w:val="clear" w:color="auto" w:fill="auto"/>
            <w:vAlign w:val="center"/>
          </w:tcPr>
          <w:p w14:paraId="7577C5D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0.22</w:t>
            </w:r>
          </w:p>
        </w:tc>
        <w:tc>
          <w:tcPr>
            <w:tcW w:w="679" w:type="dxa"/>
            <w:shd w:val="clear" w:color="auto" w:fill="auto"/>
            <w:vAlign w:val="center"/>
          </w:tcPr>
          <w:p w14:paraId="0EED13F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5442</w:t>
            </w:r>
          </w:p>
        </w:tc>
        <w:tc>
          <w:tcPr>
            <w:tcW w:w="536" w:type="dxa"/>
            <w:shd w:val="clear" w:color="auto" w:fill="auto"/>
            <w:vAlign w:val="center"/>
          </w:tcPr>
          <w:p w14:paraId="3824666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1.18</w:t>
            </w:r>
          </w:p>
        </w:tc>
        <w:tc>
          <w:tcPr>
            <w:tcW w:w="679" w:type="dxa"/>
            <w:shd w:val="clear" w:color="auto" w:fill="auto"/>
            <w:vAlign w:val="center"/>
          </w:tcPr>
          <w:p w14:paraId="6779CF5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5482</w:t>
            </w:r>
          </w:p>
        </w:tc>
        <w:tc>
          <w:tcPr>
            <w:tcW w:w="536" w:type="dxa"/>
            <w:shd w:val="clear" w:color="auto" w:fill="auto"/>
            <w:vAlign w:val="center"/>
          </w:tcPr>
          <w:p w14:paraId="4715215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1.73</w:t>
            </w:r>
          </w:p>
        </w:tc>
        <w:tc>
          <w:tcPr>
            <w:tcW w:w="679" w:type="dxa"/>
            <w:shd w:val="clear" w:color="auto" w:fill="auto"/>
            <w:vAlign w:val="center"/>
          </w:tcPr>
          <w:p w14:paraId="10ACD86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5468</w:t>
            </w:r>
          </w:p>
        </w:tc>
        <w:tc>
          <w:tcPr>
            <w:tcW w:w="536" w:type="dxa"/>
            <w:shd w:val="clear" w:color="auto" w:fill="auto"/>
            <w:vAlign w:val="center"/>
          </w:tcPr>
          <w:p w14:paraId="51F7B4E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w:t>
            </w:r>
          </w:p>
        </w:tc>
        <w:tc>
          <w:tcPr>
            <w:tcW w:w="705" w:type="dxa"/>
            <w:shd w:val="clear" w:color="auto" w:fill="auto"/>
            <w:vAlign w:val="center"/>
          </w:tcPr>
          <w:p w14:paraId="26E4AE1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5476</w:t>
            </w:r>
          </w:p>
        </w:tc>
        <w:tc>
          <w:tcPr>
            <w:tcW w:w="550" w:type="dxa"/>
            <w:shd w:val="clear" w:color="auto" w:fill="auto"/>
            <w:vAlign w:val="center"/>
          </w:tcPr>
          <w:p w14:paraId="2DF7282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2.21</w:t>
            </w:r>
          </w:p>
        </w:tc>
        <w:tc>
          <w:tcPr>
            <w:tcW w:w="666" w:type="dxa"/>
            <w:shd w:val="clear" w:color="auto" w:fill="auto"/>
            <w:vAlign w:val="center"/>
          </w:tcPr>
          <w:p w14:paraId="7DCB654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5482</w:t>
            </w:r>
          </w:p>
        </w:tc>
        <w:tc>
          <w:tcPr>
            <w:tcW w:w="567" w:type="dxa"/>
            <w:shd w:val="clear" w:color="auto" w:fill="auto"/>
            <w:vAlign w:val="center"/>
          </w:tcPr>
          <w:p w14:paraId="7EF97F8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1.73</w:t>
            </w:r>
          </w:p>
        </w:tc>
      </w:tr>
      <w:tr w:rsidR="00A04FF7" w:rsidRPr="006D38BB" w14:paraId="4173E756" w14:textId="77777777" w:rsidTr="00B77F29">
        <w:trPr>
          <w:trHeight w:val="228"/>
          <w:jc w:val="center"/>
        </w:trPr>
        <w:tc>
          <w:tcPr>
            <w:tcW w:w="961" w:type="dxa"/>
            <w:shd w:val="clear" w:color="auto" w:fill="auto"/>
            <w:vAlign w:val="center"/>
          </w:tcPr>
          <w:p w14:paraId="2CD75DEF" w14:textId="77777777" w:rsidR="00A04FF7" w:rsidRPr="00E85C59" w:rsidRDefault="00A04FF7" w:rsidP="00B77F29">
            <w:pPr>
              <w:adjustRightInd w:val="0"/>
              <w:snapToGrid w:val="0"/>
              <w:rPr>
                <w:color w:val="000000"/>
                <w:sz w:val="18"/>
                <w:szCs w:val="18"/>
              </w:rPr>
            </w:pPr>
            <w:r w:rsidRPr="00E85C59">
              <w:rPr>
                <w:color w:val="000000"/>
                <w:sz w:val="18"/>
                <w:szCs w:val="18"/>
              </w:rPr>
              <w:t>4×400×10</w:t>
            </w:r>
          </w:p>
        </w:tc>
        <w:tc>
          <w:tcPr>
            <w:tcW w:w="666" w:type="dxa"/>
            <w:shd w:val="clear" w:color="auto" w:fill="auto"/>
            <w:vAlign w:val="center"/>
          </w:tcPr>
          <w:p w14:paraId="5D3B598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5400</w:t>
            </w:r>
          </w:p>
        </w:tc>
        <w:tc>
          <w:tcPr>
            <w:tcW w:w="536" w:type="dxa"/>
            <w:shd w:val="clear" w:color="auto" w:fill="auto"/>
            <w:vAlign w:val="center"/>
          </w:tcPr>
          <w:p w14:paraId="48E5DF9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0.07</w:t>
            </w:r>
          </w:p>
        </w:tc>
        <w:tc>
          <w:tcPr>
            <w:tcW w:w="679" w:type="dxa"/>
            <w:shd w:val="clear" w:color="auto" w:fill="auto"/>
            <w:vAlign w:val="center"/>
          </w:tcPr>
          <w:p w14:paraId="35BE838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5421</w:t>
            </w:r>
          </w:p>
        </w:tc>
        <w:tc>
          <w:tcPr>
            <w:tcW w:w="536" w:type="dxa"/>
            <w:shd w:val="clear" w:color="auto" w:fill="auto"/>
            <w:vAlign w:val="center"/>
          </w:tcPr>
          <w:p w14:paraId="68C7F72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0.49</w:t>
            </w:r>
          </w:p>
        </w:tc>
        <w:tc>
          <w:tcPr>
            <w:tcW w:w="679" w:type="dxa"/>
            <w:shd w:val="clear" w:color="auto" w:fill="auto"/>
            <w:vAlign w:val="center"/>
          </w:tcPr>
          <w:p w14:paraId="5A6186B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5438</w:t>
            </w:r>
          </w:p>
        </w:tc>
        <w:tc>
          <w:tcPr>
            <w:tcW w:w="536" w:type="dxa"/>
            <w:shd w:val="clear" w:color="auto" w:fill="auto"/>
            <w:vAlign w:val="center"/>
          </w:tcPr>
          <w:p w14:paraId="6A79AB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w:t>
            </w:r>
          </w:p>
        </w:tc>
        <w:tc>
          <w:tcPr>
            <w:tcW w:w="679" w:type="dxa"/>
            <w:shd w:val="clear" w:color="auto" w:fill="auto"/>
            <w:vAlign w:val="center"/>
          </w:tcPr>
          <w:p w14:paraId="58A37DF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5416</w:t>
            </w:r>
          </w:p>
        </w:tc>
        <w:tc>
          <w:tcPr>
            <w:tcW w:w="536" w:type="dxa"/>
            <w:shd w:val="clear" w:color="auto" w:fill="auto"/>
            <w:vAlign w:val="center"/>
          </w:tcPr>
          <w:p w14:paraId="1323623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0.34</w:t>
            </w:r>
          </w:p>
        </w:tc>
        <w:tc>
          <w:tcPr>
            <w:tcW w:w="705" w:type="dxa"/>
            <w:shd w:val="clear" w:color="auto" w:fill="auto"/>
            <w:vAlign w:val="center"/>
          </w:tcPr>
          <w:p w14:paraId="4F7AAAE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5445</w:t>
            </w:r>
          </w:p>
        </w:tc>
        <w:tc>
          <w:tcPr>
            <w:tcW w:w="550" w:type="dxa"/>
            <w:shd w:val="clear" w:color="auto" w:fill="auto"/>
            <w:vAlign w:val="center"/>
          </w:tcPr>
          <w:p w14:paraId="2FFAFCC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1.15</w:t>
            </w:r>
          </w:p>
        </w:tc>
        <w:tc>
          <w:tcPr>
            <w:tcW w:w="666" w:type="dxa"/>
            <w:shd w:val="clear" w:color="auto" w:fill="auto"/>
            <w:vAlign w:val="center"/>
          </w:tcPr>
          <w:p w14:paraId="4ABFC2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5438</w:t>
            </w:r>
          </w:p>
        </w:tc>
        <w:tc>
          <w:tcPr>
            <w:tcW w:w="567" w:type="dxa"/>
            <w:shd w:val="clear" w:color="auto" w:fill="auto"/>
            <w:vAlign w:val="center"/>
          </w:tcPr>
          <w:p w14:paraId="39926D3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w:t>
            </w:r>
          </w:p>
        </w:tc>
      </w:tr>
      <w:tr w:rsidR="00A04FF7" w:rsidRPr="006D38BB" w14:paraId="5C95AE62" w14:textId="77777777" w:rsidTr="00B77F29">
        <w:trPr>
          <w:trHeight w:val="228"/>
          <w:jc w:val="center"/>
        </w:trPr>
        <w:tc>
          <w:tcPr>
            <w:tcW w:w="961" w:type="dxa"/>
            <w:shd w:val="clear" w:color="auto" w:fill="auto"/>
            <w:vAlign w:val="center"/>
          </w:tcPr>
          <w:p w14:paraId="167EB5B9" w14:textId="77777777" w:rsidR="00A04FF7" w:rsidRPr="00E85C59" w:rsidRDefault="00A04FF7" w:rsidP="00B77F29">
            <w:pPr>
              <w:adjustRightInd w:val="0"/>
              <w:snapToGrid w:val="0"/>
              <w:rPr>
                <w:color w:val="000000"/>
                <w:sz w:val="18"/>
                <w:szCs w:val="18"/>
              </w:rPr>
            </w:pPr>
            <w:r w:rsidRPr="00E85C59">
              <w:rPr>
                <w:color w:val="000000"/>
                <w:sz w:val="18"/>
                <w:szCs w:val="18"/>
              </w:rPr>
              <w:t>4×500×3</w:t>
            </w:r>
          </w:p>
        </w:tc>
        <w:tc>
          <w:tcPr>
            <w:tcW w:w="666" w:type="dxa"/>
            <w:shd w:val="clear" w:color="auto" w:fill="auto"/>
            <w:vAlign w:val="center"/>
          </w:tcPr>
          <w:p w14:paraId="160E27C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2168</w:t>
            </w:r>
          </w:p>
        </w:tc>
        <w:tc>
          <w:tcPr>
            <w:tcW w:w="536" w:type="dxa"/>
            <w:shd w:val="clear" w:color="auto" w:fill="auto"/>
            <w:vAlign w:val="center"/>
          </w:tcPr>
          <w:p w14:paraId="38184E7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0.38</w:t>
            </w:r>
          </w:p>
        </w:tc>
        <w:tc>
          <w:tcPr>
            <w:tcW w:w="679" w:type="dxa"/>
            <w:shd w:val="clear" w:color="auto" w:fill="auto"/>
            <w:vAlign w:val="center"/>
          </w:tcPr>
          <w:p w14:paraId="1786F0E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2186</w:t>
            </w:r>
          </w:p>
        </w:tc>
        <w:tc>
          <w:tcPr>
            <w:tcW w:w="536" w:type="dxa"/>
            <w:shd w:val="clear" w:color="auto" w:fill="auto"/>
            <w:vAlign w:val="center"/>
          </w:tcPr>
          <w:p w14:paraId="2ED5180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2.58</w:t>
            </w:r>
          </w:p>
        </w:tc>
        <w:tc>
          <w:tcPr>
            <w:tcW w:w="679" w:type="dxa"/>
            <w:shd w:val="clear" w:color="auto" w:fill="auto"/>
            <w:vAlign w:val="center"/>
          </w:tcPr>
          <w:p w14:paraId="40068D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2256</w:t>
            </w:r>
          </w:p>
        </w:tc>
        <w:tc>
          <w:tcPr>
            <w:tcW w:w="536" w:type="dxa"/>
            <w:shd w:val="clear" w:color="auto" w:fill="auto"/>
            <w:vAlign w:val="center"/>
          </w:tcPr>
          <w:p w14:paraId="566C1E6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4.06</w:t>
            </w:r>
          </w:p>
        </w:tc>
        <w:tc>
          <w:tcPr>
            <w:tcW w:w="679" w:type="dxa"/>
            <w:shd w:val="clear" w:color="auto" w:fill="auto"/>
            <w:vAlign w:val="center"/>
          </w:tcPr>
          <w:p w14:paraId="0CD7622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2243</w:t>
            </w:r>
          </w:p>
        </w:tc>
        <w:tc>
          <w:tcPr>
            <w:tcW w:w="536" w:type="dxa"/>
            <w:shd w:val="clear" w:color="auto" w:fill="auto"/>
            <w:vAlign w:val="center"/>
          </w:tcPr>
          <w:p w14:paraId="3DDC90D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w:t>
            </w:r>
          </w:p>
        </w:tc>
        <w:tc>
          <w:tcPr>
            <w:tcW w:w="705" w:type="dxa"/>
            <w:shd w:val="clear" w:color="auto" w:fill="auto"/>
            <w:vAlign w:val="center"/>
          </w:tcPr>
          <w:p w14:paraId="51AD3D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2241</w:t>
            </w:r>
          </w:p>
        </w:tc>
        <w:tc>
          <w:tcPr>
            <w:tcW w:w="550" w:type="dxa"/>
            <w:shd w:val="clear" w:color="auto" w:fill="auto"/>
            <w:vAlign w:val="center"/>
          </w:tcPr>
          <w:p w14:paraId="7E1B71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4.01</w:t>
            </w:r>
          </w:p>
        </w:tc>
        <w:tc>
          <w:tcPr>
            <w:tcW w:w="666" w:type="dxa"/>
            <w:shd w:val="clear" w:color="auto" w:fill="auto"/>
            <w:vAlign w:val="center"/>
          </w:tcPr>
          <w:p w14:paraId="7DE0AD2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2256</w:t>
            </w:r>
          </w:p>
        </w:tc>
        <w:tc>
          <w:tcPr>
            <w:tcW w:w="567" w:type="dxa"/>
            <w:shd w:val="clear" w:color="auto" w:fill="auto"/>
            <w:vAlign w:val="center"/>
          </w:tcPr>
          <w:p w14:paraId="2F5EA2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4.06</w:t>
            </w:r>
          </w:p>
        </w:tc>
      </w:tr>
      <w:tr w:rsidR="00A04FF7" w:rsidRPr="006D38BB" w14:paraId="045CE008" w14:textId="77777777" w:rsidTr="00B77F29">
        <w:trPr>
          <w:trHeight w:val="239"/>
          <w:jc w:val="center"/>
        </w:trPr>
        <w:tc>
          <w:tcPr>
            <w:tcW w:w="961" w:type="dxa"/>
            <w:shd w:val="clear" w:color="auto" w:fill="auto"/>
            <w:vAlign w:val="center"/>
          </w:tcPr>
          <w:p w14:paraId="754FC642" w14:textId="77777777" w:rsidR="00A04FF7" w:rsidRPr="00E85C59" w:rsidRDefault="00A04FF7" w:rsidP="00B77F29">
            <w:pPr>
              <w:adjustRightInd w:val="0"/>
              <w:snapToGrid w:val="0"/>
              <w:rPr>
                <w:color w:val="000000"/>
                <w:sz w:val="18"/>
                <w:szCs w:val="18"/>
              </w:rPr>
            </w:pPr>
            <w:r w:rsidRPr="00E85C59">
              <w:rPr>
                <w:color w:val="000000"/>
                <w:sz w:val="18"/>
                <w:szCs w:val="18"/>
              </w:rPr>
              <w:t>4×500×5</w:t>
            </w:r>
          </w:p>
        </w:tc>
        <w:tc>
          <w:tcPr>
            <w:tcW w:w="666" w:type="dxa"/>
            <w:shd w:val="clear" w:color="auto" w:fill="auto"/>
            <w:vAlign w:val="center"/>
          </w:tcPr>
          <w:p w14:paraId="1075B7F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2343</w:t>
            </w:r>
          </w:p>
        </w:tc>
        <w:tc>
          <w:tcPr>
            <w:tcW w:w="536" w:type="dxa"/>
            <w:shd w:val="clear" w:color="auto" w:fill="auto"/>
            <w:vAlign w:val="center"/>
          </w:tcPr>
          <w:p w14:paraId="0F1EEDB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0.51</w:t>
            </w:r>
          </w:p>
        </w:tc>
        <w:tc>
          <w:tcPr>
            <w:tcW w:w="679" w:type="dxa"/>
            <w:shd w:val="clear" w:color="auto" w:fill="auto"/>
            <w:vAlign w:val="center"/>
          </w:tcPr>
          <w:p w14:paraId="3092A32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2405</w:t>
            </w:r>
          </w:p>
        </w:tc>
        <w:tc>
          <w:tcPr>
            <w:tcW w:w="536" w:type="dxa"/>
            <w:shd w:val="clear" w:color="auto" w:fill="auto"/>
            <w:vAlign w:val="center"/>
          </w:tcPr>
          <w:p w14:paraId="0489096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w:t>
            </w:r>
          </w:p>
        </w:tc>
        <w:tc>
          <w:tcPr>
            <w:tcW w:w="679" w:type="dxa"/>
            <w:shd w:val="clear" w:color="auto" w:fill="auto"/>
            <w:vAlign w:val="center"/>
          </w:tcPr>
          <w:p w14:paraId="183B45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2504</w:t>
            </w:r>
          </w:p>
        </w:tc>
        <w:tc>
          <w:tcPr>
            <w:tcW w:w="536" w:type="dxa"/>
            <w:shd w:val="clear" w:color="auto" w:fill="auto"/>
            <w:vAlign w:val="center"/>
          </w:tcPr>
          <w:p w14:paraId="34DEAFB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6.87</w:t>
            </w:r>
          </w:p>
        </w:tc>
        <w:tc>
          <w:tcPr>
            <w:tcW w:w="679" w:type="dxa"/>
            <w:shd w:val="clear" w:color="auto" w:fill="auto"/>
            <w:vAlign w:val="center"/>
          </w:tcPr>
          <w:p w14:paraId="5E077B9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2484</w:t>
            </w:r>
          </w:p>
        </w:tc>
        <w:tc>
          <w:tcPr>
            <w:tcW w:w="536" w:type="dxa"/>
            <w:shd w:val="clear" w:color="auto" w:fill="auto"/>
            <w:vAlign w:val="center"/>
          </w:tcPr>
          <w:p w14:paraId="601CF23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6.41</w:t>
            </w:r>
          </w:p>
        </w:tc>
        <w:tc>
          <w:tcPr>
            <w:tcW w:w="705" w:type="dxa"/>
            <w:shd w:val="clear" w:color="auto" w:fill="auto"/>
            <w:vAlign w:val="center"/>
          </w:tcPr>
          <w:p w14:paraId="5186430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2470</w:t>
            </w:r>
          </w:p>
        </w:tc>
        <w:tc>
          <w:tcPr>
            <w:tcW w:w="550" w:type="dxa"/>
            <w:shd w:val="clear" w:color="auto" w:fill="auto"/>
            <w:vAlign w:val="center"/>
          </w:tcPr>
          <w:p w14:paraId="26C69C8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6.23</w:t>
            </w:r>
          </w:p>
        </w:tc>
        <w:tc>
          <w:tcPr>
            <w:tcW w:w="666" w:type="dxa"/>
            <w:shd w:val="clear" w:color="auto" w:fill="auto"/>
            <w:vAlign w:val="center"/>
          </w:tcPr>
          <w:p w14:paraId="2C7046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2504</w:t>
            </w:r>
          </w:p>
        </w:tc>
        <w:tc>
          <w:tcPr>
            <w:tcW w:w="567" w:type="dxa"/>
            <w:shd w:val="clear" w:color="auto" w:fill="auto"/>
            <w:vAlign w:val="center"/>
          </w:tcPr>
          <w:p w14:paraId="6A3B69F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6.87</w:t>
            </w:r>
          </w:p>
        </w:tc>
      </w:tr>
      <w:tr w:rsidR="00A04FF7" w:rsidRPr="006D38BB" w14:paraId="3914D1CC" w14:textId="77777777" w:rsidTr="00B77F29">
        <w:trPr>
          <w:trHeight w:val="228"/>
          <w:jc w:val="center"/>
        </w:trPr>
        <w:tc>
          <w:tcPr>
            <w:tcW w:w="961" w:type="dxa"/>
            <w:shd w:val="clear" w:color="auto" w:fill="auto"/>
            <w:vAlign w:val="center"/>
          </w:tcPr>
          <w:p w14:paraId="7A0B4854" w14:textId="77777777" w:rsidR="00A04FF7" w:rsidRPr="00E85C59" w:rsidRDefault="00A04FF7" w:rsidP="00B77F29">
            <w:pPr>
              <w:adjustRightInd w:val="0"/>
              <w:snapToGrid w:val="0"/>
              <w:rPr>
                <w:color w:val="000000"/>
                <w:sz w:val="18"/>
                <w:szCs w:val="18"/>
              </w:rPr>
            </w:pPr>
            <w:r w:rsidRPr="00E85C59">
              <w:rPr>
                <w:color w:val="000000"/>
                <w:sz w:val="18"/>
                <w:szCs w:val="18"/>
              </w:rPr>
              <w:t>4×500×8</w:t>
            </w:r>
          </w:p>
        </w:tc>
        <w:tc>
          <w:tcPr>
            <w:tcW w:w="666" w:type="dxa"/>
            <w:shd w:val="clear" w:color="auto" w:fill="auto"/>
            <w:vAlign w:val="center"/>
          </w:tcPr>
          <w:p w14:paraId="1DE2ABE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3665</w:t>
            </w:r>
          </w:p>
        </w:tc>
        <w:tc>
          <w:tcPr>
            <w:tcW w:w="536" w:type="dxa"/>
            <w:shd w:val="clear" w:color="auto" w:fill="auto"/>
            <w:vAlign w:val="center"/>
          </w:tcPr>
          <w:p w14:paraId="1BE9EAF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0.57</w:t>
            </w:r>
          </w:p>
        </w:tc>
        <w:tc>
          <w:tcPr>
            <w:tcW w:w="679" w:type="dxa"/>
            <w:shd w:val="clear" w:color="auto" w:fill="auto"/>
            <w:vAlign w:val="center"/>
          </w:tcPr>
          <w:p w14:paraId="77E850C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3723</w:t>
            </w:r>
          </w:p>
        </w:tc>
        <w:tc>
          <w:tcPr>
            <w:tcW w:w="536" w:type="dxa"/>
            <w:shd w:val="clear" w:color="auto" w:fill="auto"/>
            <w:vAlign w:val="center"/>
          </w:tcPr>
          <w:p w14:paraId="2670124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3.23</w:t>
            </w:r>
          </w:p>
        </w:tc>
        <w:tc>
          <w:tcPr>
            <w:tcW w:w="679" w:type="dxa"/>
            <w:shd w:val="clear" w:color="auto" w:fill="auto"/>
            <w:vAlign w:val="center"/>
          </w:tcPr>
          <w:p w14:paraId="347AE16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3889</w:t>
            </w:r>
          </w:p>
        </w:tc>
        <w:tc>
          <w:tcPr>
            <w:tcW w:w="536" w:type="dxa"/>
            <w:shd w:val="clear" w:color="auto" w:fill="auto"/>
            <w:vAlign w:val="center"/>
          </w:tcPr>
          <w:p w14:paraId="6924EB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6.11</w:t>
            </w:r>
          </w:p>
        </w:tc>
        <w:tc>
          <w:tcPr>
            <w:tcW w:w="679" w:type="dxa"/>
            <w:shd w:val="clear" w:color="auto" w:fill="auto"/>
            <w:vAlign w:val="center"/>
          </w:tcPr>
          <w:p w14:paraId="48732B5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3852</w:t>
            </w:r>
          </w:p>
        </w:tc>
        <w:tc>
          <w:tcPr>
            <w:tcW w:w="536" w:type="dxa"/>
            <w:shd w:val="clear" w:color="auto" w:fill="auto"/>
            <w:vAlign w:val="center"/>
          </w:tcPr>
          <w:p w14:paraId="05525F0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5.32</w:t>
            </w:r>
          </w:p>
        </w:tc>
        <w:tc>
          <w:tcPr>
            <w:tcW w:w="705" w:type="dxa"/>
            <w:shd w:val="clear" w:color="auto" w:fill="auto"/>
            <w:vAlign w:val="center"/>
          </w:tcPr>
          <w:p w14:paraId="44137E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3822</w:t>
            </w:r>
          </w:p>
        </w:tc>
        <w:tc>
          <w:tcPr>
            <w:tcW w:w="550" w:type="dxa"/>
            <w:shd w:val="clear" w:color="auto" w:fill="auto"/>
            <w:vAlign w:val="center"/>
          </w:tcPr>
          <w:p w14:paraId="3ADF7C1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4.89</w:t>
            </w:r>
          </w:p>
        </w:tc>
        <w:tc>
          <w:tcPr>
            <w:tcW w:w="666" w:type="dxa"/>
            <w:shd w:val="clear" w:color="auto" w:fill="auto"/>
            <w:vAlign w:val="center"/>
          </w:tcPr>
          <w:p w14:paraId="2AA8A7E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3876</w:t>
            </w:r>
          </w:p>
        </w:tc>
        <w:tc>
          <w:tcPr>
            <w:tcW w:w="567" w:type="dxa"/>
            <w:shd w:val="clear" w:color="auto" w:fill="auto"/>
            <w:vAlign w:val="center"/>
          </w:tcPr>
          <w:p w14:paraId="233EBE3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5.96</w:t>
            </w:r>
          </w:p>
        </w:tc>
      </w:tr>
      <w:tr w:rsidR="00A04FF7" w:rsidRPr="006D38BB" w14:paraId="4A60B3BE" w14:textId="77777777" w:rsidTr="00B77F29">
        <w:trPr>
          <w:trHeight w:val="228"/>
          <w:jc w:val="center"/>
        </w:trPr>
        <w:tc>
          <w:tcPr>
            <w:tcW w:w="961" w:type="dxa"/>
            <w:shd w:val="clear" w:color="auto" w:fill="auto"/>
            <w:vAlign w:val="center"/>
          </w:tcPr>
          <w:p w14:paraId="6EC15C51" w14:textId="77777777" w:rsidR="00A04FF7" w:rsidRPr="00E85C59" w:rsidRDefault="00A04FF7" w:rsidP="00B77F29">
            <w:pPr>
              <w:adjustRightInd w:val="0"/>
              <w:snapToGrid w:val="0"/>
              <w:rPr>
                <w:color w:val="000000"/>
                <w:sz w:val="18"/>
                <w:szCs w:val="18"/>
              </w:rPr>
            </w:pPr>
            <w:r w:rsidRPr="00E85C59">
              <w:rPr>
                <w:color w:val="000000"/>
                <w:sz w:val="18"/>
                <w:szCs w:val="18"/>
              </w:rPr>
              <w:t>4×500×10</w:t>
            </w:r>
          </w:p>
        </w:tc>
        <w:tc>
          <w:tcPr>
            <w:tcW w:w="666" w:type="dxa"/>
            <w:shd w:val="clear" w:color="auto" w:fill="auto"/>
            <w:vAlign w:val="center"/>
          </w:tcPr>
          <w:p w14:paraId="0AFF8E2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6467</w:t>
            </w:r>
          </w:p>
        </w:tc>
        <w:tc>
          <w:tcPr>
            <w:tcW w:w="536" w:type="dxa"/>
            <w:shd w:val="clear" w:color="auto" w:fill="auto"/>
            <w:vAlign w:val="center"/>
          </w:tcPr>
          <w:p w14:paraId="08FC67D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0.25</w:t>
            </w:r>
          </w:p>
        </w:tc>
        <w:tc>
          <w:tcPr>
            <w:tcW w:w="679" w:type="dxa"/>
            <w:shd w:val="clear" w:color="auto" w:fill="auto"/>
            <w:vAlign w:val="center"/>
          </w:tcPr>
          <w:p w14:paraId="5627C95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6475</w:t>
            </w:r>
          </w:p>
        </w:tc>
        <w:tc>
          <w:tcPr>
            <w:tcW w:w="536" w:type="dxa"/>
            <w:shd w:val="clear" w:color="auto" w:fill="auto"/>
            <w:vAlign w:val="center"/>
          </w:tcPr>
          <w:p w14:paraId="4F63F79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0.42</w:t>
            </w:r>
          </w:p>
        </w:tc>
        <w:tc>
          <w:tcPr>
            <w:tcW w:w="679" w:type="dxa"/>
            <w:shd w:val="clear" w:color="auto" w:fill="auto"/>
            <w:vAlign w:val="center"/>
          </w:tcPr>
          <w:p w14:paraId="491DD4F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6498</w:t>
            </w:r>
          </w:p>
        </w:tc>
        <w:tc>
          <w:tcPr>
            <w:tcW w:w="536" w:type="dxa"/>
            <w:shd w:val="clear" w:color="auto" w:fill="auto"/>
            <w:vAlign w:val="center"/>
          </w:tcPr>
          <w:p w14:paraId="187FC64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0.63</w:t>
            </w:r>
          </w:p>
        </w:tc>
        <w:tc>
          <w:tcPr>
            <w:tcW w:w="679" w:type="dxa"/>
            <w:shd w:val="clear" w:color="auto" w:fill="auto"/>
            <w:vAlign w:val="center"/>
          </w:tcPr>
          <w:p w14:paraId="78E71EC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6457</w:t>
            </w:r>
          </w:p>
        </w:tc>
        <w:tc>
          <w:tcPr>
            <w:tcW w:w="536" w:type="dxa"/>
            <w:shd w:val="clear" w:color="auto" w:fill="auto"/>
            <w:vAlign w:val="center"/>
          </w:tcPr>
          <w:p w14:paraId="5594E24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0.15</w:t>
            </w:r>
          </w:p>
        </w:tc>
        <w:tc>
          <w:tcPr>
            <w:tcW w:w="705" w:type="dxa"/>
            <w:shd w:val="clear" w:color="auto" w:fill="auto"/>
            <w:vAlign w:val="center"/>
          </w:tcPr>
          <w:p w14:paraId="4BBAA9B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6509</w:t>
            </w:r>
          </w:p>
        </w:tc>
        <w:tc>
          <w:tcPr>
            <w:tcW w:w="550" w:type="dxa"/>
            <w:shd w:val="clear" w:color="auto" w:fill="auto"/>
            <w:vAlign w:val="center"/>
          </w:tcPr>
          <w:p w14:paraId="530DDA7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0.96</w:t>
            </w:r>
          </w:p>
        </w:tc>
        <w:tc>
          <w:tcPr>
            <w:tcW w:w="666" w:type="dxa"/>
            <w:shd w:val="clear" w:color="auto" w:fill="auto"/>
            <w:vAlign w:val="center"/>
          </w:tcPr>
          <w:p w14:paraId="5582491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6498</w:t>
            </w:r>
          </w:p>
        </w:tc>
        <w:tc>
          <w:tcPr>
            <w:tcW w:w="567" w:type="dxa"/>
            <w:shd w:val="clear" w:color="auto" w:fill="auto"/>
            <w:vAlign w:val="center"/>
          </w:tcPr>
          <w:p w14:paraId="023BC77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0.63</w:t>
            </w:r>
          </w:p>
        </w:tc>
      </w:tr>
      <w:tr w:rsidR="00A04FF7" w:rsidRPr="006D38BB" w14:paraId="50E56F27" w14:textId="77777777" w:rsidTr="00B77F29">
        <w:trPr>
          <w:trHeight w:val="228"/>
          <w:jc w:val="center"/>
        </w:trPr>
        <w:tc>
          <w:tcPr>
            <w:tcW w:w="961" w:type="dxa"/>
            <w:shd w:val="clear" w:color="auto" w:fill="auto"/>
            <w:vAlign w:val="center"/>
          </w:tcPr>
          <w:p w14:paraId="7ADC55BE" w14:textId="77777777" w:rsidR="00A04FF7" w:rsidRPr="00E85C59" w:rsidRDefault="00A04FF7" w:rsidP="00B77F29">
            <w:pPr>
              <w:adjustRightInd w:val="0"/>
              <w:snapToGrid w:val="0"/>
              <w:rPr>
                <w:color w:val="000000"/>
                <w:sz w:val="18"/>
                <w:szCs w:val="18"/>
              </w:rPr>
            </w:pPr>
            <w:r w:rsidRPr="00E85C59">
              <w:rPr>
                <w:color w:val="000000"/>
                <w:sz w:val="18"/>
                <w:szCs w:val="18"/>
              </w:rPr>
              <w:t>5×100×3</w:t>
            </w:r>
          </w:p>
        </w:tc>
        <w:tc>
          <w:tcPr>
            <w:tcW w:w="666" w:type="dxa"/>
            <w:shd w:val="clear" w:color="auto" w:fill="auto"/>
            <w:vAlign w:val="center"/>
          </w:tcPr>
          <w:p w14:paraId="71D24312"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932</w:t>
            </w:r>
          </w:p>
        </w:tc>
        <w:tc>
          <w:tcPr>
            <w:tcW w:w="536" w:type="dxa"/>
            <w:shd w:val="clear" w:color="auto" w:fill="auto"/>
            <w:vAlign w:val="center"/>
          </w:tcPr>
          <w:p w14:paraId="2A63FCD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0.11</w:t>
            </w:r>
          </w:p>
        </w:tc>
        <w:tc>
          <w:tcPr>
            <w:tcW w:w="679" w:type="dxa"/>
            <w:shd w:val="clear" w:color="auto" w:fill="auto"/>
            <w:vAlign w:val="center"/>
          </w:tcPr>
          <w:p w14:paraId="58E8260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936</w:t>
            </w:r>
          </w:p>
        </w:tc>
        <w:tc>
          <w:tcPr>
            <w:tcW w:w="536" w:type="dxa"/>
            <w:shd w:val="clear" w:color="auto" w:fill="auto"/>
            <w:vAlign w:val="center"/>
          </w:tcPr>
          <w:p w14:paraId="5D0733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0.71</w:t>
            </w:r>
          </w:p>
        </w:tc>
        <w:tc>
          <w:tcPr>
            <w:tcW w:w="679" w:type="dxa"/>
            <w:shd w:val="clear" w:color="auto" w:fill="auto"/>
            <w:vAlign w:val="center"/>
          </w:tcPr>
          <w:p w14:paraId="785863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941</w:t>
            </w:r>
          </w:p>
        </w:tc>
        <w:tc>
          <w:tcPr>
            <w:tcW w:w="536" w:type="dxa"/>
            <w:shd w:val="clear" w:color="auto" w:fill="auto"/>
            <w:vAlign w:val="center"/>
          </w:tcPr>
          <w:p w14:paraId="71E7518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0.97</w:t>
            </w:r>
          </w:p>
        </w:tc>
        <w:tc>
          <w:tcPr>
            <w:tcW w:w="679" w:type="dxa"/>
            <w:shd w:val="clear" w:color="auto" w:fill="auto"/>
            <w:vAlign w:val="center"/>
          </w:tcPr>
          <w:p w14:paraId="5230655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933</w:t>
            </w:r>
          </w:p>
        </w:tc>
        <w:tc>
          <w:tcPr>
            <w:tcW w:w="536" w:type="dxa"/>
            <w:shd w:val="clear" w:color="auto" w:fill="auto"/>
            <w:vAlign w:val="center"/>
          </w:tcPr>
          <w:p w14:paraId="25AD843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0.15</w:t>
            </w:r>
          </w:p>
        </w:tc>
        <w:tc>
          <w:tcPr>
            <w:tcW w:w="705" w:type="dxa"/>
            <w:shd w:val="clear" w:color="auto" w:fill="auto"/>
            <w:vAlign w:val="center"/>
          </w:tcPr>
          <w:p w14:paraId="0CB60D3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981</w:t>
            </w:r>
          </w:p>
        </w:tc>
        <w:tc>
          <w:tcPr>
            <w:tcW w:w="550" w:type="dxa"/>
            <w:shd w:val="clear" w:color="auto" w:fill="auto"/>
            <w:vAlign w:val="center"/>
          </w:tcPr>
          <w:p w14:paraId="3F26E68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5.67</w:t>
            </w:r>
          </w:p>
        </w:tc>
        <w:tc>
          <w:tcPr>
            <w:tcW w:w="666" w:type="dxa"/>
            <w:shd w:val="clear" w:color="auto" w:fill="auto"/>
            <w:vAlign w:val="center"/>
          </w:tcPr>
          <w:p w14:paraId="5265BAA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937</w:t>
            </w:r>
          </w:p>
        </w:tc>
        <w:tc>
          <w:tcPr>
            <w:tcW w:w="567" w:type="dxa"/>
            <w:shd w:val="clear" w:color="auto" w:fill="auto"/>
            <w:vAlign w:val="center"/>
          </w:tcPr>
          <w:p w14:paraId="23B77A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0.73</w:t>
            </w:r>
          </w:p>
        </w:tc>
      </w:tr>
      <w:tr w:rsidR="00A04FF7" w:rsidRPr="006D38BB" w14:paraId="1FEAAC1D" w14:textId="77777777" w:rsidTr="00B77F29">
        <w:trPr>
          <w:trHeight w:val="239"/>
          <w:jc w:val="center"/>
        </w:trPr>
        <w:tc>
          <w:tcPr>
            <w:tcW w:w="961" w:type="dxa"/>
            <w:shd w:val="clear" w:color="auto" w:fill="auto"/>
            <w:vAlign w:val="center"/>
          </w:tcPr>
          <w:p w14:paraId="0CE615A5" w14:textId="77777777" w:rsidR="00A04FF7" w:rsidRPr="00E85C59" w:rsidRDefault="00A04FF7" w:rsidP="00B77F29">
            <w:pPr>
              <w:adjustRightInd w:val="0"/>
              <w:snapToGrid w:val="0"/>
              <w:rPr>
                <w:color w:val="000000"/>
                <w:sz w:val="18"/>
                <w:szCs w:val="18"/>
              </w:rPr>
            </w:pPr>
            <w:r w:rsidRPr="00E85C59">
              <w:rPr>
                <w:color w:val="000000"/>
                <w:sz w:val="18"/>
                <w:szCs w:val="18"/>
              </w:rPr>
              <w:t>5×100×5</w:t>
            </w:r>
          </w:p>
        </w:tc>
        <w:tc>
          <w:tcPr>
            <w:tcW w:w="666" w:type="dxa"/>
            <w:shd w:val="clear" w:color="auto" w:fill="auto"/>
            <w:vAlign w:val="center"/>
          </w:tcPr>
          <w:p w14:paraId="71D912A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590</w:t>
            </w:r>
          </w:p>
        </w:tc>
        <w:tc>
          <w:tcPr>
            <w:tcW w:w="536" w:type="dxa"/>
            <w:shd w:val="clear" w:color="auto" w:fill="auto"/>
            <w:vAlign w:val="center"/>
          </w:tcPr>
          <w:p w14:paraId="2FAEC92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0.51</w:t>
            </w:r>
          </w:p>
        </w:tc>
        <w:tc>
          <w:tcPr>
            <w:tcW w:w="679" w:type="dxa"/>
            <w:shd w:val="clear" w:color="auto" w:fill="auto"/>
            <w:vAlign w:val="center"/>
          </w:tcPr>
          <w:p w14:paraId="5F6871B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596</w:t>
            </w:r>
          </w:p>
        </w:tc>
        <w:tc>
          <w:tcPr>
            <w:tcW w:w="536" w:type="dxa"/>
            <w:shd w:val="clear" w:color="auto" w:fill="auto"/>
            <w:vAlign w:val="center"/>
          </w:tcPr>
          <w:p w14:paraId="44DFD71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1.63</w:t>
            </w:r>
          </w:p>
        </w:tc>
        <w:tc>
          <w:tcPr>
            <w:tcW w:w="679" w:type="dxa"/>
            <w:shd w:val="clear" w:color="auto" w:fill="auto"/>
            <w:vAlign w:val="center"/>
          </w:tcPr>
          <w:p w14:paraId="5A4C7EF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613</w:t>
            </w:r>
          </w:p>
        </w:tc>
        <w:tc>
          <w:tcPr>
            <w:tcW w:w="536" w:type="dxa"/>
            <w:shd w:val="clear" w:color="auto" w:fill="auto"/>
            <w:vAlign w:val="center"/>
          </w:tcPr>
          <w:p w14:paraId="43B017E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w:t>
            </w:r>
          </w:p>
        </w:tc>
        <w:tc>
          <w:tcPr>
            <w:tcW w:w="679" w:type="dxa"/>
            <w:shd w:val="clear" w:color="auto" w:fill="auto"/>
            <w:vAlign w:val="center"/>
          </w:tcPr>
          <w:p w14:paraId="559300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602</w:t>
            </w:r>
          </w:p>
        </w:tc>
        <w:tc>
          <w:tcPr>
            <w:tcW w:w="536" w:type="dxa"/>
            <w:shd w:val="clear" w:color="auto" w:fill="auto"/>
            <w:vAlign w:val="center"/>
          </w:tcPr>
          <w:p w14:paraId="039524B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2.47</w:t>
            </w:r>
          </w:p>
        </w:tc>
        <w:tc>
          <w:tcPr>
            <w:tcW w:w="705" w:type="dxa"/>
            <w:shd w:val="clear" w:color="auto" w:fill="auto"/>
            <w:vAlign w:val="center"/>
          </w:tcPr>
          <w:p w14:paraId="0BAE085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616</w:t>
            </w:r>
          </w:p>
        </w:tc>
        <w:tc>
          <w:tcPr>
            <w:tcW w:w="550" w:type="dxa"/>
            <w:shd w:val="clear" w:color="auto" w:fill="auto"/>
            <w:vAlign w:val="center"/>
          </w:tcPr>
          <w:p w14:paraId="2E831AF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7.15</w:t>
            </w:r>
          </w:p>
        </w:tc>
        <w:tc>
          <w:tcPr>
            <w:tcW w:w="666" w:type="dxa"/>
            <w:shd w:val="clear" w:color="auto" w:fill="auto"/>
            <w:vAlign w:val="center"/>
          </w:tcPr>
          <w:p w14:paraId="76AD7CD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613</w:t>
            </w:r>
          </w:p>
        </w:tc>
        <w:tc>
          <w:tcPr>
            <w:tcW w:w="567" w:type="dxa"/>
            <w:shd w:val="clear" w:color="auto" w:fill="auto"/>
            <w:vAlign w:val="center"/>
          </w:tcPr>
          <w:p w14:paraId="789C515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3.9</w:t>
            </w:r>
          </w:p>
        </w:tc>
      </w:tr>
      <w:tr w:rsidR="00A04FF7" w:rsidRPr="006D38BB" w14:paraId="1DBD628D" w14:textId="77777777" w:rsidTr="00B77F29">
        <w:trPr>
          <w:trHeight w:val="228"/>
          <w:jc w:val="center"/>
        </w:trPr>
        <w:tc>
          <w:tcPr>
            <w:tcW w:w="961" w:type="dxa"/>
            <w:shd w:val="clear" w:color="auto" w:fill="auto"/>
            <w:vAlign w:val="center"/>
          </w:tcPr>
          <w:p w14:paraId="08D99F18" w14:textId="77777777" w:rsidR="00A04FF7" w:rsidRPr="00E85C59" w:rsidRDefault="00A04FF7" w:rsidP="00B77F29">
            <w:pPr>
              <w:adjustRightInd w:val="0"/>
              <w:snapToGrid w:val="0"/>
              <w:rPr>
                <w:color w:val="000000"/>
                <w:sz w:val="18"/>
                <w:szCs w:val="18"/>
              </w:rPr>
            </w:pPr>
            <w:r w:rsidRPr="00E85C59">
              <w:rPr>
                <w:color w:val="000000"/>
                <w:sz w:val="18"/>
                <w:szCs w:val="18"/>
              </w:rPr>
              <w:t>5×100×8</w:t>
            </w:r>
          </w:p>
        </w:tc>
        <w:tc>
          <w:tcPr>
            <w:tcW w:w="666" w:type="dxa"/>
            <w:shd w:val="clear" w:color="auto" w:fill="auto"/>
            <w:vAlign w:val="center"/>
          </w:tcPr>
          <w:p w14:paraId="1FB904E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1124</w:t>
            </w:r>
          </w:p>
        </w:tc>
        <w:tc>
          <w:tcPr>
            <w:tcW w:w="536" w:type="dxa"/>
            <w:shd w:val="clear" w:color="auto" w:fill="auto"/>
            <w:vAlign w:val="center"/>
          </w:tcPr>
          <w:p w14:paraId="17FEF48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0.23</w:t>
            </w:r>
          </w:p>
        </w:tc>
        <w:tc>
          <w:tcPr>
            <w:tcW w:w="679" w:type="dxa"/>
            <w:shd w:val="clear" w:color="auto" w:fill="auto"/>
            <w:vAlign w:val="center"/>
          </w:tcPr>
          <w:p w14:paraId="2AF8BA1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1134</w:t>
            </w:r>
          </w:p>
        </w:tc>
        <w:tc>
          <w:tcPr>
            <w:tcW w:w="536" w:type="dxa"/>
            <w:shd w:val="clear" w:color="auto" w:fill="auto"/>
            <w:vAlign w:val="center"/>
          </w:tcPr>
          <w:p w14:paraId="2308ABC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w:t>
            </w:r>
          </w:p>
        </w:tc>
        <w:tc>
          <w:tcPr>
            <w:tcW w:w="679" w:type="dxa"/>
            <w:shd w:val="clear" w:color="auto" w:fill="auto"/>
            <w:vAlign w:val="center"/>
          </w:tcPr>
          <w:p w14:paraId="1EB392F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1137</w:t>
            </w:r>
          </w:p>
        </w:tc>
        <w:tc>
          <w:tcPr>
            <w:tcW w:w="536" w:type="dxa"/>
            <w:shd w:val="clear" w:color="auto" w:fill="auto"/>
            <w:vAlign w:val="center"/>
          </w:tcPr>
          <w:p w14:paraId="6A19F01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1.16</w:t>
            </w:r>
          </w:p>
        </w:tc>
        <w:tc>
          <w:tcPr>
            <w:tcW w:w="679" w:type="dxa"/>
            <w:shd w:val="clear" w:color="auto" w:fill="auto"/>
            <w:vAlign w:val="center"/>
          </w:tcPr>
          <w:p w14:paraId="001D4EF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1126</w:t>
            </w:r>
          </w:p>
        </w:tc>
        <w:tc>
          <w:tcPr>
            <w:tcW w:w="536" w:type="dxa"/>
            <w:shd w:val="clear" w:color="auto" w:fill="auto"/>
            <w:vAlign w:val="center"/>
          </w:tcPr>
          <w:p w14:paraId="7F6B50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0.27</w:t>
            </w:r>
          </w:p>
        </w:tc>
        <w:tc>
          <w:tcPr>
            <w:tcW w:w="705" w:type="dxa"/>
            <w:shd w:val="clear" w:color="auto" w:fill="auto"/>
            <w:vAlign w:val="center"/>
          </w:tcPr>
          <w:p w14:paraId="52EA889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1190</w:t>
            </w:r>
          </w:p>
        </w:tc>
        <w:tc>
          <w:tcPr>
            <w:tcW w:w="550" w:type="dxa"/>
            <w:shd w:val="clear" w:color="auto" w:fill="auto"/>
            <w:vAlign w:val="center"/>
          </w:tcPr>
          <w:p w14:paraId="0A86115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6.07</w:t>
            </w:r>
          </w:p>
        </w:tc>
        <w:tc>
          <w:tcPr>
            <w:tcW w:w="666" w:type="dxa"/>
            <w:shd w:val="clear" w:color="auto" w:fill="auto"/>
            <w:vAlign w:val="center"/>
          </w:tcPr>
          <w:p w14:paraId="545441A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1134</w:t>
            </w:r>
          </w:p>
        </w:tc>
        <w:tc>
          <w:tcPr>
            <w:tcW w:w="567" w:type="dxa"/>
            <w:shd w:val="clear" w:color="auto" w:fill="auto"/>
            <w:vAlign w:val="center"/>
          </w:tcPr>
          <w:p w14:paraId="3F68421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1.09</w:t>
            </w:r>
          </w:p>
        </w:tc>
      </w:tr>
      <w:tr w:rsidR="00A04FF7" w:rsidRPr="006D38BB" w14:paraId="41D95665" w14:textId="77777777" w:rsidTr="00B77F29">
        <w:trPr>
          <w:trHeight w:val="228"/>
          <w:jc w:val="center"/>
        </w:trPr>
        <w:tc>
          <w:tcPr>
            <w:tcW w:w="961" w:type="dxa"/>
            <w:shd w:val="clear" w:color="auto" w:fill="auto"/>
            <w:vAlign w:val="center"/>
          </w:tcPr>
          <w:p w14:paraId="057A730C" w14:textId="77777777" w:rsidR="00A04FF7" w:rsidRPr="00E85C59" w:rsidRDefault="00A04FF7" w:rsidP="00B77F29">
            <w:pPr>
              <w:adjustRightInd w:val="0"/>
              <w:snapToGrid w:val="0"/>
              <w:rPr>
                <w:color w:val="000000"/>
                <w:sz w:val="18"/>
                <w:szCs w:val="18"/>
              </w:rPr>
            </w:pPr>
            <w:r w:rsidRPr="00E85C59">
              <w:rPr>
                <w:color w:val="000000"/>
                <w:sz w:val="18"/>
                <w:szCs w:val="18"/>
              </w:rPr>
              <w:t>5×100×10</w:t>
            </w:r>
          </w:p>
        </w:tc>
        <w:tc>
          <w:tcPr>
            <w:tcW w:w="666" w:type="dxa"/>
            <w:shd w:val="clear" w:color="auto" w:fill="auto"/>
            <w:vAlign w:val="center"/>
          </w:tcPr>
          <w:p w14:paraId="459C533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1369</w:t>
            </w:r>
          </w:p>
        </w:tc>
        <w:tc>
          <w:tcPr>
            <w:tcW w:w="536" w:type="dxa"/>
            <w:shd w:val="clear" w:color="auto" w:fill="auto"/>
            <w:vAlign w:val="center"/>
          </w:tcPr>
          <w:p w14:paraId="19309C1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w:t>
            </w:r>
          </w:p>
        </w:tc>
        <w:tc>
          <w:tcPr>
            <w:tcW w:w="679" w:type="dxa"/>
            <w:shd w:val="clear" w:color="auto" w:fill="auto"/>
            <w:vAlign w:val="center"/>
          </w:tcPr>
          <w:p w14:paraId="78E068D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1392</w:t>
            </w:r>
          </w:p>
        </w:tc>
        <w:tc>
          <w:tcPr>
            <w:tcW w:w="536" w:type="dxa"/>
            <w:shd w:val="clear" w:color="auto" w:fill="auto"/>
            <w:vAlign w:val="center"/>
          </w:tcPr>
          <w:p w14:paraId="54237F3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1.99</w:t>
            </w:r>
          </w:p>
        </w:tc>
        <w:tc>
          <w:tcPr>
            <w:tcW w:w="679" w:type="dxa"/>
            <w:shd w:val="clear" w:color="auto" w:fill="auto"/>
            <w:vAlign w:val="center"/>
          </w:tcPr>
          <w:p w14:paraId="70D50D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1452</w:t>
            </w:r>
          </w:p>
        </w:tc>
        <w:tc>
          <w:tcPr>
            <w:tcW w:w="536" w:type="dxa"/>
            <w:shd w:val="clear" w:color="auto" w:fill="auto"/>
            <w:vAlign w:val="center"/>
          </w:tcPr>
          <w:p w14:paraId="386EB0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6.06</w:t>
            </w:r>
          </w:p>
        </w:tc>
        <w:tc>
          <w:tcPr>
            <w:tcW w:w="679" w:type="dxa"/>
            <w:shd w:val="clear" w:color="auto" w:fill="auto"/>
            <w:vAlign w:val="center"/>
          </w:tcPr>
          <w:p w14:paraId="0978168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1409</w:t>
            </w:r>
          </w:p>
        </w:tc>
        <w:tc>
          <w:tcPr>
            <w:tcW w:w="536" w:type="dxa"/>
            <w:shd w:val="clear" w:color="auto" w:fill="auto"/>
            <w:vAlign w:val="center"/>
          </w:tcPr>
          <w:p w14:paraId="5F04CB7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w:t>
            </w:r>
          </w:p>
        </w:tc>
        <w:tc>
          <w:tcPr>
            <w:tcW w:w="705" w:type="dxa"/>
            <w:shd w:val="clear" w:color="auto" w:fill="auto"/>
            <w:vAlign w:val="center"/>
          </w:tcPr>
          <w:p w14:paraId="55FED50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1440</w:t>
            </w:r>
          </w:p>
        </w:tc>
        <w:tc>
          <w:tcPr>
            <w:tcW w:w="550" w:type="dxa"/>
            <w:shd w:val="clear" w:color="auto" w:fill="auto"/>
            <w:vAlign w:val="center"/>
          </w:tcPr>
          <w:p w14:paraId="2C3F088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6.36</w:t>
            </w:r>
          </w:p>
        </w:tc>
        <w:tc>
          <w:tcPr>
            <w:tcW w:w="666" w:type="dxa"/>
            <w:shd w:val="clear" w:color="auto" w:fill="auto"/>
            <w:vAlign w:val="center"/>
          </w:tcPr>
          <w:p w14:paraId="093698C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1440</w:t>
            </w:r>
          </w:p>
        </w:tc>
        <w:tc>
          <w:tcPr>
            <w:tcW w:w="567" w:type="dxa"/>
            <w:shd w:val="clear" w:color="auto" w:fill="auto"/>
            <w:vAlign w:val="center"/>
          </w:tcPr>
          <w:p w14:paraId="0E8FE88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5.65</w:t>
            </w:r>
          </w:p>
        </w:tc>
      </w:tr>
      <w:tr w:rsidR="00A04FF7" w:rsidRPr="006D38BB" w14:paraId="0130FF2F" w14:textId="77777777" w:rsidTr="00B77F29">
        <w:trPr>
          <w:trHeight w:val="228"/>
          <w:jc w:val="center"/>
        </w:trPr>
        <w:tc>
          <w:tcPr>
            <w:tcW w:w="961" w:type="dxa"/>
            <w:shd w:val="clear" w:color="auto" w:fill="auto"/>
            <w:vAlign w:val="center"/>
          </w:tcPr>
          <w:p w14:paraId="49D42D1E" w14:textId="77777777" w:rsidR="00A04FF7" w:rsidRPr="00E85C59" w:rsidRDefault="00A04FF7" w:rsidP="00B77F29">
            <w:pPr>
              <w:adjustRightInd w:val="0"/>
              <w:snapToGrid w:val="0"/>
              <w:rPr>
                <w:color w:val="000000"/>
                <w:sz w:val="18"/>
                <w:szCs w:val="18"/>
              </w:rPr>
            </w:pPr>
            <w:r w:rsidRPr="00E85C59">
              <w:rPr>
                <w:color w:val="000000"/>
                <w:sz w:val="18"/>
                <w:szCs w:val="18"/>
              </w:rPr>
              <w:t>5×200×3</w:t>
            </w:r>
          </w:p>
        </w:tc>
        <w:tc>
          <w:tcPr>
            <w:tcW w:w="666" w:type="dxa"/>
            <w:shd w:val="clear" w:color="auto" w:fill="auto"/>
            <w:vAlign w:val="center"/>
          </w:tcPr>
          <w:p w14:paraId="6BD3BC3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2090</w:t>
            </w:r>
          </w:p>
        </w:tc>
        <w:tc>
          <w:tcPr>
            <w:tcW w:w="536" w:type="dxa"/>
            <w:shd w:val="clear" w:color="auto" w:fill="auto"/>
            <w:vAlign w:val="center"/>
          </w:tcPr>
          <w:p w14:paraId="34E8DF3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0.03</w:t>
            </w:r>
          </w:p>
        </w:tc>
        <w:tc>
          <w:tcPr>
            <w:tcW w:w="679" w:type="dxa"/>
            <w:shd w:val="clear" w:color="auto" w:fill="auto"/>
            <w:vAlign w:val="center"/>
          </w:tcPr>
          <w:p w14:paraId="64C88C1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2093</w:t>
            </w:r>
          </w:p>
        </w:tc>
        <w:tc>
          <w:tcPr>
            <w:tcW w:w="536" w:type="dxa"/>
            <w:shd w:val="clear" w:color="auto" w:fill="auto"/>
            <w:vAlign w:val="center"/>
          </w:tcPr>
          <w:p w14:paraId="7CB3F86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w:t>
            </w:r>
          </w:p>
        </w:tc>
        <w:tc>
          <w:tcPr>
            <w:tcW w:w="679" w:type="dxa"/>
            <w:shd w:val="clear" w:color="auto" w:fill="auto"/>
            <w:vAlign w:val="center"/>
          </w:tcPr>
          <w:p w14:paraId="1F4E107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2098</w:t>
            </w:r>
          </w:p>
        </w:tc>
        <w:tc>
          <w:tcPr>
            <w:tcW w:w="536" w:type="dxa"/>
            <w:shd w:val="clear" w:color="auto" w:fill="auto"/>
            <w:vAlign w:val="center"/>
          </w:tcPr>
          <w:p w14:paraId="10D9845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0.38</w:t>
            </w:r>
          </w:p>
        </w:tc>
        <w:tc>
          <w:tcPr>
            <w:tcW w:w="679" w:type="dxa"/>
            <w:shd w:val="clear" w:color="auto" w:fill="auto"/>
            <w:vAlign w:val="center"/>
          </w:tcPr>
          <w:p w14:paraId="03B797F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2091</w:t>
            </w:r>
          </w:p>
        </w:tc>
        <w:tc>
          <w:tcPr>
            <w:tcW w:w="536" w:type="dxa"/>
            <w:shd w:val="clear" w:color="auto" w:fill="auto"/>
            <w:vAlign w:val="center"/>
          </w:tcPr>
          <w:p w14:paraId="354C95D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c>
          <w:tcPr>
            <w:tcW w:w="705" w:type="dxa"/>
            <w:shd w:val="clear" w:color="auto" w:fill="auto"/>
            <w:vAlign w:val="center"/>
          </w:tcPr>
          <w:p w14:paraId="561D807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2142</w:t>
            </w:r>
          </w:p>
        </w:tc>
        <w:tc>
          <w:tcPr>
            <w:tcW w:w="550" w:type="dxa"/>
            <w:shd w:val="clear" w:color="auto" w:fill="auto"/>
            <w:vAlign w:val="center"/>
          </w:tcPr>
          <w:p w14:paraId="44D759B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2.49</w:t>
            </w:r>
          </w:p>
        </w:tc>
        <w:tc>
          <w:tcPr>
            <w:tcW w:w="666" w:type="dxa"/>
            <w:shd w:val="clear" w:color="auto" w:fill="auto"/>
            <w:vAlign w:val="center"/>
          </w:tcPr>
          <w:p w14:paraId="149A53B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2092</w:t>
            </w:r>
          </w:p>
        </w:tc>
        <w:tc>
          <w:tcPr>
            <w:tcW w:w="567" w:type="dxa"/>
            <w:shd w:val="clear" w:color="auto" w:fill="auto"/>
            <w:vAlign w:val="center"/>
          </w:tcPr>
          <w:p w14:paraId="7F8A8C3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r>
      <w:tr w:rsidR="00A04FF7" w:rsidRPr="006D38BB" w14:paraId="381F110A" w14:textId="77777777" w:rsidTr="00B77F29">
        <w:trPr>
          <w:trHeight w:val="239"/>
          <w:jc w:val="center"/>
        </w:trPr>
        <w:tc>
          <w:tcPr>
            <w:tcW w:w="961" w:type="dxa"/>
            <w:shd w:val="clear" w:color="auto" w:fill="auto"/>
            <w:vAlign w:val="center"/>
          </w:tcPr>
          <w:p w14:paraId="4FBA575C" w14:textId="77777777" w:rsidR="00A04FF7" w:rsidRPr="00E85C59" w:rsidRDefault="00A04FF7" w:rsidP="00B77F29">
            <w:pPr>
              <w:adjustRightInd w:val="0"/>
              <w:snapToGrid w:val="0"/>
              <w:rPr>
                <w:color w:val="000000"/>
                <w:sz w:val="18"/>
                <w:szCs w:val="18"/>
              </w:rPr>
            </w:pPr>
            <w:r w:rsidRPr="00E85C59">
              <w:rPr>
                <w:color w:val="000000"/>
                <w:sz w:val="18"/>
                <w:szCs w:val="18"/>
              </w:rPr>
              <w:t>5×200×5</w:t>
            </w:r>
          </w:p>
        </w:tc>
        <w:tc>
          <w:tcPr>
            <w:tcW w:w="666" w:type="dxa"/>
            <w:shd w:val="clear" w:color="auto" w:fill="auto"/>
            <w:vAlign w:val="center"/>
          </w:tcPr>
          <w:p w14:paraId="3AB6417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683</w:t>
            </w:r>
          </w:p>
        </w:tc>
        <w:tc>
          <w:tcPr>
            <w:tcW w:w="536" w:type="dxa"/>
            <w:shd w:val="clear" w:color="auto" w:fill="auto"/>
            <w:vAlign w:val="center"/>
          </w:tcPr>
          <w:p w14:paraId="7CFB07E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0.76</w:t>
            </w:r>
          </w:p>
        </w:tc>
        <w:tc>
          <w:tcPr>
            <w:tcW w:w="679" w:type="dxa"/>
            <w:shd w:val="clear" w:color="auto" w:fill="auto"/>
            <w:vAlign w:val="center"/>
          </w:tcPr>
          <w:p w14:paraId="456B7BF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686</w:t>
            </w:r>
          </w:p>
        </w:tc>
        <w:tc>
          <w:tcPr>
            <w:tcW w:w="536" w:type="dxa"/>
            <w:shd w:val="clear" w:color="auto" w:fill="auto"/>
            <w:vAlign w:val="center"/>
          </w:tcPr>
          <w:p w14:paraId="47808CF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1.67</w:t>
            </w:r>
          </w:p>
        </w:tc>
        <w:tc>
          <w:tcPr>
            <w:tcW w:w="679" w:type="dxa"/>
            <w:shd w:val="clear" w:color="auto" w:fill="auto"/>
            <w:vAlign w:val="center"/>
          </w:tcPr>
          <w:p w14:paraId="29AD142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713</w:t>
            </w:r>
          </w:p>
        </w:tc>
        <w:tc>
          <w:tcPr>
            <w:tcW w:w="536" w:type="dxa"/>
            <w:shd w:val="clear" w:color="auto" w:fill="auto"/>
            <w:vAlign w:val="center"/>
          </w:tcPr>
          <w:p w14:paraId="6FEB2B5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4.39</w:t>
            </w:r>
          </w:p>
        </w:tc>
        <w:tc>
          <w:tcPr>
            <w:tcW w:w="679" w:type="dxa"/>
            <w:shd w:val="clear" w:color="auto" w:fill="auto"/>
            <w:vAlign w:val="center"/>
          </w:tcPr>
          <w:p w14:paraId="2BEB205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711</w:t>
            </w:r>
          </w:p>
        </w:tc>
        <w:tc>
          <w:tcPr>
            <w:tcW w:w="536" w:type="dxa"/>
            <w:shd w:val="clear" w:color="auto" w:fill="auto"/>
            <w:vAlign w:val="center"/>
          </w:tcPr>
          <w:p w14:paraId="7643B0B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4.16</w:t>
            </w:r>
          </w:p>
        </w:tc>
        <w:tc>
          <w:tcPr>
            <w:tcW w:w="705" w:type="dxa"/>
            <w:shd w:val="clear" w:color="auto" w:fill="auto"/>
            <w:vAlign w:val="center"/>
          </w:tcPr>
          <w:p w14:paraId="1DE069C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718</w:t>
            </w:r>
          </w:p>
        </w:tc>
        <w:tc>
          <w:tcPr>
            <w:tcW w:w="550" w:type="dxa"/>
            <w:shd w:val="clear" w:color="auto" w:fill="auto"/>
            <w:vAlign w:val="center"/>
          </w:tcPr>
          <w:p w14:paraId="4545C6F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5.97</w:t>
            </w:r>
          </w:p>
        </w:tc>
        <w:tc>
          <w:tcPr>
            <w:tcW w:w="666" w:type="dxa"/>
            <w:shd w:val="clear" w:color="auto" w:fill="auto"/>
            <w:vAlign w:val="center"/>
          </w:tcPr>
          <w:p w14:paraId="20EFA26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713</w:t>
            </w:r>
          </w:p>
        </w:tc>
        <w:tc>
          <w:tcPr>
            <w:tcW w:w="567" w:type="dxa"/>
            <w:shd w:val="clear" w:color="auto" w:fill="auto"/>
            <w:vAlign w:val="center"/>
          </w:tcPr>
          <w:p w14:paraId="24359EF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4.39</w:t>
            </w:r>
          </w:p>
        </w:tc>
      </w:tr>
      <w:tr w:rsidR="00A04FF7" w:rsidRPr="006D38BB" w14:paraId="0FE08B38" w14:textId="77777777" w:rsidTr="00B77F29">
        <w:trPr>
          <w:trHeight w:val="228"/>
          <w:jc w:val="center"/>
        </w:trPr>
        <w:tc>
          <w:tcPr>
            <w:tcW w:w="961" w:type="dxa"/>
            <w:shd w:val="clear" w:color="auto" w:fill="auto"/>
            <w:vAlign w:val="center"/>
          </w:tcPr>
          <w:p w14:paraId="1ADD7AC9" w14:textId="77777777" w:rsidR="00A04FF7" w:rsidRPr="00E85C59" w:rsidRDefault="00A04FF7" w:rsidP="00B77F29">
            <w:pPr>
              <w:adjustRightInd w:val="0"/>
              <w:snapToGrid w:val="0"/>
              <w:rPr>
                <w:color w:val="000000"/>
                <w:sz w:val="18"/>
                <w:szCs w:val="18"/>
              </w:rPr>
            </w:pPr>
            <w:r w:rsidRPr="00E85C59">
              <w:rPr>
                <w:color w:val="000000"/>
                <w:sz w:val="18"/>
                <w:szCs w:val="18"/>
              </w:rPr>
              <w:t>5×200×8</w:t>
            </w:r>
          </w:p>
        </w:tc>
        <w:tc>
          <w:tcPr>
            <w:tcW w:w="666" w:type="dxa"/>
            <w:shd w:val="clear" w:color="auto" w:fill="auto"/>
            <w:vAlign w:val="center"/>
          </w:tcPr>
          <w:p w14:paraId="3DBC35C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2303</w:t>
            </w:r>
          </w:p>
        </w:tc>
        <w:tc>
          <w:tcPr>
            <w:tcW w:w="536" w:type="dxa"/>
            <w:shd w:val="clear" w:color="auto" w:fill="auto"/>
            <w:vAlign w:val="center"/>
          </w:tcPr>
          <w:p w14:paraId="7868EFE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0.11</w:t>
            </w:r>
          </w:p>
        </w:tc>
        <w:tc>
          <w:tcPr>
            <w:tcW w:w="679" w:type="dxa"/>
            <w:shd w:val="clear" w:color="auto" w:fill="auto"/>
            <w:vAlign w:val="center"/>
          </w:tcPr>
          <w:p w14:paraId="6CC9845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2311</w:t>
            </w:r>
          </w:p>
        </w:tc>
        <w:tc>
          <w:tcPr>
            <w:tcW w:w="536" w:type="dxa"/>
            <w:shd w:val="clear" w:color="auto" w:fill="auto"/>
            <w:vAlign w:val="center"/>
          </w:tcPr>
          <w:p w14:paraId="09E688E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0.46</w:t>
            </w:r>
          </w:p>
        </w:tc>
        <w:tc>
          <w:tcPr>
            <w:tcW w:w="679" w:type="dxa"/>
            <w:shd w:val="clear" w:color="auto" w:fill="auto"/>
            <w:vAlign w:val="center"/>
          </w:tcPr>
          <w:p w14:paraId="6C1F89B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2322</w:t>
            </w:r>
          </w:p>
        </w:tc>
        <w:tc>
          <w:tcPr>
            <w:tcW w:w="536" w:type="dxa"/>
            <w:shd w:val="clear" w:color="auto" w:fill="auto"/>
            <w:vAlign w:val="center"/>
          </w:tcPr>
          <w:p w14:paraId="10F241D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0.83</w:t>
            </w:r>
          </w:p>
        </w:tc>
        <w:tc>
          <w:tcPr>
            <w:tcW w:w="679" w:type="dxa"/>
            <w:shd w:val="clear" w:color="auto" w:fill="auto"/>
            <w:vAlign w:val="center"/>
          </w:tcPr>
          <w:p w14:paraId="38D4965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2307</w:t>
            </w:r>
          </w:p>
        </w:tc>
        <w:tc>
          <w:tcPr>
            <w:tcW w:w="536" w:type="dxa"/>
            <w:shd w:val="clear" w:color="auto" w:fill="auto"/>
            <w:vAlign w:val="center"/>
          </w:tcPr>
          <w:p w14:paraId="4E99760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705" w:type="dxa"/>
            <w:shd w:val="clear" w:color="auto" w:fill="auto"/>
            <w:vAlign w:val="center"/>
          </w:tcPr>
          <w:p w14:paraId="7050E6B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2363</w:t>
            </w:r>
          </w:p>
        </w:tc>
        <w:tc>
          <w:tcPr>
            <w:tcW w:w="550" w:type="dxa"/>
            <w:shd w:val="clear" w:color="auto" w:fill="auto"/>
            <w:vAlign w:val="center"/>
          </w:tcPr>
          <w:p w14:paraId="6AB0F3D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2.83</w:t>
            </w:r>
          </w:p>
        </w:tc>
        <w:tc>
          <w:tcPr>
            <w:tcW w:w="666" w:type="dxa"/>
            <w:shd w:val="clear" w:color="auto" w:fill="auto"/>
            <w:vAlign w:val="center"/>
          </w:tcPr>
          <w:p w14:paraId="21868F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2311</w:t>
            </w:r>
          </w:p>
        </w:tc>
        <w:tc>
          <w:tcPr>
            <w:tcW w:w="567" w:type="dxa"/>
            <w:shd w:val="clear" w:color="auto" w:fill="auto"/>
            <w:vAlign w:val="center"/>
          </w:tcPr>
          <w:p w14:paraId="4231E9B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w:t>
            </w:r>
          </w:p>
        </w:tc>
      </w:tr>
      <w:tr w:rsidR="00A04FF7" w:rsidRPr="006D38BB" w14:paraId="27B1BFBB" w14:textId="77777777" w:rsidTr="00B77F29">
        <w:trPr>
          <w:trHeight w:val="228"/>
          <w:jc w:val="center"/>
        </w:trPr>
        <w:tc>
          <w:tcPr>
            <w:tcW w:w="961" w:type="dxa"/>
            <w:shd w:val="clear" w:color="auto" w:fill="auto"/>
            <w:vAlign w:val="center"/>
          </w:tcPr>
          <w:p w14:paraId="3449A67B" w14:textId="77777777" w:rsidR="00A04FF7" w:rsidRPr="00E85C59" w:rsidRDefault="00A04FF7" w:rsidP="00B77F29">
            <w:pPr>
              <w:adjustRightInd w:val="0"/>
              <w:snapToGrid w:val="0"/>
              <w:rPr>
                <w:color w:val="000000"/>
                <w:sz w:val="18"/>
                <w:szCs w:val="18"/>
              </w:rPr>
            </w:pPr>
            <w:r w:rsidRPr="00E85C59">
              <w:rPr>
                <w:color w:val="000000"/>
                <w:sz w:val="18"/>
                <w:szCs w:val="18"/>
              </w:rPr>
              <w:t>5×200×10</w:t>
            </w:r>
          </w:p>
        </w:tc>
        <w:tc>
          <w:tcPr>
            <w:tcW w:w="666" w:type="dxa"/>
            <w:shd w:val="clear" w:color="auto" w:fill="auto"/>
            <w:vAlign w:val="center"/>
          </w:tcPr>
          <w:p w14:paraId="08848CE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2236</w:t>
            </w:r>
          </w:p>
        </w:tc>
        <w:tc>
          <w:tcPr>
            <w:tcW w:w="536" w:type="dxa"/>
            <w:shd w:val="clear" w:color="auto" w:fill="auto"/>
            <w:vAlign w:val="center"/>
          </w:tcPr>
          <w:p w14:paraId="601F74E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0.22</w:t>
            </w:r>
          </w:p>
        </w:tc>
        <w:tc>
          <w:tcPr>
            <w:tcW w:w="679" w:type="dxa"/>
            <w:shd w:val="clear" w:color="auto" w:fill="auto"/>
            <w:vAlign w:val="center"/>
          </w:tcPr>
          <w:p w14:paraId="31D4B81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2249</w:t>
            </w:r>
          </w:p>
        </w:tc>
        <w:tc>
          <w:tcPr>
            <w:tcW w:w="536" w:type="dxa"/>
            <w:shd w:val="clear" w:color="auto" w:fill="auto"/>
            <w:vAlign w:val="center"/>
          </w:tcPr>
          <w:p w14:paraId="48A6C2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0.88</w:t>
            </w:r>
          </w:p>
        </w:tc>
        <w:tc>
          <w:tcPr>
            <w:tcW w:w="679" w:type="dxa"/>
            <w:shd w:val="clear" w:color="auto" w:fill="auto"/>
            <w:vAlign w:val="center"/>
          </w:tcPr>
          <w:p w14:paraId="40776CD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2265</w:t>
            </w:r>
          </w:p>
        </w:tc>
        <w:tc>
          <w:tcPr>
            <w:tcW w:w="536" w:type="dxa"/>
            <w:shd w:val="clear" w:color="auto" w:fill="auto"/>
            <w:vAlign w:val="center"/>
          </w:tcPr>
          <w:p w14:paraId="4098430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w:t>
            </w:r>
          </w:p>
        </w:tc>
        <w:tc>
          <w:tcPr>
            <w:tcW w:w="679" w:type="dxa"/>
            <w:shd w:val="clear" w:color="auto" w:fill="auto"/>
            <w:vAlign w:val="center"/>
          </w:tcPr>
          <w:p w14:paraId="2C5087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2246</w:t>
            </w:r>
          </w:p>
        </w:tc>
        <w:tc>
          <w:tcPr>
            <w:tcW w:w="536" w:type="dxa"/>
            <w:shd w:val="clear" w:color="auto" w:fill="auto"/>
            <w:vAlign w:val="center"/>
          </w:tcPr>
          <w:p w14:paraId="286D6A3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0.55</w:t>
            </w:r>
          </w:p>
        </w:tc>
        <w:tc>
          <w:tcPr>
            <w:tcW w:w="705" w:type="dxa"/>
            <w:shd w:val="clear" w:color="auto" w:fill="auto"/>
            <w:vAlign w:val="center"/>
          </w:tcPr>
          <w:p w14:paraId="0891989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2291</w:t>
            </w:r>
          </w:p>
        </w:tc>
        <w:tc>
          <w:tcPr>
            <w:tcW w:w="550" w:type="dxa"/>
            <w:shd w:val="clear" w:color="auto" w:fill="auto"/>
            <w:vAlign w:val="center"/>
          </w:tcPr>
          <w:p w14:paraId="5497274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2.59</w:t>
            </w:r>
          </w:p>
        </w:tc>
        <w:tc>
          <w:tcPr>
            <w:tcW w:w="666" w:type="dxa"/>
            <w:shd w:val="clear" w:color="auto" w:fill="auto"/>
            <w:vAlign w:val="center"/>
          </w:tcPr>
          <w:p w14:paraId="45C9B90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2254</w:t>
            </w:r>
          </w:p>
        </w:tc>
        <w:tc>
          <w:tcPr>
            <w:tcW w:w="567" w:type="dxa"/>
            <w:shd w:val="clear" w:color="auto" w:fill="auto"/>
            <w:vAlign w:val="center"/>
          </w:tcPr>
          <w:p w14:paraId="66CB7E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0.92</w:t>
            </w:r>
          </w:p>
        </w:tc>
      </w:tr>
      <w:tr w:rsidR="00A04FF7" w:rsidRPr="006D38BB" w14:paraId="0F47CBD2" w14:textId="77777777" w:rsidTr="00B77F29">
        <w:trPr>
          <w:trHeight w:val="228"/>
          <w:jc w:val="center"/>
        </w:trPr>
        <w:tc>
          <w:tcPr>
            <w:tcW w:w="961" w:type="dxa"/>
            <w:shd w:val="clear" w:color="auto" w:fill="auto"/>
            <w:vAlign w:val="center"/>
          </w:tcPr>
          <w:p w14:paraId="69152E51" w14:textId="77777777" w:rsidR="00A04FF7" w:rsidRPr="00E85C59" w:rsidRDefault="00A04FF7" w:rsidP="00B77F29">
            <w:pPr>
              <w:adjustRightInd w:val="0"/>
              <w:snapToGrid w:val="0"/>
              <w:rPr>
                <w:color w:val="000000"/>
                <w:sz w:val="18"/>
                <w:szCs w:val="18"/>
              </w:rPr>
            </w:pPr>
            <w:r w:rsidRPr="00E85C59">
              <w:rPr>
                <w:color w:val="000000"/>
                <w:sz w:val="18"/>
                <w:szCs w:val="18"/>
              </w:rPr>
              <w:t>5×300×3</w:t>
            </w:r>
          </w:p>
        </w:tc>
        <w:tc>
          <w:tcPr>
            <w:tcW w:w="666" w:type="dxa"/>
            <w:shd w:val="clear" w:color="auto" w:fill="auto"/>
            <w:vAlign w:val="center"/>
          </w:tcPr>
          <w:p w14:paraId="6C9EBAE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3053</w:t>
            </w:r>
          </w:p>
        </w:tc>
        <w:tc>
          <w:tcPr>
            <w:tcW w:w="536" w:type="dxa"/>
            <w:shd w:val="clear" w:color="auto" w:fill="auto"/>
            <w:vAlign w:val="center"/>
          </w:tcPr>
          <w:p w14:paraId="20753C3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0.16</w:t>
            </w:r>
          </w:p>
        </w:tc>
        <w:tc>
          <w:tcPr>
            <w:tcW w:w="679" w:type="dxa"/>
            <w:shd w:val="clear" w:color="auto" w:fill="auto"/>
            <w:vAlign w:val="center"/>
          </w:tcPr>
          <w:p w14:paraId="4C92B21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3062</w:t>
            </w:r>
          </w:p>
        </w:tc>
        <w:tc>
          <w:tcPr>
            <w:tcW w:w="536" w:type="dxa"/>
            <w:shd w:val="clear" w:color="auto" w:fill="auto"/>
            <w:vAlign w:val="center"/>
          </w:tcPr>
          <w:p w14:paraId="32C7D09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0.33</w:t>
            </w:r>
          </w:p>
        </w:tc>
        <w:tc>
          <w:tcPr>
            <w:tcW w:w="679" w:type="dxa"/>
            <w:shd w:val="clear" w:color="auto" w:fill="auto"/>
            <w:vAlign w:val="center"/>
          </w:tcPr>
          <w:p w14:paraId="369AD4D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3067</w:t>
            </w:r>
          </w:p>
        </w:tc>
        <w:tc>
          <w:tcPr>
            <w:tcW w:w="536" w:type="dxa"/>
            <w:shd w:val="clear" w:color="auto" w:fill="auto"/>
            <w:vAlign w:val="center"/>
          </w:tcPr>
          <w:p w14:paraId="6CE4836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0.46</w:t>
            </w:r>
          </w:p>
        </w:tc>
        <w:tc>
          <w:tcPr>
            <w:tcW w:w="679" w:type="dxa"/>
            <w:shd w:val="clear" w:color="auto" w:fill="auto"/>
            <w:vAlign w:val="center"/>
          </w:tcPr>
          <w:p w14:paraId="159259A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3058</w:t>
            </w:r>
          </w:p>
        </w:tc>
        <w:tc>
          <w:tcPr>
            <w:tcW w:w="536" w:type="dxa"/>
            <w:shd w:val="clear" w:color="auto" w:fill="auto"/>
            <w:vAlign w:val="center"/>
          </w:tcPr>
          <w:p w14:paraId="2A85C43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0.19</w:t>
            </w:r>
          </w:p>
        </w:tc>
        <w:tc>
          <w:tcPr>
            <w:tcW w:w="705" w:type="dxa"/>
            <w:shd w:val="clear" w:color="auto" w:fill="auto"/>
            <w:vAlign w:val="center"/>
          </w:tcPr>
          <w:p w14:paraId="68C5517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3097</w:t>
            </w:r>
          </w:p>
        </w:tc>
        <w:tc>
          <w:tcPr>
            <w:tcW w:w="550" w:type="dxa"/>
            <w:shd w:val="clear" w:color="auto" w:fill="auto"/>
            <w:vAlign w:val="center"/>
          </w:tcPr>
          <w:p w14:paraId="74D21F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1.45</w:t>
            </w:r>
          </w:p>
        </w:tc>
        <w:tc>
          <w:tcPr>
            <w:tcW w:w="666" w:type="dxa"/>
            <w:shd w:val="clear" w:color="auto" w:fill="auto"/>
            <w:vAlign w:val="center"/>
          </w:tcPr>
          <w:p w14:paraId="3C06248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3061</w:t>
            </w:r>
          </w:p>
        </w:tc>
        <w:tc>
          <w:tcPr>
            <w:tcW w:w="567" w:type="dxa"/>
            <w:shd w:val="clear" w:color="auto" w:fill="auto"/>
            <w:vAlign w:val="center"/>
          </w:tcPr>
          <w:p w14:paraId="52B545E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0.33</w:t>
            </w:r>
          </w:p>
        </w:tc>
      </w:tr>
      <w:tr w:rsidR="00A04FF7" w:rsidRPr="006D38BB" w14:paraId="78B51175" w14:textId="77777777" w:rsidTr="00B77F29">
        <w:trPr>
          <w:trHeight w:val="239"/>
          <w:jc w:val="center"/>
        </w:trPr>
        <w:tc>
          <w:tcPr>
            <w:tcW w:w="961" w:type="dxa"/>
            <w:shd w:val="clear" w:color="auto" w:fill="auto"/>
            <w:vAlign w:val="center"/>
          </w:tcPr>
          <w:p w14:paraId="5062F867" w14:textId="77777777" w:rsidR="00A04FF7" w:rsidRPr="00E85C59" w:rsidRDefault="00A04FF7" w:rsidP="00B77F29">
            <w:pPr>
              <w:adjustRightInd w:val="0"/>
              <w:snapToGrid w:val="0"/>
              <w:rPr>
                <w:color w:val="000000"/>
                <w:sz w:val="18"/>
                <w:szCs w:val="18"/>
              </w:rPr>
            </w:pPr>
            <w:r w:rsidRPr="00E85C59">
              <w:rPr>
                <w:color w:val="000000"/>
                <w:sz w:val="18"/>
                <w:szCs w:val="18"/>
              </w:rPr>
              <w:t>5×300×5</w:t>
            </w:r>
          </w:p>
        </w:tc>
        <w:tc>
          <w:tcPr>
            <w:tcW w:w="666" w:type="dxa"/>
            <w:shd w:val="clear" w:color="auto" w:fill="auto"/>
            <w:vAlign w:val="center"/>
          </w:tcPr>
          <w:p w14:paraId="7FE05B5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1672</w:t>
            </w:r>
          </w:p>
        </w:tc>
        <w:tc>
          <w:tcPr>
            <w:tcW w:w="536" w:type="dxa"/>
            <w:shd w:val="clear" w:color="auto" w:fill="auto"/>
            <w:vAlign w:val="center"/>
          </w:tcPr>
          <w:p w14:paraId="5D1CDCD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0.23</w:t>
            </w:r>
          </w:p>
        </w:tc>
        <w:tc>
          <w:tcPr>
            <w:tcW w:w="679" w:type="dxa"/>
            <w:shd w:val="clear" w:color="auto" w:fill="auto"/>
            <w:vAlign w:val="center"/>
          </w:tcPr>
          <w:p w14:paraId="3751F66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1684</w:t>
            </w:r>
          </w:p>
        </w:tc>
        <w:tc>
          <w:tcPr>
            <w:tcW w:w="536" w:type="dxa"/>
            <w:shd w:val="clear" w:color="auto" w:fill="auto"/>
            <w:vAlign w:val="center"/>
          </w:tcPr>
          <w:p w14:paraId="5E66D1B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1.23</w:t>
            </w:r>
          </w:p>
        </w:tc>
        <w:tc>
          <w:tcPr>
            <w:tcW w:w="679" w:type="dxa"/>
            <w:shd w:val="clear" w:color="auto" w:fill="auto"/>
            <w:vAlign w:val="center"/>
          </w:tcPr>
          <w:p w14:paraId="2989375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1723</w:t>
            </w:r>
          </w:p>
        </w:tc>
        <w:tc>
          <w:tcPr>
            <w:tcW w:w="536" w:type="dxa"/>
            <w:shd w:val="clear" w:color="auto" w:fill="auto"/>
            <w:vAlign w:val="center"/>
          </w:tcPr>
          <w:p w14:paraId="101C21B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3.05</w:t>
            </w:r>
          </w:p>
        </w:tc>
        <w:tc>
          <w:tcPr>
            <w:tcW w:w="679" w:type="dxa"/>
            <w:shd w:val="clear" w:color="auto" w:fill="auto"/>
            <w:vAlign w:val="center"/>
          </w:tcPr>
          <w:p w14:paraId="2245B2D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1717</w:t>
            </w:r>
          </w:p>
        </w:tc>
        <w:tc>
          <w:tcPr>
            <w:tcW w:w="536" w:type="dxa"/>
            <w:shd w:val="clear" w:color="auto" w:fill="auto"/>
            <w:vAlign w:val="center"/>
          </w:tcPr>
          <w:p w14:paraId="66EB6BC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2.8</w:t>
            </w:r>
          </w:p>
        </w:tc>
        <w:tc>
          <w:tcPr>
            <w:tcW w:w="705" w:type="dxa"/>
            <w:shd w:val="clear" w:color="auto" w:fill="auto"/>
            <w:vAlign w:val="center"/>
          </w:tcPr>
          <w:p w14:paraId="7093750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1738</w:t>
            </w:r>
          </w:p>
        </w:tc>
        <w:tc>
          <w:tcPr>
            <w:tcW w:w="550" w:type="dxa"/>
            <w:shd w:val="clear" w:color="auto" w:fill="auto"/>
            <w:vAlign w:val="center"/>
          </w:tcPr>
          <w:p w14:paraId="63FE954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4.35</w:t>
            </w:r>
          </w:p>
        </w:tc>
        <w:tc>
          <w:tcPr>
            <w:tcW w:w="666" w:type="dxa"/>
            <w:shd w:val="clear" w:color="auto" w:fill="auto"/>
            <w:vAlign w:val="center"/>
          </w:tcPr>
          <w:p w14:paraId="38B1433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1723</w:t>
            </w:r>
          </w:p>
        </w:tc>
        <w:tc>
          <w:tcPr>
            <w:tcW w:w="567" w:type="dxa"/>
            <w:shd w:val="clear" w:color="auto" w:fill="auto"/>
            <w:vAlign w:val="center"/>
          </w:tcPr>
          <w:p w14:paraId="036C9C4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3.05</w:t>
            </w:r>
          </w:p>
        </w:tc>
      </w:tr>
      <w:tr w:rsidR="00A04FF7" w:rsidRPr="006D38BB" w14:paraId="07FBD16F" w14:textId="77777777" w:rsidTr="00B77F29">
        <w:trPr>
          <w:trHeight w:val="228"/>
          <w:jc w:val="center"/>
        </w:trPr>
        <w:tc>
          <w:tcPr>
            <w:tcW w:w="961" w:type="dxa"/>
            <w:shd w:val="clear" w:color="auto" w:fill="auto"/>
            <w:vAlign w:val="center"/>
          </w:tcPr>
          <w:p w14:paraId="556BAD63" w14:textId="77777777" w:rsidR="00A04FF7" w:rsidRPr="00E85C59" w:rsidRDefault="00A04FF7" w:rsidP="00B77F29">
            <w:pPr>
              <w:adjustRightInd w:val="0"/>
              <w:snapToGrid w:val="0"/>
              <w:rPr>
                <w:color w:val="000000"/>
                <w:sz w:val="18"/>
                <w:szCs w:val="18"/>
              </w:rPr>
            </w:pPr>
            <w:r w:rsidRPr="00E85C59">
              <w:rPr>
                <w:color w:val="000000"/>
                <w:sz w:val="18"/>
                <w:szCs w:val="18"/>
              </w:rPr>
              <w:t>5×300×8</w:t>
            </w:r>
          </w:p>
        </w:tc>
        <w:tc>
          <w:tcPr>
            <w:tcW w:w="666" w:type="dxa"/>
            <w:shd w:val="clear" w:color="auto" w:fill="auto"/>
            <w:vAlign w:val="center"/>
          </w:tcPr>
          <w:p w14:paraId="1EE7A0C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3277</w:t>
            </w:r>
          </w:p>
        </w:tc>
        <w:tc>
          <w:tcPr>
            <w:tcW w:w="536" w:type="dxa"/>
            <w:shd w:val="clear" w:color="auto" w:fill="auto"/>
            <w:vAlign w:val="center"/>
          </w:tcPr>
          <w:p w14:paraId="370FEF2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0.02</w:t>
            </w:r>
          </w:p>
        </w:tc>
        <w:tc>
          <w:tcPr>
            <w:tcW w:w="679" w:type="dxa"/>
            <w:shd w:val="clear" w:color="auto" w:fill="auto"/>
            <w:vAlign w:val="center"/>
          </w:tcPr>
          <w:p w14:paraId="795569A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3286</w:t>
            </w:r>
          </w:p>
        </w:tc>
        <w:tc>
          <w:tcPr>
            <w:tcW w:w="536" w:type="dxa"/>
            <w:shd w:val="clear" w:color="auto" w:fill="auto"/>
            <w:vAlign w:val="center"/>
          </w:tcPr>
          <w:p w14:paraId="5CC2188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w:t>
            </w:r>
          </w:p>
        </w:tc>
        <w:tc>
          <w:tcPr>
            <w:tcW w:w="679" w:type="dxa"/>
            <w:shd w:val="clear" w:color="auto" w:fill="auto"/>
            <w:vAlign w:val="center"/>
          </w:tcPr>
          <w:p w14:paraId="1D3316F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3290</w:t>
            </w:r>
          </w:p>
        </w:tc>
        <w:tc>
          <w:tcPr>
            <w:tcW w:w="536" w:type="dxa"/>
            <w:shd w:val="clear" w:color="auto" w:fill="auto"/>
            <w:vAlign w:val="center"/>
          </w:tcPr>
          <w:p w14:paraId="4C0485C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w:t>
            </w:r>
          </w:p>
        </w:tc>
        <w:tc>
          <w:tcPr>
            <w:tcW w:w="679" w:type="dxa"/>
            <w:shd w:val="clear" w:color="auto" w:fill="auto"/>
            <w:vAlign w:val="center"/>
          </w:tcPr>
          <w:p w14:paraId="648CF5C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3283</w:t>
            </w:r>
          </w:p>
        </w:tc>
        <w:tc>
          <w:tcPr>
            <w:tcW w:w="536" w:type="dxa"/>
            <w:shd w:val="clear" w:color="auto" w:fill="auto"/>
            <w:vAlign w:val="center"/>
          </w:tcPr>
          <w:p w14:paraId="0EBE1FB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0.25</w:t>
            </w:r>
          </w:p>
        </w:tc>
        <w:tc>
          <w:tcPr>
            <w:tcW w:w="705" w:type="dxa"/>
            <w:shd w:val="clear" w:color="auto" w:fill="auto"/>
            <w:vAlign w:val="center"/>
          </w:tcPr>
          <w:p w14:paraId="2ED2DD4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3329</w:t>
            </w:r>
          </w:p>
        </w:tc>
        <w:tc>
          <w:tcPr>
            <w:tcW w:w="550" w:type="dxa"/>
            <w:shd w:val="clear" w:color="auto" w:fill="auto"/>
            <w:vAlign w:val="center"/>
          </w:tcPr>
          <w:p w14:paraId="6A80096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1.95</w:t>
            </w:r>
          </w:p>
        </w:tc>
        <w:tc>
          <w:tcPr>
            <w:tcW w:w="666" w:type="dxa"/>
            <w:shd w:val="clear" w:color="auto" w:fill="auto"/>
            <w:vAlign w:val="center"/>
          </w:tcPr>
          <w:p w14:paraId="4CF533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3290</w:t>
            </w:r>
          </w:p>
        </w:tc>
        <w:tc>
          <w:tcPr>
            <w:tcW w:w="567" w:type="dxa"/>
            <w:shd w:val="clear" w:color="auto" w:fill="auto"/>
            <w:vAlign w:val="center"/>
          </w:tcPr>
          <w:p w14:paraId="75BDA8A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w:t>
            </w:r>
          </w:p>
        </w:tc>
      </w:tr>
      <w:tr w:rsidR="00A04FF7" w:rsidRPr="006D38BB" w14:paraId="22921155" w14:textId="77777777" w:rsidTr="00B77F29">
        <w:trPr>
          <w:trHeight w:val="228"/>
          <w:jc w:val="center"/>
        </w:trPr>
        <w:tc>
          <w:tcPr>
            <w:tcW w:w="961" w:type="dxa"/>
            <w:shd w:val="clear" w:color="auto" w:fill="auto"/>
            <w:vAlign w:val="center"/>
          </w:tcPr>
          <w:p w14:paraId="629E3CCE" w14:textId="77777777" w:rsidR="00A04FF7" w:rsidRPr="00E85C59" w:rsidRDefault="00A04FF7" w:rsidP="00B77F29">
            <w:pPr>
              <w:adjustRightInd w:val="0"/>
              <w:snapToGrid w:val="0"/>
              <w:rPr>
                <w:color w:val="000000"/>
                <w:sz w:val="18"/>
                <w:szCs w:val="18"/>
              </w:rPr>
            </w:pPr>
            <w:r w:rsidRPr="00E85C59">
              <w:rPr>
                <w:color w:val="000000"/>
                <w:sz w:val="18"/>
                <w:szCs w:val="18"/>
              </w:rPr>
              <w:lastRenderedPageBreak/>
              <w:t>5×300×10</w:t>
            </w:r>
          </w:p>
        </w:tc>
        <w:tc>
          <w:tcPr>
            <w:tcW w:w="666" w:type="dxa"/>
            <w:shd w:val="clear" w:color="auto" w:fill="auto"/>
            <w:vAlign w:val="center"/>
          </w:tcPr>
          <w:p w14:paraId="6B8F8E7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3369</w:t>
            </w:r>
          </w:p>
        </w:tc>
        <w:tc>
          <w:tcPr>
            <w:tcW w:w="536" w:type="dxa"/>
            <w:shd w:val="clear" w:color="auto" w:fill="auto"/>
            <w:vAlign w:val="center"/>
          </w:tcPr>
          <w:p w14:paraId="7D5A419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0.16</w:t>
            </w:r>
          </w:p>
        </w:tc>
        <w:tc>
          <w:tcPr>
            <w:tcW w:w="679" w:type="dxa"/>
            <w:shd w:val="clear" w:color="auto" w:fill="auto"/>
            <w:vAlign w:val="center"/>
          </w:tcPr>
          <w:p w14:paraId="0A92A17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3423</w:t>
            </w:r>
          </w:p>
        </w:tc>
        <w:tc>
          <w:tcPr>
            <w:tcW w:w="536" w:type="dxa"/>
            <w:shd w:val="clear" w:color="auto" w:fill="auto"/>
            <w:vAlign w:val="center"/>
          </w:tcPr>
          <w:p w14:paraId="3648E57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1.94</w:t>
            </w:r>
          </w:p>
        </w:tc>
        <w:tc>
          <w:tcPr>
            <w:tcW w:w="679" w:type="dxa"/>
            <w:shd w:val="clear" w:color="auto" w:fill="auto"/>
            <w:vAlign w:val="center"/>
          </w:tcPr>
          <w:p w14:paraId="2598BA0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3454</w:t>
            </w:r>
          </w:p>
        </w:tc>
        <w:tc>
          <w:tcPr>
            <w:tcW w:w="536" w:type="dxa"/>
            <w:shd w:val="clear" w:color="auto" w:fill="auto"/>
            <w:vAlign w:val="center"/>
          </w:tcPr>
          <w:p w14:paraId="6F25CC0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2.52</w:t>
            </w:r>
          </w:p>
        </w:tc>
        <w:tc>
          <w:tcPr>
            <w:tcW w:w="679" w:type="dxa"/>
            <w:shd w:val="clear" w:color="auto" w:fill="auto"/>
            <w:vAlign w:val="center"/>
          </w:tcPr>
          <w:p w14:paraId="181008F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3417</w:t>
            </w:r>
          </w:p>
        </w:tc>
        <w:tc>
          <w:tcPr>
            <w:tcW w:w="536" w:type="dxa"/>
            <w:shd w:val="clear" w:color="auto" w:fill="auto"/>
            <w:vAlign w:val="center"/>
          </w:tcPr>
          <w:p w14:paraId="3A3409F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1.69</w:t>
            </w:r>
          </w:p>
        </w:tc>
        <w:tc>
          <w:tcPr>
            <w:tcW w:w="705" w:type="dxa"/>
            <w:shd w:val="clear" w:color="auto" w:fill="auto"/>
            <w:vAlign w:val="center"/>
          </w:tcPr>
          <w:p w14:paraId="796E878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3448</w:t>
            </w:r>
          </w:p>
        </w:tc>
        <w:tc>
          <w:tcPr>
            <w:tcW w:w="550" w:type="dxa"/>
            <w:shd w:val="clear" w:color="auto" w:fill="auto"/>
            <w:vAlign w:val="center"/>
          </w:tcPr>
          <w:p w14:paraId="2052B84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2.75</w:t>
            </w:r>
          </w:p>
        </w:tc>
        <w:tc>
          <w:tcPr>
            <w:tcW w:w="666" w:type="dxa"/>
            <w:shd w:val="clear" w:color="auto" w:fill="auto"/>
            <w:vAlign w:val="center"/>
          </w:tcPr>
          <w:p w14:paraId="2074ABC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3454</w:t>
            </w:r>
          </w:p>
        </w:tc>
        <w:tc>
          <w:tcPr>
            <w:tcW w:w="567" w:type="dxa"/>
            <w:shd w:val="clear" w:color="auto" w:fill="auto"/>
            <w:vAlign w:val="center"/>
          </w:tcPr>
          <w:p w14:paraId="36EFA4C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2.52</w:t>
            </w:r>
          </w:p>
        </w:tc>
      </w:tr>
      <w:tr w:rsidR="00A04FF7" w:rsidRPr="006D38BB" w14:paraId="2AF6C763" w14:textId="77777777" w:rsidTr="00B77F29">
        <w:trPr>
          <w:trHeight w:val="239"/>
          <w:jc w:val="center"/>
        </w:trPr>
        <w:tc>
          <w:tcPr>
            <w:tcW w:w="961" w:type="dxa"/>
            <w:shd w:val="clear" w:color="auto" w:fill="auto"/>
            <w:vAlign w:val="center"/>
          </w:tcPr>
          <w:p w14:paraId="58AFC0F2" w14:textId="77777777" w:rsidR="00A04FF7" w:rsidRPr="00E85C59" w:rsidRDefault="00A04FF7" w:rsidP="00B77F29">
            <w:pPr>
              <w:adjustRightInd w:val="0"/>
              <w:snapToGrid w:val="0"/>
              <w:rPr>
                <w:color w:val="000000"/>
                <w:sz w:val="18"/>
                <w:szCs w:val="18"/>
              </w:rPr>
            </w:pPr>
            <w:r w:rsidRPr="00E85C59">
              <w:rPr>
                <w:color w:val="000000"/>
                <w:sz w:val="18"/>
                <w:szCs w:val="18"/>
              </w:rPr>
              <w:t>5×400×3</w:t>
            </w:r>
          </w:p>
        </w:tc>
        <w:tc>
          <w:tcPr>
            <w:tcW w:w="666" w:type="dxa"/>
            <w:shd w:val="clear" w:color="auto" w:fill="auto"/>
            <w:vAlign w:val="center"/>
          </w:tcPr>
          <w:p w14:paraId="6989E04C"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4040</w:t>
            </w:r>
          </w:p>
        </w:tc>
        <w:tc>
          <w:tcPr>
            <w:tcW w:w="536" w:type="dxa"/>
            <w:shd w:val="clear" w:color="auto" w:fill="auto"/>
            <w:vAlign w:val="center"/>
          </w:tcPr>
          <w:p w14:paraId="696EC26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0.14</w:t>
            </w:r>
          </w:p>
        </w:tc>
        <w:tc>
          <w:tcPr>
            <w:tcW w:w="679" w:type="dxa"/>
            <w:shd w:val="clear" w:color="auto" w:fill="auto"/>
            <w:vAlign w:val="center"/>
          </w:tcPr>
          <w:p w14:paraId="592436B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4051</w:t>
            </w:r>
          </w:p>
        </w:tc>
        <w:tc>
          <w:tcPr>
            <w:tcW w:w="536" w:type="dxa"/>
            <w:shd w:val="clear" w:color="auto" w:fill="auto"/>
            <w:vAlign w:val="center"/>
          </w:tcPr>
          <w:p w14:paraId="5D52FF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0.32</w:t>
            </w:r>
          </w:p>
        </w:tc>
        <w:tc>
          <w:tcPr>
            <w:tcW w:w="679" w:type="dxa"/>
            <w:shd w:val="clear" w:color="auto" w:fill="auto"/>
            <w:vAlign w:val="center"/>
          </w:tcPr>
          <w:p w14:paraId="54179A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4054</w:t>
            </w:r>
          </w:p>
        </w:tc>
        <w:tc>
          <w:tcPr>
            <w:tcW w:w="536" w:type="dxa"/>
            <w:shd w:val="clear" w:color="auto" w:fill="auto"/>
            <w:vAlign w:val="center"/>
          </w:tcPr>
          <w:p w14:paraId="289ADF8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0.35</w:t>
            </w:r>
          </w:p>
        </w:tc>
        <w:tc>
          <w:tcPr>
            <w:tcW w:w="679" w:type="dxa"/>
            <w:shd w:val="clear" w:color="auto" w:fill="auto"/>
            <w:vAlign w:val="center"/>
          </w:tcPr>
          <w:p w14:paraId="587D055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4049</w:t>
            </w:r>
          </w:p>
        </w:tc>
        <w:tc>
          <w:tcPr>
            <w:tcW w:w="536" w:type="dxa"/>
            <w:shd w:val="clear" w:color="auto" w:fill="auto"/>
            <w:vAlign w:val="center"/>
          </w:tcPr>
          <w:p w14:paraId="4F42E49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c>
          <w:tcPr>
            <w:tcW w:w="705" w:type="dxa"/>
            <w:shd w:val="clear" w:color="auto" w:fill="auto"/>
            <w:vAlign w:val="center"/>
          </w:tcPr>
          <w:p w14:paraId="544997E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4101</w:t>
            </w:r>
          </w:p>
        </w:tc>
        <w:tc>
          <w:tcPr>
            <w:tcW w:w="550" w:type="dxa"/>
            <w:shd w:val="clear" w:color="auto" w:fill="auto"/>
            <w:vAlign w:val="center"/>
          </w:tcPr>
          <w:p w14:paraId="26565C1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1.54</w:t>
            </w:r>
          </w:p>
        </w:tc>
        <w:tc>
          <w:tcPr>
            <w:tcW w:w="666" w:type="dxa"/>
            <w:shd w:val="clear" w:color="auto" w:fill="auto"/>
            <w:vAlign w:val="center"/>
          </w:tcPr>
          <w:p w14:paraId="5A17443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4051</w:t>
            </w:r>
          </w:p>
        </w:tc>
        <w:tc>
          <w:tcPr>
            <w:tcW w:w="567" w:type="dxa"/>
            <w:shd w:val="clear" w:color="auto" w:fill="auto"/>
            <w:vAlign w:val="center"/>
          </w:tcPr>
          <w:p w14:paraId="49A0700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0.32</w:t>
            </w:r>
          </w:p>
        </w:tc>
      </w:tr>
      <w:tr w:rsidR="00A04FF7" w:rsidRPr="006D38BB" w14:paraId="739ADF8A" w14:textId="77777777" w:rsidTr="00B77F29">
        <w:trPr>
          <w:trHeight w:val="228"/>
          <w:jc w:val="center"/>
        </w:trPr>
        <w:tc>
          <w:tcPr>
            <w:tcW w:w="961" w:type="dxa"/>
            <w:shd w:val="clear" w:color="auto" w:fill="auto"/>
            <w:vAlign w:val="center"/>
          </w:tcPr>
          <w:p w14:paraId="584BEAB1" w14:textId="77777777" w:rsidR="00A04FF7" w:rsidRPr="00E85C59" w:rsidRDefault="00A04FF7" w:rsidP="00B77F29">
            <w:pPr>
              <w:adjustRightInd w:val="0"/>
              <w:snapToGrid w:val="0"/>
              <w:rPr>
                <w:color w:val="000000"/>
                <w:sz w:val="18"/>
                <w:szCs w:val="18"/>
              </w:rPr>
            </w:pPr>
            <w:r w:rsidRPr="00E85C59">
              <w:rPr>
                <w:color w:val="000000"/>
                <w:sz w:val="18"/>
                <w:szCs w:val="18"/>
              </w:rPr>
              <w:t>5×400×5</w:t>
            </w:r>
          </w:p>
        </w:tc>
        <w:tc>
          <w:tcPr>
            <w:tcW w:w="666" w:type="dxa"/>
            <w:shd w:val="clear" w:color="auto" w:fill="auto"/>
            <w:vAlign w:val="center"/>
          </w:tcPr>
          <w:p w14:paraId="73777E4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2224</w:t>
            </w:r>
          </w:p>
        </w:tc>
        <w:tc>
          <w:tcPr>
            <w:tcW w:w="536" w:type="dxa"/>
            <w:shd w:val="clear" w:color="auto" w:fill="auto"/>
            <w:vAlign w:val="center"/>
          </w:tcPr>
          <w:p w14:paraId="4A35A02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0.06</w:t>
            </w:r>
          </w:p>
        </w:tc>
        <w:tc>
          <w:tcPr>
            <w:tcW w:w="679" w:type="dxa"/>
            <w:shd w:val="clear" w:color="auto" w:fill="auto"/>
            <w:vAlign w:val="center"/>
          </w:tcPr>
          <w:p w14:paraId="064CB62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2249</w:t>
            </w:r>
          </w:p>
        </w:tc>
        <w:tc>
          <w:tcPr>
            <w:tcW w:w="536" w:type="dxa"/>
            <w:shd w:val="clear" w:color="auto" w:fill="auto"/>
            <w:vAlign w:val="center"/>
          </w:tcPr>
          <w:p w14:paraId="47F5D24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2.28</w:t>
            </w:r>
          </w:p>
        </w:tc>
        <w:tc>
          <w:tcPr>
            <w:tcW w:w="679" w:type="dxa"/>
            <w:shd w:val="clear" w:color="auto" w:fill="auto"/>
            <w:vAlign w:val="center"/>
          </w:tcPr>
          <w:p w14:paraId="3C91109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2349</w:t>
            </w:r>
          </w:p>
        </w:tc>
        <w:tc>
          <w:tcPr>
            <w:tcW w:w="536" w:type="dxa"/>
            <w:shd w:val="clear" w:color="auto" w:fill="auto"/>
            <w:vAlign w:val="center"/>
          </w:tcPr>
          <w:p w14:paraId="2437259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5.62</w:t>
            </w:r>
          </w:p>
        </w:tc>
        <w:tc>
          <w:tcPr>
            <w:tcW w:w="679" w:type="dxa"/>
            <w:shd w:val="clear" w:color="auto" w:fill="auto"/>
            <w:vAlign w:val="center"/>
          </w:tcPr>
          <w:p w14:paraId="72A8C69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2320</w:t>
            </w:r>
          </w:p>
        </w:tc>
        <w:tc>
          <w:tcPr>
            <w:tcW w:w="536" w:type="dxa"/>
            <w:shd w:val="clear" w:color="auto" w:fill="auto"/>
            <w:vAlign w:val="center"/>
          </w:tcPr>
          <w:p w14:paraId="4FD6D7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4.78</w:t>
            </w:r>
          </w:p>
        </w:tc>
        <w:tc>
          <w:tcPr>
            <w:tcW w:w="705" w:type="dxa"/>
            <w:shd w:val="clear" w:color="auto" w:fill="auto"/>
            <w:vAlign w:val="center"/>
          </w:tcPr>
          <w:p w14:paraId="000CE18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2329</w:t>
            </w:r>
          </w:p>
        </w:tc>
        <w:tc>
          <w:tcPr>
            <w:tcW w:w="550" w:type="dxa"/>
            <w:shd w:val="clear" w:color="auto" w:fill="auto"/>
            <w:vAlign w:val="center"/>
          </w:tcPr>
          <w:p w14:paraId="09340C9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5.02</w:t>
            </w:r>
          </w:p>
        </w:tc>
        <w:tc>
          <w:tcPr>
            <w:tcW w:w="666" w:type="dxa"/>
            <w:shd w:val="clear" w:color="auto" w:fill="auto"/>
            <w:vAlign w:val="center"/>
          </w:tcPr>
          <w:p w14:paraId="2CD411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2349</w:t>
            </w:r>
          </w:p>
        </w:tc>
        <w:tc>
          <w:tcPr>
            <w:tcW w:w="567" w:type="dxa"/>
            <w:shd w:val="clear" w:color="auto" w:fill="auto"/>
            <w:vAlign w:val="center"/>
          </w:tcPr>
          <w:p w14:paraId="5EA824D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5.62</w:t>
            </w:r>
          </w:p>
        </w:tc>
      </w:tr>
      <w:tr w:rsidR="00A04FF7" w:rsidRPr="006D38BB" w14:paraId="681835E7" w14:textId="77777777" w:rsidTr="00B77F29">
        <w:trPr>
          <w:trHeight w:val="228"/>
          <w:jc w:val="center"/>
        </w:trPr>
        <w:tc>
          <w:tcPr>
            <w:tcW w:w="961" w:type="dxa"/>
            <w:shd w:val="clear" w:color="auto" w:fill="auto"/>
            <w:vAlign w:val="center"/>
          </w:tcPr>
          <w:p w14:paraId="177EA640" w14:textId="77777777" w:rsidR="00A04FF7" w:rsidRPr="00E85C59" w:rsidRDefault="00A04FF7" w:rsidP="00B77F29">
            <w:pPr>
              <w:adjustRightInd w:val="0"/>
              <w:snapToGrid w:val="0"/>
              <w:rPr>
                <w:color w:val="000000"/>
                <w:sz w:val="18"/>
                <w:szCs w:val="18"/>
              </w:rPr>
            </w:pPr>
            <w:r w:rsidRPr="00E85C59">
              <w:rPr>
                <w:color w:val="000000"/>
                <w:sz w:val="18"/>
                <w:szCs w:val="18"/>
              </w:rPr>
              <w:t>5×400×8</w:t>
            </w:r>
          </w:p>
        </w:tc>
        <w:tc>
          <w:tcPr>
            <w:tcW w:w="666" w:type="dxa"/>
            <w:shd w:val="clear" w:color="auto" w:fill="auto"/>
            <w:vAlign w:val="center"/>
          </w:tcPr>
          <w:p w14:paraId="70BC952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4088</w:t>
            </w:r>
          </w:p>
        </w:tc>
        <w:tc>
          <w:tcPr>
            <w:tcW w:w="536" w:type="dxa"/>
            <w:shd w:val="clear" w:color="auto" w:fill="auto"/>
            <w:vAlign w:val="center"/>
          </w:tcPr>
          <w:p w14:paraId="0DB1EF74"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0.18</w:t>
            </w:r>
          </w:p>
        </w:tc>
        <w:tc>
          <w:tcPr>
            <w:tcW w:w="679" w:type="dxa"/>
            <w:shd w:val="clear" w:color="auto" w:fill="auto"/>
            <w:vAlign w:val="center"/>
          </w:tcPr>
          <w:p w14:paraId="7E3BEE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4106</w:t>
            </w:r>
          </w:p>
        </w:tc>
        <w:tc>
          <w:tcPr>
            <w:tcW w:w="536" w:type="dxa"/>
            <w:shd w:val="clear" w:color="auto" w:fill="auto"/>
            <w:vAlign w:val="center"/>
          </w:tcPr>
          <w:p w14:paraId="5C323D3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0.72</w:t>
            </w:r>
          </w:p>
        </w:tc>
        <w:tc>
          <w:tcPr>
            <w:tcW w:w="679" w:type="dxa"/>
            <w:shd w:val="clear" w:color="auto" w:fill="auto"/>
            <w:vAlign w:val="center"/>
          </w:tcPr>
          <w:p w14:paraId="0E6446C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4134</w:t>
            </w:r>
          </w:p>
        </w:tc>
        <w:tc>
          <w:tcPr>
            <w:tcW w:w="536" w:type="dxa"/>
            <w:shd w:val="clear" w:color="auto" w:fill="auto"/>
            <w:vAlign w:val="center"/>
          </w:tcPr>
          <w:p w14:paraId="37FBC5D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w:t>
            </w:r>
          </w:p>
        </w:tc>
        <w:tc>
          <w:tcPr>
            <w:tcW w:w="679" w:type="dxa"/>
            <w:shd w:val="clear" w:color="auto" w:fill="auto"/>
            <w:vAlign w:val="center"/>
          </w:tcPr>
          <w:p w14:paraId="50E18D8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4102</w:t>
            </w:r>
          </w:p>
        </w:tc>
        <w:tc>
          <w:tcPr>
            <w:tcW w:w="536" w:type="dxa"/>
            <w:shd w:val="clear" w:color="auto" w:fill="auto"/>
            <w:vAlign w:val="center"/>
          </w:tcPr>
          <w:p w14:paraId="77FED49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0.44</w:t>
            </w:r>
          </w:p>
        </w:tc>
        <w:tc>
          <w:tcPr>
            <w:tcW w:w="705" w:type="dxa"/>
            <w:shd w:val="clear" w:color="auto" w:fill="auto"/>
            <w:vAlign w:val="center"/>
          </w:tcPr>
          <w:p w14:paraId="062DDA2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4136</w:t>
            </w:r>
          </w:p>
        </w:tc>
        <w:tc>
          <w:tcPr>
            <w:tcW w:w="550" w:type="dxa"/>
            <w:shd w:val="clear" w:color="auto" w:fill="auto"/>
            <w:vAlign w:val="center"/>
          </w:tcPr>
          <w:p w14:paraId="2816E06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1.33</w:t>
            </w:r>
          </w:p>
        </w:tc>
        <w:tc>
          <w:tcPr>
            <w:tcW w:w="666" w:type="dxa"/>
            <w:shd w:val="clear" w:color="auto" w:fill="auto"/>
            <w:vAlign w:val="center"/>
          </w:tcPr>
          <w:p w14:paraId="10ABF8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4134</w:t>
            </w:r>
          </w:p>
        </w:tc>
        <w:tc>
          <w:tcPr>
            <w:tcW w:w="567" w:type="dxa"/>
            <w:shd w:val="clear" w:color="auto" w:fill="auto"/>
            <w:vAlign w:val="center"/>
          </w:tcPr>
          <w:p w14:paraId="306D31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w:t>
            </w:r>
          </w:p>
        </w:tc>
      </w:tr>
      <w:tr w:rsidR="00A04FF7" w:rsidRPr="006D38BB" w14:paraId="5A155B4A" w14:textId="77777777" w:rsidTr="00B77F29">
        <w:trPr>
          <w:trHeight w:val="228"/>
          <w:jc w:val="center"/>
        </w:trPr>
        <w:tc>
          <w:tcPr>
            <w:tcW w:w="961" w:type="dxa"/>
            <w:shd w:val="clear" w:color="auto" w:fill="auto"/>
            <w:vAlign w:val="center"/>
          </w:tcPr>
          <w:p w14:paraId="03D8E09F" w14:textId="77777777" w:rsidR="00A04FF7" w:rsidRPr="00E85C59" w:rsidRDefault="00A04FF7" w:rsidP="00B77F29">
            <w:pPr>
              <w:adjustRightInd w:val="0"/>
              <w:snapToGrid w:val="0"/>
              <w:rPr>
                <w:color w:val="000000"/>
                <w:sz w:val="18"/>
                <w:szCs w:val="18"/>
              </w:rPr>
            </w:pPr>
            <w:r w:rsidRPr="00E85C59">
              <w:rPr>
                <w:color w:val="000000"/>
                <w:sz w:val="18"/>
                <w:szCs w:val="18"/>
              </w:rPr>
              <w:t>5×400×10</w:t>
            </w:r>
          </w:p>
        </w:tc>
        <w:tc>
          <w:tcPr>
            <w:tcW w:w="666" w:type="dxa"/>
            <w:shd w:val="clear" w:color="auto" w:fill="auto"/>
            <w:vAlign w:val="center"/>
          </w:tcPr>
          <w:p w14:paraId="322DF759"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4284</w:t>
            </w:r>
          </w:p>
        </w:tc>
        <w:tc>
          <w:tcPr>
            <w:tcW w:w="536" w:type="dxa"/>
            <w:shd w:val="clear" w:color="auto" w:fill="auto"/>
            <w:vAlign w:val="center"/>
          </w:tcPr>
          <w:p w14:paraId="2876E507"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0.06</w:t>
            </w:r>
          </w:p>
        </w:tc>
        <w:tc>
          <w:tcPr>
            <w:tcW w:w="679" w:type="dxa"/>
            <w:shd w:val="clear" w:color="auto" w:fill="auto"/>
            <w:vAlign w:val="center"/>
          </w:tcPr>
          <w:p w14:paraId="743D134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4295</w:t>
            </w:r>
          </w:p>
        </w:tc>
        <w:tc>
          <w:tcPr>
            <w:tcW w:w="536" w:type="dxa"/>
            <w:shd w:val="clear" w:color="auto" w:fill="auto"/>
            <w:vAlign w:val="center"/>
          </w:tcPr>
          <w:p w14:paraId="6618C36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0.55</w:t>
            </w:r>
          </w:p>
        </w:tc>
        <w:tc>
          <w:tcPr>
            <w:tcW w:w="679" w:type="dxa"/>
            <w:shd w:val="clear" w:color="auto" w:fill="auto"/>
            <w:vAlign w:val="center"/>
          </w:tcPr>
          <w:p w14:paraId="5F0C82E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4314</w:t>
            </w:r>
          </w:p>
        </w:tc>
        <w:tc>
          <w:tcPr>
            <w:tcW w:w="536" w:type="dxa"/>
            <w:shd w:val="clear" w:color="auto" w:fill="auto"/>
            <w:vAlign w:val="center"/>
          </w:tcPr>
          <w:p w14:paraId="7E06E53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w:t>
            </w:r>
          </w:p>
        </w:tc>
        <w:tc>
          <w:tcPr>
            <w:tcW w:w="679" w:type="dxa"/>
            <w:shd w:val="clear" w:color="auto" w:fill="auto"/>
            <w:vAlign w:val="center"/>
          </w:tcPr>
          <w:p w14:paraId="6994F84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4291</w:t>
            </w:r>
          </w:p>
        </w:tc>
        <w:tc>
          <w:tcPr>
            <w:tcW w:w="536" w:type="dxa"/>
            <w:shd w:val="clear" w:color="auto" w:fill="auto"/>
            <w:vAlign w:val="center"/>
          </w:tcPr>
          <w:p w14:paraId="1306832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0.26</w:t>
            </w:r>
          </w:p>
        </w:tc>
        <w:tc>
          <w:tcPr>
            <w:tcW w:w="705" w:type="dxa"/>
            <w:shd w:val="clear" w:color="auto" w:fill="auto"/>
            <w:vAlign w:val="center"/>
          </w:tcPr>
          <w:p w14:paraId="7BE25F8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4341</w:t>
            </w:r>
          </w:p>
        </w:tc>
        <w:tc>
          <w:tcPr>
            <w:tcW w:w="550" w:type="dxa"/>
            <w:shd w:val="clear" w:color="auto" w:fill="auto"/>
            <w:vAlign w:val="center"/>
          </w:tcPr>
          <w:p w14:paraId="3678DC7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1.5</w:t>
            </w:r>
          </w:p>
        </w:tc>
        <w:tc>
          <w:tcPr>
            <w:tcW w:w="666" w:type="dxa"/>
            <w:shd w:val="clear" w:color="auto" w:fill="auto"/>
            <w:vAlign w:val="center"/>
          </w:tcPr>
          <w:p w14:paraId="55AEDA9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4305</w:t>
            </w:r>
          </w:p>
        </w:tc>
        <w:tc>
          <w:tcPr>
            <w:tcW w:w="567" w:type="dxa"/>
            <w:shd w:val="clear" w:color="auto" w:fill="auto"/>
            <w:vAlign w:val="center"/>
          </w:tcPr>
          <w:p w14:paraId="3005658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0.57</w:t>
            </w:r>
          </w:p>
        </w:tc>
      </w:tr>
      <w:tr w:rsidR="00A04FF7" w:rsidRPr="006D38BB" w14:paraId="27B4444C" w14:textId="77777777" w:rsidTr="00B77F29">
        <w:trPr>
          <w:trHeight w:val="228"/>
          <w:jc w:val="center"/>
        </w:trPr>
        <w:tc>
          <w:tcPr>
            <w:tcW w:w="961" w:type="dxa"/>
            <w:shd w:val="clear" w:color="auto" w:fill="auto"/>
            <w:vAlign w:val="center"/>
          </w:tcPr>
          <w:p w14:paraId="005BFEE7" w14:textId="77777777" w:rsidR="00A04FF7" w:rsidRPr="00E85C59" w:rsidRDefault="00A04FF7" w:rsidP="00B77F29">
            <w:pPr>
              <w:adjustRightInd w:val="0"/>
              <w:snapToGrid w:val="0"/>
              <w:rPr>
                <w:color w:val="000000"/>
                <w:sz w:val="18"/>
                <w:szCs w:val="18"/>
              </w:rPr>
            </w:pPr>
            <w:r w:rsidRPr="00E85C59">
              <w:rPr>
                <w:color w:val="000000"/>
                <w:sz w:val="18"/>
                <w:szCs w:val="18"/>
              </w:rPr>
              <w:t>5×500×3</w:t>
            </w:r>
          </w:p>
        </w:tc>
        <w:tc>
          <w:tcPr>
            <w:tcW w:w="666" w:type="dxa"/>
            <w:shd w:val="clear" w:color="auto" w:fill="auto"/>
            <w:vAlign w:val="center"/>
          </w:tcPr>
          <w:p w14:paraId="644E8F4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5160</w:t>
            </w:r>
          </w:p>
        </w:tc>
        <w:tc>
          <w:tcPr>
            <w:tcW w:w="536" w:type="dxa"/>
            <w:shd w:val="clear" w:color="auto" w:fill="auto"/>
            <w:vAlign w:val="center"/>
          </w:tcPr>
          <w:p w14:paraId="34DC5D55"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0.16</w:t>
            </w:r>
          </w:p>
        </w:tc>
        <w:tc>
          <w:tcPr>
            <w:tcW w:w="679" w:type="dxa"/>
            <w:shd w:val="clear" w:color="auto" w:fill="auto"/>
            <w:vAlign w:val="center"/>
          </w:tcPr>
          <w:p w14:paraId="04F55E6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5202</w:t>
            </w:r>
          </w:p>
        </w:tc>
        <w:tc>
          <w:tcPr>
            <w:tcW w:w="536" w:type="dxa"/>
            <w:shd w:val="clear" w:color="auto" w:fill="auto"/>
            <w:vAlign w:val="center"/>
          </w:tcPr>
          <w:p w14:paraId="543229D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1.13</w:t>
            </w:r>
          </w:p>
        </w:tc>
        <w:tc>
          <w:tcPr>
            <w:tcW w:w="679" w:type="dxa"/>
            <w:shd w:val="clear" w:color="auto" w:fill="auto"/>
            <w:vAlign w:val="center"/>
          </w:tcPr>
          <w:p w14:paraId="237C1A5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5289</w:t>
            </w:r>
          </w:p>
        </w:tc>
        <w:tc>
          <w:tcPr>
            <w:tcW w:w="536" w:type="dxa"/>
            <w:shd w:val="clear" w:color="auto" w:fill="auto"/>
            <w:vAlign w:val="center"/>
          </w:tcPr>
          <w:p w14:paraId="6B0A368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w:t>
            </w:r>
          </w:p>
        </w:tc>
        <w:tc>
          <w:tcPr>
            <w:tcW w:w="679" w:type="dxa"/>
            <w:shd w:val="clear" w:color="auto" w:fill="auto"/>
            <w:vAlign w:val="center"/>
          </w:tcPr>
          <w:p w14:paraId="01DB574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5255</w:t>
            </w:r>
          </w:p>
        </w:tc>
        <w:tc>
          <w:tcPr>
            <w:tcW w:w="536" w:type="dxa"/>
            <w:shd w:val="clear" w:color="auto" w:fill="auto"/>
            <w:vAlign w:val="center"/>
          </w:tcPr>
          <w:p w14:paraId="56AFFE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w:t>
            </w:r>
          </w:p>
        </w:tc>
        <w:tc>
          <w:tcPr>
            <w:tcW w:w="705" w:type="dxa"/>
            <w:shd w:val="clear" w:color="auto" w:fill="auto"/>
            <w:vAlign w:val="center"/>
          </w:tcPr>
          <w:p w14:paraId="38B43E4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5264</w:t>
            </w:r>
          </w:p>
        </w:tc>
        <w:tc>
          <w:tcPr>
            <w:tcW w:w="550" w:type="dxa"/>
            <w:shd w:val="clear" w:color="auto" w:fill="auto"/>
            <w:vAlign w:val="center"/>
          </w:tcPr>
          <w:p w14:paraId="75C727C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2.09</w:t>
            </w:r>
          </w:p>
        </w:tc>
        <w:tc>
          <w:tcPr>
            <w:tcW w:w="666" w:type="dxa"/>
            <w:shd w:val="clear" w:color="auto" w:fill="auto"/>
            <w:vAlign w:val="center"/>
          </w:tcPr>
          <w:p w14:paraId="744DD74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5289</w:t>
            </w:r>
          </w:p>
        </w:tc>
        <w:tc>
          <w:tcPr>
            <w:tcW w:w="567" w:type="dxa"/>
            <w:shd w:val="clear" w:color="auto" w:fill="auto"/>
            <w:vAlign w:val="center"/>
          </w:tcPr>
          <w:p w14:paraId="6948C4D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2.5</w:t>
            </w:r>
          </w:p>
        </w:tc>
      </w:tr>
      <w:tr w:rsidR="00A04FF7" w:rsidRPr="006D38BB" w14:paraId="53F097AA" w14:textId="77777777" w:rsidTr="00B77F29">
        <w:trPr>
          <w:trHeight w:val="228"/>
          <w:jc w:val="center"/>
        </w:trPr>
        <w:tc>
          <w:tcPr>
            <w:tcW w:w="961" w:type="dxa"/>
            <w:shd w:val="clear" w:color="auto" w:fill="auto"/>
            <w:vAlign w:val="center"/>
          </w:tcPr>
          <w:p w14:paraId="49ACE96E" w14:textId="77777777" w:rsidR="00A04FF7" w:rsidRPr="00E85C59" w:rsidRDefault="00A04FF7" w:rsidP="00B77F29">
            <w:pPr>
              <w:adjustRightInd w:val="0"/>
              <w:snapToGrid w:val="0"/>
              <w:rPr>
                <w:color w:val="000000"/>
                <w:sz w:val="18"/>
                <w:szCs w:val="18"/>
              </w:rPr>
            </w:pPr>
            <w:r w:rsidRPr="00E85C59">
              <w:rPr>
                <w:color w:val="000000"/>
                <w:sz w:val="18"/>
                <w:szCs w:val="18"/>
              </w:rPr>
              <w:t>5×500×5</w:t>
            </w:r>
          </w:p>
        </w:tc>
        <w:tc>
          <w:tcPr>
            <w:tcW w:w="666" w:type="dxa"/>
            <w:shd w:val="clear" w:color="auto" w:fill="auto"/>
            <w:vAlign w:val="center"/>
          </w:tcPr>
          <w:p w14:paraId="0984084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5020</w:t>
            </w:r>
          </w:p>
        </w:tc>
        <w:tc>
          <w:tcPr>
            <w:tcW w:w="536" w:type="dxa"/>
            <w:shd w:val="clear" w:color="auto" w:fill="auto"/>
            <w:vAlign w:val="center"/>
          </w:tcPr>
          <w:p w14:paraId="293EC4DE"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0.02</w:t>
            </w:r>
          </w:p>
        </w:tc>
        <w:tc>
          <w:tcPr>
            <w:tcW w:w="679" w:type="dxa"/>
            <w:shd w:val="clear" w:color="auto" w:fill="auto"/>
            <w:vAlign w:val="center"/>
          </w:tcPr>
          <w:p w14:paraId="68134526"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5023</w:t>
            </w:r>
          </w:p>
        </w:tc>
        <w:tc>
          <w:tcPr>
            <w:tcW w:w="536" w:type="dxa"/>
            <w:shd w:val="clear" w:color="auto" w:fill="auto"/>
            <w:vAlign w:val="center"/>
          </w:tcPr>
          <w:p w14:paraId="4650AE1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0.18</w:t>
            </w:r>
          </w:p>
        </w:tc>
        <w:tc>
          <w:tcPr>
            <w:tcW w:w="679" w:type="dxa"/>
            <w:shd w:val="clear" w:color="auto" w:fill="auto"/>
            <w:vAlign w:val="center"/>
          </w:tcPr>
          <w:p w14:paraId="2033F9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5032</w:t>
            </w:r>
          </w:p>
        </w:tc>
        <w:tc>
          <w:tcPr>
            <w:tcW w:w="536" w:type="dxa"/>
            <w:shd w:val="clear" w:color="auto" w:fill="auto"/>
            <w:vAlign w:val="center"/>
          </w:tcPr>
          <w:p w14:paraId="04F6BBF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0.24</w:t>
            </w:r>
          </w:p>
        </w:tc>
        <w:tc>
          <w:tcPr>
            <w:tcW w:w="679" w:type="dxa"/>
            <w:shd w:val="clear" w:color="auto" w:fill="auto"/>
            <w:vAlign w:val="center"/>
          </w:tcPr>
          <w:p w14:paraId="0895321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5022</w:t>
            </w:r>
          </w:p>
        </w:tc>
        <w:tc>
          <w:tcPr>
            <w:tcW w:w="536" w:type="dxa"/>
            <w:shd w:val="clear" w:color="auto" w:fill="auto"/>
            <w:vAlign w:val="center"/>
          </w:tcPr>
          <w:p w14:paraId="5EAE996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0.05</w:t>
            </w:r>
          </w:p>
        </w:tc>
        <w:tc>
          <w:tcPr>
            <w:tcW w:w="705" w:type="dxa"/>
            <w:shd w:val="clear" w:color="auto" w:fill="auto"/>
            <w:vAlign w:val="center"/>
          </w:tcPr>
          <w:p w14:paraId="6B3F0AF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5053</w:t>
            </w:r>
          </w:p>
        </w:tc>
        <w:tc>
          <w:tcPr>
            <w:tcW w:w="550" w:type="dxa"/>
            <w:shd w:val="clear" w:color="auto" w:fill="auto"/>
            <w:vAlign w:val="center"/>
          </w:tcPr>
          <w:p w14:paraId="6C94485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0.79</w:t>
            </w:r>
          </w:p>
        </w:tc>
        <w:tc>
          <w:tcPr>
            <w:tcW w:w="666" w:type="dxa"/>
            <w:shd w:val="clear" w:color="auto" w:fill="auto"/>
            <w:vAlign w:val="center"/>
          </w:tcPr>
          <w:p w14:paraId="0FA8552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5026</w:t>
            </w:r>
          </w:p>
        </w:tc>
        <w:tc>
          <w:tcPr>
            <w:tcW w:w="567" w:type="dxa"/>
            <w:shd w:val="clear" w:color="auto" w:fill="auto"/>
            <w:vAlign w:val="center"/>
          </w:tcPr>
          <w:p w14:paraId="47D866E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0.17</w:t>
            </w:r>
          </w:p>
        </w:tc>
      </w:tr>
      <w:tr w:rsidR="00A04FF7" w:rsidRPr="006D38BB" w14:paraId="7B33BE60" w14:textId="77777777" w:rsidTr="00B77F29">
        <w:trPr>
          <w:trHeight w:val="239"/>
          <w:jc w:val="center"/>
        </w:trPr>
        <w:tc>
          <w:tcPr>
            <w:tcW w:w="961" w:type="dxa"/>
            <w:shd w:val="clear" w:color="auto" w:fill="auto"/>
            <w:vAlign w:val="center"/>
          </w:tcPr>
          <w:p w14:paraId="4FF7363D" w14:textId="77777777" w:rsidR="00A04FF7" w:rsidRPr="00E85C59" w:rsidRDefault="00A04FF7" w:rsidP="00B77F29">
            <w:pPr>
              <w:adjustRightInd w:val="0"/>
              <w:snapToGrid w:val="0"/>
              <w:rPr>
                <w:color w:val="000000"/>
                <w:sz w:val="18"/>
                <w:szCs w:val="18"/>
              </w:rPr>
            </w:pPr>
            <w:r w:rsidRPr="00E85C59">
              <w:rPr>
                <w:color w:val="000000"/>
                <w:sz w:val="18"/>
                <w:szCs w:val="18"/>
              </w:rPr>
              <w:t>5×500×8</w:t>
            </w:r>
          </w:p>
        </w:tc>
        <w:tc>
          <w:tcPr>
            <w:tcW w:w="666" w:type="dxa"/>
            <w:shd w:val="clear" w:color="auto" w:fill="auto"/>
            <w:vAlign w:val="center"/>
          </w:tcPr>
          <w:p w14:paraId="59E8A810"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5256</w:t>
            </w:r>
          </w:p>
        </w:tc>
        <w:tc>
          <w:tcPr>
            <w:tcW w:w="536" w:type="dxa"/>
            <w:shd w:val="clear" w:color="auto" w:fill="auto"/>
            <w:vAlign w:val="center"/>
          </w:tcPr>
          <w:p w14:paraId="4D8448DA"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0.04</w:t>
            </w:r>
          </w:p>
        </w:tc>
        <w:tc>
          <w:tcPr>
            <w:tcW w:w="679" w:type="dxa"/>
            <w:shd w:val="clear" w:color="auto" w:fill="auto"/>
            <w:vAlign w:val="center"/>
          </w:tcPr>
          <w:p w14:paraId="66EBA14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5264</w:t>
            </w:r>
          </w:p>
        </w:tc>
        <w:tc>
          <w:tcPr>
            <w:tcW w:w="536" w:type="dxa"/>
            <w:shd w:val="clear" w:color="auto" w:fill="auto"/>
            <w:vAlign w:val="center"/>
          </w:tcPr>
          <w:p w14:paraId="7896B83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0.21</w:t>
            </w:r>
          </w:p>
        </w:tc>
        <w:tc>
          <w:tcPr>
            <w:tcW w:w="679" w:type="dxa"/>
            <w:shd w:val="clear" w:color="auto" w:fill="auto"/>
            <w:vAlign w:val="center"/>
          </w:tcPr>
          <w:p w14:paraId="49271D1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5271</w:t>
            </w:r>
          </w:p>
        </w:tc>
        <w:tc>
          <w:tcPr>
            <w:tcW w:w="536" w:type="dxa"/>
            <w:shd w:val="clear" w:color="auto" w:fill="auto"/>
            <w:vAlign w:val="center"/>
          </w:tcPr>
          <w:p w14:paraId="7C9474F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0.29</w:t>
            </w:r>
          </w:p>
        </w:tc>
        <w:tc>
          <w:tcPr>
            <w:tcW w:w="679" w:type="dxa"/>
            <w:shd w:val="clear" w:color="auto" w:fill="auto"/>
            <w:vAlign w:val="center"/>
          </w:tcPr>
          <w:p w14:paraId="66571D1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5258</w:t>
            </w:r>
          </w:p>
        </w:tc>
        <w:tc>
          <w:tcPr>
            <w:tcW w:w="536" w:type="dxa"/>
            <w:shd w:val="clear" w:color="auto" w:fill="auto"/>
            <w:vAlign w:val="center"/>
          </w:tcPr>
          <w:p w14:paraId="3704BA2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0.08</w:t>
            </w:r>
          </w:p>
        </w:tc>
        <w:tc>
          <w:tcPr>
            <w:tcW w:w="705" w:type="dxa"/>
            <w:shd w:val="clear" w:color="auto" w:fill="auto"/>
            <w:vAlign w:val="center"/>
          </w:tcPr>
          <w:p w14:paraId="4B67259E"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5287</w:t>
            </w:r>
          </w:p>
        </w:tc>
        <w:tc>
          <w:tcPr>
            <w:tcW w:w="550" w:type="dxa"/>
            <w:shd w:val="clear" w:color="auto" w:fill="auto"/>
            <w:vAlign w:val="center"/>
          </w:tcPr>
          <w:p w14:paraId="4F1AECF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0.73</w:t>
            </w:r>
          </w:p>
        </w:tc>
        <w:tc>
          <w:tcPr>
            <w:tcW w:w="666" w:type="dxa"/>
            <w:shd w:val="clear" w:color="auto" w:fill="auto"/>
            <w:vAlign w:val="center"/>
          </w:tcPr>
          <w:p w14:paraId="5702E13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5265</w:t>
            </w:r>
          </w:p>
        </w:tc>
        <w:tc>
          <w:tcPr>
            <w:tcW w:w="567" w:type="dxa"/>
            <w:shd w:val="clear" w:color="auto" w:fill="auto"/>
            <w:vAlign w:val="center"/>
          </w:tcPr>
          <w:p w14:paraId="2487722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0.22</w:t>
            </w:r>
          </w:p>
        </w:tc>
      </w:tr>
      <w:tr w:rsidR="00A04FF7" w:rsidRPr="006D38BB" w14:paraId="3099AC89" w14:textId="77777777" w:rsidTr="00B77F29">
        <w:trPr>
          <w:trHeight w:val="228"/>
          <w:jc w:val="center"/>
        </w:trPr>
        <w:tc>
          <w:tcPr>
            <w:tcW w:w="961" w:type="dxa"/>
            <w:shd w:val="clear" w:color="auto" w:fill="auto"/>
            <w:vAlign w:val="center"/>
          </w:tcPr>
          <w:p w14:paraId="0B1B5227" w14:textId="77777777" w:rsidR="00A04FF7" w:rsidRPr="00E85C59" w:rsidRDefault="00A04FF7" w:rsidP="00B77F29">
            <w:pPr>
              <w:adjustRightInd w:val="0"/>
              <w:snapToGrid w:val="0"/>
              <w:rPr>
                <w:color w:val="000000"/>
                <w:sz w:val="18"/>
                <w:szCs w:val="18"/>
              </w:rPr>
            </w:pPr>
            <w:r w:rsidRPr="00E85C59">
              <w:rPr>
                <w:color w:val="000000"/>
                <w:sz w:val="18"/>
                <w:szCs w:val="18"/>
              </w:rPr>
              <w:t>5×500×10</w:t>
            </w:r>
          </w:p>
        </w:tc>
        <w:tc>
          <w:tcPr>
            <w:tcW w:w="666" w:type="dxa"/>
            <w:shd w:val="clear" w:color="auto" w:fill="auto"/>
            <w:vAlign w:val="center"/>
          </w:tcPr>
          <w:p w14:paraId="322B5D96"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5404</w:t>
            </w:r>
          </w:p>
        </w:tc>
        <w:tc>
          <w:tcPr>
            <w:tcW w:w="536" w:type="dxa"/>
            <w:shd w:val="clear" w:color="auto" w:fill="auto"/>
            <w:vAlign w:val="center"/>
          </w:tcPr>
          <w:p w14:paraId="44B21EE8"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0.1</w:t>
            </w:r>
          </w:p>
        </w:tc>
        <w:tc>
          <w:tcPr>
            <w:tcW w:w="679" w:type="dxa"/>
            <w:shd w:val="clear" w:color="auto" w:fill="auto"/>
            <w:vAlign w:val="center"/>
          </w:tcPr>
          <w:p w14:paraId="005874D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5409</w:t>
            </w:r>
          </w:p>
        </w:tc>
        <w:tc>
          <w:tcPr>
            <w:tcW w:w="536" w:type="dxa"/>
            <w:shd w:val="clear" w:color="auto" w:fill="auto"/>
            <w:vAlign w:val="center"/>
          </w:tcPr>
          <w:p w14:paraId="5C87055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0.23</w:t>
            </w:r>
          </w:p>
        </w:tc>
        <w:tc>
          <w:tcPr>
            <w:tcW w:w="679" w:type="dxa"/>
            <w:shd w:val="clear" w:color="auto" w:fill="auto"/>
            <w:vAlign w:val="center"/>
          </w:tcPr>
          <w:p w14:paraId="42E3CA8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5446</w:t>
            </w:r>
          </w:p>
        </w:tc>
        <w:tc>
          <w:tcPr>
            <w:tcW w:w="536" w:type="dxa"/>
            <w:shd w:val="clear" w:color="auto" w:fill="auto"/>
            <w:vAlign w:val="center"/>
          </w:tcPr>
          <w:p w14:paraId="37DD2D3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0.78</w:t>
            </w:r>
          </w:p>
        </w:tc>
        <w:tc>
          <w:tcPr>
            <w:tcW w:w="679" w:type="dxa"/>
            <w:shd w:val="clear" w:color="auto" w:fill="auto"/>
            <w:vAlign w:val="center"/>
          </w:tcPr>
          <w:p w14:paraId="3B1CECE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5410</w:t>
            </w:r>
          </w:p>
        </w:tc>
        <w:tc>
          <w:tcPr>
            <w:tcW w:w="536" w:type="dxa"/>
            <w:shd w:val="clear" w:color="auto" w:fill="auto"/>
            <w:vAlign w:val="center"/>
          </w:tcPr>
          <w:p w14:paraId="5FB923C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0.2</w:t>
            </w:r>
          </w:p>
        </w:tc>
        <w:tc>
          <w:tcPr>
            <w:tcW w:w="705" w:type="dxa"/>
            <w:shd w:val="clear" w:color="auto" w:fill="auto"/>
            <w:vAlign w:val="center"/>
          </w:tcPr>
          <w:p w14:paraId="5C9F26B2"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5457</w:t>
            </w:r>
          </w:p>
        </w:tc>
        <w:tc>
          <w:tcPr>
            <w:tcW w:w="550" w:type="dxa"/>
            <w:shd w:val="clear" w:color="auto" w:fill="auto"/>
            <w:vAlign w:val="center"/>
          </w:tcPr>
          <w:p w14:paraId="609C4F7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1.1</w:t>
            </w:r>
          </w:p>
        </w:tc>
        <w:tc>
          <w:tcPr>
            <w:tcW w:w="666" w:type="dxa"/>
            <w:shd w:val="clear" w:color="auto" w:fill="auto"/>
            <w:vAlign w:val="center"/>
          </w:tcPr>
          <w:p w14:paraId="67A2133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5446</w:t>
            </w:r>
          </w:p>
        </w:tc>
        <w:tc>
          <w:tcPr>
            <w:tcW w:w="567" w:type="dxa"/>
            <w:shd w:val="clear" w:color="auto" w:fill="auto"/>
            <w:vAlign w:val="center"/>
          </w:tcPr>
          <w:p w14:paraId="4FC76C7C"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0.78</w:t>
            </w:r>
          </w:p>
        </w:tc>
      </w:tr>
      <w:tr w:rsidR="00A04FF7" w:rsidRPr="006D38BB" w14:paraId="1CC87D72" w14:textId="77777777" w:rsidTr="00B77F29">
        <w:trPr>
          <w:trHeight w:val="228"/>
          <w:jc w:val="center"/>
        </w:trPr>
        <w:tc>
          <w:tcPr>
            <w:tcW w:w="961" w:type="dxa"/>
            <w:shd w:val="clear" w:color="auto" w:fill="auto"/>
            <w:vAlign w:val="center"/>
          </w:tcPr>
          <w:p w14:paraId="127CD54B" w14:textId="77777777" w:rsidR="00A04FF7" w:rsidRPr="00E85C59" w:rsidRDefault="00A04FF7" w:rsidP="00B77F29">
            <w:pPr>
              <w:adjustRightInd w:val="0"/>
              <w:snapToGrid w:val="0"/>
              <w:jc w:val="center"/>
              <w:rPr>
                <w:color w:val="000000"/>
                <w:sz w:val="18"/>
                <w:szCs w:val="18"/>
              </w:rPr>
            </w:pPr>
            <w:r w:rsidRPr="00E85C59">
              <w:rPr>
                <w:color w:val="000000"/>
                <w:sz w:val="18"/>
                <w:szCs w:val="18"/>
              </w:rPr>
              <w:t>mean</w:t>
            </w:r>
          </w:p>
        </w:tc>
        <w:tc>
          <w:tcPr>
            <w:tcW w:w="666" w:type="dxa"/>
            <w:shd w:val="clear" w:color="auto" w:fill="auto"/>
          </w:tcPr>
          <w:p w14:paraId="5A0F69B3"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4352</w:t>
            </w:r>
          </w:p>
        </w:tc>
        <w:tc>
          <w:tcPr>
            <w:tcW w:w="536" w:type="dxa"/>
            <w:shd w:val="clear" w:color="auto" w:fill="auto"/>
          </w:tcPr>
          <w:p w14:paraId="1C56CE7F"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0.23</w:t>
            </w:r>
          </w:p>
        </w:tc>
        <w:tc>
          <w:tcPr>
            <w:tcW w:w="679" w:type="dxa"/>
            <w:shd w:val="clear" w:color="auto" w:fill="auto"/>
          </w:tcPr>
          <w:p w14:paraId="493CA92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4367</w:t>
            </w:r>
          </w:p>
        </w:tc>
        <w:tc>
          <w:tcPr>
            <w:tcW w:w="536" w:type="dxa"/>
            <w:shd w:val="clear" w:color="auto" w:fill="auto"/>
          </w:tcPr>
          <w:p w14:paraId="37319D19"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0.92</w:t>
            </w:r>
          </w:p>
        </w:tc>
        <w:tc>
          <w:tcPr>
            <w:tcW w:w="679" w:type="dxa"/>
            <w:shd w:val="clear" w:color="auto" w:fill="auto"/>
          </w:tcPr>
          <w:p w14:paraId="0564ABD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4408</w:t>
            </w:r>
          </w:p>
        </w:tc>
        <w:tc>
          <w:tcPr>
            <w:tcW w:w="536" w:type="dxa"/>
            <w:shd w:val="clear" w:color="auto" w:fill="auto"/>
          </w:tcPr>
          <w:p w14:paraId="02201B5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1.93</w:t>
            </w:r>
          </w:p>
        </w:tc>
        <w:tc>
          <w:tcPr>
            <w:tcW w:w="679" w:type="dxa"/>
            <w:shd w:val="clear" w:color="auto" w:fill="auto"/>
          </w:tcPr>
          <w:p w14:paraId="24C584B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4384</w:t>
            </w:r>
          </w:p>
        </w:tc>
        <w:tc>
          <w:tcPr>
            <w:tcW w:w="536" w:type="dxa"/>
            <w:shd w:val="clear" w:color="auto" w:fill="auto"/>
          </w:tcPr>
          <w:p w14:paraId="48821FF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1.28</w:t>
            </w:r>
          </w:p>
        </w:tc>
        <w:tc>
          <w:tcPr>
            <w:tcW w:w="705" w:type="dxa"/>
            <w:shd w:val="clear" w:color="auto" w:fill="auto"/>
          </w:tcPr>
          <w:p w14:paraId="4311981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4412</w:t>
            </w:r>
          </w:p>
        </w:tc>
        <w:tc>
          <w:tcPr>
            <w:tcW w:w="550" w:type="dxa"/>
            <w:shd w:val="clear" w:color="auto" w:fill="auto"/>
          </w:tcPr>
          <w:p w14:paraId="1504247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2.48</w:t>
            </w:r>
          </w:p>
        </w:tc>
        <w:tc>
          <w:tcPr>
            <w:tcW w:w="666" w:type="dxa"/>
            <w:shd w:val="clear" w:color="auto" w:fill="auto"/>
          </w:tcPr>
          <w:p w14:paraId="5AF6A91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4398</w:t>
            </w:r>
          </w:p>
        </w:tc>
        <w:tc>
          <w:tcPr>
            <w:tcW w:w="567" w:type="dxa"/>
            <w:shd w:val="clear" w:color="auto" w:fill="auto"/>
          </w:tcPr>
          <w:p w14:paraId="43C2A1DD"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1.69</w:t>
            </w:r>
          </w:p>
        </w:tc>
      </w:tr>
      <w:tr w:rsidR="00A04FF7" w:rsidRPr="006D38BB" w14:paraId="7FFFAB26" w14:textId="77777777" w:rsidTr="00B77F29">
        <w:trPr>
          <w:trHeight w:val="228"/>
          <w:jc w:val="center"/>
        </w:trPr>
        <w:tc>
          <w:tcPr>
            <w:tcW w:w="961" w:type="dxa"/>
            <w:shd w:val="clear" w:color="auto" w:fill="auto"/>
            <w:vAlign w:val="center"/>
          </w:tcPr>
          <w:p w14:paraId="52812FF1" w14:textId="77777777" w:rsidR="00A04FF7" w:rsidRPr="00E85C59" w:rsidRDefault="00A04FF7" w:rsidP="00B77F29">
            <w:pPr>
              <w:adjustRightInd w:val="0"/>
              <w:snapToGrid w:val="0"/>
              <w:jc w:val="center"/>
              <w:rPr>
                <w:color w:val="000000"/>
                <w:sz w:val="18"/>
                <w:szCs w:val="18"/>
              </w:rPr>
            </w:pPr>
            <w:r w:rsidRPr="00E85C59">
              <w:rPr>
                <w:color w:val="000000"/>
                <w:sz w:val="18"/>
                <w:szCs w:val="18"/>
              </w:rPr>
              <w:t>percentage</w:t>
            </w:r>
          </w:p>
        </w:tc>
        <w:tc>
          <w:tcPr>
            <w:tcW w:w="666" w:type="dxa"/>
            <w:shd w:val="clear" w:color="auto" w:fill="auto"/>
          </w:tcPr>
          <w:p w14:paraId="41190CDD"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w:t>
            </w:r>
          </w:p>
        </w:tc>
        <w:tc>
          <w:tcPr>
            <w:tcW w:w="536" w:type="dxa"/>
            <w:shd w:val="clear" w:color="auto" w:fill="auto"/>
          </w:tcPr>
          <w:p w14:paraId="790F4BBB" w14:textId="77777777" w:rsidR="00A04FF7" w:rsidRPr="00E85C59" w:rsidRDefault="00A04FF7" w:rsidP="00B77F29">
            <w:pPr>
              <w:adjustRightInd w:val="0"/>
              <w:snapToGrid w:val="0"/>
              <w:jc w:val="center"/>
              <w:rPr>
                <w:b/>
                <w:bCs/>
                <w:color w:val="000000"/>
                <w:sz w:val="18"/>
                <w:szCs w:val="18"/>
              </w:rPr>
            </w:pPr>
            <w:r w:rsidRPr="00E85C59">
              <w:rPr>
                <w:b/>
                <w:bCs/>
                <w:color w:val="000000"/>
                <w:sz w:val="18"/>
                <w:szCs w:val="18"/>
              </w:rPr>
              <w:t>-</w:t>
            </w:r>
          </w:p>
        </w:tc>
        <w:tc>
          <w:tcPr>
            <w:tcW w:w="679" w:type="dxa"/>
            <w:shd w:val="clear" w:color="auto" w:fill="auto"/>
          </w:tcPr>
          <w:p w14:paraId="5AD92FC8"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0.34%</w:t>
            </w:r>
          </w:p>
        </w:tc>
        <w:tc>
          <w:tcPr>
            <w:tcW w:w="536" w:type="dxa"/>
            <w:shd w:val="clear" w:color="auto" w:fill="auto"/>
          </w:tcPr>
          <w:p w14:paraId="590AE665" w14:textId="77777777" w:rsidR="00A04FF7" w:rsidRPr="00E85C59" w:rsidRDefault="00A04FF7" w:rsidP="00B77F29">
            <w:pPr>
              <w:adjustRightInd w:val="0"/>
              <w:snapToGrid w:val="0"/>
              <w:jc w:val="center"/>
              <w:rPr>
                <w:color w:val="000000"/>
                <w:sz w:val="18"/>
                <w:szCs w:val="18"/>
              </w:rPr>
            </w:pPr>
            <w:r w:rsidRPr="00E85C59">
              <w:rPr>
                <w:color w:val="000000"/>
                <w:sz w:val="18"/>
                <w:szCs w:val="18"/>
              </w:rPr>
              <w:t>75%</w:t>
            </w:r>
          </w:p>
        </w:tc>
        <w:tc>
          <w:tcPr>
            <w:tcW w:w="679" w:type="dxa"/>
            <w:shd w:val="clear" w:color="auto" w:fill="auto"/>
          </w:tcPr>
          <w:p w14:paraId="1235894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1.27%</w:t>
            </w:r>
          </w:p>
        </w:tc>
        <w:tc>
          <w:tcPr>
            <w:tcW w:w="536" w:type="dxa"/>
            <w:shd w:val="clear" w:color="auto" w:fill="auto"/>
          </w:tcPr>
          <w:p w14:paraId="2ADF7747"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88%</w:t>
            </w:r>
          </w:p>
        </w:tc>
        <w:tc>
          <w:tcPr>
            <w:tcW w:w="679" w:type="dxa"/>
            <w:shd w:val="clear" w:color="auto" w:fill="auto"/>
          </w:tcPr>
          <w:p w14:paraId="59EFB183" w14:textId="77777777" w:rsidR="00A04FF7" w:rsidRPr="00E85C59" w:rsidRDefault="00A04FF7" w:rsidP="00B77F29">
            <w:pPr>
              <w:adjustRightInd w:val="0"/>
              <w:snapToGrid w:val="0"/>
              <w:jc w:val="center"/>
              <w:rPr>
                <w:color w:val="000000"/>
                <w:sz w:val="18"/>
                <w:szCs w:val="18"/>
              </w:rPr>
            </w:pPr>
            <w:r w:rsidRPr="00E85C59">
              <w:rPr>
                <w:color w:val="000000"/>
                <w:sz w:val="18"/>
                <w:szCs w:val="18"/>
              </w:rPr>
              <w:t>0.73%</w:t>
            </w:r>
          </w:p>
        </w:tc>
        <w:tc>
          <w:tcPr>
            <w:tcW w:w="536" w:type="dxa"/>
            <w:shd w:val="clear" w:color="auto" w:fill="auto"/>
          </w:tcPr>
          <w:p w14:paraId="5B79DCCF"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82%</w:t>
            </w:r>
          </w:p>
        </w:tc>
        <w:tc>
          <w:tcPr>
            <w:tcW w:w="705" w:type="dxa"/>
            <w:shd w:val="clear" w:color="auto" w:fill="auto"/>
          </w:tcPr>
          <w:p w14:paraId="6D18D274"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1.36%</w:t>
            </w:r>
          </w:p>
        </w:tc>
        <w:tc>
          <w:tcPr>
            <w:tcW w:w="550" w:type="dxa"/>
            <w:shd w:val="clear" w:color="auto" w:fill="auto"/>
          </w:tcPr>
          <w:p w14:paraId="6C4EA38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91%</w:t>
            </w:r>
          </w:p>
        </w:tc>
        <w:tc>
          <w:tcPr>
            <w:tcW w:w="666" w:type="dxa"/>
            <w:shd w:val="clear" w:color="auto" w:fill="auto"/>
          </w:tcPr>
          <w:p w14:paraId="1FE34CFA" w14:textId="77777777" w:rsidR="00A04FF7" w:rsidRPr="00E85C59" w:rsidRDefault="00A04FF7" w:rsidP="00B77F29">
            <w:pPr>
              <w:adjustRightInd w:val="0"/>
              <w:snapToGrid w:val="0"/>
              <w:jc w:val="center"/>
              <w:rPr>
                <w:color w:val="000000"/>
                <w:sz w:val="18"/>
                <w:szCs w:val="18"/>
              </w:rPr>
            </w:pPr>
            <w:r w:rsidRPr="00E85C59">
              <w:rPr>
                <w:color w:val="000000"/>
                <w:sz w:val="18"/>
                <w:szCs w:val="18"/>
              </w:rPr>
              <w:t>1.05%</w:t>
            </w:r>
          </w:p>
        </w:tc>
        <w:tc>
          <w:tcPr>
            <w:tcW w:w="567" w:type="dxa"/>
            <w:shd w:val="clear" w:color="auto" w:fill="auto"/>
          </w:tcPr>
          <w:p w14:paraId="6E0CE6D0" w14:textId="77777777" w:rsidR="00A04FF7" w:rsidRPr="00E85C59" w:rsidRDefault="00A04FF7" w:rsidP="00B77F29">
            <w:pPr>
              <w:adjustRightInd w:val="0"/>
              <w:snapToGrid w:val="0"/>
              <w:jc w:val="center"/>
              <w:rPr>
                <w:color w:val="000000"/>
                <w:sz w:val="18"/>
                <w:szCs w:val="18"/>
              </w:rPr>
            </w:pPr>
            <w:r w:rsidRPr="00E85C59">
              <w:rPr>
                <w:color w:val="000000"/>
                <w:sz w:val="18"/>
                <w:szCs w:val="18"/>
              </w:rPr>
              <w:t>86%</w:t>
            </w:r>
          </w:p>
        </w:tc>
      </w:tr>
    </w:tbl>
    <w:p w14:paraId="0E55DF19" w14:textId="77777777" w:rsidR="00A04FF7" w:rsidRDefault="00A04FF7" w:rsidP="00A04FF7">
      <w:pPr>
        <w:spacing w:line="288" w:lineRule="auto"/>
        <w:rPr>
          <w:rFonts w:ascii="宋体" w:hAnsi="宋体"/>
          <w:sz w:val="20"/>
          <w:szCs w:val="20"/>
        </w:rPr>
      </w:pPr>
    </w:p>
    <w:p w14:paraId="0F5C732A" w14:textId="77777777" w:rsidR="00A04FF7" w:rsidRDefault="00A04FF7" w:rsidP="00A04FF7">
      <w:pPr>
        <w:jc w:val="center"/>
        <w:rPr>
          <w:color w:val="000000"/>
          <w:sz w:val="20"/>
        </w:rPr>
      </w:pPr>
      <w:r>
        <w:rPr>
          <w:noProof/>
          <w:color w:val="000000"/>
          <w:sz w:val="20"/>
        </w:rPr>
        <w:drawing>
          <wp:inline distT="0" distB="0" distL="0" distR="0" wp14:anchorId="1B0875C3" wp14:editId="2E9A7483">
            <wp:extent cx="2202815" cy="1632585"/>
            <wp:effectExtent l="0" t="0" r="0" b="0"/>
            <wp:docPr id="5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52">
                      <a:extLst>
                        <a:ext uri="{28A0092B-C50C-407E-A947-70E740481C1C}">
                          <a14:useLocalDpi xmlns:a14="http://schemas.microsoft.com/office/drawing/2010/main" val="0"/>
                        </a:ext>
                      </a:extLst>
                    </a:blip>
                    <a:srcRect l="11253" t="10387" r="17992" b="5348"/>
                    <a:stretch>
                      <a:fillRect/>
                    </a:stretch>
                  </pic:blipFill>
                  <pic:spPr bwMode="auto">
                    <a:xfrm>
                      <a:off x="0" y="0"/>
                      <a:ext cx="2202815" cy="1632585"/>
                    </a:xfrm>
                    <a:prstGeom prst="rect">
                      <a:avLst/>
                    </a:prstGeom>
                    <a:noFill/>
                    <a:ln>
                      <a:noFill/>
                    </a:ln>
                  </pic:spPr>
                </pic:pic>
              </a:graphicData>
            </a:graphic>
          </wp:inline>
        </w:drawing>
      </w:r>
      <w:r>
        <w:rPr>
          <w:noProof/>
          <w:color w:val="000000"/>
          <w:sz w:val="20"/>
        </w:rPr>
        <w:drawing>
          <wp:inline distT="0" distB="0" distL="0" distR="0" wp14:anchorId="767481AE" wp14:editId="6E9FE3F9">
            <wp:extent cx="2636520" cy="1585595"/>
            <wp:effectExtent l="0" t="0" r="0" b="0"/>
            <wp:docPr id="5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53">
                      <a:extLst>
                        <a:ext uri="{28A0092B-C50C-407E-A947-70E740481C1C}">
                          <a14:useLocalDpi xmlns:a14="http://schemas.microsoft.com/office/drawing/2010/main" val="0"/>
                        </a:ext>
                      </a:extLst>
                    </a:blip>
                    <a:srcRect l="13976" t="14578" r="5212" b="7729"/>
                    <a:stretch>
                      <a:fillRect/>
                    </a:stretch>
                  </pic:blipFill>
                  <pic:spPr bwMode="auto">
                    <a:xfrm>
                      <a:off x="0" y="0"/>
                      <a:ext cx="2636520" cy="1585595"/>
                    </a:xfrm>
                    <a:prstGeom prst="rect">
                      <a:avLst/>
                    </a:prstGeom>
                    <a:noFill/>
                    <a:ln>
                      <a:noFill/>
                    </a:ln>
                  </pic:spPr>
                </pic:pic>
              </a:graphicData>
            </a:graphic>
          </wp:inline>
        </w:drawing>
      </w:r>
    </w:p>
    <w:p w14:paraId="68BAC4C2" w14:textId="228EC967" w:rsidR="00A04FF7" w:rsidRPr="0094078F" w:rsidRDefault="00A04FF7" w:rsidP="0094078F">
      <w:pPr>
        <w:adjustRightInd w:val="0"/>
        <w:snapToGrid w:val="0"/>
        <w:spacing w:line="460" w:lineRule="exact"/>
        <w:jc w:val="center"/>
        <w:rPr>
          <w:rFonts w:eastAsia="楷体"/>
          <w:szCs w:val="21"/>
        </w:rPr>
      </w:pPr>
      <w:r w:rsidRPr="0094078F">
        <w:rPr>
          <w:rFonts w:eastAsia="楷体"/>
          <w:szCs w:val="21"/>
        </w:rPr>
        <w:t>(a)</w:t>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t>(b)</w:t>
      </w:r>
    </w:p>
    <w:p w14:paraId="601B30A6" w14:textId="77777777" w:rsidR="00A04FF7" w:rsidRPr="0094078F" w:rsidRDefault="00A04FF7" w:rsidP="0094078F">
      <w:pPr>
        <w:adjustRightInd w:val="0"/>
        <w:snapToGrid w:val="0"/>
        <w:spacing w:line="460" w:lineRule="exact"/>
        <w:jc w:val="center"/>
        <w:rPr>
          <w:rFonts w:eastAsia="楷体"/>
          <w:szCs w:val="21"/>
        </w:rPr>
      </w:pPr>
      <w:r w:rsidRPr="0094078F">
        <w:rPr>
          <w:rFonts w:eastAsia="楷体" w:hint="eastAsia"/>
          <w:szCs w:val="21"/>
        </w:rPr>
        <w:t>图</w:t>
      </w:r>
      <w:r w:rsidRPr="0094078F">
        <w:rPr>
          <w:rFonts w:eastAsia="楷体"/>
          <w:szCs w:val="21"/>
        </w:rPr>
        <w:t xml:space="preserve">3-10 </w:t>
      </w:r>
      <w:r w:rsidRPr="0094078F">
        <w:rPr>
          <w:rFonts w:eastAsia="楷体"/>
          <w:szCs w:val="21"/>
        </w:rPr>
        <w:t>对比算法的置信区间图</w:t>
      </w:r>
    </w:p>
    <w:p w14:paraId="0E2638E8" w14:textId="77777777" w:rsidR="00A04FF7" w:rsidRPr="00BE31CD" w:rsidRDefault="00A04FF7" w:rsidP="00A04FF7">
      <w:pPr>
        <w:jc w:val="center"/>
        <w:rPr>
          <w:color w:val="000000"/>
          <w:sz w:val="16"/>
          <w:szCs w:val="16"/>
        </w:rPr>
      </w:pPr>
      <w:r w:rsidRPr="00BE31CD">
        <w:rPr>
          <w:noProof/>
          <w:color w:val="000000"/>
          <w:sz w:val="16"/>
          <w:szCs w:val="16"/>
        </w:rPr>
        <w:drawing>
          <wp:inline distT="0" distB="0" distL="0" distR="0" wp14:anchorId="06F9B9BA" wp14:editId="3556C832">
            <wp:extent cx="2399030" cy="1264920"/>
            <wp:effectExtent l="0" t="0" r="0" b="0"/>
            <wp:docPr id="5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54" cstate="print">
                      <a:extLst>
                        <a:ext uri="{28A0092B-C50C-407E-A947-70E740481C1C}">
                          <a14:useLocalDpi xmlns:a14="http://schemas.microsoft.com/office/drawing/2010/main" val="0"/>
                        </a:ext>
                      </a:extLst>
                    </a:blip>
                    <a:srcRect r="4463"/>
                    <a:stretch>
                      <a:fillRect/>
                    </a:stretch>
                  </pic:blipFill>
                  <pic:spPr bwMode="auto">
                    <a:xfrm>
                      <a:off x="0" y="0"/>
                      <a:ext cx="2399030" cy="1264920"/>
                    </a:xfrm>
                    <a:prstGeom prst="rect">
                      <a:avLst/>
                    </a:prstGeom>
                    <a:noFill/>
                    <a:ln>
                      <a:noFill/>
                    </a:ln>
                  </pic:spPr>
                </pic:pic>
              </a:graphicData>
            </a:graphic>
          </wp:inline>
        </w:drawing>
      </w:r>
      <w:r w:rsidRPr="00BE31CD">
        <w:rPr>
          <w:noProof/>
          <w:color w:val="000000"/>
          <w:sz w:val="16"/>
          <w:szCs w:val="16"/>
        </w:rPr>
        <w:drawing>
          <wp:inline distT="0" distB="0" distL="0" distR="0" wp14:anchorId="5D4B05C5" wp14:editId="22294E14">
            <wp:extent cx="2399030" cy="1264920"/>
            <wp:effectExtent l="0" t="0" r="0" b="0"/>
            <wp:docPr id="5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55" cstate="print">
                      <a:extLst>
                        <a:ext uri="{28A0092B-C50C-407E-A947-70E740481C1C}">
                          <a14:useLocalDpi xmlns:a14="http://schemas.microsoft.com/office/drawing/2010/main" val="0"/>
                        </a:ext>
                      </a:extLst>
                    </a:blip>
                    <a:srcRect r="5008"/>
                    <a:stretch>
                      <a:fillRect/>
                    </a:stretch>
                  </pic:blipFill>
                  <pic:spPr bwMode="auto">
                    <a:xfrm>
                      <a:off x="0" y="0"/>
                      <a:ext cx="2399030" cy="1264920"/>
                    </a:xfrm>
                    <a:prstGeom prst="rect">
                      <a:avLst/>
                    </a:prstGeom>
                    <a:noFill/>
                    <a:ln>
                      <a:noFill/>
                    </a:ln>
                  </pic:spPr>
                </pic:pic>
              </a:graphicData>
            </a:graphic>
          </wp:inline>
        </w:drawing>
      </w:r>
    </w:p>
    <w:p w14:paraId="6B61E5A2" w14:textId="2042F216" w:rsidR="00A04FF7" w:rsidRPr="0094078F" w:rsidRDefault="00A04FF7" w:rsidP="0094078F">
      <w:pPr>
        <w:adjustRightInd w:val="0"/>
        <w:snapToGrid w:val="0"/>
        <w:spacing w:line="460" w:lineRule="exact"/>
        <w:jc w:val="center"/>
        <w:rPr>
          <w:rFonts w:eastAsia="楷体"/>
          <w:szCs w:val="21"/>
        </w:rPr>
      </w:pPr>
      <w:r w:rsidRPr="0094078F">
        <w:rPr>
          <w:rFonts w:eastAsia="楷体"/>
          <w:szCs w:val="21"/>
        </w:rPr>
        <w:t>(a) 2×100×3</w:t>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0094078F">
        <w:rPr>
          <w:rFonts w:eastAsia="楷体"/>
          <w:szCs w:val="21"/>
        </w:rPr>
        <w:tab/>
      </w:r>
      <w:r w:rsidRPr="0094078F">
        <w:rPr>
          <w:rFonts w:eastAsia="楷体"/>
          <w:szCs w:val="21"/>
        </w:rPr>
        <w:t>(b) 3×400×10</w:t>
      </w:r>
    </w:p>
    <w:p w14:paraId="25B37163" w14:textId="77777777" w:rsidR="00A04FF7" w:rsidRPr="00BE31CD" w:rsidRDefault="00A04FF7" w:rsidP="00A04FF7">
      <w:pPr>
        <w:jc w:val="center"/>
        <w:rPr>
          <w:color w:val="000000"/>
          <w:sz w:val="16"/>
          <w:szCs w:val="16"/>
        </w:rPr>
      </w:pPr>
      <w:r w:rsidRPr="00BE31CD">
        <w:rPr>
          <w:noProof/>
          <w:color w:val="000000"/>
          <w:sz w:val="16"/>
          <w:szCs w:val="16"/>
        </w:rPr>
        <w:drawing>
          <wp:inline distT="0" distB="0" distL="0" distR="0" wp14:anchorId="25A5243E" wp14:editId="4B6C233B">
            <wp:extent cx="2440305" cy="1288415"/>
            <wp:effectExtent l="0" t="0" r="0" b="0"/>
            <wp:docPr id="5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56" cstate="print">
                      <a:extLst>
                        <a:ext uri="{28A0092B-C50C-407E-A947-70E740481C1C}">
                          <a14:useLocalDpi xmlns:a14="http://schemas.microsoft.com/office/drawing/2010/main" val="0"/>
                        </a:ext>
                      </a:extLst>
                    </a:blip>
                    <a:srcRect r="5188"/>
                    <a:stretch>
                      <a:fillRect/>
                    </a:stretch>
                  </pic:blipFill>
                  <pic:spPr bwMode="auto">
                    <a:xfrm>
                      <a:off x="0" y="0"/>
                      <a:ext cx="2440305" cy="1288415"/>
                    </a:xfrm>
                    <a:prstGeom prst="rect">
                      <a:avLst/>
                    </a:prstGeom>
                    <a:noFill/>
                    <a:ln>
                      <a:noFill/>
                    </a:ln>
                  </pic:spPr>
                </pic:pic>
              </a:graphicData>
            </a:graphic>
          </wp:inline>
        </w:drawing>
      </w:r>
      <w:r w:rsidRPr="00BE31CD">
        <w:rPr>
          <w:noProof/>
          <w:color w:val="000000"/>
          <w:sz w:val="16"/>
          <w:szCs w:val="16"/>
        </w:rPr>
        <w:drawing>
          <wp:inline distT="0" distB="0" distL="0" distR="0" wp14:anchorId="0E907DEE" wp14:editId="583BD1BA">
            <wp:extent cx="2440305" cy="1300480"/>
            <wp:effectExtent l="0" t="0" r="0" b="0"/>
            <wp:docPr id="5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57" cstate="print">
                      <a:extLst>
                        <a:ext uri="{28A0092B-C50C-407E-A947-70E740481C1C}">
                          <a14:useLocalDpi xmlns:a14="http://schemas.microsoft.com/office/drawing/2010/main" val="0"/>
                        </a:ext>
                      </a:extLst>
                    </a:blip>
                    <a:srcRect r="5443"/>
                    <a:stretch>
                      <a:fillRect/>
                    </a:stretch>
                  </pic:blipFill>
                  <pic:spPr bwMode="auto">
                    <a:xfrm>
                      <a:off x="0" y="0"/>
                      <a:ext cx="2440305" cy="1300480"/>
                    </a:xfrm>
                    <a:prstGeom prst="rect">
                      <a:avLst/>
                    </a:prstGeom>
                    <a:noFill/>
                    <a:ln>
                      <a:noFill/>
                    </a:ln>
                  </pic:spPr>
                </pic:pic>
              </a:graphicData>
            </a:graphic>
          </wp:inline>
        </w:drawing>
      </w:r>
    </w:p>
    <w:p w14:paraId="7011AE6A" w14:textId="434E0125" w:rsidR="00A04FF7" w:rsidRPr="0094078F" w:rsidRDefault="00A04FF7" w:rsidP="0094078F">
      <w:pPr>
        <w:adjustRightInd w:val="0"/>
        <w:snapToGrid w:val="0"/>
        <w:spacing w:line="460" w:lineRule="exact"/>
        <w:jc w:val="center"/>
        <w:rPr>
          <w:rFonts w:eastAsia="楷体"/>
          <w:szCs w:val="21"/>
        </w:rPr>
      </w:pPr>
      <w:r w:rsidRPr="0094078F">
        <w:rPr>
          <w:rFonts w:eastAsia="楷体"/>
          <w:szCs w:val="21"/>
        </w:rPr>
        <w:t>(c) 4×300×8</w:t>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Pr="0094078F">
        <w:rPr>
          <w:rFonts w:eastAsia="楷体"/>
          <w:szCs w:val="21"/>
        </w:rPr>
        <w:tab/>
      </w:r>
      <w:r w:rsidR="0094078F">
        <w:rPr>
          <w:rFonts w:eastAsia="楷体"/>
          <w:szCs w:val="21"/>
        </w:rPr>
        <w:tab/>
      </w:r>
      <w:r w:rsidRPr="0094078F">
        <w:rPr>
          <w:rFonts w:eastAsia="楷体"/>
          <w:szCs w:val="21"/>
        </w:rPr>
        <w:t>(d) 5×500×3</w:t>
      </w:r>
    </w:p>
    <w:p w14:paraId="715D1556" w14:textId="77777777" w:rsidR="00A04FF7" w:rsidRPr="009F7DEE" w:rsidRDefault="00A04FF7" w:rsidP="0094078F">
      <w:pPr>
        <w:adjustRightInd w:val="0"/>
        <w:snapToGrid w:val="0"/>
        <w:spacing w:line="460" w:lineRule="exact"/>
        <w:jc w:val="center"/>
        <w:rPr>
          <w:color w:val="000000"/>
          <w:sz w:val="16"/>
          <w:szCs w:val="16"/>
        </w:rPr>
      </w:pPr>
      <w:r w:rsidRPr="0094078F">
        <w:rPr>
          <w:rFonts w:eastAsia="楷体"/>
          <w:szCs w:val="21"/>
        </w:rPr>
        <w:t>图</w:t>
      </w:r>
      <w:r w:rsidRPr="0094078F">
        <w:rPr>
          <w:rFonts w:eastAsia="楷体"/>
          <w:szCs w:val="21"/>
        </w:rPr>
        <w:t xml:space="preserve">3-11 </w:t>
      </w:r>
      <w:r w:rsidRPr="0094078F">
        <w:rPr>
          <w:rFonts w:eastAsia="楷体"/>
          <w:szCs w:val="21"/>
        </w:rPr>
        <w:t>对比算法的箱线图</w:t>
      </w:r>
    </w:p>
    <w:p w14:paraId="3D53CFF9" w14:textId="77777777" w:rsidR="001B19EB" w:rsidRPr="001B19EB" w:rsidRDefault="001B19EB" w:rsidP="001B19EB">
      <w:pPr>
        <w:pStyle w:val="3"/>
        <w:spacing w:before="0" w:after="0" w:line="460" w:lineRule="exact"/>
        <w:rPr>
          <w:rFonts w:ascii="宋体" w:hAnsi="宋体"/>
          <w:sz w:val="24"/>
          <w:szCs w:val="24"/>
        </w:rPr>
      </w:pPr>
      <w:r w:rsidRPr="001B19EB">
        <w:rPr>
          <w:sz w:val="24"/>
          <w:szCs w:val="24"/>
        </w:rPr>
        <w:t>3</w:t>
      </w:r>
      <w:r w:rsidRPr="001B19EB">
        <w:rPr>
          <w:rFonts w:hint="eastAsia"/>
          <w:sz w:val="24"/>
          <w:szCs w:val="24"/>
        </w:rPr>
        <w:t>.4.</w:t>
      </w:r>
      <w:r w:rsidRPr="001B19EB">
        <w:rPr>
          <w:sz w:val="24"/>
          <w:szCs w:val="24"/>
        </w:rPr>
        <w:t xml:space="preserve">9 </w:t>
      </w:r>
      <w:r w:rsidRPr="001B19EB">
        <w:rPr>
          <w:rFonts w:hint="eastAsia"/>
          <w:sz w:val="24"/>
          <w:szCs w:val="24"/>
        </w:rPr>
        <w:t>算法的收敛性测试</w:t>
      </w:r>
    </w:p>
    <w:p w14:paraId="535E6324" w14:textId="7DF587DC" w:rsidR="001B19EB" w:rsidRPr="001B19EB" w:rsidRDefault="001B19EB" w:rsidP="001B19EB">
      <w:pPr>
        <w:spacing w:line="460" w:lineRule="exact"/>
        <w:ind w:firstLineChars="200" w:firstLine="480"/>
        <w:rPr>
          <w:sz w:val="24"/>
        </w:rPr>
      </w:pPr>
      <w:r w:rsidRPr="001B19EB">
        <w:rPr>
          <w:sz w:val="24"/>
        </w:rPr>
        <w:t>为了更生动地展示</w:t>
      </w:r>
      <w:r w:rsidRPr="001B19EB">
        <w:rPr>
          <w:sz w:val="24"/>
        </w:rPr>
        <w:t>AIG</w:t>
      </w:r>
      <w:r w:rsidRPr="001B19EB">
        <w:rPr>
          <w:sz w:val="24"/>
        </w:rPr>
        <w:t>的收敛能力并丰富实验内容，本节随机选择了四个不同规模的测试实例，</w:t>
      </w:r>
      <w:r w:rsidR="004C5CDF">
        <w:rPr>
          <w:rFonts w:hint="eastAsia"/>
          <w:sz w:val="24"/>
        </w:rPr>
        <w:t>包括</w:t>
      </w:r>
      <w:r w:rsidRPr="001B19EB">
        <w:rPr>
          <w:sz w:val="24"/>
        </w:rPr>
        <w:t>2×100×3</w:t>
      </w:r>
      <w:r w:rsidRPr="001B19EB">
        <w:rPr>
          <w:sz w:val="24"/>
        </w:rPr>
        <w:t>、</w:t>
      </w:r>
      <w:r w:rsidRPr="001B19EB">
        <w:rPr>
          <w:sz w:val="24"/>
        </w:rPr>
        <w:t>3×200×5</w:t>
      </w:r>
      <w:r w:rsidRPr="001B19EB">
        <w:rPr>
          <w:sz w:val="24"/>
        </w:rPr>
        <w:t>、</w:t>
      </w:r>
      <w:r w:rsidRPr="001B19EB">
        <w:rPr>
          <w:sz w:val="24"/>
        </w:rPr>
        <w:t>4×400×8</w:t>
      </w:r>
      <w:r w:rsidRPr="001B19EB">
        <w:rPr>
          <w:sz w:val="24"/>
        </w:rPr>
        <w:t>和</w:t>
      </w:r>
      <w:r w:rsidRPr="001B19EB">
        <w:rPr>
          <w:sz w:val="24"/>
        </w:rPr>
        <w:t>5×300×10</w:t>
      </w:r>
      <w:r w:rsidRPr="001B19EB">
        <w:rPr>
          <w:sz w:val="24"/>
        </w:rPr>
        <w:t>，绘制</w:t>
      </w:r>
      <w:r w:rsidR="004C5CDF">
        <w:rPr>
          <w:rFonts w:hint="eastAsia"/>
          <w:sz w:val="24"/>
        </w:rPr>
        <w:t>了</w:t>
      </w:r>
      <w:r w:rsidRPr="001B19EB">
        <w:rPr>
          <w:sz w:val="24"/>
        </w:rPr>
        <w:t>所有算法的进化曲线，如图</w:t>
      </w:r>
      <w:r w:rsidRPr="001B19EB">
        <w:rPr>
          <w:sz w:val="24"/>
        </w:rPr>
        <w:t>3-12</w:t>
      </w:r>
      <w:r w:rsidRPr="001B19EB">
        <w:rPr>
          <w:sz w:val="24"/>
        </w:rPr>
        <w:t>所示。</w:t>
      </w:r>
      <w:r w:rsidRPr="001B19EB">
        <w:rPr>
          <w:sz w:val="24"/>
        </w:rPr>
        <w:t>X</w:t>
      </w:r>
      <w:r w:rsidRPr="001B19EB">
        <w:rPr>
          <w:sz w:val="24"/>
        </w:rPr>
        <w:t>轴表示算法进化过程</w:t>
      </w:r>
      <w:r w:rsidR="004C5CDF">
        <w:rPr>
          <w:rFonts w:hint="eastAsia"/>
          <w:sz w:val="24"/>
        </w:rPr>
        <w:t>中的</w:t>
      </w:r>
      <w:r w:rsidRPr="001B19EB">
        <w:rPr>
          <w:sz w:val="24"/>
        </w:rPr>
        <w:t>运行时间，</w:t>
      </w:r>
      <w:r w:rsidRPr="001B19EB">
        <w:rPr>
          <w:sz w:val="24"/>
        </w:rPr>
        <w:lastRenderedPageBreak/>
        <w:t>而</w:t>
      </w:r>
      <w:r w:rsidRPr="001B19EB">
        <w:rPr>
          <w:sz w:val="24"/>
        </w:rPr>
        <w:t>Y</w:t>
      </w:r>
      <w:r w:rsidRPr="001B19EB">
        <w:rPr>
          <w:sz w:val="24"/>
        </w:rPr>
        <w:t>轴表示算法生成的</w:t>
      </w:r>
      <w:r w:rsidR="004C5CDF">
        <w:rPr>
          <w:rFonts w:hint="eastAsia"/>
          <w:sz w:val="24"/>
        </w:rPr>
        <w:t>makespan</w:t>
      </w:r>
      <w:r w:rsidRPr="001B19EB">
        <w:rPr>
          <w:sz w:val="24"/>
        </w:rPr>
        <w:t>。在图</w:t>
      </w:r>
      <w:r w:rsidRPr="001B19EB">
        <w:rPr>
          <w:sz w:val="24"/>
        </w:rPr>
        <w:t>3-12</w:t>
      </w:r>
      <w:r w:rsidRPr="001B19EB">
        <w:rPr>
          <w:sz w:val="24"/>
        </w:rPr>
        <w:t>中，</w:t>
      </w:r>
      <w:r w:rsidRPr="001B19EB">
        <w:rPr>
          <w:sz w:val="24"/>
        </w:rPr>
        <w:t>AIG</w:t>
      </w:r>
      <w:r w:rsidRPr="001B19EB">
        <w:rPr>
          <w:sz w:val="24"/>
        </w:rPr>
        <w:t>呈现出具有良好收敛度的最低收敛曲线。这是因为</w:t>
      </w:r>
      <w:r w:rsidRPr="001B19EB">
        <w:rPr>
          <w:sz w:val="24"/>
        </w:rPr>
        <w:t>AIG</w:t>
      </w:r>
      <w:r w:rsidRPr="001B19EB">
        <w:rPr>
          <w:sz w:val="24"/>
        </w:rPr>
        <w:t>通过使用工厂间邻域搜索策略和局部搜索策略，能够探索更多的邻域结构，从而增加找到更优解的机会。此外，</w:t>
      </w:r>
      <w:r w:rsidRPr="001B19EB">
        <w:rPr>
          <w:sz w:val="24"/>
        </w:rPr>
        <w:t>AIG</w:t>
      </w:r>
      <w:r w:rsidRPr="001B19EB">
        <w:rPr>
          <w:sz w:val="24"/>
        </w:rPr>
        <w:t>在解决不同测试实例时均展现出了更好的</w:t>
      </w:r>
      <w:r w:rsidR="004C5CDF">
        <w:rPr>
          <w:rFonts w:hint="eastAsia"/>
          <w:sz w:val="24"/>
        </w:rPr>
        <w:t>目标值</w:t>
      </w:r>
      <w:r w:rsidRPr="001B19EB">
        <w:rPr>
          <w:sz w:val="24"/>
        </w:rPr>
        <w:t>和更佳的收敛曲线。</w:t>
      </w:r>
    </w:p>
    <w:p w14:paraId="670E3431" w14:textId="77777777" w:rsidR="001B19EB" w:rsidRPr="0047607A" w:rsidRDefault="001B19EB" w:rsidP="001B19EB">
      <w:pPr>
        <w:jc w:val="center"/>
        <w:rPr>
          <w:color w:val="000000"/>
          <w:szCs w:val="18"/>
        </w:rPr>
      </w:pPr>
      <w:r w:rsidRPr="0047607A">
        <w:rPr>
          <w:noProof/>
          <w:color w:val="000000"/>
          <w:szCs w:val="18"/>
        </w:rPr>
        <w:drawing>
          <wp:inline distT="0" distB="0" distL="0" distR="0" wp14:anchorId="593A5656" wp14:editId="2E0F051F">
            <wp:extent cx="2345690" cy="1757680"/>
            <wp:effectExtent l="0" t="0" r="0" b="0"/>
            <wp:docPr id="5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45690" cy="1757680"/>
                    </a:xfrm>
                    <a:prstGeom prst="rect">
                      <a:avLst/>
                    </a:prstGeom>
                    <a:noFill/>
                    <a:ln>
                      <a:noFill/>
                    </a:ln>
                  </pic:spPr>
                </pic:pic>
              </a:graphicData>
            </a:graphic>
          </wp:inline>
        </w:drawing>
      </w:r>
      <w:r w:rsidRPr="0047607A">
        <w:rPr>
          <w:noProof/>
          <w:color w:val="000000"/>
          <w:szCs w:val="18"/>
        </w:rPr>
        <w:drawing>
          <wp:inline distT="0" distB="0" distL="0" distR="0" wp14:anchorId="114454F9" wp14:editId="057C9EB7">
            <wp:extent cx="2333625" cy="1745615"/>
            <wp:effectExtent l="0" t="0" r="0" b="0"/>
            <wp:docPr id="5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33625" cy="1745615"/>
                    </a:xfrm>
                    <a:prstGeom prst="rect">
                      <a:avLst/>
                    </a:prstGeom>
                    <a:noFill/>
                    <a:ln>
                      <a:noFill/>
                    </a:ln>
                  </pic:spPr>
                </pic:pic>
              </a:graphicData>
            </a:graphic>
          </wp:inline>
        </w:drawing>
      </w:r>
    </w:p>
    <w:p w14:paraId="26F52D05" w14:textId="77777777" w:rsidR="001B19EB" w:rsidRPr="001B19EB" w:rsidRDefault="001B19EB" w:rsidP="001B19EB">
      <w:pPr>
        <w:adjustRightInd w:val="0"/>
        <w:snapToGrid w:val="0"/>
        <w:spacing w:line="460" w:lineRule="exact"/>
        <w:jc w:val="center"/>
        <w:rPr>
          <w:rFonts w:eastAsia="楷体"/>
          <w:szCs w:val="21"/>
        </w:rPr>
      </w:pPr>
      <w:r w:rsidRPr="001B19EB">
        <w:rPr>
          <w:rFonts w:eastAsia="楷体"/>
          <w:szCs w:val="21"/>
        </w:rPr>
        <w:t>(a) 2×100×3</w:t>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t>(b) 3×200×5</w:t>
      </w:r>
    </w:p>
    <w:p w14:paraId="26CCDDE7" w14:textId="77777777" w:rsidR="001B19EB" w:rsidRPr="0047607A" w:rsidRDefault="001B19EB" w:rsidP="001B19EB">
      <w:pPr>
        <w:jc w:val="center"/>
        <w:rPr>
          <w:color w:val="000000"/>
          <w:sz w:val="16"/>
          <w:szCs w:val="16"/>
        </w:rPr>
      </w:pPr>
      <w:r w:rsidRPr="0047607A">
        <w:rPr>
          <w:noProof/>
          <w:color w:val="000000"/>
          <w:sz w:val="16"/>
          <w:szCs w:val="16"/>
        </w:rPr>
        <w:drawing>
          <wp:inline distT="0" distB="0" distL="0" distR="0" wp14:anchorId="18E1862F" wp14:editId="1EE5794A">
            <wp:extent cx="2374900" cy="1781175"/>
            <wp:effectExtent l="0" t="0" r="0" b="0"/>
            <wp:docPr id="5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74900" cy="1781175"/>
                    </a:xfrm>
                    <a:prstGeom prst="rect">
                      <a:avLst/>
                    </a:prstGeom>
                    <a:noFill/>
                    <a:ln>
                      <a:noFill/>
                    </a:ln>
                  </pic:spPr>
                </pic:pic>
              </a:graphicData>
            </a:graphic>
          </wp:inline>
        </w:drawing>
      </w:r>
      <w:r w:rsidRPr="0047607A">
        <w:rPr>
          <w:noProof/>
          <w:color w:val="000000"/>
          <w:sz w:val="16"/>
          <w:szCs w:val="16"/>
        </w:rPr>
        <w:drawing>
          <wp:inline distT="0" distB="0" distL="0" distR="0" wp14:anchorId="646AD8E8" wp14:editId="721031FE">
            <wp:extent cx="2333625" cy="1751330"/>
            <wp:effectExtent l="0" t="0" r="0" b="0"/>
            <wp:docPr id="5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33625" cy="1751330"/>
                    </a:xfrm>
                    <a:prstGeom prst="rect">
                      <a:avLst/>
                    </a:prstGeom>
                    <a:noFill/>
                    <a:ln>
                      <a:noFill/>
                    </a:ln>
                  </pic:spPr>
                </pic:pic>
              </a:graphicData>
            </a:graphic>
          </wp:inline>
        </w:drawing>
      </w:r>
    </w:p>
    <w:p w14:paraId="1C69AC87" w14:textId="3E48EBBC" w:rsidR="001B19EB" w:rsidRPr="001B19EB" w:rsidRDefault="001B19EB" w:rsidP="001B19EB">
      <w:pPr>
        <w:adjustRightInd w:val="0"/>
        <w:snapToGrid w:val="0"/>
        <w:spacing w:line="460" w:lineRule="exact"/>
        <w:jc w:val="center"/>
        <w:rPr>
          <w:rFonts w:eastAsia="楷体"/>
          <w:szCs w:val="21"/>
        </w:rPr>
      </w:pPr>
      <w:r w:rsidRPr="001B19EB">
        <w:rPr>
          <w:rFonts w:eastAsia="楷体"/>
          <w:szCs w:val="21"/>
        </w:rPr>
        <w:t>(c) 4×400×8</w:t>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r>
      <w:r w:rsidRPr="001B19EB">
        <w:rPr>
          <w:rFonts w:eastAsia="楷体"/>
          <w:szCs w:val="21"/>
        </w:rPr>
        <w:tab/>
        <w:t>(d) 5×300×10</w:t>
      </w:r>
    </w:p>
    <w:p w14:paraId="04A670B8" w14:textId="0E8855A1" w:rsidR="001B19EB" w:rsidRPr="001B19EB" w:rsidRDefault="001B19EB" w:rsidP="001B19EB">
      <w:pPr>
        <w:adjustRightInd w:val="0"/>
        <w:snapToGrid w:val="0"/>
        <w:spacing w:line="460" w:lineRule="exact"/>
        <w:jc w:val="center"/>
        <w:rPr>
          <w:rFonts w:eastAsia="楷体"/>
          <w:szCs w:val="21"/>
        </w:rPr>
      </w:pPr>
      <w:r w:rsidRPr="001B19EB">
        <w:rPr>
          <w:rFonts w:eastAsia="楷体"/>
          <w:szCs w:val="21"/>
        </w:rPr>
        <w:t>图</w:t>
      </w:r>
      <w:r w:rsidRPr="001B19EB">
        <w:rPr>
          <w:rFonts w:eastAsia="楷体"/>
          <w:szCs w:val="21"/>
        </w:rPr>
        <w:t xml:space="preserve">3-12 </w:t>
      </w:r>
      <w:r w:rsidRPr="001B19EB">
        <w:rPr>
          <w:rFonts w:eastAsia="楷体"/>
          <w:szCs w:val="21"/>
        </w:rPr>
        <w:t>对比算法的进化曲线</w:t>
      </w:r>
    </w:p>
    <w:p w14:paraId="003EF8A6" w14:textId="77777777" w:rsidR="001B19EB" w:rsidRPr="001B19EB" w:rsidRDefault="001B19EB" w:rsidP="001B19EB">
      <w:pPr>
        <w:pStyle w:val="3"/>
        <w:spacing w:before="0" w:after="0" w:line="460" w:lineRule="exact"/>
        <w:rPr>
          <w:rFonts w:ascii="宋体" w:hAnsi="宋体"/>
          <w:sz w:val="24"/>
          <w:szCs w:val="24"/>
        </w:rPr>
      </w:pPr>
      <w:r w:rsidRPr="001B19EB">
        <w:rPr>
          <w:sz w:val="24"/>
          <w:szCs w:val="24"/>
        </w:rPr>
        <w:t>3</w:t>
      </w:r>
      <w:r w:rsidRPr="001B19EB">
        <w:rPr>
          <w:rFonts w:hint="eastAsia"/>
          <w:sz w:val="24"/>
          <w:szCs w:val="24"/>
        </w:rPr>
        <w:t>.4.</w:t>
      </w:r>
      <w:r w:rsidRPr="001B19EB">
        <w:rPr>
          <w:sz w:val="24"/>
          <w:szCs w:val="24"/>
        </w:rPr>
        <w:t xml:space="preserve">10 </w:t>
      </w:r>
      <w:r w:rsidRPr="001B19EB">
        <w:rPr>
          <w:sz w:val="24"/>
          <w:szCs w:val="24"/>
        </w:rPr>
        <w:t>弗里德曼检验</w:t>
      </w:r>
    </w:p>
    <w:p w14:paraId="5CECFB50" w14:textId="606C8600" w:rsidR="00E84492" w:rsidRPr="00E84492" w:rsidRDefault="001B19EB" w:rsidP="00E84492">
      <w:pPr>
        <w:spacing w:line="460" w:lineRule="exact"/>
        <w:ind w:firstLineChars="200" w:firstLine="480"/>
        <w:rPr>
          <w:sz w:val="24"/>
        </w:rPr>
      </w:pPr>
      <w:r w:rsidRPr="001B19EB">
        <w:rPr>
          <w:sz w:val="24"/>
        </w:rPr>
        <w:t>弗里德曼检验是一种非参数检验方法，用于确定比较方法的整体分布是否存在显著差异</w:t>
      </w:r>
      <w:r w:rsidRPr="001B19EB">
        <w:rPr>
          <w:sz w:val="24"/>
        </w:rPr>
        <w:fldChar w:fldCharType="begin"/>
      </w:r>
      <w:r w:rsidR="00575415">
        <w:rPr>
          <w:sz w:val="24"/>
        </w:rPr>
        <w:instrText xml:space="preserve"> ADDIN ZOTERO_ITEM CSL_CITATION {"citationID":"evp4CdGp","properties":{"formattedCitation":"\\super [84]\\nosupersub{}","plainCitation":"[84]","noteIndex":0},"citationItems":[{"id":2615,"uris":["http://zotero.org/users/9145449/items/7XCT8G6Q"],"itemData":{"id":2615,"type":"article-journal","abstract":"The distributed permutation flowshop scheduling problem (DPFSP) has attracted much attention in recent years. In this paper, we extend the DPFSP by considering the sequence-dependent setup time (SDST), and present a mathematical model and an iterated greedy algorithm with a restart scheme (IGR). In the IGR, we discard the simulated annealing-like acceptance criterion commonly used in traditional iterated greedy algorithms. A restart scheme with six different operators is proposed to ensure the diversity of the solutions and help the algorithm to escape from local optimizations. Furthermore, to achieve a balance between the exploitation and exploration, we introduce an algorithmic control parameter in the IG stage. Additionally, to further improve the performance of the algorithm, we propose two local search methods based on a job block which is built in the evolution process. A detailed design experiment is carried out to calibrate the parameters for the presented IGR algorithm. The IGR is assessed through comparing with the state-of-the-art algorithms in the literature. The experimental results show that the proposed IGR algorithm is the best-performing one among all the algorithms in comparison.","container-title":"Swarm and Evolutionary Computation","DOI":"10.1016/j.swevo.2020.100742","ISSN":"2210-6502","journalAbbreviation":"Swarm and Evolutionary Computation","language":"en","page":"100742","source":"ScienceDirect","title":"An effective iterated greedy method for the distributed permutation flowshop scheduling problem with sequence-dependent setup times","volume":"59","author":[{"family":"Huang","given":"Jiang-Ping"},{"family":"Pan","given":"Quan-Ke"},{"family":"Gao","given":"Liang"}],"issued":{"date-parts":[["2020",12,1]]}}}],"schema":"https://github.com/citation-style-language/schema/raw/master/csl-citation.json"} </w:instrText>
      </w:r>
      <w:r w:rsidRPr="001B19EB">
        <w:rPr>
          <w:sz w:val="24"/>
        </w:rPr>
        <w:fldChar w:fldCharType="separate"/>
      </w:r>
      <w:r w:rsidR="001647F0" w:rsidRPr="001647F0">
        <w:rPr>
          <w:kern w:val="0"/>
          <w:sz w:val="24"/>
          <w:vertAlign w:val="superscript"/>
        </w:rPr>
        <w:t>[84]</w:t>
      </w:r>
      <w:r w:rsidRPr="001B19EB">
        <w:rPr>
          <w:sz w:val="24"/>
        </w:rPr>
        <w:fldChar w:fldCharType="end"/>
      </w:r>
      <w:r w:rsidRPr="001B19EB">
        <w:rPr>
          <w:sz w:val="24"/>
        </w:rPr>
        <w:t>。首先假设各方法之间没有显著差异，如果</w:t>
      </w:r>
      <m:oMath>
        <m:r>
          <w:rPr>
            <w:rFonts w:ascii="Cambria Math" w:hAnsi="Cambria Math"/>
            <w:sz w:val="24"/>
          </w:rPr>
          <m:t>p</m:t>
        </m:r>
      </m:oMath>
      <w:r w:rsidRPr="001B19EB">
        <w:rPr>
          <w:sz w:val="24"/>
        </w:rPr>
        <w:t>值小于</w:t>
      </w:r>
      <w:r w:rsidRPr="001B19EB">
        <w:rPr>
          <w:sz w:val="24"/>
        </w:rPr>
        <w:t>0.05</w:t>
      </w:r>
      <w:r w:rsidRPr="001B19EB">
        <w:rPr>
          <w:sz w:val="24"/>
        </w:rPr>
        <w:t>，则认为这一假设被拒绝，表明比较方法之间存在显著差异。相反，如果</w:t>
      </w:r>
      <m:oMath>
        <m:r>
          <w:rPr>
            <w:rFonts w:ascii="Cambria Math" w:hAnsi="Cambria Math"/>
            <w:sz w:val="24"/>
          </w:rPr>
          <m:t>p</m:t>
        </m:r>
      </m:oMath>
      <w:r w:rsidRPr="001B19EB">
        <w:rPr>
          <w:sz w:val="24"/>
        </w:rPr>
        <w:t>值大于或等于</w:t>
      </w:r>
      <w:r w:rsidRPr="001B19EB">
        <w:rPr>
          <w:sz w:val="24"/>
        </w:rPr>
        <w:t>0.05</w:t>
      </w:r>
      <w:r w:rsidRPr="001B19EB">
        <w:rPr>
          <w:sz w:val="24"/>
        </w:rPr>
        <w:t>，则认为这一假设是可接受的，表明在比较的方法中没有发现显著差异。表</w:t>
      </w:r>
      <w:r w:rsidRPr="001B19EB">
        <w:rPr>
          <w:sz w:val="24"/>
        </w:rPr>
        <w:t>3-8</w:t>
      </w:r>
      <w:r w:rsidRPr="001B19EB">
        <w:rPr>
          <w:sz w:val="24"/>
        </w:rPr>
        <w:t>提供了</w:t>
      </w:r>
      <w:r w:rsidRPr="001B19EB">
        <w:rPr>
          <w:sz w:val="24"/>
        </w:rPr>
        <w:t>80</w:t>
      </w:r>
      <w:r w:rsidRPr="001B19EB">
        <w:rPr>
          <w:sz w:val="24"/>
        </w:rPr>
        <w:t>个实例的统计结果。弗里德曼检验得出的</w:t>
      </w:r>
      <m:oMath>
        <m:r>
          <w:rPr>
            <w:rFonts w:ascii="Cambria Math" w:hAnsi="Cambria Math"/>
            <w:sz w:val="24"/>
          </w:rPr>
          <m:t>p</m:t>
        </m:r>
      </m:oMath>
      <w:r w:rsidRPr="001B19EB">
        <w:rPr>
          <w:sz w:val="24"/>
        </w:rPr>
        <w:t>值为</w:t>
      </w:r>
      <w:r w:rsidRPr="001B19EB">
        <w:rPr>
          <w:sz w:val="24"/>
        </w:rPr>
        <w:t>0.000</w:t>
      </w:r>
      <w:r w:rsidRPr="001B19EB">
        <w:rPr>
          <w:sz w:val="24"/>
        </w:rPr>
        <w:t>，低于显著性水平</w:t>
      </w:r>
      <m:oMath>
        <m:r>
          <w:rPr>
            <w:rFonts w:ascii="Cambria Math" w:hAnsi="Cambria Math"/>
            <w:sz w:val="24"/>
          </w:rPr>
          <m:t>α=0</m:t>
        </m:r>
        <m:r>
          <m:rPr>
            <m:sty m:val="p"/>
          </m:rPr>
          <w:rPr>
            <w:rFonts w:ascii="Cambria Math" w:hAnsi="Cambria Math"/>
            <w:sz w:val="24"/>
          </w:rPr>
          <m:t>.</m:t>
        </m:r>
        <m:r>
          <w:rPr>
            <w:rFonts w:ascii="Cambria Math" w:hAnsi="Cambria Math"/>
            <w:sz w:val="24"/>
          </w:rPr>
          <m:t>050</m:t>
        </m:r>
      </m:oMath>
      <w:r w:rsidRPr="001B19EB">
        <w:rPr>
          <w:sz w:val="24"/>
        </w:rPr>
        <w:t>，这表明各算法之间存在显著差异。</w:t>
      </w:r>
      <w:r w:rsidRPr="001B19EB">
        <w:rPr>
          <w:sz w:val="24"/>
        </w:rPr>
        <w:t>AIG</w:t>
      </w:r>
      <w:r w:rsidRPr="001B19EB">
        <w:rPr>
          <w:sz w:val="24"/>
        </w:rPr>
        <w:t>取得了最</w:t>
      </w:r>
      <w:r w:rsidRPr="001B19EB">
        <w:rPr>
          <w:rFonts w:hint="eastAsia"/>
          <w:sz w:val="24"/>
        </w:rPr>
        <w:t>小</w:t>
      </w:r>
      <w:r w:rsidRPr="001B19EB">
        <w:rPr>
          <w:sz w:val="24"/>
        </w:rPr>
        <w:t>的</w:t>
      </w:r>
      <w:proofErr w:type="gramStart"/>
      <w:r w:rsidRPr="001B19EB">
        <w:rPr>
          <w:rFonts w:hint="eastAsia"/>
          <w:sz w:val="24"/>
        </w:rPr>
        <w:t>秩</w:t>
      </w:r>
      <w:proofErr w:type="gramEnd"/>
      <w:r w:rsidRPr="001B19EB">
        <w:rPr>
          <w:sz w:val="24"/>
        </w:rPr>
        <w:t>，为</w:t>
      </w:r>
      <w:r w:rsidRPr="001B19EB">
        <w:rPr>
          <w:sz w:val="24"/>
        </w:rPr>
        <w:t>1.08</w:t>
      </w:r>
      <w:r w:rsidRPr="001B19EB">
        <w:rPr>
          <w:sz w:val="24"/>
        </w:rPr>
        <w:t>，显示了其性能要比其他算法优越。此外，</w:t>
      </w:r>
      <w:r w:rsidRPr="001B19EB">
        <w:rPr>
          <w:sz w:val="24"/>
        </w:rPr>
        <w:t>AIG</w:t>
      </w:r>
      <w:r w:rsidRPr="001B19EB">
        <w:rPr>
          <w:sz w:val="24"/>
        </w:rPr>
        <w:t>获得了最佳的最大</w:t>
      </w:r>
      <w:r w:rsidRPr="001B19EB">
        <w:rPr>
          <w:sz w:val="24"/>
        </w:rPr>
        <w:t>RPI</w:t>
      </w:r>
      <w:r w:rsidRPr="001B19EB">
        <w:rPr>
          <w:sz w:val="24"/>
        </w:rPr>
        <w:t>值为</w:t>
      </w:r>
      <w:r w:rsidRPr="001B19EB">
        <w:rPr>
          <w:rFonts w:hint="eastAsia"/>
          <w:sz w:val="24"/>
        </w:rPr>
        <w:t>1</w:t>
      </w:r>
      <w:r w:rsidRPr="001B19EB">
        <w:rPr>
          <w:sz w:val="24"/>
        </w:rPr>
        <w:t>.36</w:t>
      </w:r>
      <w:r w:rsidRPr="001B19EB">
        <w:rPr>
          <w:sz w:val="24"/>
        </w:rPr>
        <w:t>、最佳的平均</w:t>
      </w:r>
      <w:r w:rsidRPr="001B19EB">
        <w:rPr>
          <w:sz w:val="24"/>
        </w:rPr>
        <w:t>RPI</w:t>
      </w:r>
      <w:r w:rsidRPr="001B19EB">
        <w:rPr>
          <w:sz w:val="24"/>
        </w:rPr>
        <w:t>为</w:t>
      </w:r>
      <w:r w:rsidRPr="001B19EB">
        <w:rPr>
          <w:sz w:val="24"/>
        </w:rPr>
        <w:t>0.23</w:t>
      </w:r>
      <w:r w:rsidRPr="001B19EB">
        <w:rPr>
          <w:sz w:val="24"/>
        </w:rPr>
        <w:t>、以及最佳的标准差为</w:t>
      </w:r>
      <w:r w:rsidRPr="001B19EB">
        <w:rPr>
          <w:sz w:val="24"/>
        </w:rPr>
        <w:t>0.23</w:t>
      </w:r>
      <w:r w:rsidRPr="001B19EB">
        <w:rPr>
          <w:sz w:val="24"/>
        </w:rPr>
        <w:t>，进一步突显了</w:t>
      </w:r>
      <w:r w:rsidRPr="001B19EB">
        <w:rPr>
          <w:sz w:val="24"/>
        </w:rPr>
        <w:t>AIG</w:t>
      </w:r>
      <w:r w:rsidRPr="001B19EB">
        <w:rPr>
          <w:sz w:val="24"/>
        </w:rPr>
        <w:t>在解决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B19EB">
        <w:rPr>
          <w:sz w:val="24"/>
        </w:rPr>
        <w:t>时的卓越性能。</w:t>
      </w:r>
    </w:p>
    <w:p w14:paraId="3ED34FDE" w14:textId="1640FE5F" w:rsidR="001B19EB" w:rsidRPr="001B19EB" w:rsidRDefault="001B19EB" w:rsidP="001B19EB">
      <w:pPr>
        <w:adjustRightInd w:val="0"/>
        <w:snapToGrid w:val="0"/>
        <w:spacing w:line="460" w:lineRule="exact"/>
        <w:jc w:val="center"/>
        <w:rPr>
          <w:rFonts w:eastAsia="楷体"/>
          <w:szCs w:val="21"/>
        </w:rPr>
      </w:pPr>
      <w:r w:rsidRPr="001B19EB">
        <w:rPr>
          <w:rFonts w:eastAsia="楷体"/>
          <w:szCs w:val="21"/>
        </w:rPr>
        <w:t>表</w:t>
      </w:r>
      <w:r w:rsidRPr="001B19EB">
        <w:rPr>
          <w:rFonts w:eastAsia="楷体"/>
          <w:szCs w:val="21"/>
        </w:rPr>
        <w:t>3-8</w:t>
      </w:r>
      <w:r w:rsidRPr="001B19EB">
        <w:rPr>
          <w:rFonts w:eastAsia="楷体"/>
          <w:szCs w:val="21"/>
        </w:rPr>
        <w:t>弗里德曼检验的统计结果</w:t>
      </w:r>
      <w:r w:rsidRPr="001B19EB">
        <w:rPr>
          <w:rFonts w:eastAsia="楷体"/>
          <w:szCs w:val="21"/>
        </w:rPr>
        <w:t xml:space="preserve"> (</w:t>
      </w:r>
      <m:oMath>
        <m:r>
          <w:rPr>
            <w:rFonts w:ascii="Cambria Math" w:eastAsia="楷体" w:hAnsi="Cambria Math"/>
            <w:szCs w:val="21"/>
          </w:rPr>
          <m:t>α=0</m:t>
        </m:r>
        <m:r>
          <m:rPr>
            <m:sty m:val="p"/>
          </m:rPr>
          <w:rPr>
            <w:rFonts w:ascii="Cambria Math" w:eastAsia="楷体" w:hAnsi="Cambria Math"/>
            <w:szCs w:val="21"/>
          </w:rPr>
          <m:t>.</m:t>
        </m:r>
        <m:r>
          <w:rPr>
            <w:rFonts w:ascii="Cambria Math" w:eastAsia="楷体" w:hAnsi="Cambria Math"/>
            <w:szCs w:val="21"/>
          </w:rPr>
          <m:t>050</m:t>
        </m:r>
      </m:oMath>
      <w:r w:rsidRPr="001B19EB">
        <w:rPr>
          <w:rFonts w:eastAsia="楷体"/>
          <w:szCs w:val="21"/>
        </w:rPr>
        <w:t>)</w:t>
      </w:r>
    </w:p>
    <w:tbl>
      <w:tblPr>
        <w:tblW w:w="0" w:type="auto"/>
        <w:jc w:val="center"/>
        <w:tblBorders>
          <w:top w:val="single" w:sz="4" w:space="0" w:color="auto"/>
          <w:bottom w:val="single" w:sz="4" w:space="0" w:color="auto"/>
        </w:tblBorders>
        <w:tblLook w:val="04A0" w:firstRow="1" w:lastRow="0" w:firstColumn="1" w:lastColumn="0" w:noHBand="0" w:noVBand="1"/>
      </w:tblPr>
      <w:tblGrid>
        <w:gridCol w:w="1115"/>
        <w:gridCol w:w="986"/>
        <w:gridCol w:w="981"/>
        <w:gridCol w:w="982"/>
        <w:gridCol w:w="985"/>
        <w:gridCol w:w="985"/>
        <w:gridCol w:w="1405"/>
      </w:tblGrid>
      <w:tr w:rsidR="001B19EB" w:rsidRPr="00B56AA2" w14:paraId="3C65E339" w14:textId="77777777" w:rsidTr="001B19EB">
        <w:trPr>
          <w:trHeight w:val="135"/>
          <w:jc w:val="center"/>
        </w:trPr>
        <w:tc>
          <w:tcPr>
            <w:tcW w:w="1115" w:type="dxa"/>
            <w:tcBorders>
              <w:top w:val="single" w:sz="4" w:space="0" w:color="auto"/>
              <w:bottom w:val="single" w:sz="4" w:space="0" w:color="auto"/>
            </w:tcBorders>
            <w:shd w:val="clear" w:color="auto" w:fill="auto"/>
          </w:tcPr>
          <w:p w14:paraId="4BABDFDD" w14:textId="77777777" w:rsidR="001B19EB" w:rsidRPr="001B19EB" w:rsidRDefault="001B19EB" w:rsidP="00B77F29">
            <w:pPr>
              <w:adjustRightInd w:val="0"/>
              <w:snapToGrid w:val="0"/>
              <w:jc w:val="center"/>
              <w:rPr>
                <w:color w:val="000000"/>
                <w:sz w:val="20"/>
                <w:szCs w:val="20"/>
              </w:rPr>
            </w:pPr>
            <w:r w:rsidRPr="001B19EB">
              <w:rPr>
                <w:color w:val="000000"/>
                <w:sz w:val="20"/>
                <w:szCs w:val="20"/>
              </w:rPr>
              <w:lastRenderedPageBreak/>
              <w:t>算法</w:t>
            </w:r>
          </w:p>
        </w:tc>
        <w:tc>
          <w:tcPr>
            <w:tcW w:w="986" w:type="dxa"/>
            <w:tcBorders>
              <w:top w:val="single" w:sz="4" w:space="0" w:color="auto"/>
              <w:bottom w:val="single" w:sz="4" w:space="0" w:color="auto"/>
            </w:tcBorders>
            <w:shd w:val="clear" w:color="auto" w:fill="auto"/>
          </w:tcPr>
          <w:p w14:paraId="1BB8053E" w14:textId="77777777" w:rsidR="001B19EB" w:rsidRPr="001B19EB" w:rsidRDefault="001B19EB" w:rsidP="00B77F29">
            <w:pPr>
              <w:adjustRightInd w:val="0"/>
              <w:snapToGrid w:val="0"/>
              <w:jc w:val="center"/>
              <w:rPr>
                <w:color w:val="000000"/>
                <w:sz w:val="20"/>
                <w:szCs w:val="20"/>
              </w:rPr>
            </w:pPr>
            <w:proofErr w:type="gramStart"/>
            <w:r w:rsidRPr="001B19EB">
              <w:rPr>
                <w:color w:val="000000"/>
                <w:sz w:val="20"/>
                <w:szCs w:val="20"/>
              </w:rPr>
              <w:t>秩</w:t>
            </w:r>
            <w:proofErr w:type="gramEnd"/>
          </w:p>
        </w:tc>
        <w:tc>
          <w:tcPr>
            <w:tcW w:w="981" w:type="dxa"/>
            <w:tcBorders>
              <w:top w:val="single" w:sz="4" w:space="0" w:color="auto"/>
              <w:bottom w:val="single" w:sz="4" w:space="0" w:color="auto"/>
            </w:tcBorders>
            <w:shd w:val="clear" w:color="auto" w:fill="auto"/>
          </w:tcPr>
          <w:p w14:paraId="7DADDAD6" w14:textId="77777777" w:rsidR="001B19EB" w:rsidRPr="001B19EB" w:rsidRDefault="001B19EB" w:rsidP="00B77F29">
            <w:pPr>
              <w:adjustRightInd w:val="0"/>
              <w:snapToGrid w:val="0"/>
              <w:jc w:val="center"/>
              <w:rPr>
                <w:color w:val="000000"/>
                <w:sz w:val="20"/>
                <w:szCs w:val="20"/>
              </w:rPr>
            </w:pPr>
            <w:r w:rsidRPr="001B19EB">
              <w:rPr>
                <w:color w:val="000000"/>
                <w:sz w:val="20"/>
                <w:szCs w:val="20"/>
              </w:rPr>
              <w:t>实例数</w:t>
            </w:r>
          </w:p>
        </w:tc>
        <w:tc>
          <w:tcPr>
            <w:tcW w:w="982" w:type="dxa"/>
            <w:tcBorders>
              <w:top w:val="single" w:sz="4" w:space="0" w:color="auto"/>
              <w:bottom w:val="single" w:sz="4" w:space="0" w:color="auto"/>
            </w:tcBorders>
            <w:shd w:val="clear" w:color="auto" w:fill="auto"/>
          </w:tcPr>
          <w:p w14:paraId="11B1303E" w14:textId="77777777" w:rsidR="001B19EB" w:rsidRPr="001B19EB" w:rsidRDefault="001B19EB" w:rsidP="00B77F29">
            <w:pPr>
              <w:adjustRightInd w:val="0"/>
              <w:snapToGrid w:val="0"/>
              <w:jc w:val="center"/>
              <w:rPr>
                <w:color w:val="000000"/>
                <w:sz w:val="20"/>
                <w:szCs w:val="20"/>
              </w:rPr>
            </w:pPr>
            <w:r w:rsidRPr="001B19EB">
              <w:rPr>
                <w:color w:val="000000"/>
                <w:sz w:val="20"/>
                <w:szCs w:val="20"/>
              </w:rPr>
              <w:t>最小</w:t>
            </w:r>
            <w:r w:rsidRPr="001B19EB">
              <w:rPr>
                <w:color w:val="000000"/>
                <w:sz w:val="20"/>
                <w:szCs w:val="20"/>
              </w:rPr>
              <w:t>RPI</w:t>
            </w:r>
          </w:p>
        </w:tc>
        <w:tc>
          <w:tcPr>
            <w:tcW w:w="985" w:type="dxa"/>
            <w:tcBorders>
              <w:top w:val="single" w:sz="4" w:space="0" w:color="auto"/>
              <w:bottom w:val="single" w:sz="4" w:space="0" w:color="auto"/>
            </w:tcBorders>
            <w:shd w:val="clear" w:color="auto" w:fill="auto"/>
          </w:tcPr>
          <w:p w14:paraId="55946E99" w14:textId="77777777" w:rsidR="001B19EB" w:rsidRPr="001B19EB" w:rsidRDefault="001B19EB" w:rsidP="00B77F29">
            <w:pPr>
              <w:adjustRightInd w:val="0"/>
              <w:snapToGrid w:val="0"/>
              <w:jc w:val="center"/>
              <w:rPr>
                <w:color w:val="000000"/>
                <w:sz w:val="20"/>
                <w:szCs w:val="20"/>
              </w:rPr>
            </w:pPr>
            <w:r w:rsidRPr="001B19EB">
              <w:rPr>
                <w:color w:val="000000"/>
                <w:sz w:val="20"/>
                <w:szCs w:val="20"/>
              </w:rPr>
              <w:t>最大</w:t>
            </w:r>
            <w:r w:rsidRPr="001B19EB">
              <w:rPr>
                <w:color w:val="000000"/>
                <w:sz w:val="20"/>
                <w:szCs w:val="20"/>
              </w:rPr>
              <w:t>RPI</w:t>
            </w:r>
          </w:p>
        </w:tc>
        <w:tc>
          <w:tcPr>
            <w:tcW w:w="985" w:type="dxa"/>
            <w:tcBorders>
              <w:top w:val="single" w:sz="4" w:space="0" w:color="auto"/>
              <w:bottom w:val="single" w:sz="4" w:space="0" w:color="auto"/>
            </w:tcBorders>
            <w:shd w:val="clear" w:color="auto" w:fill="auto"/>
          </w:tcPr>
          <w:p w14:paraId="3A63C6A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平均</w:t>
            </w:r>
            <w:r w:rsidRPr="001B19EB">
              <w:rPr>
                <w:color w:val="000000"/>
                <w:sz w:val="20"/>
                <w:szCs w:val="20"/>
              </w:rPr>
              <w:t>RPI</w:t>
            </w:r>
          </w:p>
        </w:tc>
        <w:tc>
          <w:tcPr>
            <w:tcW w:w="1405" w:type="dxa"/>
            <w:tcBorders>
              <w:top w:val="single" w:sz="4" w:space="0" w:color="auto"/>
              <w:bottom w:val="single" w:sz="4" w:space="0" w:color="auto"/>
            </w:tcBorders>
            <w:shd w:val="clear" w:color="auto" w:fill="auto"/>
          </w:tcPr>
          <w:p w14:paraId="20C83A00" w14:textId="77777777" w:rsidR="001B19EB" w:rsidRPr="001B19EB" w:rsidRDefault="001B19EB" w:rsidP="00B77F29">
            <w:pPr>
              <w:adjustRightInd w:val="0"/>
              <w:snapToGrid w:val="0"/>
              <w:jc w:val="center"/>
              <w:rPr>
                <w:color w:val="000000"/>
                <w:sz w:val="20"/>
                <w:szCs w:val="20"/>
              </w:rPr>
            </w:pPr>
            <w:r w:rsidRPr="001B19EB">
              <w:rPr>
                <w:color w:val="000000"/>
                <w:sz w:val="20"/>
                <w:szCs w:val="20"/>
              </w:rPr>
              <w:t>标准偏差</w:t>
            </w:r>
          </w:p>
        </w:tc>
      </w:tr>
      <w:tr w:rsidR="001B19EB" w:rsidRPr="00B56AA2" w14:paraId="7E2B03B4" w14:textId="77777777" w:rsidTr="001B19EB">
        <w:trPr>
          <w:trHeight w:val="135"/>
          <w:jc w:val="center"/>
        </w:trPr>
        <w:tc>
          <w:tcPr>
            <w:tcW w:w="1115" w:type="dxa"/>
            <w:tcBorders>
              <w:top w:val="single" w:sz="4" w:space="0" w:color="auto"/>
            </w:tcBorders>
            <w:shd w:val="clear" w:color="auto" w:fill="auto"/>
          </w:tcPr>
          <w:p w14:paraId="2BCAD7A7" w14:textId="77777777" w:rsidR="001B19EB" w:rsidRPr="001B19EB" w:rsidRDefault="001B19EB" w:rsidP="00B77F29">
            <w:pPr>
              <w:adjustRightInd w:val="0"/>
              <w:snapToGrid w:val="0"/>
              <w:jc w:val="center"/>
              <w:rPr>
                <w:color w:val="000000"/>
                <w:sz w:val="20"/>
                <w:szCs w:val="20"/>
              </w:rPr>
            </w:pPr>
            <w:r w:rsidRPr="001B19EB">
              <w:rPr>
                <w:color w:val="000000"/>
                <w:sz w:val="20"/>
                <w:szCs w:val="20"/>
              </w:rPr>
              <w:t>AIG</w:t>
            </w:r>
          </w:p>
        </w:tc>
        <w:tc>
          <w:tcPr>
            <w:tcW w:w="986" w:type="dxa"/>
            <w:tcBorders>
              <w:top w:val="single" w:sz="4" w:space="0" w:color="auto"/>
            </w:tcBorders>
            <w:shd w:val="clear" w:color="auto" w:fill="auto"/>
          </w:tcPr>
          <w:p w14:paraId="1FBFE242" w14:textId="77777777" w:rsidR="001B19EB" w:rsidRPr="001B19EB" w:rsidRDefault="001B19EB" w:rsidP="00B77F29">
            <w:pPr>
              <w:adjustRightInd w:val="0"/>
              <w:snapToGrid w:val="0"/>
              <w:jc w:val="center"/>
              <w:rPr>
                <w:b/>
                <w:bCs/>
                <w:color w:val="000000"/>
                <w:sz w:val="20"/>
                <w:szCs w:val="20"/>
              </w:rPr>
            </w:pPr>
            <w:r w:rsidRPr="001B19EB">
              <w:rPr>
                <w:b/>
                <w:bCs/>
                <w:color w:val="000000"/>
                <w:sz w:val="20"/>
                <w:szCs w:val="20"/>
              </w:rPr>
              <w:t>1.08</w:t>
            </w:r>
          </w:p>
        </w:tc>
        <w:tc>
          <w:tcPr>
            <w:tcW w:w="981" w:type="dxa"/>
            <w:tcBorders>
              <w:top w:val="single" w:sz="4" w:space="0" w:color="auto"/>
            </w:tcBorders>
            <w:shd w:val="clear" w:color="auto" w:fill="auto"/>
          </w:tcPr>
          <w:p w14:paraId="1F57C77C"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tcBorders>
              <w:top w:val="single" w:sz="4" w:space="0" w:color="auto"/>
            </w:tcBorders>
            <w:shd w:val="clear" w:color="auto" w:fill="auto"/>
          </w:tcPr>
          <w:p w14:paraId="058C9ACB"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0.00</w:t>
            </w:r>
          </w:p>
        </w:tc>
        <w:tc>
          <w:tcPr>
            <w:tcW w:w="985" w:type="dxa"/>
            <w:tcBorders>
              <w:top w:val="single" w:sz="4" w:space="0" w:color="auto"/>
            </w:tcBorders>
            <w:shd w:val="clear" w:color="auto" w:fill="auto"/>
          </w:tcPr>
          <w:p w14:paraId="7E1B20CE" w14:textId="77777777" w:rsidR="001B19EB" w:rsidRPr="001B19EB" w:rsidRDefault="001B19EB" w:rsidP="00B77F29">
            <w:pPr>
              <w:adjustRightInd w:val="0"/>
              <w:snapToGrid w:val="0"/>
              <w:jc w:val="center"/>
              <w:rPr>
                <w:b/>
                <w:bCs/>
                <w:color w:val="000000"/>
                <w:sz w:val="20"/>
                <w:szCs w:val="20"/>
              </w:rPr>
            </w:pPr>
            <w:r w:rsidRPr="001B19EB">
              <w:rPr>
                <w:b/>
                <w:bCs/>
                <w:color w:val="000000"/>
                <w:sz w:val="20"/>
                <w:szCs w:val="20"/>
              </w:rPr>
              <w:t>1.36</w:t>
            </w:r>
          </w:p>
        </w:tc>
        <w:tc>
          <w:tcPr>
            <w:tcW w:w="985" w:type="dxa"/>
            <w:tcBorders>
              <w:top w:val="single" w:sz="4" w:space="0" w:color="auto"/>
            </w:tcBorders>
            <w:shd w:val="clear" w:color="auto" w:fill="auto"/>
          </w:tcPr>
          <w:p w14:paraId="71C66E7A" w14:textId="77777777" w:rsidR="001B19EB" w:rsidRPr="001B19EB" w:rsidRDefault="001B19EB" w:rsidP="00B77F29">
            <w:pPr>
              <w:adjustRightInd w:val="0"/>
              <w:snapToGrid w:val="0"/>
              <w:jc w:val="center"/>
              <w:rPr>
                <w:b/>
                <w:bCs/>
                <w:color w:val="000000"/>
                <w:sz w:val="20"/>
                <w:szCs w:val="20"/>
              </w:rPr>
            </w:pPr>
            <w:r w:rsidRPr="001B19EB">
              <w:rPr>
                <w:b/>
                <w:bCs/>
                <w:color w:val="000000"/>
                <w:sz w:val="20"/>
                <w:szCs w:val="20"/>
              </w:rPr>
              <w:t>0.23</w:t>
            </w:r>
          </w:p>
        </w:tc>
        <w:tc>
          <w:tcPr>
            <w:tcW w:w="1405" w:type="dxa"/>
            <w:tcBorders>
              <w:top w:val="single" w:sz="4" w:space="0" w:color="auto"/>
            </w:tcBorders>
            <w:shd w:val="clear" w:color="auto" w:fill="auto"/>
          </w:tcPr>
          <w:p w14:paraId="64893109" w14:textId="77777777" w:rsidR="001B19EB" w:rsidRPr="001B19EB" w:rsidRDefault="001B19EB" w:rsidP="00B77F29">
            <w:pPr>
              <w:adjustRightInd w:val="0"/>
              <w:snapToGrid w:val="0"/>
              <w:jc w:val="center"/>
              <w:rPr>
                <w:b/>
                <w:bCs/>
                <w:color w:val="000000"/>
                <w:sz w:val="20"/>
                <w:szCs w:val="20"/>
              </w:rPr>
            </w:pPr>
            <w:r w:rsidRPr="001B19EB">
              <w:rPr>
                <w:b/>
                <w:bCs/>
                <w:color w:val="000000"/>
                <w:sz w:val="20"/>
                <w:szCs w:val="20"/>
              </w:rPr>
              <w:t>0.23</w:t>
            </w:r>
          </w:p>
        </w:tc>
      </w:tr>
      <w:tr w:rsidR="001B19EB" w:rsidRPr="00B56AA2" w14:paraId="11BFBB61" w14:textId="77777777" w:rsidTr="001B19EB">
        <w:trPr>
          <w:trHeight w:val="135"/>
          <w:jc w:val="center"/>
        </w:trPr>
        <w:tc>
          <w:tcPr>
            <w:tcW w:w="1115" w:type="dxa"/>
            <w:shd w:val="clear" w:color="auto" w:fill="auto"/>
          </w:tcPr>
          <w:p w14:paraId="5339FDA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CIG</w:t>
            </w:r>
          </w:p>
        </w:tc>
        <w:tc>
          <w:tcPr>
            <w:tcW w:w="986" w:type="dxa"/>
            <w:shd w:val="clear" w:color="auto" w:fill="auto"/>
          </w:tcPr>
          <w:p w14:paraId="72C429C2"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2.92</w:t>
            </w:r>
          </w:p>
        </w:tc>
        <w:tc>
          <w:tcPr>
            <w:tcW w:w="981" w:type="dxa"/>
            <w:shd w:val="clear" w:color="auto" w:fill="auto"/>
          </w:tcPr>
          <w:p w14:paraId="6A82E59E"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shd w:val="clear" w:color="auto" w:fill="auto"/>
          </w:tcPr>
          <w:p w14:paraId="3AAFDF3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0.00</w:t>
            </w:r>
          </w:p>
        </w:tc>
        <w:tc>
          <w:tcPr>
            <w:tcW w:w="985" w:type="dxa"/>
            <w:shd w:val="clear" w:color="auto" w:fill="auto"/>
          </w:tcPr>
          <w:p w14:paraId="08128A96" w14:textId="77777777" w:rsidR="001B19EB" w:rsidRPr="001B19EB" w:rsidRDefault="001B19EB" w:rsidP="00B77F29">
            <w:pPr>
              <w:adjustRightInd w:val="0"/>
              <w:snapToGrid w:val="0"/>
              <w:jc w:val="center"/>
              <w:rPr>
                <w:color w:val="000000"/>
                <w:sz w:val="20"/>
                <w:szCs w:val="20"/>
              </w:rPr>
            </w:pPr>
            <w:r w:rsidRPr="001B19EB">
              <w:rPr>
                <w:color w:val="000000"/>
                <w:sz w:val="20"/>
                <w:szCs w:val="20"/>
              </w:rPr>
              <w:t>3.61</w:t>
            </w:r>
          </w:p>
        </w:tc>
        <w:tc>
          <w:tcPr>
            <w:tcW w:w="985" w:type="dxa"/>
            <w:shd w:val="clear" w:color="auto" w:fill="auto"/>
          </w:tcPr>
          <w:p w14:paraId="4A5B54EA"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0.86</w:t>
            </w:r>
          </w:p>
        </w:tc>
        <w:tc>
          <w:tcPr>
            <w:tcW w:w="1405" w:type="dxa"/>
            <w:shd w:val="clear" w:color="auto" w:fill="auto"/>
          </w:tcPr>
          <w:p w14:paraId="2CD5663B"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0.80</w:t>
            </w:r>
          </w:p>
        </w:tc>
      </w:tr>
      <w:tr w:rsidR="001B19EB" w:rsidRPr="00B56AA2" w14:paraId="5C00A035" w14:textId="77777777" w:rsidTr="001B19EB">
        <w:trPr>
          <w:trHeight w:val="135"/>
          <w:jc w:val="center"/>
        </w:trPr>
        <w:tc>
          <w:tcPr>
            <w:tcW w:w="1115" w:type="dxa"/>
            <w:shd w:val="clear" w:color="auto" w:fill="auto"/>
          </w:tcPr>
          <w:p w14:paraId="038438D5" w14:textId="77777777" w:rsidR="001B19EB" w:rsidRPr="001B19EB" w:rsidRDefault="001B19EB" w:rsidP="00B77F29">
            <w:pPr>
              <w:adjustRightInd w:val="0"/>
              <w:snapToGrid w:val="0"/>
              <w:jc w:val="center"/>
              <w:rPr>
                <w:color w:val="000000"/>
                <w:sz w:val="20"/>
                <w:szCs w:val="20"/>
              </w:rPr>
            </w:pPr>
            <w:r w:rsidRPr="001B19EB">
              <w:rPr>
                <w:color w:val="000000"/>
                <w:sz w:val="20"/>
                <w:szCs w:val="20"/>
              </w:rPr>
              <w:t>DDE</w:t>
            </w:r>
          </w:p>
        </w:tc>
        <w:tc>
          <w:tcPr>
            <w:tcW w:w="986" w:type="dxa"/>
            <w:shd w:val="clear" w:color="auto" w:fill="auto"/>
          </w:tcPr>
          <w:p w14:paraId="0284E686" w14:textId="77777777" w:rsidR="001B19EB" w:rsidRPr="001B19EB" w:rsidRDefault="001B19EB" w:rsidP="00B77F29">
            <w:pPr>
              <w:adjustRightInd w:val="0"/>
              <w:snapToGrid w:val="0"/>
              <w:jc w:val="center"/>
              <w:rPr>
                <w:color w:val="000000"/>
                <w:sz w:val="20"/>
                <w:szCs w:val="20"/>
              </w:rPr>
            </w:pPr>
            <w:r w:rsidRPr="001B19EB">
              <w:rPr>
                <w:color w:val="000000"/>
                <w:sz w:val="20"/>
                <w:szCs w:val="20"/>
              </w:rPr>
              <w:t>5.04</w:t>
            </w:r>
          </w:p>
        </w:tc>
        <w:tc>
          <w:tcPr>
            <w:tcW w:w="981" w:type="dxa"/>
            <w:shd w:val="clear" w:color="auto" w:fill="auto"/>
          </w:tcPr>
          <w:p w14:paraId="3F8C5D6C"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shd w:val="clear" w:color="auto" w:fill="auto"/>
          </w:tcPr>
          <w:p w14:paraId="06E8E1AA"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0.07</w:t>
            </w:r>
          </w:p>
        </w:tc>
        <w:tc>
          <w:tcPr>
            <w:tcW w:w="985" w:type="dxa"/>
            <w:shd w:val="clear" w:color="auto" w:fill="auto"/>
          </w:tcPr>
          <w:p w14:paraId="2F25F0AE" w14:textId="77777777" w:rsidR="001B19EB" w:rsidRPr="001B19EB" w:rsidRDefault="001B19EB" w:rsidP="00B77F29">
            <w:pPr>
              <w:adjustRightInd w:val="0"/>
              <w:snapToGrid w:val="0"/>
              <w:jc w:val="center"/>
              <w:rPr>
                <w:color w:val="000000"/>
                <w:sz w:val="20"/>
                <w:szCs w:val="20"/>
              </w:rPr>
            </w:pPr>
            <w:r w:rsidRPr="001B19EB">
              <w:rPr>
                <w:color w:val="000000"/>
                <w:sz w:val="20"/>
                <w:szCs w:val="20"/>
              </w:rPr>
              <w:t>7.42</w:t>
            </w:r>
          </w:p>
        </w:tc>
        <w:tc>
          <w:tcPr>
            <w:tcW w:w="985" w:type="dxa"/>
            <w:shd w:val="clear" w:color="auto" w:fill="auto"/>
          </w:tcPr>
          <w:p w14:paraId="5D8F0658"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2.01</w:t>
            </w:r>
          </w:p>
        </w:tc>
        <w:tc>
          <w:tcPr>
            <w:tcW w:w="1405" w:type="dxa"/>
            <w:shd w:val="clear" w:color="auto" w:fill="auto"/>
          </w:tcPr>
          <w:p w14:paraId="52F35494"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2.17</w:t>
            </w:r>
          </w:p>
        </w:tc>
      </w:tr>
      <w:tr w:rsidR="001B19EB" w:rsidRPr="00B56AA2" w14:paraId="40799374" w14:textId="77777777" w:rsidTr="001B19EB">
        <w:trPr>
          <w:trHeight w:val="135"/>
          <w:jc w:val="center"/>
        </w:trPr>
        <w:tc>
          <w:tcPr>
            <w:tcW w:w="1115" w:type="dxa"/>
            <w:shd w:val="clear" w:color="auto" w:fill="auto"/>
          </w:tcPr>
          <w:p w14:paraId="1F0F076B" w14:textId="77777777" w:rsidR="001B19EB" w:rsidRPr="001B19EB" w:rsidRDefault="001B19EB" w:rsidP="00B77F29">
            <w:pPr>
              <w:adjustRightInd w:val="0"/>
              <w:snapToGrid w:val="0"/>
              <w:jc w:val="center"/>
              <w:rPr>
                <w:color w:val="000000"/>
                <w:sz w:val="20"/>
                <w:szCs w:val="20"/>
              </w:rPr>
            </w:pPr>
            <w:r w:rsidRPr="001B19EB">
              <w:rPr>
                <w:color w:val="000000"/>
                <w:sz w:val="20"/>
                <w:szCs w:val="20"/>
              </w:rPr>
              <w:t>EA</w:t>
            </w:r>
          </w:p>
        </w:tc>
        <w:tc>
          <w:tcPr>
            <w:tcW w:w="986" w:type="dxa"/>
            <w:shd w:val="clear" w:color="auto" w:fill="auto"/>
          </w:tcPr>
          <w:p w14:paraId="1E9C5882"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2.48</w:t>
            </w:r>
          </w:p>
        </w:tc>
        <w:tc>
          <w:tcPr>
            <w:tcW w:w="981" w:type="dxa"/>
            <w:shd w:val="clear" w:color="auto" w:fill="auto"/>
          </w:tcPr>
          <w:p w14:paraId="6EFC356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shd w:val="clear" w:color="auto" w:fill="auto"/>
          </w:tcPr>
          <w:p w14:paraId="5C98FFB7"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0.00</w:t>
            </w:r>
          </w:p>
        </w:tc>
        <w:tc>
          <w:tcPr>
            <w:tcW w:w="985" w:type="dxa"/>
            <w:shd w:val="clear" w:color="auto" w:fill="auto"/>
          </w:tcPr>
          <w:p w14:paraId="7496E6EB" w14:textId="77777777" w:rsidR="001B19EB" w:rsidRPr="001B19EB" w:rsidRDefault="001B19EB" w:rsidP="00B77F29">
            <w:pPr>
              <w:adjustRightInd w:val="0"/>
              <w:snapToGrid w:val="0"/>
              <w:jc w:val="center"/>
              <w:rPr>
                <w:color w:val="000000"/>
                <w:sz w:val="20"/>
                <w:szCs w:val="20"/>
              </w:rPr>
            </w:pPr>
            <w:r w:rsidRPr="001B19EB">
              <w:rPr>
                <w:color w:val="000000"/>
                <w:sz w:val="20"/>
                <w:szCs w:val="20"/>
              </w:rPr>
              <w:t>7.02</w:t>
            </w:r>
          </w:p>
        </w:tc>
        <w:tc>
          <w:tcPr>
            <w:tcW w:w="985" w:type="dxa"/>
            <w:shd w:val="clear" w:color="auto" w:fill="auto"/>
          </w:tcPr>
          <w:p w14:paraId="5C25C499" w14:textId="77777777" w:rsidR="001B19EB" w:rsidRPr="001B19EB" w:rsidRDefault="001B19EB" w:rsidP="00B77F29">
            <w:pPr>
              <w:adjustRightInd w:val="0"/>
              <w:snapToGrid w:val="0"/>
              <w:jc w:val="center"/>
              <w:rPr>
                <w:color w:val="000000"/>
                <w:sz w:val="20"/>
                <w:szCs w:val="20"/>
              </w:rPr>
            </w:pPr>
            <w:r w:rsidRPr="001B19EB">
              <w:rPr>
                <w:color w:val="000000"/>
                <w:sz w:val="20"/>
                <w:szCs w:val="20"/>
              </w:rPr>
              <w:t>1.31</w:t>
            </w:r>
          </w:p>
        </w:tc>
        <w:tc>
          <w:tcPr>
            <w:tcW w:w="1405" w:type="dxa"/>
            <w:shd w:val="clear" w:color="auto" w:fill="auto"/>
          </w:tcPr>
          <w:p w14:paraId="2FF40BE8" w14:textId="77777777" w:rsidR="001B19EB" w:rsidRPr="001B19EB" w:rsidRDefault="001B19EB" w:rsidP="00B77F29">
            <w:pPr>
              <w:adjustRightInd w:val="0"/>
              <w:snapToGrid w:val="0"/>
              <w:jc w:val="center"/>
              <w:rPr>
                <w:color w:val="000000"/>
                <w:sz w:val="20"/>
                <w:szCs w:val="20"/>
              </w:rPr>
            </w:pPr>
            <w:r w:rsidRPr="001B19EB">
              <w:rPr>
                <w:color w:val="000000"/>
                <w:sz w:val="20"/>
                <w:szCs w:val="20"/>
              </w:rPr>
              <w:t>1.70</w:t>
            </w:r>
          </w:p>
        </w:tc>
      </w:tr>
      <w:tr w:rsidR="001B19EB" w:rsidRPr="00B56AA2" w14:paraId="25941F40" w14:textId="77777777" w:rsidTr="001B19EB">
        <w:trPr>
          <w:trHeight w:val="135"/>
          <w:jc w:val="center"/>
        </w:trPr>
        <w:tc>
          <w:tcPr>
            <w:tcW w:w="1115" w:type="dxa"/>
            <w:shd w:val="clear" w:color="auto" w:fill="auto"/>
          </w:tcPr>
          <w:p w14:paraId="131AB09F" w14:textId="6952F2D9" w:rsidR="001B19EB" w:rsidRPr="001B19EB" w:rsidRDefault="00245E26" w:rsidP="00B77F29">
            <w:pPr>
              <w:adjustRightInd w:val="0"/>
              <w:snapToGrid w:val="0"/>
              <w:jc w:val="center"/>
              <w:rPr>
                <w:color w:val="000000"/>
                <w:sz w:val="20"/>
                <w:szCs w:val="20"/>
              </w:rPr>
            </w:pPr>
            <w:r>
              <w:rPr>
                <w:color w:val="000000"/>
                <w:sz w:val="20"/>
                <w:szCs w:val="20"/>
              </w:rPr>
              <w:t>MNIG</w:t>
            </w:r>
          </w:p>
        </w:tc>
        <w:tc>
          <w:tcPr>
            <w:tcW w:w="986" w:type="dxa"/>
            <w:shd w:val="clear" w:color="auto" w:fill="auto"/>
          </w:tcPr>
          <w:p w14:paraId="01F67152" w14:textId="77777777" w:rsidR="001B19EB" w:rsidRPr="001B19EB" w:rsidRDefault="001B19EB" w:rsidP="00B77F29">
            <w:pPr>
              <w:adjustRightInd w:val="0"/>
              <w:snapToGrid w:val="0"/>
              <w:jc w:val="center"/>
              <w:rPr>
                <w:color w:val="000000"/>
                <w:sz w:val="20"/>
                <w:szCs w:val="20"/>
              </w:rPr>
            </w:pPr>
            <w:r w:rsidRPr="001B19EB">
              <w:rPr>
                <w:color w:val="000000"/>
                <w:sz w:val="20"/>
                <w:szCs w:val="20"/>
              </w:rPr>
              <w:t>5.56</w:t>
            </w:r>
          </w:p>
        </w:tc>
        <w:tc>
          <w:tcPr>
            <w:tcW w:w="981" w:type="dxa"/>
            <w:shd w:val="clear" w:color="auto" w:fill="auto"/>
          </w:tcPr>
          <w:p w14:paraId="66661B0C"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shd w:val="clear" w:color="auto" w:fill="auto"/>
          </w:tcPr>
          <w:p w14:paraId="76288768"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0.16</w:t>
            </w:r>
          </w:p>
        </w:tc>
        <w:tc>
          <w:tcPr>
            <w:tcW w:w="985" w:type="dxa"/>
            <w:shd w:val="clear" w:color="auto" w:fill="auto"/>
          </w:tcPr>
          <w:p w14:paraId="0BDF8EC8" w14:textId="77777777" w:rsidR="001B19EB" w:rsidRPr="001B19EB" w:rsidRDefault="001B19EB" w:rsidP="00B77F29">
            <w:pPr>
              <w:adjustRightInd w:val="0"/>
              <w:snapToGrid w:val="0"/>
              <w:jc w:val="center"/>
              <w:rPr>
                <w:color w:val="000000"/>
                <w:sz w:val="20"/>
                <w:szCs w:val="20"/>
              </w:rPr>
            </w:pPr>
            <w:r w:rsidRPr="001B19EB">
              <w:rPr>
                <w:color w:val="000000"/>
                <w:sz w:val="20"/>
                <w:szCs w:val="20"/>
              </w:rPr>
              <w:t>7.86</w:t>
            </w:r>
          </w:p>
        </w:tc>
        <w:tc>
          <w:tcPr>
            <w:tcW w:w="985" w:type="dxa"/>
            <w:shd w:val="clear" w:color="auto" w:fill="auto"/>
          </w:tcPr>
          <w:p w14:paraId="1A7534A6"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2.56</w:t>
            </w:r>
          </w:p>
        </w:tc>
        <w:tc>
          <w:tcPr>
            <w:tcW w:w="1405" w:type="dxa"/>
            <w:shd w:val="clear" w:color="auto" w:fill="auto"/>
          </w:tcPr>
          <w:p w14:paraId="1D717B4E" w14:textId="77777777" w:rsidR="001B19EB" w:rsidRPr="001B19EB" w:rsidRDefault="001B19EB" w:rsidP="00B77F29">
            <w:pPr>
              <w:adjustRightInd w:val="0"/>
              <w:snapToGrid w:val="0"/>
              <w:jc w:val="center"/>
              <w:rPr>
                <w:color w:val="000000"/>
                <w:sz w:val="20"/>
                <w:szCs w:val="20"/>
              </w:rPr>
            </w:pPr>
            <w:r w:rsidRPr="001B19EB">
              <w:rPr>
                <w:color w:val="000000"/>
                <w:sz w:val="20"/>
                <w:szCs w:val="20"/>
              </w:rPr>
              <w:t>1.99</w:t>
            </w:r>
          </w:p>
        </w:tc>
      </w:tr>
      <w:tr w:rsidR="001B19EB" w:rsidRPr="00B56AA2" w14:paraId="0699FBA0" w14:textId="77777777" w:rsidTr="001B19EB">
        <w:trPr>
          <w:trHeight w:val="135"/>
          <w:jc w:val="center"/>
        </w:trPr>
        <w:tc>
          <w:tcPr>
            <w:tcW w:w="1115" w:type="dxa"/>
            <w:shd w:val="clear" w:color="auto" w:fill="auto"/>
          </w:tcPr>
          <w:p w14:paraId="3E7FB1C4" w14:textId="77777777" w:rsidR="001B19EB" w:rsidRPr="001B19EB" w:rsidRDefault="001B19EB" w:rsidP="00B77F29">
            <w:pPr>
              <w:adjustRightInd w:val="0"/>
              <w:snapToGrid w:val="0"/>
              <w:jc w:val="center"/>
              <w:rPr>
                <w:color w:val="000000"/>
                <w:sz w:val="20"/>
                <w:szCs w:val="20"/>
              </w:rPr>
            </w:pPr>
            <w:r w:rsidRPr="001B19EB">
              <w:rPr>
                <w:color w:val="000000"/>
                <w:sz w:val="20"/>
                <w:szCs w:val="20"/>
              </w:rPr>
              <w:t>DPSO</w:t>
            </w:r>
          </w:p>
        </w:tc>
        <w:tc>
          <w:tcPr>
            <w:tcW w:w="986" w:type="dxa"/>
            <w:shd w:val="clear" w:color="auto" w:fill="auto"/>
          </w:tcPr>
          <w:p w14:paraId="43D38C09" w14:textId="77777777" w:rsidR="001B19EB" w:rsidRPr="001B19EB" w:rsidRDefault="001B19EB" w:rsidP="00B77F29">
            <w:pPr>
              <w:adjustRightInd w:val="0"/>
              <w:snapToGrid w:val="0"/>
              <w:jc w:val="center"/>
              <w:rPr>
                <w:color w:val="000000"/>
                <w:sz w:val="20"/>
                <w:szCs w:val="20"/>
              </w:rPr>
            </w:pPr>
            <w:r w:rsidRPr="001B19EB">
              <w:rPr>
                <w:color w:val="000000"/>
                <w:sz w:val="20"/>
                <w:szCs w:val="20"/>
              </w:rPr>
              <w:t>3.91</w:t>
            </w:r>
          </w:p>
        </w:tc>
        <w:tc>
          <w:tcPr>
            <w:tcW w:w="981" w:type="dxa"/>
            <w:shd w:val="clear" w:color="auto" w:fill="auto"/>
          </w:tcPr>
          <w:p w14:paraId="25B01B5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80</w:t>
            </w:r>
          </w:p>
        </w:tc>
        <w:tc>
          <w:tcPr>
            <w:tcW w:w="982" w:type="dxa"/>
            <w:shd w:val="clear" w:color="auto" w:fill="auto"/>
          </w:tcPr>
          <w:p w14:paraId="701501C3"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0.02</w:t>
            </w:r>
          </w:p>
        </w:tc>
        <w:tc>
          <w:tcPr>
            <w:tcW w:w="985" w:type="dxa"/>
            <w:shd w:val="clear" w:color="auto" w:fill="auto"/>
          </w:tcPr>
          <w:p w14:paraId="70F18209" w14:textId="77777777" w:rsidR="001B19EB" w:rsidRPr="001B19EB" w:rsidRDefault="001B19EB" w:rsidP="00B77F29">
            <w:pPr>
              <w:adjustRightInd w:val="0"/>
              <w:snapToGrid w:val="0"/>
              <w:jc w:val="center"/>
              <w:rPr>
                <w:color w:val="000000"/>
                <w:sz w:val="20"/>
                <w:szCs w:val="20"/>
              </w:rPr>
            </w:pPr>
            <w:r w:rsidRPr="001B19EB">
              <w:rPr>
                <w:color w:val="000000"/>
                <w:sz w:val="20"/>
                <w:szCs w:val="20"/>
              </w:rPr>
              <w:t>7.23</w:t>
            </w:r>
          </w:p>
        </w:tc>
        <w:tc>
          <w:tcPr>
            <w:tcW w:w="985" w:type="dxa"/>
            <w:shd w:val="clear" w:color="auto" w:fill="auto"/>
          </w:tcPr>
          <w:p w14:paraId="7C167832" w14:textId="77777777" w:rsidR="001B19EB" w:rsidRPr="001B19EB" w:rsidRDefault="001B19EB" w:rsidP="00B77F29">
            <w:pPr>
              <w:adjustRightInd w:val="0"/>
              <w:snapToGrid w:val="0"/>
              <w:jc w:val="center"/>
              <w:rPr>
                <w:color w:val="000000"/>
                <w:sz w:val="20"/>
                <w:szCs w:val="20"/>
              </w:rPr>
            </w:pPr>
            <w:r w:rsidRPr="001B19EB">
              <w:rPr>
                <w:color w:val="000000"/>
                <w:sz w:val="20"/>
                <w:szCs w:val="20"/>
              </w:rPr>
              <w:t>1.74</w:t>
            </w:r>
          </w:p>
        </w:tc>
        <w:tc>
          <w:tcPr>
            <w:tcW w:w="1405" w:type="dxa"/>
            <w:shd w:val="clear" w:color="auto" w:fill="auto"/>
          </w:tcPr>
          <w:p w14:paraId="050E09C8" w14:textId="77777777" w:rsidR="001B19EB" w:rsidRPr="001B19EB" w:rsidRDefault="001B19EB" w:rsidP="00B77F29">
            <w:pPr>
              <w:adjustRightInd w:val="0"/>
              <w:snapToGrid w:val="0"/>
              <w:jc w:val="center"/>
              <w:rPr>
                <w:color w:val="000000"/>
                <w:sz w:val="20"/>
                <w:szCs w:val="20"/>
              </w:rPr>
            </w:pPr>
            <w:r w:rsidRPr="001B19EB">
              <w:rPr>
                <w:color w:val="000000"/>
                <w:sz w:val="20"/>
                <w:szCs w:val="20"/>
              </w:rPr>
              <w:t>2.01</w:t>
            </w:r>
          </w:p>
        </w:tc>
      </w:tr>
      <w:tr w:rsidR="001B19EB" w:rsidRPr="00B56AA2" w14:paraId="1A7C9A49" w14:textId="77777777" w:rsidTr="001B19EB">
        <w:trPr>
          <w:trHeight w:val="135"/>
          <w:jc w:val="center"/>
        </w:trPr>
        <w:tc>
          <w:tcPr>
            <w:tcW w:w="1115" w:type="dxa"/>
            <w:shd w:val="clear" w:color="auto" w:fill="auto"/>
          </w:tcPr>
          <w:p w14:paraId="5C56E4EB" w14:textId="3F6C80B8" w:rsidR="001B19EB" w:rsidRPr="001B19EB" w:rsidRDefault="008C1545" w:rsidP="00B77F29">
            <w:pPr>
              <w:adjustRightInd w:val="0"/>
              <w:snapToGrid w:val="0"/>
              <w:jc w:val="center"/>
              <w:rPr>
                <w:color w:val="000000"/>
                <w:sz w:val="20"/>
                <w:szCs w:val="20"/>
              </w:rPr>
            </w:pPr>
            <m:oMath>
              <m:r>
                <w:rPr>
                  <w:rFonts w:ascii="Cambria Math" w:hAnsi="Cambria Math"/>
                  <w:color w:val="000000"/>
                  <w:sz w:val="20"/>
                  <w:szCs w:val="20"/>
                </w:rPr>
                <m:t>p</m:t>
              </m:r>
            </m:oMath>
            <w:r w:rsidR="001B19EB" w:rsidRPr="001B19EB">
              <w:rPr>
                <w:color w:val="000000"/>
                <w:sz w:val="20"/>
                <w:szCs w:val="20"/>
              </w:rPr>
              <w:t>值</w:t>
            </w:r>
          </w:p>
        </w:tc>
        <w:tc>
          <w:tcPr>
            <w:tcW w:w="986" w:type="dxa"/>
            <w:shd w:val="clear" w:color="auto" w:fill="auto"/>
          </w:tcPr>
          <w:p w14:paraId="0C98E344" w14:textId="77777777" w:rsidR="001B19EB" w:rsidRPr="001B19EB" w:rsidRDefault="001B19EB" w:rsidP="00B77F29">
            <w:pPr>
              <w:adjustRightInd w:val="0"/>
              <w:snapToGrid w:val="0"/>
              <w:jc w:val="center"/>
              <w:rPr>
                <w:color w:val="000000"/>
                <w:sz w:val="20"/>
                <w:szCs w:val="20"/>
              </w:rPr>
            </w:pPr>
            <w:r w:rsidRPr="001B19EB">
              <w:rPr>
                <w:color w:val="000000"/>
                <w:sz w:val="20"/>
                <w:szCs w:val="20"/>
              </w:rPr>
              <w:t>0.000</w:t>
            </w:r>
          </w:p>
        </w:tc>
        <w:tc>
          <w:tcPr>
            <w:tcW w:w="981" w:type="dxa"/>
            <w:shd w:val="clear" w:color="auto" w:fill="auto"/>
          </w:tcPr>
          <w:p w14:paraId="60535DA6" w14:textId="77777777" w:rsidR="001B19EB" w:rsidRPr="001B19EB" w:rsidRDefault="001B19EB" w:rsidP="00B77F29">
            <w:pPr>
              <w:adjustRightInd w:val="0"/>
              <w:snapToGrid w:val="0"/>
              <w:jc w:val="center"/>
              <w:rPr>
                <w:color w:val="000000"/>
                <w:sz w:val="20"/>
                <w:szCs w:val="20"/>
              </w:rPr>
            </w:pPr>
          </w:p>
        </w:tc>
        <w:tc>
          <w:tcPr>
            <w:tcW w:w="982" w:type="dxa"/>
            <w:shd w:val="clear" w:color="auto" w:fill="auto"/>
          </w:tcPr>
          <w:p w14:paraId="793CA11D" w14:textId="77777777" w:rsidR="001B19EB" w:rsidRPr="001B19EB" w:rsidRDefault="001B19EB" w:rsidP="00B77F29">
            <w:pPr>
              <w:adjustRightInd w:val="0"/>
              <w:snapToGrid w:val="0"/>
              <w:jc w:val="center"/>
              <w:rPr>
                <w:color w:val="000000"/>
                <w:sz w:val="20"/>
                <w:szCs w:val="20"/>
              </w:rPr>
            </w:pPr>
          </w:p>
        </w:tc>
        <w:tc>
          <w:tcPr>
            <w:tcW w:w="985" w:type="dxa"/>
            <w:shd w:val="clear" w:color="auto" w:fill="auto"/>
          </w:tcPr>
          <w:p w14:paraId="25FDC063" w14:textId="77777777" w:rsidR="001B19EB" w:rsidRPr="001B19EB" w:rsidRDefault="001B19EB" w:rsidP="00B77F29">
            <w:pPr>
              <w:adjustRightInd w:val="0"/>
              <w:snapToGrid w:val="0"/>
              <w:jc w:val="center"/>
              <w:rPr>
                <w:color w:val="000000"/>
                <w:sz w:val="20"/>
                <w:szCs w:val="20"/>
              </w:rPr>
            </w:pPr>
          </w:p>
        </w:tc>
        <w:tc>
          <w:tcPr>
            <w:tcW w:w="985" w:type="dxa"/>
            <w:shd w:val="clear" w:color="auto" w:fill="auto"/>
          </w:tcPr>
          <w:p w14:paraId="12CA4A58" w14:textId="77777777" w:rsidR="001B19EB" w:rsidRPr="001B19EB" w:rsidRDefault="001B19EB" w:rsidP="00B77F29">
            <w:pPr>
              <w:adjustRightInd w:val="0"/>
              <w:snapToGrid w:val="0"/>
              <w:jc w:val="center"/>
              <w:rPr>
                <w:color w:val="000000"/>
                <w:sz w:val="20"/>
                <w:szCs w:val="20"/>
              </w:rPr>
            </w:pPr>
          </w:p>
        </w:tc>
        <w:tc>
          <w:tcPr>
            <w:tcW w:w="1405" w:type="dxa"/>
            <w:shd w:val="clear" w:color="auto" w:fill="auto"/>
          </w:tcPr>
          <w:p w14:paraId="7592C42B" w14:textId="77777777" w:rsidR="001B19EB" w:rsidRPr="001B19EB" w:rsidRDefault="001B19EB" w:rsidP="00B77F29">
            <w:pPr>
              <w:adjustRightInd w:val="0"/>
              <w:snapToGrid w:val="0"/>
              <w:jc w:val="center"/>
              <w:rPr>
                <w:color w:val="000000"/>
                <w:sz w:val="20"/>
                <w:szCs w:val="20"/>
              </w:rPr>
            </w:pPr>
          </w:p>
        </w:tc>
      </w:tr>
    </w:tbl>
    <w:p w14:paraId="2933B341" w14:textId="77777777" w:rsidR="001B19EB" w:rsidRPr="001B19EB" w:rsidRDefault="001B19EB" w:rsidP="001B19EB">
      <w:pPr>
        <w:pStyle w:val="2"/>
        <w:spacing w:before="0" w:after="0" w:line="460" w:lineRule="exact"/>
        <w:rPr>
          <w:rFonts w:ascii="Times New Roman" w:eastAsia="宋体" w:hAnsi="Times New Roman"/>
          <w:sz w:val="24"/>
          <w:szCs w:val="24"/>
        </w:rPr>
      </w:pPr>
      <w:bookmarkStart w:id="33" w:name="_Toc159654706"/>
      <w:bookmarkStart w:id="34" w:name="_Toc160177557"/>
      <w:r w:rsidRPr="001B19EB">
        <w:rPr>
          <w:rFonts w:ascii="Times New Roman" w:eastAsia="宋体" w:hAnsi="Times New Roman"/>
          <w:sz w:val="24"/>
          <w:szCs w:val="24"/>
        </w:rPr>
        <w:t>3</w:t>
      </w:r>
      <w:r w:rsidRPr="001B19EB">
        <w:rPr>
          <w:rFonts w:ascii="Times New Roman" w:eastAsia="宋体" w:hAnsi="Times New Roman" w:hint="eastAsia"/>
          <w:sz w:val="24"/>
          <w:szCs w:val="24"/>
        </w:rPr>
        <w:t xml:space="preserve">.5 </w:t>
      </w:r>
      <w:r w:rsidRPr="001B19EB">
        <w:rPr>
          <w:rFonts w:ascii="Times New Roman" w:eastAsia="宋体" w:hAnsi="Times New Roman" w:hint="eastAsia"/>
          <w:sz w:val="24"/>
          <w:szCs w:val="24"/>
        </w:rPr>
        <w:t>本章小结</w:t>
      </w:r>
      <w:bookmarkEnd w:id="33"/>
      <w:bookmarkEnd w:id="34"/>
    </w:p>
    <w:p w14:paraId="3F707B63" w14:textId="22980AD7" w:rsidR="001B19EB" w:rsidRPr="001B19EB" w:rsidRDefault="001B19EB" w:rsidP="001B19EB">
      <w:pPr>
        <w:spacing w:line="460" w:lineRule="exact"/>
        <w:ind w:firstLineChars="200" w:firstLine="480"/>
        <w:rPr>
          <w:sz w:val="24"/>
        </w:rPr>
      </w:pPr>
      <w:r w:rsidRPr="001B19EB">
        <w:rPr>
          <w:sz w:val="24"/>
        </w:rPr>
        <w:t>本章</w:t>
      </w:r>
      <w:r w:rsidR="00B8186D">
        <w:rPr>
          <w:rFonts w:hint="eastAsia"/>
          <w:sz w:val="24"/>
        </w:rPr>
        <w:t>聚焦于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B19EB">
        <w:rPr>
          <w:sz w:val="24"/>
        </w:rPr>
        <w:t>，主要优化目标是最小</w:t>
      </w:r>
      <w:proofErr w:type="gramStart"/>
      <w:r w:rsidRPr="001B19EB">
        <w:rPr>
          <w:sz w:val="24"/>
        </w:rPr>
        <w:t>化最大</w:t>
      </w:r>
      <w:proofErr w:type="gramEnd"/>
      <w:r w:rsidRPr="001B19EB">
        <w:rPr>
          <w:sz w:val="24"/>
        </w:rPr>
        <w:t>完成时间。</w:t>
      </w:r>
      <w:r w:rsidR="00B8186D">
        <w:rPr>
          <w:rFonts w:hint="eastAsia"/>
          <w:sz w:val="24"/>
        </w:rPr>
        <w:t>为此，</w:t>
      </w:r>
      <w:r w:rsidRPr="001B19EB">
        <w:rPr>
          <w:sz w:val="24"/>
        </w:rPr>
        <w:t>提出了一种</w:t>
      </w:r>
      <w:r w:rsidRPr="001B19EB">
        <w:rPr>
          <w:sz w:val="24"/>
        </w:rPr>
        <w:t>AIG</w:t>
      </w:r>
      <w:r w:rsidRPr="001B19EB">
        <w:rPr>
          <w:sz w:val="24"/>
        </w:rPr>
        <w:t>算法，该算法在求解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B19EB">
        <w:rPr>
          <w:sz w:val="24"/>
        </w:rPr>
        <w:t>时表现出有效性。首先，本章建立了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1B19EB">
        <w:rPr>
          <w:sz w:val="24"/>
        </w:rPr>
        <w:t>的</w:t>
      </w:r>
      <w:r w:rsidRPr="001B19EB">
        <w:rPr>
          <w:sz w:val="24"/>
        </w:rPr>
        <w:t>MILP</w:t>
      </w:r>
      <w:r w:rsidRPr="001B19EB">
        <w:rPr>
          <w:sz w:val="24"/>
        </w:rPr>
        <w:t>模型，并使用</w:t>
      </w:r>
      <w:r w:rsidRPr="001B19EB">
        <w:rPr>
          <w:sz w:val="24"/>
        </w:rPr>
        <w:t>Gurobi</w:t>
      </w:r>
      <w:r w:rsidRPr="001B19EB">
        <w:rPr>
          <w:sz w:val="24"/>
        </w:rPr>
        <w:t>求解器验证了其正确性。其次，</w:t>
      </w:r>
      <w:r w:rsidR="00B8186D" w:rsidRPr="00B8186D">
        <w:rPr>
          <w:rFonts w:hint="eastAsia"/>
          <w:sz w:val="24"/>
        </w:rPr>
        <w:t>对</w:t>
      </w:r>
      <w:r w:rsidR="00B8186D" w:rsidRPr="00B8186D">
        <w:rPr>
          <w:rFonts w:hint="eastAsia"/>
          <w:sz w:val="24"/>
        </w:rPr>
        <w:t>NEH2</w:t>
      </w:r>
      <w:r w:rsidR="00B8186D" w:rsidRPr="00B8186D">
        <w:rPr>
          <w:rFonts w:hint="eastAsia"/>
          <w:sz w:val="24"/>
        </w:rPr>
        <w:t>进行了改进，以适应</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B8186D" w:rsidRPr="00B8186D">
        <w:rPr>
          <w:rFonts w:hint="eastAsia"/>
          <w:sz w:val="24"/>
        </w:rPr>
        <w:t>的问题特性。</w:t>
      </w:r>
      <w:r w:rsidR="00B8186D">
        <w:rPr>
          <w:rFonts w:hint="eastAsia"/>
          <w:sz w:val="24"/>
        </w:rPr>
        <w:t>在</w:t>
      </w:r>
      <w:r w:rsidR="00B8186D">
        <w:rPr>
          <w:rFonts w:hint="eastAsia"/>
          <w:sz w:val="24"/>
        </w:rPr>
        <w:t>AIG</w:t>
      </w:r>
      <w:r w:rsidR="00B8186D">
        <w:rPr>
          <w:rFonts w:hint="eastAsia"/>
          <w:sz w:val="24"/>
        </w:rPr>
        <w:t>中，</w:t>
      </w:r>
      <w:r w:rsidRPr="001B19EB">
        <w:rPr>
          <w:sz w:val="24"/>
        </w:rPr>
        <w:t>设计了一种工厂间的混合邻域搜索策略，以加强工厂之间的协作并探索更多的未知邻域。此外，基于交换的局部搜索策略可以快速改变工件序列，减少计算时间，</w:t>
      </w:r>
      <w:r w:rsidR="00B8186D">
        <w:rPr>
          <w:rFonts w:hint="eastAsia"/>
          <w:sz w:val="24"/>
        </w:rPr>
        <w:t>从而增加</w:t>
      </w:r>
      <w:r w:rsidR="00725356">
        <w:rPr>
          <w:rFonts w:hint="eastAsia"/>
          <w:sz w:val="24"/>
        </w:rPr>
        <w:t>更多</w:t>
      </w:r>
      <w:r w:rsidRPr="001B19EB">
        <w:rPr>
          <w:sz w:val="24"/>
        </w:rPr>
        <w:t>探索</w:t>
      </w:r>
      <w:proofErr w:type="gramStart"/>
      <w:r w:rsidRPr="001B19EB">
        <w:rPr>
          <w:sz w:val="24"/>
        </w:rPr>
        <w:t>解空间</w:t>
      </w:r>
      <w:proofErr w:type="gramEnd"/>
      <w:r w:rsidRPr="001B19EB">
        <w:rPr>
          <w:sz w:val="24"/>
        </w:rPr>
        <w:t>的机会。最后，为了避免过早收敛，引入两种抖动策略来增加解的多样性。</w:t>
      </w:r>
    </w:p>
    <w:p w14:paraId="72D7B002" w14:textId="77777777" w:rsidR="00B8186D" w:rsidRPr="00B8186D" w:rsidRDefault="00B8186D" w:rsidP="00296FF8">
      <w:pPr>
        <w:adjustRightInd w:val="0"/>
        <w:snapToGrid w:val="0"/>
        <w:spacing w:line="460" w:lineRule="exact"/>
        <w:rPr>
          <w:rFonts w:ascii="宋体" w:hAnsi="宋体"/>
          <w:sz w:val="24"/>
        </w:rPr>
      </w:pPr>
    </w:p>
    <w:p w14:paraId="57D9AFFC" w14:textId="4EBA13C0" w:rsidR="001B19EB" w:rsidRDefault="001B19EB" w:rsidP="001B19EB">
      <w:pPr>
        <w:adjustRightInd w:val="0"/>
        <w:snapToGrid w:val="0"/>
        <w:spacing w:line="460" w:lineRule="exact"/>
        <w:rPr>
          <w:rFonts w:ascii="宋体" w:hAnsi="宋体"/>
          <w:sz w:val="24"/>
        </w:rPr>
      </w:pPr>
      <w:r>
        <w:rPr>
          <w:rFonts w:ascii="宋体" w:hAnsi="宋体"/>
          <w:sz w:val="24"/>
        </w:rPr>
        <w:br w:type="page"/>
      </w:r>
    </w:p>
    <w:p w14:paraId="53947A9A" w14:textId="77777777" w:rsidR="000B16DF" w:rsidRDefault="000B16DF" w:rsidP="00F330A5">
      <w:pPr>
        <w:adjustRightInd w:val="0"/>
        <w:snapToGrid w:val="0"/>
        <w:spacing w:line="20" w:lineRule="exact"/>
        <w:rPr>
          <w:rFonts w:ascii="宋体" w:hAnsi="宋体"/>
          <w:sz w:val="24"/>
        </w:rPr>
      </w:pPr>
    </w:p>
    <w:p w14:paraId="7B0FB4B0" w14:textId="77777777" w:rsidR="00F330A5" w:rsidRPr="00F330A5" w:rsidRDefault="00F330A5" w:rsidP="00F330A5">
      <w:pPr>
        <w:pStyle w:val="1"/>
        <w:spacing w:beforeLines="100" w:before="240" w:afterLines="100" w:after="240"/>
        <w:rPr>
          <w:rFonts w:ascii="宋体" w:hAnsi="宋体"/>
          <w:szCs w:val="32"/>
        </w:rPr>
      </w:pPr>
      <w:bookmarkStart w:id="35" w:name="_Toc159654707"/>
      <w:bookmarkStart w:id="36" w:name="_Toc160177558"/>
      <w:r w:rsidRPr="00F330A5">
        <w:rPr>
          <w:rFonts w:ascii="宋体" w:hAnsi="宋体" w:hint="eastAsia"/>
          <w:szCs w:val="32"/>
        </w:rPr>
        <w:t>第四章 分布式阻塞混合流水车间节能调度问题的求解方法</w:t>
      </w:r>
      <w:bookmarkEnd w:id="35"/>
      <w:bookmarkEnd w:id="36"/>
    </w:p>
    <w:p w14:paraId="2493B77B" w14:textId="5AD0F83B" w:rsidR="00F330A5" w:rsidRPr="00F330A5" w:rsidRDefault="00F330A5" w:rsidP="00F330A5">
      <w:pPr>
        <w:pStyle w:val="2"/>
        <w:spacing w:beforeLines="100" w:before="240" w:afterLines="100" w:after="240" w:line="460" w:lineRule="exact"/>
        <w:rPr>
          <w:rFonts w:ascii="Times New Roman" w:eastAsia="宋体" w:hAnsi="Times New Roman"/>
          <w:sz w:val="28"/>
          <w:szCs w:val="28"/>
        </w:rPr>
      </w:pPr>
      <w:bookmarkStart w:id="37" w:name="_Toc159654708"/>
      <w:bookmarkStart w:id="38" w:name="_Toc160177559"/>
      <w:r w:rsidRPr="00F330A5">
        <w:rPr>
          <w:rFonts w:ascii="Times New Roman" w:eastAsia="宋体" w:hAnsi="Times New Roman"/>
          <w:sz w:val="28"/>
          <w:szCs w:val="28"/>
        </w:rPr>
        <w:t xml:space="preserve">4.1 </w:t>
      </w:r>
      <w:del w:id="39" w:author="hanyuyan@lcu-cs.com" w:date="2024-03-13T15:05:00Z">
        <w:r w:rsidRPr="00F330A5" w:rsidDel="00536BBF">
          <w:rPr>
            <w:rFonts w:ascii="Times New Roman" w:eastAsia="宋体" w:hAnsi="Times New Roman" w:hint="eastAsia"/>
            <w:sz w:val="28"/>
            <w:szCs w:val="28"/>
          </w:rPr>
          <w:delText>引言</w:delText>
        </w:r>
      </w:del>
      <w:bookmarkEnd w:id="37"/>
      <w:bookmarkEnd w:id="38"/>
      <w:ins w:id="40" w:author="hanyuyan@lcu-cs.com" w:date="2024-03-13T15:05:00Z">
        <w:r w:rsidR="00536BBF">
          <w:rPr>
            <w:rFonts w:ascii="Times New Roman" w:eastAsia="宋体" w:hAnsi="Times New Roman" w:hint="eastAsia"/>
            <w:sz w:val="28"/>
            <w:szCs w:val="28"/>
          </w:rPr>
          <w:t>研究背景</w:t>
        </w:r>
      </w:ins>
    </w:p>
    <w:p w14:paraId="478C524D" w14:textId="6BBC4A61" w:rsidR="008C5281" w:rsidRPr="008C5281" w:rsidRDefault="00F330A5" w:rsidP="00682F6E">
      <w:pPr>
        <w:spacing w:line="460" w:lineRule="exact"/>
        <w:ind w:firstLineChars="200" w:firstLine="480"/>
        <w:rPr>
          <w:sz w:val="24"/>
        </w:rPr>
      </w:pPr>
      <w:r w:rsidRPr="00F330A5">
        <w:rPr>
          <w:sz w:val="24"/>
        </w:rPr>
        <w:t>本章研究了一种受</w:t>
      </w:r>
      <w:r w:rsidR="007E421F">
        <w:rPr>
          <w:rFonts w:hint="eastAsia"/>
          <w:sz w:val="24"/>
        </w:rPr>
        <w:t>最大</w:t>
      </w:r>
      <w:r w:rsidR="0076560A">
        <w:rPr>
          <w:sz w:val="24"/>
        </w:rPr>
        <w:t>完成时间</w:t>
      </w:r>
      <w:r w:rsidRPr="00F330A5">
        <w:rPr>
          <w:sz w:val="24"/>
        </w:rPr>
        <w:t>上限约束的分布式阻塞混合流水车间</w:t>
      </w:r>
      <w:r w:rsidR="007E421F">
        <w:rPr>
          <w:rFonts w:hint="eastAsia"/>
          <w:sz w:val="24"/>
        </w:rPr>
        <w:t>节能</w:t>
      </w:r>
      <w:r w:rsidRPr="00F330A5">
        <w:rPr>
          <w:sz w:val="24"/>
        </w:rPr>
        <w:t>调度问题</w:t>
      </w:r>
      <w:r w:rsidRPr="00F330A5">
        <w:rPr>
          <w:rFonts w:hint="eastAsia"/>
          <w:sz w:val="24"/>
        </w:rPr>
        <w:t>，</w:t>
      </w:r>
      <w:r w:rsidRPr="00F330A5">
        <w:rPr>
          <w:sz w:val="24"/>
        </w:rPr>
        <w:t>是在</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F330A5">
        <w:rPr>
          <w:sz w:val="24"/>
        </w:rPr>
        <w:t>的基础上</w:t>
      </w:r>
      <w:r w:rsidR="007E421F">
        <w:rPr>
          <w:rFonts w:hint="eastAsia"/>
          <w:sz w:val="24"/>
        </w:rPr>
        <w:t>更改了优化目标，将</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7E421F">
        <w:rPr>
          <w:rFonts w:hint="eastAsia"/>
          <w:sz w:val="24"/>
        </w:rPr>
        <w:t>作为上限</w:t>
      </w:r>
      <w:r w:rsidRPr="00F330A5">
        <w:rPr>
          <w:sz w:val="24"/>
        </w:rPr>
        <w:t>约束，把降低</w:t>
      </w:r>
      <w:r w:rsidRPr="00F330A5">
        <w:rPr>
          <w:rFonts w:hint="eastAsia"/>
          <w:sz w:val="24"/>
        </w:rPr>
        <w:t>总</w:t>
      </w:r>
      <w:r w:rsidRPr="00F330A5">
        <w:rPr>
          <w:sz w:val="24"/>
        </w:rPr>
        <w:t>能量消耗作为优化目标，记为</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330A5">
        <w:rPr>
          <w:sz w:val="24"/>
        </w:rPr>
        <w:t>。在本章中，首先根据问题的性质和特点，建立</w:t>
      </w:r>
      <w:r w:rsidRPr="00F330A5">
        <w:rPr>
          <w:sz w:val="24"/>
        </w:rPr>
        <w:t>MILP</w:t>
      </w:r>
      <w:r w:rsidRPr="00F330A5">
        <w:rPr>
          <w:sz w:val="24"/>
        </w:rPr>
        <w:t>模型，并利用</w:t>
      </w:r>
      <w:r w:rsidRPr="00F330A5">
        <w:rPr>
          <w:sz w:val="24"/>
        </w:rPr>
        <w:t>Gurobi</w:t>
      </w:r>
      <w:r w:rsidRPr="00F330A5">
        <w:rPr>
          <w:sz w:val="24"/>
        </w:rPr>
        <w:t>求解器进行验证。然后为了</w:t>
      </w:r>
      <w:r w:rsidR="007E421F">
        <w:rPr>
          <w:rFonts w:hint="eastAsia"/>
          <w:sz w:val="24"/>
        </w:rPr>
        <w:t>求解</w:t>
      </w:r>
      <w:r w:rsidRPr="00F330A5">
        <w:rPr>
          <w:sz w:val="24"/>
        </w:rPr>
        <w:t>该问题，设计了一种自我调节的</w:t>
      </w:r>
      <w:r w:rsidRPr="00F330A5">
        <w:rPr>
          <w:sz w:val="24"/>
        </w:rPr>
        <w:t>IG</w:t>
      </w:r>
      <w:r w:rsidRPr="00F330A5">
        <w:rPr>
          <w:sz w:val="24"/>
        </w:rPr>
        <w:t>算法（</w:t>
      </w:r>
      <w:r w:rsidRPr="00F330A5">
        <w:rPr>
          <w:rStyle w:val="rynqvb"/>
          <w:sz w:val="24"/>
          <w:lang w:val="en"/>
        </w:rPr>
        <w:t>self-regulating</w:t>
      </w:r>
      <w:r w:rsidRPr="00F330A5">
        <w:rPr>
          <w:sz w:val="24"/>
        </w:rPr>
        <w:t xml:space="preserve"> IG</w:t>
      </w:r>
      <w:r w:rsidRPr="00F330A5">
        <w:rPr>
          <w:sz w:val="24"/>
        </w:rPr>
        <w:t>，</w:t>
      </w:r>
      <w:r w:rsidRPr="00F330A5">
        <w:rPr>
          <w:sz w:val="24"/>
        </w:rPr>
        <w:t>SIG</w:t>
      </w:r>
      <w:r w:rsidRPr="00F330A5">
        <w:rPr>
          <w:sz w:val="24"/>
        </w:rPr>
        <w:t>），旨在根据迭代过程中得出的解自动调整其策略和参数。</w:t>
      </w:r>
      <w:r w:rsidRPr="00F330A5">
        <w:rPr>
          <w:sz w:val="24"/>
        </w:rPr>
        <w:t>SIG</w:t>
      </w:r>
      <w:r w:rsidRPr="00F330A5">
        <w:rPr>
          <w:sz w:val="24"/>
        </w:rPr>
        <w:t>引入了双层破坏重构策略，配以自调节的变邻域下降策略，促进对不同邻域</w:t>
      </w:r>
      <w:proofErr w:type="gramStart"/>
      <w:r w:rsidR="007E421F">
        <w:rPr>
          <w:rFonts w:hint="eastAsia"/>
          <w:sz w:val="24"/>
        </w:rPr>
        <w:t>解</w:t>
      </w:r>
      <w:r w:rsidRPr="00F330A5">
        <w:rPr>
          <w:sz w:val="24"/>
        </w:rPr>
        <w:t>空间</w:t>
      </w:r>
      <w:proofErr w:type="gramEnd"/>
      <w:r w:rsidRPr="00F330A5">
        <w:rPr>
          <w:sz w:val="24"/>
        </w:rPr>
        <w:t>的探索，并增强算法的全局搜索能力。最后为了评估所提出算法的性能，进行了全面的仿真实验。实验结果表明，</w:t>
      </w:r>
      <w:r w:rsidRPr="00F330A5">
        <w:rPr>
          <w:sz w:val="24"/>
        </w:rPr>
        <w:t>SIG</w:t>
      </w:r>
      <w:r w:rsidRPr="00F330A5">
        <w:rPr>
          <w:sz w:val="24"/>
        </w:rPr>
        <w:t>获得的平均总能耗和</w:t>
      </w:r>
      <w:r w:rsidRPr="00F330A5">
        <w:rPr>
          <w:sz w:val="24"/>
        </w:rPr>
        <w:t>RPI</w:t>
      </w:r>
      <w:r w:rsidRPr="00F330A5">
        <w:rPr>
          <w:sz w:val="24"/>
        </w:rPr>
        <w:t>分别比四种对比算法提高了</w:t>
      </w:r>
      <w:r w:rsidRPr="00F330A5">
        <w:rPr>
          <w:sz w:val="24"/>
        </w:rPr>
        <w:t>2.12%</w:t>
      </w:r>
      <w:r w:rsidRPr="00F330A5">
        <w:rPr>
          <w:sz w:val="24"/>
        </w:rPr>
        <w:t>和</w:t>
      </w:r>
      <w:r w:rsidRPr="00F330A5">
        <w:rPr>
          <w:sz w:val="24"/>
        </w:rPr>
        <w:t>82%</w:t>
      </w:r>
      <w:r w:rsidRPr="00F330A5">
        <w:rPr>
          <w:sz w:val="24"/>
        </w:rPr>
        <w:t>。</w:t>
      </w:r>
    </w:p>
    <w:p w14:paraId="5FBFADE7" w14:textId="77777777" w:rsidR="00ED76FE" w:rsidRPr="00ED76FE" w:rsidRDefault="00ED76FE" w:rsidP="00ED76FE">
      <w:pPr>
        <w:pStyle w:val="2"/>
        <w:spacing w:beforeLines="100" w:before="240" w:afterLines="100" w:after="240" w:line="460" w:lineRule="exact"/>
        <w:rPr>
          <w:rFonts w:ascii="Times New Roman" w:eastAsia="宋体" w:hAnsi="Times New Roman"/>
          <w:sz w:val="28"/>
          <w:szCs w:val="28"/>
        </w:rPr>
      </w:pPr>
      <w:bookmarkStart w:id="41" w:name="_Toc159654709"/>
      <w:bookmarkStart w:id="42" w:name="_Toc160177560"/>
      <w:r w:rsidRPr="00ED76FE">
        <w:rPr>
          <w:rFonts w:ascii="Times New Roman" w:eastAsia="宋体" w:hAnsi="Times New Roman"/>
          <w:sz w:val="28"/>
          <w:szCs w:val="28"/>
        </w:rPr>
        <w:t xml:space="preserve">4.2 </w:t>
      </w:r>
      <w:r w:rsidRPr="00ED76FE">
        <w:rPr>
          <w:rFonts w:ascii="Times New Roman" w:eastAsia="宋体" w:hAnsi="Times New Roman" w:hint="eastAsia"/>
          <w:sz w:val="28"/>
          <w:szCs w:val="28"/>
        </w:rPr>
        <w:t>问题描述及数学模型</w:t>
      </w:r>
      <w:bookmarkEnd w:id="41"/>
      <w:bookmarkEnd w:id="42"/>
    </w:p>
    <w:p w14:paraId="577F5BD8" w14:textId="77777777" w:rsidR="00ED76FE" w:rsidRPr="00ED76FE" w:rsidRDefault="00ED76FE" w:rsidP="00ED76FE">
      <w:pPr>
        <w:pStyle w:val="3"/>
        <w:spacing w:before="0" w:after="0" w:line="460" w:lineRule="exact"/>
        <w:rPr>
          <w:sz w:val="24"/>
          <w:szCs w:val="24"/>
        </w:rPr>
      </w:pPr>
      <w:r w:rsidRPr="00ED76FE">
        <w:rPr>
          <w:sz w:val="24"/>
          <w:szCs w:val="24"/>
        </w:rPr>
        <w:t xml:space="preserve">4.2.1 </w:t>
      </w:r>
      <w:r w:rsidRPr="00ED76FE">
        <w:rPr>
          <w:sz w:val="24"/>
          <w:szCs w:val="24"/>
        </w:rPr>
        <w:t>问题描述</w:t>
      </w:r>
    </w:p>
    <w:p w14:paraId="4BF36102" w14:textId="52AE97EA" w:rsidR="00ED76FE" w:rsidRPr="000E6242" w:rsidRDefault="008C1545" w:rsidP="00ED76FE">
      <w:pPr>
        <w:spacing w:line="460" w:lineRule="exact"/>
        <w:ind w:firstLineChars="200" w:firstLine="480"/>
        <w:rPr>
          <w:sz w:val="24"/>
        </w:rPr>
      </w:pP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00ED76FE" w:rsidRPr="000E6242">
        <w:rPr>
          <w:sz w:val="24"/>
        </w:rPr>
        <w:t>是</w:t>
      </w:r>
      <w:r w:rsidR="000E6242" w:rsidRPr="000E6242">
        <w:rPr>
          <w:rFonts w:hint="eastAsia"/>
          <w:sz w:val="24"/>
        </w:rPr>
        <w:t>在</w:t>
      </w:r>
      <w:r w:rsidR="00ED76FE" w:rsidRPr="000E6242">
        <w:rPr>
          <w:rFonts w:hint="eastAsia"/>
          <w:sz w:val="24"/>
        </w:rPr>
        <w:t>第</w:t>
      </w:r>
      <w:r w:rsidR="00EA005D">
        <w:rPr>
          <w:rFonts w:hint="eastAsia"/>
          <w:sz w:val="24"/>
        </w:rPr>
        <w:t>三</w:t>
      </w:r>
      <w:r w:rsidR="00ED76FE" w:rsidRPr="000E6242">
        <w:rPr>
          <w:rFonts w:hint="eastAsia"/>
          <w:sz w:val="24"/>
        </w:rPr>
        <w:t>章</w:t>
      </w:r>
      <w:r w:rsidR="000E6242" w:rsidRPr="000E6242">
        <w:rPr>
          <w:rFonts w:hint="eastAsia"/>
          <w:sz w:val="24"/>
        </w:rPr>
        <w:t>研究</w:t>
      </w:r>
      <w:r w:rsidR="00ED76FE" w:rsidRPr="000E6242">
        <w:rPr>
          <w:rFonts w:hint="eastAsia"/>
          <w:sz w:val="24"/>
        </w:rPr>
        <w:t>问题</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0E6242" w:rsidRPr="000E6242">
        <w:rPr>
          <w:rFonts w:hint="eastAsia"/>
          <w:sz w:val="24"/>
        </w:rPr>
        <w:t>上</w:t>
      </w:r>
      <w:r w:rsidR="00ED76FE" w:rsidRPr="000E6242">
        <w:rPr>
          <w:sz w:val="24"/>
        </w:rPr>
        <w:t>的延伸，可定义为：</w:t>
      </w:r>
      <m:oMath>
        <m:r>
          <w:rPr>
            <w:rFonts w:ascii="Cambria Math" w:hAnsi="Cambria Math"/>
            <w:sz w:val="24"/>
          </w:rPr>
          <m:t>J</m:t>
        </m:r>
      </m:oMath>
      <w:proofErr w:type="gramStart"/>
      <w:r w:rsidR="00ED76FE" w:rsidRPr="000E6242">
        <w:rPr>
          <w:rFonts w:hint="eastAsia"/>
          <w:sz w:val="24"/>
        </w:rPr>
        <w:t>个</w:t>
      </w:r>
      <w:proofErr w:type="gramEnd"/>
      <w:r w:rsidR="00ED76FE" w:rsidRPr="000E6242">
        <w:rPr>
          <w:rFonts w:hint="eastAsia"/>
          <w:sz w:val="24"/>
        </w:rPr>
        <w:t>工件需要分配到</w:t>
      </w:r>
      <m:oMath>
        <m:r>
          <w:rPr>
            <w:rFonts w:ascii="Cambria Math" w:hAnsi="Cambria Math"/>
            <w:sz w:val="24"/>
          </w:rPr>
          <m:t>F</m:t>
        </m:r>
      </m:oMath>
      <w:proofErr w:type="gramStart"/>
      <w:r w:rsidR="00ED76FE" w:rsidRPr="000E6242">
        <w:rPr>
          <w:sz w:val="24"/>
        </w:rPr>
        <w:t>个</w:t>
      </w:r>
      <w:proofErr w:type="gramEnd"/>
      <w:r w:rsidR="00ED76FE" w:rsidRPr="000E6242">
        <w:rPr>
          <w:sz w:val="24"/>
        </w:rPr>
        <w:t>相同的工厂</w:t>
      </w:r>
      <w:r w:rsidR="00ED76FE" w:rsidRPr="000E6242">
        <w:rPr>
          <w:rFonts w:hint="eastAsia"/>
          <w:sz w:val="24"/>
        </w:rPr>
        <w:t>中</w:t>
      </w:r>
      <w:r w:rsidR="00ED76FE" w:rsidRPr="000E6242">
        <w:rPr>
          <w:sz w:val="24"/>
        </w:rPr>
        <w:t>进行</w:t>
      </w:r>
      <w:r w:rsidR="00ED76FE" w:rsidRPr="000E6242">
        <w:rPr>
          <w:rFonts w:hint="eastAsia"/>
          <w:sz w:val="24"/>
        </w:rPr>
        <w:t>加工，</w:t>
      </w:r>
      <w:r w:rsidR="00ED76FE" w:rsidRPr="000E6242">
        <w:rPr>
          <w:sz w:val="24"/>
        </w:rPr>
        <w:t>每个工厂</w:t>
      </w:r>
      <m:oMath>
        <m:r>
          <w:rPr>
            <w:rFonts w:ascii="Cambria Math" w:hAnsi="Cambria Math"/>
            <w:sz w:val="24"/>
          </w:rPr>
          <m:t>f</m:t>
        </m:r>
      </m:oMath>
      <w:r w:rsidR="00ED76FE" w:rsidRPr="000E6242">
        <w:rPr>
          <w:sz w:val="24"/>
        </w:rPr>
        <w:t>具有</w:t>
      </w:r>
      <m:oMath>
        <m:r>
          <w:rPr>
            <w:rFonts w:ascii="Cambria Math" w:hAnsi="Cambria Math"/>
            <w:sz w:val="24"/>
          </w:rPr>
          <m:t>S</m:t>
        </m:r>
      </m:oMath>
      <w:proofErr w:type="gramStart"/>
      <w:r w:rsidR="00ED76FE" w:rsidRPr="000E6242">
        <w:rPr>
          <w:sz w:val="24"/>
        </w:rPr>
        <w:t>个</w:t>
      </w:r>
      <w:proofErr w:type="gramEnd"/>
      <w:r w:rsidR="00ED76FE" w:rsidRPr="000E6242">
        <w:rPr>
          <w:rFonts w:hint="eastAsia"/>
          <w:sz w:val="24"/>
        </w:rPr>
        <w:t>加工</w:t>
      </w:r>
      <w:r w:rsidR="00ED76FE" w:rsidRPr="000E6242">
        <w:rPr>
          <w:sz w:val="24"/>
        </w:rPr>
        <w:t>阶段。每个阶段</w:t>
      </w:r>
      <m:oMath>
        <m:r>
          <w:rPr>
            <w:rFonts w:ascii="Cambria Math" w:hAnsi="Cambria Math"/>
            <w:sz w:val="24"/>
          </w:rPr>
          <m:t>s</m:t>
        </m:r>
      </m:oMath>
      <w:r w:rsidR="00ED76FE" w:rsidRPr="000E6242">
        <w:rPr>
          <w:sz w:val="24"/>
        </w:rPr>
        <w:t>都有</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00ED76FE" w:rsidRPr="000E6242">
        <w:rPr>
          <w:rFonts w:hint="eastAsia"/>
          <w:sz w:val="24"/>
        </w:rPr>
        <w:t>台</w:t>
      </w:r>
      <w:r w:rsidR="00ED76FE" w:rsidRPr="000E6242">
        <w:rPr>
          <w:sz w:val="24"/>
        </w:rPr>
        <w:t>机器，至少有一个阶段具有</w:t>
      </w:r>
      <w:r w:rsidR="00ED76FE" w:rsidRPr="000E6242">
        <w:rPr>
          <w:sz w:val="24"/>
        </w:rPr>
        <w:t>2</w:t>
      </w:r>
      <w:r w:rsidR="00ED76FE" w:rsidRPr="000E6242">
        <w:rPr>
          <w:sz w:val="24"/>
        </w:rPr>
        <w:t>台或更多机器。</w:t>
      </w:r>
      <w:r w:rsidR="00ED76FE" w:rsidRPr="000E6242">
        <w:rPr>
          <w:rFonts w:hint="eastAsia"/>
          <w:sz w:val="24"/>
        </w:rPr>
        <w:t>本章</w:t>
      </w:r>
      <w:r w:rsidR="00ED76FE" w:rsidRPr="000E6242">
        <w:rPr>
          <w:sz w:val="24"/>
        </w:rPr>
        <w:t>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00ED76FE" w:rsidRPr="000E6242">
        <w:rPr>
          <w:sz w:val="24"/>
        </w:rPr>
        <w:t>的研究基于以下假设：</w:t>
      </w:r>
    </w:p>
    <w:p w14:paraId="52DD6703" w14:textId="266ECDA8"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1</w:t>
      </w:r>
      <w:r w:rsidRPr="00ED76FE">
        <w:rPr>
          <w:rFonts w:hint="eastAsia"/>
          <w:sz w:val="24"/>
        </w:rPr>
        <w:t>）</w:t>
      </w:r>
      <w:r w:rsidR="00293D3B">
        <w:rPr>
          <w:rFonts w:hint="eastAsia"/>
          <w:sz w:val="24"/>
        </w:rPr>
        <w:t>初始时</w:t>
      </w:r>
      <w:r w:rsidRPr="00ED76FE">
        <w:rPr>
          <w:sz w:val="24"/>
        </w:rPr>
        <w:t>，所有工件</w:t>
      </w:r>
      <w:r w:rsidR="00293D3B">
        <w:rPr>
          <w:rFonts w:hint="eastAsia"/>
          <w:sz w:val="24"/>
        </w:rPr>
        <w:t>和</w:t>
      </w:r>
      <w:r w:rsidRPr="00ED76FE">
        <w:rPr>
          <w:sz w:val="24"/>
        </w:rPr>
        <w:t>机器都可以</w:t>
      </w:r>
      <w:r w:rsidR="00293D3B">
        <w:rPr>
          <w:rFonts w:hint="eastAsia"/>
          <w:sz w:val="24"/>
        </w:rPr>
        <w:t>被加工和</w:t>
      </w:r>
      <w:r w:rsidRPr="00ED76FE">
        <w:rPr>
          <w:sz w:val="24"/>
        </w:rPr>
        <w:t>调度</w:t>
      </w:r>
      <w:r w:rsidRPr="00ED76FE">
        <w:rPr>
          <w:rFonts w:hint="eastAsia"/>
          <w:sz w:val="24"/>
        </w:rPr>
        <w:t>；</w:t>
      </w:r>
    </w:p>
    <w:p w14:paraId="12C5BD67" w14:textId="77777777"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2</w:t>
      </w:r>
      <w:r w:rsidRPr="00ED76FE">
        <w:rPr>
          <w:rFonts w:hint="eastAsia"/>
          <w:sz w:val="24"/>
        </w:rPr>
        <w:t>）工件</w:t>
      </w:r>
      <w:r w:rsidRPr="00ED76FE">
        <w:rPr>
          <w:sz w:val="24"/>
        </w:rPr>
        <w:t>可以在任何工厂中进行</w:t>
      </w:r>
      <w:r w:rsidRPr="00ED76FE">
        <w:rPr>
          <w:rFonts w:hint="eastAsia"/>
          <w:sz w:val="24"/>
        </w:rPr>
        <w:t>加工</w:t>
      </w:r>
      <w:r w:rsidRPr="00ED76FE">
        <w:rPr>
          <w:sz w:val="24"/>
        </w:rPr>
        <w:t>，但一旦分配给</w:t>
      </w:r>
      <w:r w:rsidRPr="00ED76FE">
        <w:rPr>
          <w:rFonts w:hint="eastAsia"/>
          <w:sz w:val="24"/>
        </w:rPr>
        <w:t>某</w:t>
      </w:r>
      <w:r w:rsidRPr="00ED76FE">
        <w:rPr>
          <w:sz w:val="24"/>
        </w:rPr>
        <w:t>个工厂，不</w:t>
      </w:r>
      <w:r w:rsidRPr="00ED76FE">
        <w:rPr>
          <w:rFonts w:hint="eastAsia"/>
          <w:sz w:val="24"/>
        </w:rPr>
        <w:t>允许</w:t>
      </w:r>
      <w:r w:rsidRPr="00ED76FE">
        <w:rPr>
          <w:sz w:val="24"/>
        </w:rPr>
        <w:t>中途切换到另一个工厂</w:t>
      </w:r>
      <w:r w:rsidRPr="00ED76FE">
        <w:rPr>
          <w:rFonts w:hint="eastAsia"/>
          <w:sz w:val="24"/>
        </w:rPr>
        <w:t>；</w:t>
      </w:r>
    </w:p>
    <w:p w14:paraId="46FFCDB1" w14:textId="0C9F64EC"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3</w:t>
      </w:r>
      <w:r w:rsidRPr="00ED76FE">
        <w:rPr>
          <w:rFonts w:hint="eastAsia"/>
          <w:sz w:val="24"/>
        </w:rPr>
        <w:t>）</w:t>
      </w:r>
      <w:r w:rsidRPr="00ED76FE">
        <w:rPr>
          <w:sz w:val="24"/>
        </w:rPr>
        <w:t>所有</w:t>
      </w:r>
      <w:r w:rsidRPr="00ED76FE">
        <w:rPr>
          <w:rFonts w:hint="eastAsia"/>
          <w:sz w:val="24"/>
        </w:rPr>
        <w:t>工件</w:t>
      </w:r>
      <w:r w:rsidRPr="00ED76FE">
        <w:rPr>
          <w:sz w:val="24"/>
        </w:rPr>
        <w:t>按顺序进行</w:t>
      </w:r>
      <w:r w:rsidRPr="00ED76FE">
        <w:rPr>
          <w:rFonts w:hint="eastAsia"/>
          <w:sz w:val="24"/>
        </w:rPr>
        <w:t>加工</w:t>
      </w:r>
      <w:r w:rsidRPr="00ED76FE">
        <w:rPr>
          <w:sz w:val="24"/>
        </w:rPr>
        <w:t>，不允许跳过</w:t>
      </w:r>
      <w:r w:rsidRPr="00ED76FE">
        <w:rPr>
          <w:rFonts w:hint="eastAsia"/>
          <w:sz w:val="24"/>
        </w:rPr>
        <w:t>任一</w:t>
      </w:r>
      <w:r w:rsidRPr="00ED76FE">
        <w:rPr>
          <w:sz w:val="24"/>
        </w:rPr>
        <w:t>阶段</w:t>
      </w:r>
      <w:r w:rsidR="00E21997">
        <w:rPr>
          <w:rFonts w:hint="eastAsia"/>
          <w:sz w:val="24"/>
        </w:rPr>
        <w:t>，且</w:t>
      </w:r>
      <w:r w:rsidRPr="00ED76FE">
        <w:rPr>
          <w:sz w:val="24"/>
        </w:rPr>
        <w:t>一个</w:t>
      </w:r>
      <w:r w:rsidRPr="00ED76FE">
        <w:rPr>
          <w:rFonts w:hint="eastAsia"/>
          <w:sz w:val="24"/>
        </w:rPr>
        <w:t>工件</w:t>
      </w:r>
      <w:r w:rsidR="00E21997">
        <w:rPr>
          <w:rFonts w:hint="eastAsia"/>
          <w:sz w:val="24"/>
        </w:rPr>
        <w:t>一次</w:t>
      </w:r>
      <w:r w:rsidRPr="00ED76FE">
        <w:rPr>
          <w:sz w:val="24"/>
        </w:rPr>
        <w:t>只能由一台机器</w:t>
      </w:r>
      <w:r w:rsidRPr="00ED76FE">
        <w:rPr>
          <w:rFonts w:hint="eastAsia"/>
          <w:sz w:val="24"/>
        </w:rPr>
        <w:t>加工</w:t>
      </w:r>
      <w:r w:rsidRPr="00ED76FE">
        <w:rPr>
          <w:sz w:val="24"/>
        </w:rPr>
        <w:t>，一台机器一次只能</w:t>
      </w:r>
      <w:r w:rsidRPr="00ED76FE">
        <w:rPr>
          <w:rFonts w:hint="eastAsia"/>
          <w:sz w:val="24"/>
        </w:rPr>
        <w:t>加工</w:t>
      </w:r>
      <w:r w:rsidRPr="00ED76FE">
        <w:rPr>
          <w:sz w:val="24"/>
        </w:rPr>
        <w:t>一个</w:t>
      </w:r>
      <w:r w:rsidRPr="00ED76FE">
        <w:rPr>
          <w:rFonts w:hint="eastAsia"/>
          <w:sz w:val="24"/>
        </w:rPr>
        <w:t>工件</w:t>
      </w:r>
      <w:r w:rsidR="00E21997">
        <w:rPr>
          <w:rFonts w:hint="eastAsia"/>
          <w:sz w:val="24"/>
        </w:rPr>
        <w:t>；</w:t>
      </w:r>
    </w:p>
    <w:p w14:paraId="5E82DEC2" w14:textId="52A57C49"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4</w:t>
      </w:r>
      <w:r w:rsidRPr="00ED76FE">
        <w:rPr>
          <w:rFonts w:hint="eastAsia"/>
          <w:sz w:val="24"/>
        </w:rPr>
        <w:t>）</w:t>
      </w:r>
      <w:r w:rsidRPr="00ED76FE">
        <w:rPr>
          <w:sz w:val="24"/>
        </w:rPr>
        <w:t>所有</w:t>
      </w:r>
      <w:r w:rsidRPr="00ED76FE">
        <w:rPr>
          <w:rFonts w:hint="eastAsia"/>
          <w:sz w:val="24"/>
        </w:rPr>
        <w:t>工件</w:t>
      </w:r>
      <w:r w:rsidRPr="00ED76FE">
        <w:rPr>
          <w:sz w:val="24"/>
        </w:rPr>
        <w:t>应连续</w:t>
      </w:r>
      <w:r w:rsidRPr="00ED76FE">
        <w:rPr>
          <w:rFonts w:hint="eastAsia"/>
          <w:sz w:val="24"/>
        </w:rPr>
        <w:t>加工</w:t>
      </w:r>
      <w:r w:rsidRPr="00ED76FE">
        <w:rPr>
          <w:sz w:val="24"/>
        </w:rPr>
        <w:t>，不</w:t>
      </w:r>
      <w:r w:rsidRPr="00ED76FE">
        <w:rPr>
          <w:rFonts w:hint="eastAsia"/>
          <w:sz w:val="24"/>
        </w:rPr>
        <w:t>得</w:t>
      </w:r>
      <w:r w:rsidRPr="00ED76FE">
        <w:rPr>
          <w:sz w:val="24"/>
        </w:rPr>
        <w:t>中断</w:t>
      </w:r>
      <w:r w:rsidRPr="00ED76FE">
        <w:rPr>
          <w:rFonts w:hint="eastAsia"/>
          <w:sz w:val="24"/>
        </w:rPr>
        <w:t>加工</w:t>
      </w:r>
      <w:r w:rsidRPr="00ED76FE">
        <w:rPr>
          <w:sz w:val="24"/>
        </w:rPr>
        <w:t>或抢占机器</w:t>
      </w:r>
      <w:r w:rsidR="00E21997">
        <w:rPr>
          <w:rFonts w:hint="eastAsia"/>
          <w:sz w:val="24"/>
        </w:rPr>
        <w:t>；</w:t>
      </w:r>
    </w:p>
    <w:p w14:paraId="5DA8A20D" w14:textId="0F9714B3"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5</w:t>
      </w:r>
      <w:r w:rsidRPr="00ED76FE">
        <w:rPr>
          <w:rFonts w:hint="eastAsia"/>
          <w:sz w:val="24"/>
        </w:rPr>
        <w:t>）</w:t>
      </w:r>
      <w:r w:rsidRPr="00ED76FE">
        <w:rPr>
          <w:sz w:val="24"/>
        </w:rPr>
        <w:t>相邻阶段之间不存在缓冲区。当下一阶段的机器忙碌时，</w:t>
      </w:r>
      <w:r w:rsidRPr="00ED76FE">
        <w:rPr>
          <w:rFonts w:hint="eastAsia"/>
          <w:sz w:val="24"/>
        </w:rPr>
        <w:t>工件</w:t>
      </w:r>
      <w:r w:rsidRPr="00ED76FE">
        <w:rPr>
          <w:sz w:val="24"/>
        </w:rPr>
        <w:t>将被阻塞在当前机器上</w:t>
      </w:r>
      <w:r w:rsidR="00E21997">
        <w:rPr>
          <w:rFonts w:hint="eastAsia"/>
          <w:sz w:val="24"/>
        </w:rPr>
        <w:t>；</w:t>
      </w:r>
    </w:p>
    <w:p w14:paraId="295DA3F1" w14:textId="2CE43FA0" w:rsidR="00ED76FE" w:rsidRPr="00ED76FE" w:rsidRDefault="00ED76FE" w:rsidP="00ED76FE">
      <w:pPr>
        <w:spacing w:line="460" w:lineRule="exact"/>
        <w:ind w:firstLineChars="200" w:firstLine="480"/>
        <w:rPr>
          <w:sz w:val="24"/>
        </w:rPr>
      </w:pPr>
      <w:r w:rsidRPr="00ED76FE">
        <w:rPr>
          <w:rFonts w:hint="eastAsia"/>
          <w:sz w:val="24"/>
        </w:rPr>
        <w:t>（</w:t>
      </w:r>
      <w:r w:rsidRPr="00ED76FE">
        <w:rPr>
          <w:sz w:val="24"/>
        </w:rPr>
        <w:t>6</w:t>
      </w:r>
      <w:r w:rsidRPr="00ED76FE">
        <w:rPr>
          <w:rFonts w:hint="eastAsia"/>
          <w:sz w:val="24"/>
        </w:rPr>
        <w:t>）</w:t>
      </w:r>
      <w:r w:rsidRPr="00ED76FE">
        <w:rPr>
          <w:sz w:val="24"/>
        </w:rPr>
        <w:t>所有工厂的</w:t>
      </w:r>
      <w:r w:rsidRPr="00ED76FE">
        <w:rPr>
          <w:rFonts w:hint="eastAsia"/>
          <w:sz w:val="24"/>
        </w:rPr>
        <w:t>最大完成时间不能</w:t>
      </w:r>
      <w:r w:rsidRPr="00ED76FE">
        <w:rPr>
          <w:sz w:val="24"/>
        </w:rPr>
        <w:t>超过</w:t>
      </w:r>
      <w:r w:rsidR="00E21997">
        <w:rPr>
          <w:rFonts w:hint="eastAsia"/>
          <w:sz w:val="24"/>
        </w:rPr>
        <w:t>最大完成</w:t>
      </w:r>
      <w:r w:rsidRPr="00ED76FE">
        <w:rPr>
          <w:sz w:val="24"/>
        </w:rPr>
        <w:t>时间</w:t>
      </w:r>
      <w:r w:rsidR="00E21997">
        <w:rPr>
          <w:rFonts w:hint="eastAsia"/>
          <w:sz w:val="24"/>
        </w:rPr>
        <w:t>的</w:t>
      </w:r>
      <w:r w:rsidRPr="00ED76FE">
        <w:rPr>
          <w:sz w:val="24"/>
        </w:rPr>
        <w:t>上限。</w:t>
      </w:r>
    </w:p>
    <w:p w14:paraId="09E92BD9" w14:textId="5F0A0F7B" w:rsidR="000E6242" w:rsidRPr="00ED76FE" w:rsidRDefault="00ED76FE" w:rsidP="000E6242">
      <w:pPr>
        <w:spacing w:line="460" w:lineRule="exact"/>
        <w:ind w:firstLineChars="200" w:firstLine="480"/>
        <w:rPr>
          <w:sz w:val="24"/>
        </w:rPr>
      </w:pPr>
      <w:r w:rsidRPr="00ED76FE">
        <w:rPr>
          <w:rFonts w:hint="eastAsia"/>
          <w:sz w:val="24"/>
        </w:rPr>
        <w:lastRenderedPageBreak/>
        <w:t>另外，</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D76FE">
        <w:rPr>
          <w:rFonts w:hint="eastAsia"/>
          <w:sz w:val="24"/>
        </w:rPr>
        <w:t>需要考虑阻塞状态和空闲状态，优化目标是在不超过</w:t>
      </w:r>
      <w:r w:rsidR="00E21997">
        <w:rPr>
          <w:rFonts w:hint="eastAsia"/>
          <w:sz w:val="24"/>
        </w:rPr>
        <w:t>最大完成</w:t>
      </w:r>
      <w:r w:rsidRPr="00ED76FE">
        <w:rPr>
          <w:rFonts w:hint="eastAsia"/>
          <w:sz w:val="24"/>
        </w:rPr>
        <w:t>时间</w:t>
      </w:r>
      <w:r w:rsidRPr="00ED76FE">
        <w:rPr>
          <w:sz w:val="24"/>
        </w:rPr>
        <w:t>上限的情况下最小化所有工厂的</w:t>
      </w:r>
      <w:r w:rsidRPr="00ED76FE">
        <w:rPr>
          <w:rFonts w:hint="eastAsia"/>
          <w:sz w:val="24"/>
        </w:rPr>
        <w:t>总能耗</w:t>
      </w:r>
      <w:r w:rsidRPr="00ED76FE">
        <w:rPr>
          <w:sz w:val="24"/>
        </w:rPr>
        <w:t>。</w:t>
      </w:r>
    </w:p>
    <w:p w14:paraId="64630550" w14:textId="77777777" w:rsidR="00ED76FE" w:rsidRPr="00ED76FE" w:rsidRDefault="00ED76FE" w:rsidP="00ED76FE">
      <w:pPr>
        <w:pStyle w:val="3"/>
        <w:spacing w:before="0" w:after="0" w:line="460" w:lineRule="exact"/>
        <w:rPr>
          <w:sz w:val="24"/>
          <w:szCs w:val="24"/>
        </w:rPr>
      </w:pPr>
      <w:r w:rsidRPr="00ED76FE">
        <w:rPr>
          <w:sz w:val="24"/>
          <w:szCs w:val="24"/>
        </w:rPr>
        <w:t xml:space="preserve">4.2.2 </w:t>
      </w:r>
      <w:r w:rsidRPr="00ED76FE">
        <w:rPr>
          <w:sz w:val="24"/>
          <w:szCs w:val="24"/>
        </w:rPr>
        <w:t>数学模型</w:t>
      </w:r>
    </w:p>
    <w:p w14:paraId="45CFC86C" w14:textId="77777777" w:rsidR="00ED76FE" w:rsidRPr="00ED76FE" w:rsidRDefault="00ED76FE" w:rsidP="00ED76FE">
      <w:pPr>
        <w:spacing w:line="460" w:lineRule="exact"/>
        <w:ind w:firstLineChars="200" w:firstLine="482"/>
        <w:rPr>
          <w:b/>
          <w:bCs/>
          <w:sz w:val="24"/>
        </w:rPr>
      </w:pPr>
      <w:r w:rsidRPr="00ED76FE">
        <w:rPr>
          <w:b/>
          <w:bCs/>
          <w:sz w:val="24"/>
        </w:rPr>
        <w:t>数学符号</w:t>
      </w:r>
    </w:p>
    <w:p w14:paraId="4F48A276" w14:textId="0BA0F591" w:rsidR="00ED76FE" w:rsidRPr="00ED76FE" w:rsidRDefault="008C1545" w:rsidP="00ED76FE">
      <w:pPr>
        <w:spacing w:line="460" w:lineRule="exact"/>
        <w:ind w:firstLineChars="200" w:firstLine="480"/>
        <w:rPr>
          <w:sz w:val="24"/>
        </w:rPr>
      </w:pPr>
      <m:oMath>
        <m:r>
          <w:rPr>
            <w:rFonts w:ascii="Cambria Math" w:hAnsi="Cambria Math"/>
            <w:sz w:val="24"/>
          </w:rPr>
          <m:t>J</m:t>
        </m:r>
      </m:oMath>
      <w:r w:rsidR="00ED76FE" w:rsidRPr="00ED76FE">
        <w:rPr>
          <w:sz w:val="24"/>
        </w:rPr>
        <w:t>：工件的总数；</w:t>
      </w:r>
    </w:p>
    <w:p w14:paraId="308D70CB" w14:textId="2D7725F2" w:rsidR="00ED76FE" w:rsidRPr="00ED76FE" w:rsidRDefault="008C1545" w:rsidP="00ED76FE">
      <w:pPr>
        <w:spacing w:line="460" w:lineRule="exact"/>
        <w:ind w:firstLineChars="200" w:firstLine="480"/>
        <w:rPr>
          <w:sz w:val="24"/>
        </w:rPr>
      </w:pPr>
      <m:oMath>
        <m:r>
          <w:rPr>
            <w:rFonts w:ascii="Cambria Math" w:hAnsi="Cambria Math"/>
            <w:sz w:val="24"/>
          </w:rPr>
          <m:t>F</m:t>
        </m:r>
      </m:oMath>
      <w:r w:rsidR="00ED76FE" w:rsidRPr="00ED76FE">
        <w:rPr>
          <w:sz w:val="24"/>
        </w:rPr>
        <w:t>：工厂的总数；</w:t>
      </w:r>
    </w:p>
    <w:p w14:paraId="3D2CF31D" w14:textId="3FE33A70" w:rsidR="00ED76FE" w:rsidRPr="00ED76FE" w:rsidRDefault="008C1545" w:rsidP="00ED76FE">
      <w:pPr>
        <w:spacing w:line="460" w:lineRule="exact"/>
        <w:ind w:firstLineChars="200" w:firstLine="480"/>
        <w:rPr>
          <w:sz w:val="24"/>
        </w:rPr>
      </w:pPr>
      <m:oMath>
        <m:r>
          <w:rPr>
            <w:rFonts w:ascii="Cambria Math" w:hAnsi="Cambria Math"/>
            <w:sz w:val="24"/>
          </w:rPr>
          <m:t>S</m:t>
        </m:r>
      </m:oMath>
      <w:r w:rsidR="00ED76FE" w:rsidRPr="00ED76FE">
        <w:rPr>
          <w:sz w:val="24"/>
        </w:rPr>
        <w:t>：加工阶段的总数；</w:t>
      </w:r>
    </w:p>
    <w:p w14:paraId="00777170" w14:textId="5717E0B9" w:rsidR="00ED76FE" w:rsidRPr="00ED76FE" w:rsidRDefault="008C1545" w:rsidP="00ED76FE">
      <w:pPr>
        <w:spacing w:line="460" w:lineRule="exact"/>
        <w:ind w:firstLineChars="200" w:firstLine="480"/>
        <w:rPr>
          <w:sz w:val="24"/>
        </w:rPr>
      </w:pPr>
      <m:oMath>
        <m:r>
          <w:rPr>
            <w:rFonts w:ascii="Cambria Math" w:hAnsi="Cambria Math"/>
            <w:sz w:val="24"/>
          </w:rPr>
          <m:t>j</m:t>
        </m:r>
      </m:oMath>
      <w:r w:rsidR="00ED76FE" w:rsidRPr="00ED76FE">
        <w:rPr>
          <w:sz w:val="24"/>
        </w:rPr>
        <w:t>：工件的序号，</w:t>
      </w:r>
      <m:oMath>
        <m:r>
          <w:rPr>
            <w:rFonts w:ascii="Cambria Math" w:hAnsi="Cambria Math"/>
            <w:sz w:val="24"/>
          </w:rPr>
          <m:t>j∈</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J</m:t>
            </m:r>
          </m:e>
        </m:d>
      </m:oMath>
      <w:r w:rsidR="00ED76FE" w:rsidRPr="00ED76FE">
        <w:rPr>
          <w:sz w:val="24"/>
        </w:rPr>
        <w:t>；</w:t>
      </w:r>
    </w:p>
    <w:p w14:paraId="01477742" w14:textId="1D0E8C88" w:rsidR="00ED76FE" w:rsidRPr="00ED76FE" w:rsidRDefault="008C1545" w:rsidP="00ED76FE">
      <w:pPr>
        <w:spacing w:line="460" w:lineRule="exact"/>
        <w:ind w:firstLineChars="200" w:firstLine="480"/>
        <w:rPr>
          <w:sz w:val="24"/>
        </w:rPr>
      </w:pPr>
      <m:oMath>
        <m:r>
          <w:rPr>
            <w:rFonts w:ascii="Cambria Math" w:hAnsi="Cambria Math"/>
            <w:sz w:val="24"/>
          </w:rPr>
          <m:t>f</m:t>
        </m:r>
      </m:oMath>
      <w:r w:rsidR="00ED76FE" w:rsidRPr="00ED76FE">
        <w:rPr>
          <w:sz w:val="24"/>
        </w:rPr>
        <w:t>：工厂的序号，</w:t>
      </w:r>
      <m:oMath>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ED76FE" w:rsidRPr="00ED76FE">
        <w:rPr>
          <w:sz w:val="24"/>
        </w:rPr>
        <w:t>；</w:t>
      </w:r>
    </w:p>
    <w:p w14:paraId="2DB6E0D7" w14:textId="06214312" w:rsidR="00ED76FE" w:rsidRPr="00ED76FE" w:rsidRDefault="008C1545" w:rsidP="00ED76FE">
      <w:pPr>
        <w:spacing w:line="460" w:lineRule="exact"/>
        <w:ind w:firstLineChars="200" w:firstLine="480"/>
        <w:rPr>
          <w:sz w:val="24"/>
        </w:rPr>
      </w:pPr>
      <m:oMath>
        <m:r>
          <w:rPr>
            <w:rFonts w:ascii="Cambria Math" w:hAnsi="Cambria Math"/>
            <w:sz w:val="24"/>
          </w:rPr>
          <m:t>s</m:t>
        </m:r>
      </m:oMath>
      <w:r w:rsidR="00ED76FE" w:rsidRPr="00ED76FE">
        <w:rPr>
          <w:sz w:val="24"/>
        </w:rPr>
        <w:t>：加工阶段的序号，</w:t>
      </w:r>
      <m:oMath>
        <m:r>
          <w:rPr>
            <w:rFonts w:ascii="Cambria Math" w:hAnsi="Cambria Math"/>
            <w:sz w:val="24"/>
          </w:rPr>
          <m:t>s∈</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e>
        </m:d>
      </m:oMath>
      <w:r w:rsidR="00ED76FE" w:rsidRPr="00ED76FE">
        <w:rPr>
          <w:sz w:val="24"/>
        </w:rPr>
        <w:t>；</w:t>
      </w:r>
    </w:p>
    <w:p w14:paraId="5BDC707B" w14:textId="1FD47941"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00ED76FE" w:rsidRPr="00ED76FE">
        <w:rPr>
          <w:sz w:val="24"/>
        </w:rPr>
        <w:t>：工厂</w:t>
      </w:r>
      <m:oMath>
        <m:r>
          <w:rPr>
            <w:rFonts w:ascii="Cambria Math" w:hAnsi="Cambria Math"/>
            <w:sz w:val="24"/>
          </w:rPr>
          <m:t>f</m:t>
        </m:r>
      </m:oMath>
      <w:r w:rsidR="00ED76FE" w:rsidRPr="00ED76FE">
        <w:rPr>
          <w:sz w:val="24"/>
        </w:rPr>
        <w:t>中，</w:t>
      </w:r>
      <w:proofErr w:type="gramStart"/>
      <w:r w:rsidR="00ED76FE" w:rsidRPr="00ED76FE">
        <w:rPr>
          <w:sz w:val="24"/>
        </w:rPr>
        <w:t>在阶段</w:t>
      </w:r>
      <w:proofErr w:type="gramEnd"/>
      <m:oMath>
        <m:r>
          <w:rPr>
            <w:rFonts w:ascii="Cambria Math" w:hAnsi="Cambria Math"/>
            <w:sz w:val="24"/>
          </w:rPr>
          <m:t>s</m:t>
        </m:r>
      </m:oMath>
      <w:r w:rsidR="00ED76FE" w:rsidRPr="00ED76FE">
        <w:rPr>
          <w:sz w:val="24"/>
        </w:rPr>
        <w:t>上的并行机的数量；</w:t>
      </w:r>
    </w:p>
    <w:p w14:paraId="32D3FE1B" w14:textId="17B0BECC" w:rsidR="00ED76FE" w:rsidRPr="00ED76FE" w:rsidRDefault="008C1545" w:rsidP="00ED76FE">
      <w:pPr>
        <w:spacing w:line="460" w:lineRule="exact"/>
        <w:ind w:firstLineChars="200" w:firstLine="480"/>
        <w:rPr>
          <w:sz w:val="24"/>
        </w:rPr>
      </w:pPr>
      <m:oMath>
        <m:r>
          <w:rPr>
            <w:rFonts w:ascii="Cambria Math" w:hAnsi="Cambria Math"/>
            <w:sz w:val="24"/>
          </w:rPr>
          <m:t>m</m:t>
        </m:r>
      </m:oMath>
      <w:r w:rsidR="00ED76FE" w:rsidRPr="00ED76FE">
        <w:rPr>
          <w:sz w:val="24"/>
        </w:rPr>
        <w:t>：</w:t>
      </w:r>
      <w:proofErr w:type="gramStart"/>
      <w:r w:rsidR="00ED76FE" w:rsidRPr="00ED76FE">
        <w:rPr>
          <w:sz w:val="24"/>
        </w:rPr>
        <w:t>在阶段</w:t>
      </w:r>
      <w:proofErr w:type="gramEnd"/>
      <m:oMath>
        <m:r>
          <w:rPr>
            <w:rFonts w:ascii="Cambria Math" w:hAnsi="Cambria Math"/>
            <w:sz w:val="24"/>
          </w:rPr>
          <m:t>s</m:t>
        </m:r>
      </m:oMath>
      <w:r w:rsidR="00ED76FE" w:rsidRPr="00ED76FE">
        <w:rPr>
          <w:sz w:val="24"/>
        </w:rPr>
        <w:t>上的并行机的序号，</w:t>
      </w:r>
      <m:oMath>
        <m:r>
          <w:rPr>
            <w:rFonts w:ascii="Cambria Math" w:hAnsi="Cambria Math"/>
            <w:sz w:val="24"/>
          </w:rPr>
          <m:t>m∈</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e>
        </m:d>
      </m:oMath>
      <w:r w:rsidR="00ED76FE" w:rsidRPr="00ED76FE">
        <w:rPr>
          <w:sz w:val="24"/>
        </w:rPr>
        <w:t>；</w:t>
      </w:r>
    </w:p>
    <w:p w14:paraId="09C824AF" w14:textId="15177A79" w:rsidR="00ED76FE" w:rsidRPr="00ED76FE" w:rsidRDefault="008C1545" w:rsidP="00ED76FE">
      <w:pPr>
        <w:spacing w:line="460" w:lineRule="exact"/>
        <w:ind w:firstLineChars="200" w:firstLine="480"/>
        <w:rPr>
          <w:sz w:val="24"/>
        </w:rPr>
      </w:pPr>
      <m:oMath>
        <m:r>
          <w:rPr>
            <w:rFonts w:ascii="Cambria Math" w:hAnsi="Cambria Math"/>
            <w:sz w:val="24"/>
          </w:rPr>
          <m:t>L</m:t>
        </m:r>
      </m:oMath>
      <w:r w:rsidR="00ED76FE" w:rsidRPr="00ED76FE">
        <w:rPr>
          <w:sz w:val="24"/>
        </w:rPr>
        <w:t>：一个很大的正数；</w:t>
      </w:r>
    </w:p>
    <w:p w14:paraId="5E33FD01" w14:textId="18466ADC"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ED76FE" w:rsidRPr="00ED76FE">
        <w:rPr>
          <w:sz w:val="24"/>
        </w:rPr>
        <w:t>：工件</w:t>
      </w:r>
      <m:oMath>
        <m:r>
          <w:rPr>
            <w:rFonts w:ascii="Cambria Math" w:hAnsi="Cambria Math"/>
            <w:sz w:val="24"/>
          </w:rPr>
          <m:t>j</m:t>
        </m:r>
      </m:oMath>
      <w:proofErr w:type="gramStart"/>
      <w:r w:rsidR="00ED76FE" w:rsidRPr="00ED76FE">
        <w:rPr>
          <w:sz w:val="24"/>
        </w:rPr>
        <w:t>在阶段</w:t>
      </w:r>
      <w:proofErr w:type="gramEnd"/>
      <m:oMath>
        <m:r>
          <w:rPr>
            <w:rFonts w:ascii="Cambria Math" w:hAnsi="Cambria Math"/>
            <w:sz w:val="24"/>
          </w:rPr>
          <m:t>s</m:t>
        </m:r>
      </m:oMath>
      <w:r w:rsidR="00ED76FE" w:rsidRPr="00ED76FE">
        <w:rPr>
          <w:sz w:val="24"/>
        </w:rPr>
        <w:t>上的加工时间；</w:t>
      </w:r>
    </w:p>
    <w:p w14:paraId="0B7DE862" w14:textId="5262EE35"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00ED76FE" w:rsidRPr="00ED76FE">
        <w:rPr>
          <w:rFonts w:hint="eastAsia"/>
          <w:sz w:val="24"/>
        </w:rPr>
        <w:t>：最大完成时间的上限；</w:t>
      </w:r>
    </w:p>
    <w:p w14:paraId="7848A2FB" w14:textId="68A556EE" w:rsidR="00ED76FE" w:rsidRPr="00ED76FE" w:rsidRDefault="008C1545" w:rsidP="00ED76FE">
      <w:pPr>
        <w:spacing w:line="460" w:lineRule="exact"/>
        <w:ind w:firstLineChars="200" w:firstLine="480"/>
        <w:rPr>
          <w:sz w:val="24"/>
        </w:rPr>
      </w:pPr>
      <m:oMath>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P</m:t>
            </m:r>
          </m:sup>
        </m:sSubSup>
      </m:oMath>
      <w:r w:rsidR="00ED76FE" w:rsidRPr="00ED76FE">
        <w:rPr>
          <w:rFonts w:hint="eastAsia"/>
          <w:sz w:val="24"/>
        </w:rPr>
        <w:t>：工件</w:t>
      </w:r>
      <w:proofErr w:type="gramStart"/>
      <w:r w:rsidR="00ED76FE" w:rsidRPr="00ED76FE">
        <w:rPr>
          <w:rFonts w:hint="eastAsia"/>
          <w:sz w:val="24"/>
        </w:rPr>
        <w:t>在阶段</w:t>
      </w:r>
      <w:proofErr w:type="gramEnd"/>
      <m:oMath>
        <m:r>
          <w:rPr>
            <w:rFonts w:ascii="Cambria Math" w:hAnsi="Cambria Math"/>
            <w:sz w:val="24"/>
          </w:rPr>
          <m:t>s</m:t>
        </m:r>
      </m:oMath>
      <w:r w:rsidR="00ED76FE" w:rsidRPr="00ED76FE">
        <w:rPr>
          <w:rFonts w:hint="eastAsia"/>
          <w:sz w:val="24"/>
        </w:rPr>
        <w:t>上加工时的单位能耗；</w:t>
      </w:r>
    </w:p>
    <w:p w14:paraId="15A17DE8" w14:textId="12A84D17" w:rsidR="00ED76FE" w:rsidRPr="00ED76FE" w:rsidRDefault="008C1545" w:rsidP="00ED76FE">
      <w:pPr>
        <w:spacing w:line="460" w:lineRule="exact"/>
        <w:ind w:firstLineChars="200" w:firstLine="480"/>
        <w:rPr>
          <w:sz w:val="24"/>
        </w:rPr>
      </w:pPr>
      <m:oMath>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B</m:t>
            </m:r>
          </m:sup>
        </m:sSubSup>
      </m:oMath>
      <w:r w:rsidR="00ED76FE" w:rsidRPr="00ED76FE">
        <w:rPr>
          <w:rFonts w:hint="eastAsia"/>
          <w:sz w:val="24"/>
        </w:rPr>
        <w:t>：工件</w:t>
      </w:r>
      <w:proofErr w:type="gramStart"/>
      <w:r w:rsidR="00ED76FE" w:rsidRPr="00ED76FE">
        <w:rPr>
          <w:rFonts w:hint="eastAsia"/>
          <w:sz w:val="24"/>
        </w:rPr>
        <w:t>在阶段</w:t>
      </w:r>
      <w:proofErr w:type="gramEnd"/>
      <m:oMath>
        <m:r>
          <w:rPr>
            <w:rFonts w:ascii="Cambria Math" w:hAnsi="Cambria Math"/>
            <w:sz w:val="24"/>
          </w:rPr>
          <m:t>s</m:t>
        </m:r>
      </m:oMath>
      <w:r w:rsidR="00ED76FE" w:rsidRPr="00ED76FE">
        <w:rPr>
          <w:rFonts w:hint="eastAsia"/>
          <w:sz w:val="24"/>
        </w:rPr>
        <w:t>上阻塞时的单位能耗；</w:t>
      </w:r>
    </w:p>
    <w:p w14:paraId="6F67F788" w14:textId="074D7EF8" w:rsidR="00ED76FE" w:rsidRPr="00ED76FE" w:rsidRDefault="008C1545" w:rsidP="00ED76FE">
      <w:pPr>
        <w:spacing w:line="460" w:lineRule="exact"/>
        <w:ind w:firstLineChars="200" w:firstLine="480"/>
        <w:rPr>
          <w:sz w:val="24"/>
        </w:rPr>
      </w:pPr>
      <m:oMath>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I</m:t>
            </m:r>
          </m:sup>
        </m:sSubSup>
      </m:oMath>
      <w:r w:rsidR="00ED76FE" w:rsidRPr="00ED76FE">
        <w:rPr>
          <w:rFonts w:hint="eastAsia"/>
          <w:sz w:val="24"/>
        </w:rPr>
        <w:t>：机器</w:t>
      </w:r>
      <w:proofErr w:type="gramStart"/>
      <w:r w:rsidR="00ED76FE" w:rsidRPr="00ED76FE">
        <w:rPr>
          <w:rFonts w:hint="eastAsia"/>
          <w:sz w:val="24"/>
        </w:rPr>
        <w:t>在阶段</w:t>
      </w:r>
      <w:proofErr w:type="gramEnd"/>
      <m:oMath>
        <m:r>
          <w:rPr>
            <w:rFonts w:ascii="Cambria Math" w:hAnsi="Cambria Math"/>
            <w:sz w:val="24"/>
          </w:rPr>
          <m:t>s</m:t>
        </m:r>
      </m:oMath>
      <w:r w:rsidR="00ED76FE" w:rsidRPr="00ED76FE">
        <w:rPr>
          <w:rFonts w:hint="eastAsia"/>
          <w:sz w:val="24"/>
        </w:rPr>
        <w:t>上空闲时的单位能耗；</w:t>
      </w:r>
    </w:p>
    <w:p w14:paraId="02901CD6" w14:textId="77777777" w:rsidR="00ED76FE" w:rsidRPr="00ED76FE" w:rsidRDefault="00ED76FE" w:rsidP="00ED76FE">
      <w:pPr>
        <w:spacing w:line="460" w:lineRule="exact"/>
        <w:ind w:firstLineChars="200" w:firstLine="482"/>
        <w:rPr>
          <w:b/>
          <w:bCs/>
          <w:sz w:val="24"/>
        </w:rPr>
      </w:pPr>
      <w:r w:rsidRPr="00ED76FE">
        <w:rPr>
          <w:b/>
          <w:bCs/>
          <w:sz w:val="24"/>
        </w:rPr>
        <w:t>决策变量</w:t>
      </w:r>
    </w:p>
    <w:p w14:paraId="6DAEFE1A" w14:textId="73E59100"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00ED76FE" w:rsidRPr="00ED76FE">
        <w:rPr>
          <w:sz w:val="24"/>
        </w:rPr>
        <w:t>：工件序列的最大完成时间；</w:t>
      </w:r>
    </w:p>
    <w:p w14:paraId="6D572CC5" w14:textId="189B7D60"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ED76FE" w:rsidRPr="00ED76FE">
        <w:rPr>
          <w:sz w:val="24"/>
        </w:rPr>
        <w:t>：工件</w:t>
      </w:r>
      <m:oMath>
        <m:r>
          <w:rPr>
            <w:rFonts w:ascii="Cambria Math" w:hAnsi="Cambria Math"/>
            <w:sz w:val="24"/>
          </w:rPr>
          <m:t>j</m:t>
        </m:r>
      </m:oMath>
      <w:proofErr w:type="gramStart"/>
      <w:r w:rsidR="00ED76FE" w:rsidRPr="00ED76FE">
        <w:rPr>
          <w:sz w:val="24"/>
        </w:rPr>
        <w:t>在阶段</w:t>
      </w:r>
      <w:proofErr w:type="gramEnd"/>
      <m:oMath>
        <m:r>
          <w:rPr>
            <w:rFonts w:ascii="Cambria Math" w:hAnsi="Cambria Math"/>
            <w:sz w:val="24"/>
          </w:rPr>
          <m:t>s</m:t>
        </m:r>
      </m:oMath>
      <w:r w:rsidR="00ED76FE" w:rsidRPr="00ED76FE">
        <w:rPr>
          <w:sz w:val="24"/>
        </w:rPr>
        <w:t>上的完成时间；</w:t>
      </w:r>
    </w:p>
    <w:p w14:paraId="445D861D" w14:textId="061ABFF2"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00ED76FE" w:rsidRPr="00ED76FE">
        <w:rPr>
          <w:sz w:val="24"/>
        </w:rPr>
        <w:t>：工件</w:t>
      </w:r>
      <m:oMath>
        <m:r>
          <w:rPr>
            <w:rFonts w:ascii="Cambria Math" w:hAnsi="Cambria Math"/>
            <w:sz w:val="24"/>
          </w:rPr>
          <m:t>j</m:t>
        </m:r>
      </m:oMath>
      <w:proofErr w:type="gramStart"/>
      <w:r w:rsidR="00ED76FE" w:rsidRPr="00ED76FE">
        <w:rPr>
          <w:sz w:val="24"/>
        </w:rPr>
        <w:t>在阶段</w:t>
      </w:r>
      <w:proofErr w:type="gramEnd"/>
      <m:oMath>
        <m:r>
          <w:rPr>
            <w:rFonts w:ascii="Cambria Math" w:hAnsi="Cambria Math"/>
            <w:sz w:val="24"/>
          </w:rPr>
          <m:t>s</m:t>
        </m:r>
      </m:oMath>
      <w:r w:rsidR="00ED76FE" w:rsidRPr="00ED76FE">
        <w:rPr>
          <w:sz w:val="24"/>
        </w:rPr>
        <w:t>上的加工完成时间；</w:t>
      </w:r>
    </w:p>
    <w:p w14:paraId="52EEECD0" w14:textId="0E787BCD"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oMath>
      <w:r w:rsidR="00ED76FE" w:rsidRPr="00ED76FE">
        <w:rPr>
          <w:sz w:val="24"/>
        </w:rPr>
        <w:t>：</w:t>
      </w:r>
      <w:proofErr w:type="gramStart"/>
      <w:r w:rsidR="00ED76FE" w:rsidRPr="00ED76FE">
        <w:rPr>
          <w:sz w:val="24"/>
        </w:rPr>
        <w:t>若工</w:t>
      </w:r>
      <w:proofErr w:type="gramEnd"/>
      <w:r w:rsidR="00ED76FE" w:rsidRPr="00ED76FE">
        <w:rPr>
          <w:sz w:val="24"/>
        </w:rPr>
        <w:t>件</w:t>
      </w:r>
      <m:oMath>
        <m:r>
          <w:rPr>
            <w:rFonts w:ascii="Cambria Math" w:hAnsi="Cambria Math"/>
            <w:sz w:val="24"/>
          </w:rPr>
          <m:t>j</m:t>
        </m:r>
      </m:oMath>
      <w:r w:rsidR="00ED76FE" w:rsidRPr="00ED76FE">
        <w:rPr>
          <w:sz w:val="24"/>
        </w:rPr>
        <w:t>在工厂</w:t>
      </w:r>
      <m:oMath>
        <m:r>
          <w:rPr>
            <w:rFonts w:ascii="Cambria Math" w:hAnsi="Cambria Math"/>
            <w:sz w:val="24"/>
          </w:rPr>
          <m:t>f</m:t>
        </m:r>
      </m:oMath>
      <w:r w:rsidR="00ED76FE" w:rsidRPr="00ED76FE">
        <w:rPr>
          <w:sz w:val="24"/>
        </w:rPr>
        <w:t>中加工，则</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oMath>
      <w:r w:rsidR="00ED76FE" w:rsidRPr="00ED76FE">
        <w:rPr>
          <w:sz w:val="24"/>
        </w:rPr>
        <w:t>为</w:t>
      </w:r>
      <w:r w:rsidR="00ED76FE" w:rsidRPr="00ED76FE">
        <w:rPr>
          <w:sz w:val="24"/>
        </w:rPr>
        <w:t>1</w:t>
      </w:r>
      <w:r w:rsidR="00ED76FE" w:rsidRPr="00ED76FE">
        <w:rPr>
          <w:sz w:val="24"/>
        </w:rPr>
        <w:t>，否则为</w:t>
      </w:r>
      <w:r w:rsidR="00ED76FE" w:rsidRPr="00ED76FE">
        <w:rPr>
          <w:sz w:val="24"/>
        </w:rPr>
        <w:t>0</w:t>
      </w:r>
      <w:r w:rsidR="00ED76FE" w:rsidRPr="00ED76FE">
        <w:rPr>
          <w:sz w:val="24"/>
        </w:rPr>
        <w:t>；</w:t>
      </w:r>
    </w:p>
    <w:p w14:paraId="32FFBF14" w14:textId="160222E1"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oMath>
      <w:r w:rsidR="00ED76FE" w:rsidRPr="00ED76FE">
        <w:rPr>
          <w:sz w:val="24"/>
        </w:rPr>
        <w:t>：</w:t>
      </w:r>
      <w:proofErr w:type="gramStart"/>
      <w:r w:rsidR="00ED76FE" w:rsidRPr="00ED76FE">
        <w:rPr>
          <w:sz w:val="24"/>
        </w:rPr>
        <w:t>若工</w:t>
      </w:r>
      <w:proofErr w:type="gramEnd"/>
      <w:r w:rsidR="00ED76FE" w:rsidRPr="00ED76FE">
        <w:rPr>
          <w:sz w:val="24"/>
        </w:rPr>
        <w:t>件</w:t>
      </w:r>
      <m:oMath>
        <m:r>
          <w:rPr>
            <w:rFonts w:ascii="Cambria Math" w:hAnsi="Cambria Math"/>
            <w:sz w:val="24"/>
          </w:rPr>
          <m:t>j</m:t>
        </m:r>
      </m:oMath>
      <w:r w:rsidR="00ED76FE" w:rsidRPr="00ED76FE">
        <w:rPr>
          <w:sz w:val="24"/>
        </w:rPr>
        <w:t>在工厂</w:t>
      </w:r>
      <m:oMath>
        <m:r>
          <w:rPr>
            <w:rFonts w:ascii="Cambria Math" w:hAnsi="Cambria Math"/>
            <w:sz w:val="24"/>
          </w:rPr>
          <m:t>f</m:t>
        </m:r>
      </m:oMath>
      <w:r w:rsidR="00ED76FE" w:rsidRPr="00ED76FE">
        <w:rPr>
          <w:sz w:val="24"/>
        </w:rPr>
        <w:t>中的阶段</w:t>
      </w:r>
      <m:oMath>
        <m:r>
          <w:rPr>
            <w:rFonts w:ascii="Cambria Math" w:hAnsi="Cambria Math"/>
            <w:sz w:val="24"/>
          </w:rPr>
          <m:t>s</m:t>
        </m:r>
      </m:oMath>
      <w:r w:rsidR="00ED76FE" w:rsidRPr="00ED76FE">
        <w:rPr>
          <w:sz w:val="24"/>
        </w:rPr>
        <w:t>的机器</w:t>
      </w:r>
      <m:oMath>
        <m:r>
          <w:rPr>
            <w:rFonts w:ascii="Cambria Math" w:hAnsi="Cambria Math"/>
            <w:sz w:val="24"/>
          </w:rPr>
          <m:t>m</m:t>
        </m:r>
      </m:oMath>
      <w:r w:rsidR="00ED76FE" w:rsidRPr="00ED76FE">
        <w:rPr>
          <w:sz w:val="24"/>
        </w:rPr>
        <w:t>上加工，则</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oMath>
      <w:r w:rsidR="00ED76FE" w:rsidRPr="00ED76FE">
        <w:rPr>
          <w:sz w:val="24"/>
        </w:rPr>
        <w:t>为</w:t>
      </w:r>
      <w:r w:rsidR="00ED76FE" w:rsidRPr="00ED76FE">
        <w:rPr>
          <w:sz w:val="24"/>
        </w:rPr>
        <w:t>1</w:t>
      </w:r>
      <w:r w:rsidR="00ED76FE" w:rsidRPr="00ED76FE">
        <w:rPr>
          <w:sz w:val="24"/>
        </w:rPr>
        <w:t>，否则为</w:t>
      </w:r>
      <w:r w:rsidR="00ED76FE" w:rsidRPr="00ED76FE">
        <w:rPr>
          <w:sz w:val="24"/>
        </w:rPr>
        <w:t>0</w:t>
      </w:r>
      <w:r w:rsidR="00ED76FE" w:rsidRPr="00ED76FE">
        <w:rPr>
          <w:sz w:val="24"/>
        </w:rPr>
        <w:t>；</w:t>
      </w:r>
    </w:p>
    <w:p w14:paraId="1852421A" w14:textId="25E0757C" w:rsidR="00ED76FE" w:rsidRPr="00ED76FE" w:rsidRDefault="003F2B40" w:rsidP="00ED76FE">
      <w:pPr>
        <w:spacing w:line="460" w:lineRule="exact"/>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oMath>
      <w:r w:rsidR="00ED76FE" w:rsidRPr="00ED76FE">
        <w:rPr>
          <w:sz w:val="24"/>
        </w:rPr>
        <w:t>：</w:t>
      </w:r>
      <w:proofErr w:type="gramStart"/>
      <w:r w:rsidR="00ED76FE" w:rsidRPr="00ED76FE">
        <w:rPr>
          <w:sz w:val="24"/>
        </w:rPr>
        <w:t>若工</w:t>
      </w:r>
      <w:proofErr w:type="gramEnd"/>
      <w:r w:rsidR="00ED76FE" w:rsidRPr="00ED76FE">
        <w:rPr>
          <w:sz w:val="24"/>
        </w:rPr>
        <w:t>件</w:t>
      </w:r>
      <m:oMath>
        <m:r>
          <w:rPr>
            <w:rFonts w:ascii="Cambria Math" w:hAnsi="Cambria Math"/>
            <w:sz w:val="24"/>
          </w:rPr>
          <m:t>j</m:t>
        </m:r>
      </m:oMath>
      <w:r w:rsidR="00ED76FE" w:rsidRPr="00ED76FE">
        <w:rPr>
          <w:sz w:val="24"/>
        </w:rPr>
        <w:t>在工厂</w:t>
      </w:r>
      <m:oMath>
        <m:r>
          <w:rPr>
            <w:rFonts w:ascii="Cambria Math" w:hAnsi="Cambria Math"/>
            <w:sz w:val="24"/>
          </w:rPr>
          <m:t>f</m:t>
        </m:r>
      </m:oMath>
      <w:r w:rsidR="00ED76FE" w:rsidRPr="00ED76FE">
        <w:rPr>
          <w:sz w:val="24"/>
        </w:rPr>
        <w:t>中的阶段</w:t>
      </w:r>
      <m:oMath>
        <m:r>
          <w:rPr>
            <w:rFonts w:ascii="Cambria Math" w:hAnsi="Cambria Math"/>
            <w:sz w:val="24"/>
          </w:rPr>
          <m:t>s</m:t>
        </m:r>
      </m:oMath>
      <w:r w:rsidR="00ED76FE" w:rsidRPr="00ED76FE">
        <w:rPr>
          <w:sz w:val="24"/>
        </w:rPr>
        <w:t>上比工件</w:t>
      </w:r>
      <m:oMath>
        <m:r>
          <w:rPr>
            <w:rFonts w:ascii="Cambria Math" w:hAnsi="Cambria Math"/>
            <w:sz w:val="24"/>
          </w:rPr>
          <m:t>j</m:t>
        </m:r>
        <m:r>
          <m:rPr>
            <m:sty m:val="p"/>
          </m:rPr>
          <w:rPr>
            <w:rFonts w:ascii="Cambria Math" w:hAnsi="Cambria Math"/>
            <w:sz w:val="24"/>
          </w:rPr>
          <m:t>'</m:t>
        </m:r>
      </m:oMath>
      <w:r w:rsidR="00ED76FE" w:rsidRPr="00ED76FE">
        <w:rPr>
          <w:sz w:val="24"/>
        </w:rPr>
        <w:t>先加工，则</w:t>
      </w: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oMath>
      <w:r w:rsidR="00ED76FE" w:rsidRPr="00ED76FE">
        <w:rPr>
          <w:sz w:val="24"/>
        </w:rPr>
        <w:t>为</w:t>
      </w:r>
      <w:r w:rsidR="00ED76FE" w:rsidRPr="00ED76FE">
        <w:rPr>
          <w:sz w:val="24"/>
        </w:rPr>
        <w:t>1</w:t>
      </w:r>
      <w:r w:rsidR="00ED76FE" w:rsidRPr="00ED76FE">
        <w:rPr>
          <w:sz w:val="24"/>
        </w:rPr>
        <w:t>，否则为</w:t>
      </w:r>
      <w:r w:rsidR="00ED76FE" w:rsidRPr="00ED76FE">
        <w:rPr>
          <w:sz w:val="24"/>
        </w:rPr>
        <w:t>0</w:t>
      </w:r>
      <w:r w:rsidR="00ED76FE" w:rsidRPr="00ED76FE">
        <w:rPr>
          <w:rFonts w:hint="eastAsia"/>
          <w:sz w:val="24"/>
        </w:rPr>
        <w:t>；</w:t>
      </w:r>
    </w:p>
    <w:p w14:paraId="26BE9F23" w14:textId="0F86E360" w:rsidR="00ED76FE" w:rsidRPr="00ED76FE" w:rsidRDefault="008C1545" w:rsidP="00ED76FE">
      <w:pPr>
        <w:spacing w:line="460" w:lineRule="exact"/>
        <w:ind w:firstLineChars="200" w:firstLine="480"/>
        <w:rPr>
          <w:sz w:val="24"/>
        </w:rPr>
      </w:pPr>
      <m:oMath>
        <m:r>
          <w:rPr>
            <w:rFonts w:ascii="Cambria Math" w:hAnsi="Cambria Math"/>
            <w:sz w:val="24"/>
          </w:rPr>
          <m:t>ECP</m:t>
        </m:r>
      </m:oMath>
      <w:r w:rsidR="00ED76FE" w:rsidRPr="00ED76FE">
        <w:rPr>
          <w:sz w:val="24"/>
        </w:rPr>
        <w:t>:</w:t>
      </w:r>
      <w:r w:rsidR="00ED76FE" w:rsidRPr="00ED76FE">
        <w:rPr>
          <w:rFonts w:hint="eastAsia"/>
          <w:sz w:val="24"/>
        </w:rPr>
        <w:t>所有阶段加工时的能耗；</w:t>
      </w:r>
    </w:p>
    <w:p w14:paraId="79EBC453" w14:textId="06C74D2C" w:rsidR="00ED76FE" w:rsidRPr="00ED76FE" w:rsidRDefault="008C1545" w:rsidP="00ED76FE">
      <w:pPr>
        <w:spacing w:line="460" w:lineRule="exact"/>
        <w:ind w:firstLineChars="200" w:firstLine="480"/>
        <w:rPr>
          <w:sz w:val="24"/>
        </w:rPr>
      </w:pPr>
      <m:oMath>
        <m:r>
          <w:rPr>
            <w:rFonts w:ascii="Cambria Math" w:hAnsi="Cambria Math"/>
            <w:sz w:val="24"/>
          </w:rPr>
          <m:t>ECB</m:t>
        </m:r>
      </m:oMath>
      <w:r w:rsidR="00ED76FE" w:rsidRPr="00ED76FE">
        <w:rPr>
          <w:sz w:val="24"/>
        </w:rPr>
        <w:t>:</w:t>
      </w:r>
      <w:r w:rsidR="00ED76FE" w:rsidRPr="00ED76FE">
        <w:rPr>
          <w:rFonts w:hint="eastAsia"/>
          <w:sz w:val="24"/>
        </w:rPr>
        <w:t>所有阶段阻塞时的能耗；</w:t>
      </w:r>
    </w:p>
    <w:p w14:paraId="64D79059" w14:textId="4CFFD116" w:rsidR="00ED76FE" w:rsidRPr="00ED76FE" w:rsidRDefault="008C1545" w:rsidP="00ED76FE">
      <w:pPr>
        <w:spacing w:line="460" w:lineRule="exact"/>
        <w:ind w:firstLineChars="200" w:firstLine="480"/>
        <w:rPr>
          <w:sz w:val="24"/>
        </w:rPr>
      </w:pPr>
      <m:oMath>
        <m:r>
          <w:rPr>
            <w:rFonts w:ascii="Cambria Math" w:hAnsi="Cambria Math"/>
            <w:sz w:val="24"/>
          </w:rPr>
          <m:t>ECI</m:t>
        </m:r>
      </m:oMath>
      <w:r w:rsidR="00ED76FE" w:rsidRPr="00ED76FE">
        <w:rPr>
          <w:sz w:val="24"/>
        </w:rPr>
        <w:t>:</w:t>
      </w:r>
      <w:r w:rsidR="00ED76FE" w:rsidRPr="00ED76FE">
        <w:rPr>
          <w:rFonts w:hint="eastAsia"/>
          <w:sz w:val="24"/>
        </w:rPr>
        <w:t>所有机器空闲时的能耗。</w:t>
      </w:r>
    </w:p>
    <w:p w14:paraId="3CC98B43" w14:textId="77777777" w:rsidR="00ED76FE" w:rsidRPr="00ED76FE" w:rsidRDefault="00ED76FE" w:rsidP="00ED76FE">
      <w:pPr>
        <w:spacing w:line="460" w:lineRule="exact"/>
        <w:ind w:firstLineChars="200" w:firstLine="482"/>
        <w:rPr>
          <w:b/>
          <w:bCs/>
          <w:sz w:val="24"/>
        </w:rPr>
      </w:pPr>
      <w:r w:rsidRPr="00ED76FE">
        <w:rPr>
          <w:b/>
          <w:bCs/>
          <w:sz w:val="24"/>
        </w:rPr>
        <w:lastRenderedPageBreak/>
        <w:t>目标函数</w:t>
      </w:r>
    </w:p>
    <w:p w14:paraId="1AF05685" w14:textId="3F21CC71" w:rsidR="00ED76FE" w:rsidRPr="00ED76FE" w:rsidRDefault="008C1545" w:rsidP="00ED76FE">
      <w:pPr>
        <w:spacing w:line="360" w:lineRule="auto"/>
        <w:ind w:firstLineChars="200" w:firstLine="480"/>
        <w:rPr>
          <w:sz w:val="24"/>
        </w:rPr>
      </w:pPr>
      <m:oMath>
        <m:r>
          <w:rPr>
            <w:rFonts w:ascii="Cambria Math" w:hAnsi="Cambria Math"/>
            <w:sz w:val="24"/>
          </w:rPr>
          <m:t>Minimize</m:t>
        </m:r>
        <m:d>
          <m:dPr>
            <m:ctrlPr>
              <w:rPr>
                <w:rFonts w:ascii="Cambria Math" w:hAnsi="Cambria Math"/>
                <w:sz w:val="24"/>
              </w:rPr>
            </m:ctrlPr>
          </m:dPr>
          <m:e>
            <m:r>
              <w:rPr>
                <w:rFonts w:ascii="Cambria Math" w:hAnsi="Cambria Math"/>
                <w:sz w:val="24"/>
              </w:rPr>
              <m:t>ECP+ECB+ECI</m:t>
            </m:r>
          </m:e>
        </m:d>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(4-1)</w:t>
      </w:r>
    </w:p>
    <w:p w14:paraId="1133E33E" w14:textId="0EACD96E" w:rsidR="00ED76FE" w:rsidRPr="00ED76FE" w:rsidRDefault="008C1545" w:rsidP="00ED76FE">
      <w:pPr>
        <w:spacing w:line="360" w:lineRule="auto"/>
        <w:ind w:firstLineChars="200" w:firstLine="480"/>
        <w:rPr>
          <w:sz w:val="24"/>
        </w:rPr>
      </w:pPr>
      <m:oMath>
        <m:r>
          <w:rPr>
            <w:rFonts w:ascii="Cambria Math" w:hAnsi="Cambria Math"/>
            <w:sz w:val="24"/>
          </w:rPr>
          <m:t>Subjectto</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rFonts w:hint="eastAsia"/>
          <w:sz w:val="24"/>
        </w:rPr>
        <w:t>(4</w:t>
      </w:r>
      <w:r w:rsidR="00ED76FE" w:rsidRPr="00ED76FE">
        <w:rPr>
          <w:sz w:val="24"/>
        </w:rPr>
        <w:t>-2</w:t>
      </w:r>
      <w:r w:rsidR="00ED76FE" w:rsidRPr="00ED76FE">
        <w:rPr>
          <w:rFonts w:hint="eastAsia"/>
          <w:sz w:val="24"/>
        </w:rPr>
        <w:t>)</w:t>
      </w:r>
    </w:p>
    <w:p w14:paraId="0EA17A79" w14:textId="77777777" w:rsidR="00ED76FE" w:rsidRPr="00ED76FE" w:rsidRDefault="00ED76FE" w:rsidP="00ED76FE">
      <w:pPr>
        <w:spacing w:line="460" w:lineRule="exact"/>
        <w:ind w:firstLineChars="200" w:firstLine="482"/>
        <w:rPr>
          <w:b/>
          <w:bCs/>
          <w:sz w:val="24"/>
        </w:rPr>
      </w:pPr>
      <w:r w:rsidRPr="00ED76FE">
        <w:rPr>
          <w:b/>
          <w:bCs/>
          <w:sz w:val="24"/>
        </w:rPr>
        <w:t>约束条件</w:t>
      </w:r>
    </w:p>
    <w:p w14:paraId="63E4293B" w14:textId="181E044A" w:rsidR="00ED76FE" w:rsidRPr="00ED76FE" w:rsidRDefault="003F2B40" w:rsidP="00ED76FE">
      <w:pPr>
        <w:spacing w:line="360" w:lineRule="auto"/>
        <w:ind w:firstLineChars="200" w:firstLine="480"/>
        <w:rPr>
          <w:sz w:val="24"/>
        </w:rPr>
      </w:pPr>
      <m:oMath>
        <m:nary>
          <m:naryPr>
            <m:chr m:val="∑"/>
            <m:limLoc m:val="undOvr"/>
            <m:ctrlPr>
              <w:rPr>
                <w:rFonts w:ascii="Cambria Math" w:hAnsi="Cambria Math"/>
                <w:sz w:val="24"/>
              </w:rPr>
            </m:ctrlPr>
          </m:naryPr>
          <m:sub>
            <m:r>
              <w:rPr>
                <w:rFonts w:ascii="Cambria Math" w:hAnsi="Cambria Math"/>
                <w:sz w:val="24"/>
              </w:rPr>
              <m:t>f</m:t>
            </m:r>
            <m:r>
              <w:rPr>
                <w:rFonts w:ascii="Cambria Math" w:hAnsi="Cambria Math"/>
                <w:sz w:val="24"/>
              </w:rPr>
              <m:t>=1</m:t>
            </m:r>
          </m:sub>
          <m:sup>
            <m:r>
              <w:rPr>
                <w:rFonts w:ascii="Cambria Math" w:hAnsi="Cambria Math"/>
                <w:sz w:val="24"/>
              </w:rPr>
              <m:t>F</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j</m:t>
            </m:r>
          </m:e>
        </m:nary>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(4-3)</w:t>
      </w:r>
    </w:p>
    <w:p w14:paraId="430E9BE4" w14:textId="52974E9E" w:rsidR="00ED76FE" w:rsidRPr="00ED76FE" w:rsidRDefault="003F2B40" w:rsidP="00ED76FE">
      <w:pPr>
        <w:spacing w:line="360" w:lineRule="auto"/>
        <w:ind w:firstLineChars="200" w:firstLine="480"/>
        <w:rPr>
          <w:sz w:val="24"/>
        </w:rPr>
      </w:pPr>
      <m:oMath>
        <m:nary>
          <m:naryPr>
            <m:chr m:val="∑"/>
            <m:limLoc m:val="undOvr"/>
            <m:ctrlPr>
              <w:rPr>
                <w:rFonts w:ascii="Cambria Math" w:hAnsi="Cambria Math"/>
                <w:sz w:val="24"/>
              </w:rPr>
            </m:ctrlPr>
          </m:naryPr>
          <m:sub>
            <m:r>
              <w:rPr>
                <w:rFonts w:ascii="Cambria Math" w:hAnsi="Cambria Math"/>
                <w:sz w:val="24"/>
              </w:rPr>
              <m:t>m</m:t>
            </m:r>
            <m:r>
              <w:rPr>
                <w:rFonts w:ascii="Cambria Math" w:hAnsi="Cambria Math"/>
                <w:sz w:val="24"/>
              </w:rPr>
              <m:t>=1</m:t>
            </m:r>
          </m:sub>
          <m:sup>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sup>
          <m:e>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f</m:t>
                </m:r>
                <m:r>
                  <m:rPr>
                    <m:sty m:val="p"/>
                  </m:rPr>
                  <w:rPr>
                    <w:rFonts w:ascii="Cambria Math" w:hAnsi="Cambria Math"/>
                    <w:sz w:val="24"/>
                  </w:rPr>
                  <m:t>,</m:t>
                </m:r>
                <m:r>
                  <w:rPr>
                    <w:rFonts w:ascii="Cambria Math" w:hAnsi="Cambria Math"/>
                    <w:sz w:val="24"/>
                  </w:rPr>
                  <m:t>j</m:t>
                </m:r>
              </m:sub>
            </m:sSub>
          </m:e>
        </m:nary>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(4-4)</w:t>
      </w:r>
    </w:p>
    <w:p w14:paraId="227F6367" w14:textId="11AFE508" w:rsidR="00ED76FE" w:rsidRPr="00ED76FE" w:rsidRDefault="003F2B40" w:rsidP="00ED76FE">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w:rPr>
            <w:rFonts w:ascii="Cambria Math" w:hAnsi="Cambria Math"/>
            <w:sz w:val="24"/>
          </w:rPr>
          <m:t>&lt;</m:t>
        </m:r>
        <m:r>
          <w:rPr>
            <w:rFonts w:ascii="Cambria Math" w:hAnsi="Cambria Math"/>
            <w:sz w:val="24"/>
          </w:rPr>
          <m:t>j</m:t>
        </m:r>
        <m:r>
          <m:rPr>
            <m:sty m:val="p"/>
          </m:rPr>
          <w:rPr>
            <w:rFonts w:ascii="Cambria Math" w:hAnsi="Cambria Math"/>
            <w:sz w:val="24"/>
          </w:rPr>
          <m:t>'</m:t>
        </m:r>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(4-5)</w:t>
      </w:r>
    </w:p>
    <w:p w14:paraId="0C153DA3" w14:textId="1D5D4F66" w:rsidR="00ED76FE" w:rsidRPr="00ED76FE" w:rsidRDefault="003F2B40" w:rsidP="00ED76FE">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j</m:t>
        </m:r>
        <m:r>
          <w:rPr>
            <w:rFonts w:ascii="Cambria Math" w:hAnsi="Cambria Math"/>
            <w:sz w:val="24"/>
          </w:rPr>
          <m:t>&lt;</m:t>
        </m:r>
        <m:r>
          <w:rPr>
            <w:rFonts w:ascii="Cambria Math" w:hAnsi="Cambria Math"/>
            <w:sz w:val="24"/>
          </w:rPr>
          <m:t>j</m:t>
        </m:r>
        <m:r>
          <m:rPr>
            <m:sty m:val="p"/>
          </m:rPr>
          <w:rPr>
            <w:rFonts w:ascii="Cambria Math" w:hAnsi="Cambria Math"/>
            <w:sz w:val="24"/>
          </w:rPr>
          <m:t>'</m:t>
        </m:r>
      </m:oMath>
      <w:r w:rsidR="00ED76FE" w:rsidRPr="00ED76FE">
        <w:rPr>
          <w:sz w:val="24"/>
        </w:rPr>
        <w:tab/>
      </w:r>
      <w:r w:rsidR="00ED76FE" w:rsidRPr="00ED76FE">
        <w:rPr>
          <w:sz w:val="24"/>
        </w:rPr>
        <w:tab/>
      </w:r>
      <w:r w:rsidR="00ED76FE" w:rsidRPr="00ED76FE">
        <w:rPr>
          <w:sz w:val="24"/>
        </w:rPr>
        <w:tab/>
        <w:t>(4-6)</w:t>
      </w:r>
    </w:p>
    <w:p w14:paraId="25EA5A2D" w14:textId="240A0CDD" w:rsidR="00ED76FE" w:rsidRPr="00ED76FE" w:rsidRDefault="003F2B40" w:rsidP="00ED76FE">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(4-7)</w:t>
      </w:r>
    </w:p>
    <w:p w14:paraId="2A924086" w14:textId="342BC296" w:rsidR="00ED76FE" w:rsidRPr="00ED76FE" w:rsidRDefault="003F2B40" w:rsidP="00ED76FE">
      <w:pPr>
        <w:spacing w:line="360" w:lineRule="auto"/>
        <w:ind w:firstLineChars="200" w:firstLine="480"/>
        <w:rPr>
          <w:sz w:val="24"/>
        </w:rPr>
      </w:pPr>
      <m:oMath>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C</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m</m:t>
                    </m:r>
                  </m:sub>
                </m:sSub>
                <m: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sub>
                </m:sSub>
                <m:r>
                  <w:rPr>
                    <w:rFonts w:ascii="Cambria Math" w:hAnsi="Cambria Math"/>
                    <w:sz w:val="24"/>
                  </w:rPr>
                  <m:t>-</m:t>
                </m:r>
                <m:r>
                  <w:rPr>
                    <w:rFonts w:ascii="Cambria Math" w:hAnsi="Cambria Math"/>
                    <w:sz w:val="24"/>
                  </w:rPr>
                  <m:t>3</m:t>
                </m:r>
              </m:e>
            </m:d>
            <m:r>
              <w:rPr>
                <w:rFonts w:ascii="Cambria Math" w:hAnsi="Cambria Math"/>
                <w:sz w:val="24"/>
              </w:rPr>
              <m:t>×</m:t>
            </m:r>
            <m:r>
              <w:rPr>
                <w:rFonts w:ascii="Cambria Math" w:hAnsi="Cambria Math"/>
                <w:sz w:val="24"/>
              </w:rPr>
              <m:t>L</m:t>
            </m:r>
            <m:r>
              <m:rPr>
                <m:sty m:val="p"/>
              </m:rPr>
              <w:rPr>
                <w:rFonts w:ascii="Cambria Math" w:hAnsi="Cambria Math"/>
                <w:sz w:val="24"/>
              </w:rPr>
              <m:t>,</m:t>
            </m:r>
            <m:ctrlPr>
              <w:rPr>
                <w:rFonts w:ascii="Cambria Math" w:hAnsi="Cambria Math"/>
                <w:sz w:val="24"/>
              </w:rPr>
            </m:ctrlPr>
          </m:e>
          <m:e>
            <m:r>
              <w:rPr>
                <w:rFonts w:ascii="Cambria Math" w:hAnsi="Cambria Math"/>
                <w:sz w:val="24"/>
              </w:rPr>
              <m:t>∀</m:t>
            </m:r>
            <m:r>
              <w:rPr>
                <w:rFonts w:ascii="Cambria Math" w:hAnsi="Cambria Math"/>
                <w:sz w:val="24"/>
              </w:rPr>
              <m:t>j</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j</m:t>
            </m:r>
            <m:r>
              <w:rPr>
                <w:rFonts w:ascii="Cambria Math" w:hAnsi="Cambria Math"/>
                <w:sz w:val="24"/>
              </w:rPr>
              <m:t>≠</m:t>
            </m:r>
            <m:sSup>
              <m:sSupPr>
                <m:ctrlPr>
                  <w:rPr>
                    <w:rFonts w:ascii="Cambria Math" w:hAnsi="Cambria Math"/>
                    <w:sz w:val="24"/>
                  </w:rPr>
                </m:ctrlPr>
              </m:sSupPr>
              <m:e>
                <m:r>
                  <w:rPr>
                    <w:rFonts w:ascii="Cambria Math" w:hAnsi="Cambria Math"/>
                    <w:sz w:val="24"/>
                  </w:rPr>
                  <m:t>j</m:t>
                </m:r>
                <m:ctrlPr>
                  <w:rPr>
                    <w:rFonts w:ascii="Cambria Math" w:hAnsi="Cambria Math"/>
                    <w:i/>
                    <w:sz w:val="24"/>
                  </w:rPr>
                </m:ctrlPr>
              </m:e>
              <m:sup>
                <m:r>
                  <m:rPr>
                    <m:sty m:val="p"/>
                  </m:rPr>
                  <w:rPr>
                    <w:rFonts w:ascii="Cambria Math" w:hAnsi="Cambria Math"/>
                    <w:sz w:val="24"/>
                  </w:rPr>
                  <m:t>'</m:t>
                </m:r>
              </m:sup>
            </m:sSup>
            <m:ctrlPr>
              <w:rPr>
                <w:rFonts w:ascii="Cambria Math" w:hAnsi="Cambria Math"/>
                <w:sz w:val="24"/>
              </w:rPr>
            </m:ctrlPr>
          </m:e>
        </m:eqArr>
      </m:oMath>
      <w:r w:rsidR="00ED76FE" w:rsidRPr="00ED76FE">
        <w:rPr>
          <w:sz w:val="24"/>
        </w:rPr>
        <w:tab/>
      </w:r>
      <w:r w:rsidR="00ED76FE" w:rsidRPr="00ED76FE">
        <w:rPr>
          <w:sz w:val="24"/>
        </w:rPr>
        <w:tab/>
      </w:r>
      <w:r w:rsidR="00AE005E">
        <w:rPr>
          <w:sz w:val="24"/>
        </w:rPr>
        <w:tab/>
      </w:r>
      <w:r w:rsidR="00AE005E">
        <w:rPr>
          <w:sz w:val="24"/>
        </w:rPr>
        <w:tab/>
      </w:r>
      <w:r w:rsidR="00ED76FE" w:rsidRPr="00ED76FE">
        <w:rPr>
          <w:sz w:val="24"/>
        </w:rPr>
        <w:t>(4-8)</w:t>
      </w:r>
    </w:p>
    <w:p w14:paraId="47C215CB" w14:textId="0DD4CA10" w:rsidR="00ED76FE" w:rsidRPr="00ED76FE" w:rsidRDefault="003F2B40" w:rsidP="00ED76FE">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r>
              <w:rPr>
                <w:rFonts w:ascii="Cambria Math" w:hAnsi="Cambria Math"/>
                <w:sz w:val="24"/>
              </w:rPr>
              <m:t>+1</m:t>
            </m:r>
          </m:sub>
        </m:sSub>
        <m:r>
          <m:rPr>
            <m:sty m:val="p"/>
          </m:rPr>
          <w:rPr>
            <w:rFonts w:ascii="Cambria Math" w:hAnsi="Cambria Math"/>
            <w:sz w:val="24"/>
          </w:rPr>
          <m:t>,</m:t>
        </m:r>
        <m:r>
          <w:rPr>
            <w:rFonts w:ascii="Cambria Math" w:hAnsi="Cambria Math"/>
            <w:sz w:val="24"/>
          </w:rPr>
          <m:t>s</m:t>
        </m:r>
        <m:r>
          <w:rPr>
            <w:rFonts w:ascii="Cambria Math" w:hAnsi="Cambria Math"/>
            <w:sz w:val="24"/>
          </w:rPr>
          <m:t>∈</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m:t>
        </m:r>
        <m:r>
          <w:rPr>
            <w:rFonts w:ascii="Cambria Math" w:hAnsi="Cambria Math"/>
            <w:sz w:val="24"/>
          </w:rPr>
          <m:t>j</m:t>
        </m:r>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(4-9)</w:t>
      </w:r>
    </w:p>
    <w:p w14:paraId="7BCAE0AA" w14:textId="6C21E915" w:rsidR="00ED76FE" w:rsidRPr="00ED76FE" w:rsidRDefault="003F2B40" w:rsidP="00ED76FE">
      <w:pPr>
        <w:spacing w:line="360" w:lineRule="auto"/>
        <w:ind w:firstLineChars="200" w:firstLine="48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s</m:t>
        </m:r>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t>(4-10)</w:t>
      </w:r>
    </w:p>
    <w:p w14:paraId="3119C462" w14:textId="72F71A55" w:rsidR="00ED76FE" w:rsidRPr="00ED76FE" w:rsidRDefault="003F2B40" w:rsidP="00ED76FE">
      <w:pPr>
        <w:spacing w:line="360" w:lineRule="auto"/>
        <w:ind w:firstLineChars="200" w:firstLine="480"/>
        <w:rPr>
          <w:color w:val="000000"/>
          <w:sz w:val="24"/>
        </w:rPr>
      </w:pPr>
      <m:oMath>
        <m:sSub>
          <m:sSubPr>
            <m:ctrlPr>
              <w:rPr>
                <w:rFonts w:ascii="Cambria Math" w:hAnsi="Cambria Math"/>
                <w:color w:val="000000"/>
                <w:sz w:val="24"/>
              </w:rPr>
            </m:ctrlPr>
          </m:sSubPr>
          <m:e>
            <m:r>
              <w:rPr>
                <w:rFonts w:ascii="Cambria Math" w:hAnsi="Cambria Math"/>
                <w:color w:val="000000"/>
                <w:sz w:val="24"/>
              </w:rPr>
              <m:t>C</m:t>
            </m:r>
          </m:e>
          <m:sub>
            <m:r>
              <w:rPr>
                <w:rFonts w:ascii="Cambria Math" w:hAnsi="Cambria Math"/>
                <w:color w:val="000000"/>
                <w:sz w:val="24"/>
              </w:rPr>
              <m:t>max</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j</m:t>
            </m:r>
            <m:r>
              <m:rPr>
                <m:sty m:val="p"/>
              </m:rPr>
              <w:rPr>
                <w:rFonts w:ascii="Cambria Math" w:hAnsi="Cambria Math"/>
                <w:color w:val="000000"/>
                <w:sz w:val="24"/>
              </w:rPr>
              <m:t>,</m:t>
            </m:r>
            <m:r>
              <w:rPr>
                <w:rFonts w:ascii="Cambria Math" w:hAnsi="Cambria Math"/>
                <w:color w:val="000000"/>
                <w:sz w:val="24"/>
              </w:rPr>
              <m:t>S</m:t>
            </m:r>
          </m:sub>
        </m:sSub>
        <m:r>
          <m:rPr>
            <m:sty m:val="p"/>
          </m:rPr>
          <w:rPr>
            <w:rFonts w:ascii="Cambria Math" w:hAnsi="Cambria Math"/>
            <w:color w:val="000000"/>
            <w:sz w:val="24"/>
          </w:rPr>
          <m:t>,</m:t>
        </m:r>
        <m:r>
          <w:rPr>
            <w:rFonts w:ascii="Cambria Math" w:hAnsi="Cambria Math"/>
            <w:color w:val="000000"/>
            <w:sz w:val="24"/>
          </w:rPr>
          <m:t>∀</m:t>
        </m:r>
        <m:r>
          <w:rPr>
            <w:rFonts w:ascii="Cambria Math" w:hAnsi="Cambria Math"/>
            <w:color w:val="000000"/>
            <w:sz w:val="24"/>
          </w:rPr>
          <m:t>j</m:t>
        </m:r>
      </m:oMath>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t>(4-11)</w:t>
      </w:r>
    </w:p>
    <w:p w14:paraId="448FA95C" w14:textId="37588BEC" w:rsidR="00ED76FE" w:rsidRPr="00ED76FE" w:rsidRDefault="008C1545" w:rsidP="00ED76FE">
      <w:pPr>
        <w:spacing w:line="360" w:lineRule="auto"/>
        <w:ind w:firstLineChars="200" w:firstLine="480"/>
        <w:rPr>
          <w:color w:val="000000"/>
          <w:sz w:val="24"/>
        </w:rPr>
      </w:pPr>
      <m:oMath>
        <m:r>
          <w:rPr>
            <w:rFonts w:ascii="Cambria Math" w:hAnsi="Cambria Math"/>
            <w:color w:val="000000"/>
            <w:sz w:val="24"/>
          </w:rPr>
          <m:t>S</m:t>
        </m:r>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f</m:t>
            </m:r>
            <m:r>
              <m:rPr>
                <m:sty m:val="p"/>
              </m:rPr>
              <w:rPr>
                <w:rFonts w:ascii="Cambria Math" w:hAnsi="Cambria Math"/>
                <w:color w:val="000000"/>
                <w:sz w:val="24"/>
              </w:rPr>
              <m:t>,</m:t>
            </m:r>
            <m:r>
              <w:rPr>
                <w:rFonts w:ascii="Cambria Math" w:hAnsi="Cambria Math"/>
                <w:color w:val="000000"/>
                <w:sz w:val="24"/>
              </w:rPr>
              <m:t>s</m:t>
            </m:r>
            <m:r>
              <m:rPr>
                <m:sty m:val="p"/>
              </m:rPr>
              <w:rPr>
                <w:rFonts w:ascii="Cambria Math" w:hAnsi="Cambria Math"/>
                <w:color w:val="000000"/>
                <w:sz w:val="24"/>
              </w:rPr>
              <m:t>,</m:t>
            </m:r>
            <m:r>
              <w:rPr>
                <w:rFonts w:ascii="Cambria Math" w:hAnsi="Cambria Math"/>
                <w:color w:val="000000"/>
                <w:sz w:val="24"/>
              </w:rPr>
              <m:t>m</m:t>
            </m:r>
          </m:sub>
        </m:sSub>
        <m:r>
          <w:rPr>
            <w:rFonts w:ascii="Cambria Math" w:hAnsi="Cambria Math"/>
            <w:color w:val="000000"/>
            <w:sz w:val="24"/>
          </w:rPr>
          <m:t>⩾</m:t>
        </m:r>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j</m:t>
            </m:r>
            <m:r>
              <m:rPr>
                <m:sty m:val="p"/>
              </m:rPr>
              <w:rPr>
                <w:rFonts w:ascii="Cambria Math" w:hAnsi="Cambria Math"/>
                <w:color w:val="000000"/>
                <w:sz w:val="24"/>
              </w:rPr>
              <m:t>,</m:t>
            </m:r>
            <m:r>
              <w:rPr>
                <w:rFonts w:ascii="Cambria Math" w:hAnsi="Cambria Math"/>
                <w:color w:val="000000"/>
                <w:sz w:val="24"/>
              </w:rPr>
              <m:t>s</m:t>
            </m:r>
          </m:sub>
        </m:sSub>
        <m:r>
          <w:rPr>
            <w:rFonts w:ascii="Cambria Math" w:hAnsi="Cambria Math"/>
            <w:color w:val="000000"/>
            <w:sz w:val="24"/>
          </w:rPr>
          <m:t>+</m:t>
        </m:r>
        <m:d>
          <m:dPr>
            <m:ctrlPr>
              <w:rPr>
                <w:rFonts w:ascii="Cambria Math" w:hAnsi="Cambria Math"/>
                <w:color w:val="000000"/>
                <w:sz w:val="24"/>
              </w:rPr>
            </m:ctrlPr>
          </m:dPr>
          <m:e>
            <m:sSub>
              <m:sSubPr>
                <m:ctrlPr>
                  <w:rPr>
                    <w:rFonts w:ascii="Cambria Math" w:hAnsi="Cambria Math"/>
                    <w:color w:val="000000"/>
                    <w:sz w:val="24"/>
                  </w:rPr>
                </m:ctrlPr>
              </m:sSubPr>
              <m:e>
                <m:r>
                  <w:rPr>
                    <w:rFonts w:ascii="Cambria Math" w:hAnsi="Cambria Math"/>
                    <w:color w:val="000000"/>
                    <w:sz w:val="24"/>
                  </w:rPr>
                  <m:t>y</m:t>
                </m:r>
              </m:e>
              <m:sub>
                <m:r>
                  <w:rPr>
                    <w:rFonts w:ascii="Cambria Math" w:hAnsi="Cambria Math"/>
                    <w:color w:val="000000"/>
                    <w:sz w:val="24"/>
                  </w:rPr>
                  <m:t>f</m:t>
                </m:r>
                <m:r>
                  <m:rPr>
                    <m:sty m:val="p"/>
                  </m:rPr>
                  <w:rPr>
                    <w:rFonts w:ascii="Cambria Math" w:hAnsi="Cambria Math"/>
                    <w:color w:val="000000"/>
                    <w:sz w:val="24"/>
                  </w:rPr>
                  <m:t>,</m:t>
                </m:r>
                <m:r>
                  <w:rPr>
                    <w:rFonts w:ascii="Cambria Math" w:hAnsi="Cambria Math"/>
                    <w:color w:val="000000"/>
                    <w:sz w:val="24"/>
                  </w:rPr>
                  <m:t>s</m:t>
                </m:r>
                <m:r>
                  <m:rPr>
                    <m:sty m:val="p"/>
                  </m:rPr>
                  <w:rPr>
                    <w:rFonts w:ascii="Cambria Math" w:hAnsi="Cambria Math"/>
                    <w:color w:val="000000"/>
                    <w:sz w:val="24"/>
                  </w:rPr>
                  <m:t>,</m:t>
                </m:r>
                <m:r>
                  <w:rPr>
                    <w:rFonts w:ascii="Cambria Math" w:hAnsi="Cambria Math"/>
                    <w:color w:val="000000"/>
                    <w:sz w:val="24"/>
                  </w:rPr>
                  <m:t>j</m:t>
                </m:r>
                <m:r>
                  <m:rPr>
                    <m:sty m:val="p"/>
                  </m:rPr>
                  <w:rPr>
                    <w:rFonts w:ascii="Cambria Math" w:hAnsi="Cambria Math"/>
                    <w:color w:val="000000"/>
                    <w:sz w:val="24"/>
                  </w:rPr>
                  <m:t>,</m:t>
                </m:r>
                <m:r>
                  <w:rPr>
                    <w:rFonts w:ascii="Cambria Math" w:hAnsi="Cambria Math"/>
                    <w:color w:val="000000"/>
                    <w:sz w:val="24"/>
                  </w:rPr>
                  <m:t>m</m:t>
                </m:r>
              </m:sub>
            </m:sSub>
            <m:r>
              <w:rPr>
                <w:rFonts w:ascii="Cambria Math" w:hAnsi="Cambria Math"/>
                <w:color w:val="000000"/>
                <w:sz w:val="24"/>
              </w:rPr>
              <m:t>-1</m:t>
            </m:r>
          </m:e>
        </m:d>
        <m:r>
          <w:rPr>
            <w:rFonts w:ascii="Cambria Math" w:hAnsi="Cambria Math"/>
            <w:color w:val="000000"/>
            <w:sz w:val="24"/>
          </w:rPr>
          <m:t>×L</m:t>
        </m:r>
        <m:r>
          <m:rPr>
            <m:sty m:val="p"/>
          </m:rPr>
          <w:rPr>
            <w:rFonts w:ascii="Cambria Math" w:hAnsi="Cambria Math"/>
            <w:color w:val="000000"/>
            <w:sz w:val="24"/>
          </w:rPr>
          <m:t>,</m:t>
        </m:r>
        <m:r>
          <w:rPr>
            <w:rFonts w:ascii="Cambria Math" w:hAnsi="Cambria Math"/>
            <w:color w:val="000000"/>
            <w:sz w:val="24"/>
          </w:rPr>
          <m:t>∀f</m:t>
        </m:r>
        <m:r>
          <m:rPr>
            <m:sty m:val="p"/>
          </m:rPr>
          <w:rPr>
            <w:rFonts w:ascii="Cambria Math" w:hAnsi="Cambria Math"/>
            <w:color w:val="000000"/>
            <w:sz w:val="24"/>
          </w:rPr>
          <m:t>,</m:t>
        </m:r>
        <m:r>
          <w:rPr>
            <w:rFonts w:ascii="Cambria Math" w:hAnsi="Cambria Math"/>
            <w:color w:val="000000"/>
            <w:sz w:val="24"/>
          </w:rPr>
          <m:t>s</m:t>
        </m:r>
        <m:r>
          <m:rPr>
            <m:sty m:val="p"/>
          </m:rPr>
          <w:rPr>
            <w:rFonts w:ascii="Cambria Math" w:hAnsi="Cambria Math"/>
            <w:color w:val="000000"/>
            <w:sz w:val="24"/>
          </w:rPr>
          <m:t>,</m:t>
        </m:r>
        <m:r>
          <w:rPr>
            <w:rFonts w:ascii="Cambria Math" w:hAnsi="Cambria Math"/>
            <w:color w:val="000000"/>
            <w:sz w:val="24"/>
          </w:rPr>
          <m:t>j</m:t>
        </m:r>
        <m:r>
          <m:rPr>
            <m:sty m:val="p"/>
          </m:rPr>
          <w:rPr>
            <w:rFonts w:ascii="Cambria Math" w:hAnsi="Cambria Math"/>
            <w:color w:val="000000"/>
            <w:sz w:val="24"/>
          </w:rPr>
          <m:t>,</m:t>
        </m:r>
        <m:r>
          <w:rPr>
            <w:rFonts w:ascii="Cambria Math" w:hAnsi="Cambria Math"/>
            <w:color w:val="000000"/>
            <w:sz w:val="24"/>
          </w:rPr>
          <m:t>m</m:t>
        </m:r>
      </m:oMath>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r>
      <w:r w:rsidR="00ED76FE" w:rsidRPr="00ED76FE">
        <w:rPr>
          <w:color w:val="000000"/>
          <w:sz w:val="24"/>
        </w:rPr>
        <w:tab/>
        <w:t>(4-12)</w:t>
      </w:r>
    </w:p>
    <w:p w14:paraId="56610C62" w14:textId="5AFCBAD8" w:rsidR="00ED76FE" w:rsidRPr="00ED76FE" w:rsidRDefault="008C1545" w:rsidP="00ED76FE">
      <w:pPr>
        <w:spacing w:line="360" w:lineRule="auto"/>
        <w:ind w:firstLineChars="200" w:firstLine="480"/>
        <w:rPr>
          <w:sz w:val="24"/>
        </w:rPr>
      </w:pPr>
      <m:oMath>
        <m:r>
          <w:rPr>
            <w:rFonts w:ascii="Cambria Math" w:hAnsi="Cambria Math"/>
            <w:sz w:val="24"/>
          </w:rPr>
          <m:t>ECP=</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d>
              <m:dPr>
                <m:ctrlPr>
                  <w:rPr>
                    <w:rFonts w:ascii="Cambria Math" w:hAnsi="Cambria Math"/>
                    <w:sz w:val="24"/>
                  </w:rPr>
                </m:ctrlPr>
              </m:dPr>
              <m:e>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P</m:t>
                    </m:r>
                  </m:sup>
                </m:sSubSup>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j=1</m:t>
                    </m:r>
                  </m:sub>
                  <m:sup>
                    <m:r>
                      <w:rPr>
                        <w:rFonts w:ascii="Cambria Math" w:hAnsi="Cambria Math"/>
                        <w:sz w:val="24"/>
                      </w:rPr>
                      <m:t>J</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e>
                </m:nary>
              </m:e>
            </m:d>
          </m:e>
        </m:nary>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color w:val="000000"/>
          <w:sz w:val="24"/>
        </w:rPr>
        <w:t>(4-13)</w:t>
      </w:r>
    </w:p>
    <w:p w14:paraId="6424DCE6" w14:textId="2C98CFB4" w:rsidR="00ED76FE" w:rsidRPr="00ED76FE" w:rsidRDefault="008C1545" w:rsidP="00ED76FE">
      <w:pPr>
        <w:spacing w:line="360" w:lineRule="auto"/>
        <w:ind w:firstLineChars="200" w:firstLine="480"/>
        <w:rPr>
          <w:sz w:val="24"/>
        </w:rPr>
      </w:pPr>
      <m:oMath>
        <m:r>
          <w:rPr>
            <w:rFonts w:ascii="Cambria Math" w:hAnsi="Cambria Math"/>
            <w:sz w:val="24"/>
          </w:rPr>
          <m:t>ECB=</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d>
              <m:dPr>
                <m:ctrlPr>
                  <w:rPr>
                    <w:rFonts w:ascii="Cambria Math" w:hAnsi="Cambria Math"/>
                    <w:sz w:val="24"/>
                  </w:rPr>
                </m:ctrlPr>
              </m:dPr>
              <m:e>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B</m:t>
                    </m:r>
                  </m:sup>
                </m:sSubSup>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j=1</m:t>
                    </m:r>
                  </m:sub>
                  <m:sup>
                    <m:r>
                      <w:rPr>
                        <w:rFonts w:ascii="Cambria Math" w:hAnsi="Cambria Math"/>
                        <w:sz w:val="24"/>
                      </w:rPr>
                      <m:t>J</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D</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e>
                    </m:d>
                  </m:e>
                </m:nary>
              </m:e>
            </m:d>
          </m:e>
        </m:nary>
      </m:oMath>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sz w:val="24"/>
        </w:rPr>
        <w:tab/>
      </w:r>
      <w:r w:rsidR="00ED76FE" w:rsidRPr="00ED76FE">
        <w:rPr>
          <w:color w:val="000000"/>
          <w:sz w:val="24"/>
        </w:rPr>
        <w:t>(4-14)</w:t>
      </w:r>
    </w:p>
    <w:p w14:paraId="753B4076" w14:textId="22358EE1" w:rsidR="00ED76FE" w:rsidRPr="00ED76FE" w:rsidRDefault="008C1545" w:rsidP="00ED76FE">
      <w:pPr>
        <w:spacing w:line="360" w:lineRule="auto"/>
        <w:ind w:firstLineChars="200" w:firstLine="440"/>
        <w:rPr>
          <w:rFonts w:ascii="宋体" w:hAnsi="宋体"/>
          <w:b/>
          <w:bCs/>
          <w:sz w:val="24"/>
        </w:rPr>
      </w:pPr>
      <m:oMath>
        <m:r>
          <w:rPr>
            <w:rFonts w:ascii="Cambria Math" w:hAnsi="Cambria Math"/>
            <w:sz w:val="22"/>
            <w:szCs w:val="22"/>
          </w:rPr>
          <m:t>ECI=</m:t>
        </m:r>
        <m:nary>
          <m:naryPr>
            <m:chr m:val="∑"/>
            <m:limLoc m:val="undOvr"/>
            <m:ctrlPr>
              <w:rPr>
                <w:rFonts w:ascii="Cambria Math" w:hAnsi="Cambria Math"/>
                <w:bCs/>
                <w:sz w:val="22"/>
                <w:szCs w:val="22"/>
              </w:rPr>
            </m:ctrlPr>
          </m:naryPr>
          <m:sub>
            <m:r>
              <w:rPr>
                <w:rFonts w:ascii="Cambria Math" w:hAnsi="Cambria Math"/>
                <w:sz w:val="22"/>
                <w:szCs w:val="22"/>
              </w:rPr>
              <m:t>s=1</m:t>
            </m:r>
          </m:sub>
          <m:sup>
            <m:r>
              <w:rPr>
                <w:rFonts w:ascii="Cambria Math" w:hAnsi="Cambria Math"/>
                <w:sz w:val="22"/>
                <w:szCs w:val="22"/>
              </w:rPr>
              <m:t>S</m:t>
            </m:r>
          </m:sup>
          <m:e>
            <m:d>
              <m:dPr>
                <m:ctrlPr>
                  <w:rPr>
                    <w:rFonts w:ascii="Cambria Math" w:hAnsi="Cambria Math"/>
                    <w:bCs/>
                    <w:sz w:val="22"/>
                    <w:szCs w:val="22"/>
                  </w:rPr>
                </m:ctrlPr>
              </m:dPr>
              <m:e>
                <m:r>
                  <w:rPr>
                    <w:rFonts w:ascii="Cambria Math" w:hAnsi="Cambria Math"/>
                    <w:sz w:val="22"/>
                    <w:szCs w:val="22"/>
                  </w:rPr>
                  <m:t>E</m:t>
                </m:r>
                <m:sSubSup>
                  <m:sSubSupPr>
                    <m:ctrlPr>
                      <w:rPr>
                        <w:rFonts w:ascii="Cambria Math" w:hAnsi="Cambria Math"/>
                        <w:bCs/>
                        <w:sz w:val="22"/>
                        <w:szCs w:val="22"/>
                      </w:rPr>
                    </m:ctrlPr>
                  </m:sSubSupPr>
                  <m:e>
                    <m:r>
                      <w:rPr>
                        <w:rFonts w:ascii="Cambria Math" w:hAnsi="Cambria Math"/>
                        <w:sz w:val="22"/>
                        <w:szCs w:val="22"/>
                      </w:rPr>
                      <m:t>U</m:t>
                    </m:r>
                  </m:e>
                  <m:sub>
                    <m:r>
                      <w:rPr>
                        <w:rFonts w:ascii="Cambria Math" w:hAnsi="Cambria Math"/>
                        <w:sz w:val="22"/>
                        <w:szCs w:val="22"/>
                      </w:rPr>
                      <m:t>s</m:t>
                    </m:r>
                  </m:sub>
                  <m:sup>
                    <m:r>
                      <w:rPr>
                        <w:rFonts w:ascii="Cambria Math" w:hAnsi="Cambria Math"/>
                        <w:sz w:val="22"/>
                        <w:szCs w:val="22"/>
                      </w:rPr>
                      <m:t>I</m:t>
                    </m:r>
                  </m:sup>
                </m:sSubSup>
                <m:r>
                  <w:rPr>
                    <w:rFonts w:ascii="Cambria Math" w:hAnsi="Cambria Math"/>
                    <w:sz w:val="22"/>
                    <w:szCs w:val="22"/>
                  </w:rPr>
                  <m:t>×</m:t>
                </m:r>
                <m:d>
                  <m:dPr>
                    <m:ctrlPr>
                      <w:rPr>
                        <w:rFonts w:ascii="Cambria Math" w:hAnsi="Cambria Math"/>
                        <w:bCs/>
                        <w:sz w:val="22"/>
                        <w:szCs w:val="22"/>
                      </w:rPr>
                    </m:ctrlPr>
                  </m:dPr>
                  <m:e>
                    <m:nary>
                      <m:naryPr>
                        <m:chr m:val="∑"/>
                        <m:limLoc m:val="undOvr"/>
                        <m:ctrlPr>
                          <w:rPr>
                            <w:rFonts w:ascii="Cambria Math" w:hAnsi="Cambria Math"/>
                            <w:bCs/>
                            <w:sz w:val="22"/>
                            <w:szCs w:val="22"/>
                          </w:rPr>
                        </m:ctrlPr>
                      </m:naryPr>
                      <m:sub>
                        <m:r>
                          <w:rPr>
                            <w:rFonts w:ascii="Cambria Math" w:hAnsi="Cambria Math"/>
                            <w:sz w:val="22"/>
                            <w:szCs w:val="22"/>
                          </w:rPr>
                          <m:t>f=1</m:t>
                        </m:r>
                      </m:sub>
                      <m:sup>
                        <m:r>
                          <w:rPr>
                            <w:rFonts w:ascii="Cambria Math" w:hAnsi="Cambria Math"/>
                            <w:sz w:val="22"/>
                            <w:szCs w:val="22"/>
                          </w:rPr>
                          <m:t>F</m:t>
                        </m:r>
                      </m:sup>
                      <m:e>
                        <m:nary>
                          <m:naryPr>
                            <m:chr m:val="∑"/>
                            <m:limLoc m:val="undOvr"/>
                            <m:ctrlPr>
                              <w:rPr>
                                <w:rFonts w:ascii="Cambria Math" w:hAnsi="Cambria Math"/>
                                <w:bCs/>
                                <w:sz w:val="22"/>
                                <w:szCs w:val="22"/>
                              </w:rPr>
                            </m:ctrlPr>
                          </m:naryPr>
                          <m:sub>
                            <m:r>
                              <w:rPr>
                                <w:rFonts w:ascii="Cambria Math" w:hAnsi="Cambria Math"/>
                                <w:sz w:val="22"/>
                                <w:szCs w:val="22"/>
                              </w:rPr>
                              <m:t>m=1</m:t>
                            </m:r>
                          </m:sub>
                          <m:sup>
                            <m:sSub>
                              <m:sSubPr>
                                <m:ctrlPr>
                                  <w:rPr>
                                    <w:rFonts w:ascii="Cambria Math" w:hAnsi="Cambria Math"/>
                                    <w:bCs/>
                                    <w:sz w:val="22"/>
                                    <w:szCs w:val="22"/>
                                  </w:rPr>
                                </m:ctrlPr>
                              </m:sSubPr>
                              <m:e>
                                <m:r>
                                  <w:rPr>
                                    <w:rFonts w:ascii="Cambria Math" w:hAnsi="Cambria Math"/>
                                    <w:sz w:val="22"/>
                                    <w:szCs w:val="22"/>
                                  </w:rPr>
                                  <m:t>M</m:t>
                                </m:r>
                              </m:e>
                              <m:sub>
                                <m:r>
                                  <w:rPr>
                                    <w:rFonts w:ascii="Cambria Math" w:hAnsi="Cambria Math"/>
                                    <w:sz w:val="22"/>
                                    <w:szCs w:val="22"/>
                                  </w:rPr>
                                  <m:t>f</m:t>
                                </m:r>
                                <m:r>
                                  <m:rPr>
                                    <m:sty m:val="p"/>
                                  </m:rPr>
                                  <w:rPr>
                                    <w:rFonts w:ascii="Cambria Math" w:hAnsi="Cambria Math"/>
                                    <w:sz w:val="22"/>
                                    <w:szCs w:val="22"/>
                                  </w:rPr>
                                  <m:t>,</m:t>
                                </m:r>
                                <m:r>
                                  <w:rPr>
                                    <w:rFonts w:ascii="Cambria Math" w:hAnsi="Cambria Math"/>
                                    <w:sz w:val="22"/>
                                    <w:szCs w:val="22"/>
                                  </w:rPr>
                                  <m:t>s</m:t>
                                </m:r>
                              </m:sub>
                            </m:sSub>
                          </m:sup>
                          <m:e>
                            <m:r>
                              <w:rPr>
                                <w:rFonts w:ascii="Cambria Math" w:hAnsi="Cambria Math"/>
                                <w:sz w:val="22"/>
                                <w:szCs w:val="22"/>
                              </w:rPr>
                              <m:t>S</m:t>
                            </m:r>
                            <m:sSub>
                              <m:sSubPr>
                                <m:ctrlPr>
                                  <w:rPr>
                                    <w:rFonts w:ascii="Cambria Math" w:hAnsi="Cambria Math"/>
                                    <w:bCs/>
                                    <w:sz w:val="22"/>
                                    <w:szCs w:val="22"/>
                                  </w:rPr>
                                </m:ctrlPr>
                              </m:sSubPr>
                              <m:e>
                                <m:r>
                                  <w:rPr>
                                    <w:rFonts w:ascii="Cambria Math" w:hAnsi="Cambria Math"/>
                                    <w:sz w:val="22"/>
                                    <w:szCs w:val="22"/>
                                  </w:rPr>
                                  <m:t>D</m:t>
                                </m:r>
                              </m:e>
                              <m:sub>
                                <m:r>
                                  <w:rPr>
                                    <w:rFonts w:ascii="Cambria Math" w:hAnsi="Cambria Math"/>
                                    <w:sz w:val="22"/>
                                    <w:szCs w:val="22"/>
                                  </w:rPr>
                                  <m:t>f</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m</m:t>
                                </m:r>
                              </m:sub>
                            </m:sSub>
                          </m:e>
                        </m:nary>
                      </m:e>
                    </m:nary>
                    <m:r>
                      <w:rPr>
                        <w:rFonts w:ascii="Cambria Math" w:hAnsi="Cambria Math"/>
                        <w:sz w:val="22"/>
                        <w:szCs w:val="22"/>
                      </w:rPr>
                      <m:t>-</m:t>
                    </m:r>
                    <m:nary>
                      <m:naryPr>
                        <m:chr m:val="∑"/>
                        <m:limLoc m:val="undOvr"/>
                        <m:ctrlPr>
                          <w:rPr>
                            <w:rFonts w:ascii="Cambria Math" w:hAnsi="Cambria Math"/>
                            <w:bCs/>
                            <w:sz w:val="22"/>
                            <w:szCs w:val="22"/>
                          </w:rPr>
                        </m:ctrlPr>
                      </m:naryPr>
                      <m:sub>
                        <m:r>
                          <w:rPr>
                            <w:rFonts w:ascii="Cambria Math" w:hAnsi="Cambria Math"/>
                            <w:sz w:val="22"/>
                            <w:szCs w:val="22"/>
                          </w:rPr>
                          <m:t>j=1</m:t>
                        </m:r>
                      </m:sub>
                      <m:sup>
                        <m:r>
                          <w:rPr>
                            <w:rFonts w:ascii="Cambria Math" w:hAnsi="Cambria Math"/>
                            <w:sz w:val="22"/>
                            <w:szCs w:val="22"/>
                          </w:rPr>
                          <m:t>J</m:t>
                        </m:r>
                      </m:sup>
                      <m:e>
                        <m:d>
                          <m:dPr>
                            <m:ctrlPr>
                              <w:rPr>
                                <w:rFonts w:ascii="Cambria Math" w:hAnsi="Cambria Math"/>
                                <w:bCs/>
                                <w:sz w:val="22"/>
                                <w:szCs w:val="22"/>
                              </w:rPr>
                            </m:ctrlPr>
                          </m:dPr>
                          <m:e>
                            <m:sSub>
                              <m:sSubPr>
                                <m:ctrlPr>
                                  <w:rPr>
                                    <w:rFonts w:ascii="Cambria Math" w:hAnsi="Cambria Math"/>
                                    <w:bCs/>
                                    <w:sz w:val="22"/>
                                    <w:szCs w:val="22"/>
                                  </w:rPr>
                                </m:ctrlPr>
                              </m:sSubPr>
                              <m:e>
                                <m:r>
                                  <w:rPr>
                                    <w:rFonts w:ascii="Cambria Math" w:hAnsi="Cambria Math"/>
                                    <w:sz w:val="22"/>
                                    <w:szCs w:val="22"/>
                                  </w:rPr>
                                  <m:t>D</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sub>
                            </m:sSub>
                            <m:r>
                              <w:rPr>
                                <w:rFonts w:ascii="Cambria Math" w:hAnsi="Cambria Math"/>
                                <w:sz w:val="22"/>
                                <w:szCs w:val="22"/>
                              </w:rPr>
                              <m:t>-</m:t>
                            </m:r>
                            <m:sSub>
                              <m:sSubPr>
                                <m:ctrlPr>
                                  <w:rPr>
                                    <w:rFonts w:ascii="Cambria Math" w:hAnsi="Cambria Math"/>
                                    <w:bCs/>
                                    <w:sz w:val="22"/>
                                    <w:szCs w:val="22"/>
                                  </w:rPr>
                                </m:ctrlPr>
                              </m:sSubPr>
                              <m:e>
                                <m:r>
                                  <w:rPr>
                                    <w:rFonts w:ascii="Cambria Math" w:hAnsi="Cambria Math"/>
                                    <w:sz w:val="22"/>
                                    <w:szCs w:val="22"/>
                                  </w:rPr>
                                  <m:t>C</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sub>
                            </m:sSub>
                          </m:e>
                        </m:d>
                      </m:e>
                    </m:nary>
                    <m:r>
                      <w:rPr>
                        <w:rFonts w:ascii="Cambria Math" w:hAnsi="Cambria Math"/>
                        <w:sz w:val="22"/>
                        <w:szCs w:val="22"/>
                      </w:rPr>
                      <m:t>-</m:t>
                    </m:r>
                    <m:nary>
                      <m:naryPr>
                        <m:chr m:val="∑"/>
                        <m:limLoc m:val="undOvr"/>
                        <m:ctrlPr>
                          <w:rPr>
                            <w:rFonts w:ascii="Cambria Math" w:hAnsi="Cambria Math"/>
                            <w:bCs/>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bCs/>
                                <w:sz w:val="22"/>
                                <w:szCs w:val="22"/>
                              </w:rPr>
                            </m:ctrlPr>
                          </m:sSubPr>
                          <m:e>
                            <m:r>
                              <w:rPr>
                                <w:rFonts w:ascii="Cambria Math" w:hAnsi="Cambria Math"/>
                                <w:sz w:val="22"/>
                                <w:szCs w:val="22"/>
                              </w:rPr>
                              <m:t>p</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sub>
                        </m:sSub>
                      </m:e>
                    </m:nary>
                  </m:e>
                </m:d>
              </m:e>
            </m:d>
          </m:e>
        </m:nary>
      </m:oMath>
      <w:r w:rsidR="009760A3">
        <w:rPr>
          <w:bCs/>
          <w:sz w:val="22"/>
          <w:szCs w:val="22"/>
        </w:rPr>
        <w:tab/>
      </w:r>
      <w:r w:rsidR="00ED76FE" w:rsidRPr="00ED76FE">
        <w:rPr>
          <w:color w:val="000000"/>
          <w:sz w:val="24"/>
        </w:rPr>
        <w:t>(4-15)</w:t>
      </w:r>
    </w:p>
    <w:p w14:paraId="7D24F80F" w14:textId="3E68E8F5" w:rsidR="00ED76FE" w:rsidRPr="00ED76FE" w:rsidRDefault="00ED76FE" w:rsidP="00ED76FE">
      <w:pPr>
        <w:spacing w:line="460" w:lineRule="exact"/>
        <w:ind w:firstLineChars="200" w:firstLine="480"/>
        <w:rPr>
          <w:sz w:val="24"/>
        </w:rPr>
      </w:pPr>
      <w:r w:rsidRPr="00ED76FE">
        <w:rPr>
          <w:sz w:val="24"/>
        </w:rPr>
        <w:t>公式（</w:t>
      </w:r>
      <w:r w:rsidRPr="00ED76FE">
        <w:rPr>
          <w:sz w:val="24"/>
        </w:rPr>
        <w:t>4-1</w:t>
      </w:r>
      <w:r w:rsidRPr="00ED76FE">
        <w:rPr>
          <w:sz w:val="24"/>
        </w:rPr>
        <w:t>）和（</w:t>
      </w:r>
      <w:r w:rsidRPr="00ED76FE">
        <w:rPr>
          <w:sz w:val="24"/>
        </w:rPr>
        <w:t>4-2</w:t>
      </w:r>
      <w:r w:rsidRPr="00ED76FE">
        <w:rPr>
          <w:sz w:val="24"/>
        </w:rPr>
        <w:t>）表示本章的优化目标为在最大完成时间上限下</w:t>
      </w:r>
      <w:r w:rsidR="00293E81">
        <w:rPr>
          <w:rFonts w:hint="eastAsia"/>
          <w:sz w:val="24"/>
        </w:rPr>
        <w:t>，</w:t>
      </w:r>
      <w:proofErr w:type="gramStart"/>
      <w:r w:rsidRPr="00ED76FE">
        <w:rPr>
          <w:sz w:val="24"/>
        </w:rPr>
        <w:t>最小化总能耗</w:t>
      </w:r>
      <w:proofErr w:type="gramEnd"/>
      <w:r w:rsidRPr="00ED76FE">
        <w:rPr>
          <w:sz w:val="24"/>
        </w:rPr>
        <w:t>。公式（</w:t>
      </w:r>
      <w:r w:rsidRPr="00ED76FE">
        <w:rPr>
          <w:sz w:val="24"/>
        </w:rPr>
        <w:t>4-3</w:t>
      </w:r>
      <w:r w:rsidRPr="00ED76FE">
        <w:rPr>
          <w:sz w:val="24"/>
        </w:rPr>
        <w:t>）确保每个工件只能被一个工厂加工。公式（</w:t>
      </w:r>
      <w:r w:rsidRPr="00ED76FE">
        <w:rPr>
          <w:sz w:val="24"/>
        </w:rPr>
        <w:t>4-4</w:t>
      </w:r>
      <w:r w:rsidRPr="00ED76FE">
        <w:rPr>
          <w:sz w:val="24"/>
        </w:rPr>
        <w:t>）表示在每个工厂内，每个工件在任意加工阶段上，只能由一台机器加工。公式（</w:t>
      </w:r>
      <w:r w:rsidRPr="00ED76FE">
        <w:rPr>
          <w:sz w:val="24"/>
        </w:rPr>
        <w:t>4-5</w:t>
      </w:r>
      <w:r w:rsidRPr="00ED76FE">
        <w:rPr>
          <w:sz w:val="24"/>
        </w:rPr>
        <w:t>）和公式（</w:t>
      </w:r>
      <w:r w:rsidRPr="00ED76FE">
        <w:rPr>
          <w:sz w:val="24"/>
        </w:rPr>
        <w:t>4-6</w:t>
      </w:r>
      <w:r w:rsidRPr="00ED76FE">
        <w:rPr>
          <w:sz w:val="24"/>
        </w:rPr>
        <w:t>）表示在同一工厂</w:t>
      </w:r>
      <w:r w:rsidR="00293E81">
        <w:rPr>
          <w:rFonts w:hint="eastAsia"/>
          <w:sz w:val="24"/>
        </w:rPr>
        <w:t>、</w:t>
      </w:r>
      <w:r w:rsidRPr="00ED76FE">
        <w:rPr>
          <w:sz w:val="24"/>
        </w:rPr>
        <w:t>同一阶段上的两个工件的加工顺序。公式（</w:t>
      </w:r>
      <w:r w:rsidRPr="00ED76FE">
        <w:rPr>
          <w:sz w:val="24"/>
        </w:rPr>
        <w:t>4-7</w:t>
      </w:r>
      <w:r w:rsidRPr="00ED76FE">
        <w:rPr>
          <w:sz w:val="24"/>
        </w:rPr>
        <w:t>）表示工件在每个阶段上的完成时间不小于其加工时间。公式（</w:t>
      </w:r>
      <w:r w:rsidRPr="00ED76FE">
        <w:rPr>
          <w:sz w:val="24"/>
        </w:rPr>
        <w:t>4-8</w:t>
      </w:r>
      <w:r w:rsidRPr="00ED76FE">
        <w:rPr>
          <w:sz w:val="24"/>
        </w:rPr>
        <w:t>）保证在同一台机器上，只有前一个工件完成后，下一个工件才能被</w:t>
      </w:r>
      <w:r w:rsidR="00651D9A">
        <w:rPr>
          <w:sz w:val="24"/>
        </w:rPr>
        <w:t>加工</w:t>
      </w:r>
      <w:r w:rsidRPr="00ED76FE">
        <w:rPr>
          <w:sz w:val="24"/>
        </w:rPr>
        <w:t>。公式（</w:t>
      </w:r>
      <w:r w:rsidRPr="00ED76FE">
        <w:rPr>
          <w:sz w:val="24"/>
        </w:rPr>
        <w:t>4-9</w:t>
      </w:r>
      <w:r w:rsidRPr="00ED76FE">
        <w:rPr>
          <w:sz w:val="24"/>
        </w:rPr>
        <w:t>）保证只有工件离开上一阶段</w:t>
      </w:r>
      <w:r w:rsidR="00293E81">
        <w:rPr>
          <w:rFonts w:hint="eastAsia"/>
          <w:sz w:val="24"/>
        </w:rPr>
        <w:t>后，</w:t>
      </w:r>
      <w:r w:rsidRPr="00ED76FE">
        <w:rPr>
          <w:sz w:val="24"/>
        </w:rPr>
        <w:t>才能开始下一阶段的加工。公式（</w:t>
      </w:r>
      <w:r w:rsidRPr="00ED76FE">
        <w:rPr>
          <w:sz w:val="24"/>
        </w:rPr>
        <w:t>4-10</w:t>
      </w:r>
      <w:r w:rsidRPr="00ED76FE">
        <w:rPr>
          <w:sz w:val="24"/>
        </w:rPr>
        <w:t>）表示工件在一个阶段上的离开时间和完成时间的关系。公式（</w:t>
      </w:r>
      <w:r w:rsidRPr="00ED76FE">
        <w:rPr>
          <w:sz w:val="24"/>
        </w:rPr>
        <w:t>4-11</w:t>
      </w:r>
      <w:r w:rsidRPr="00ED76FE">
        <w:rPr>
          <w:sz w:val="24"/>
        </w:rPr>
        <w:t>）表示最大完成时间不小于最后一个阶段上的所有工件的离开时间。公式（</w:t>
      </w:r>
      <w:r w:rsidRPr="00ED76FE">
        <w:rPr>
          <w:sz w:val="24"/>
        </w:rPr>
        <w:t>4-12</w:t>
      </w:r>
      <w:r w:rsidRPr="00ED76FE">
        <w:rPr>
          <w:sz w:val="24"/>
        </w:rPr>
        <w:t>）表示机器</w:t>
      </w:r>
      <m:oMath>
        <m:r>
          <w:rPr>
            <w:rFonts w:ascii="Cambria Math" w:hAnsi="Cambria Math"/>
            <w:sz w:val="24"/>
          </w:rPr>
          <m:t>m</m:t>
        </m:r>
      </m:oMath>
      <w:r w:rsidRPr="00ED76FE">
        <w:rPr>
          <w:sz w:val="24"/>
        </w:rPr>
        <w:t>的关闭时间不小于它所加工的工件的离开时间。公式（</w:t>
      </w:r>
      <w:r w:rsidRPr="00ED76FE">
        <w:rPr>
          <w:sz w:val="24"/>
        </w:rPr>
        <w:t>4-13</w:t>
      </w:r>
      <w:r w:rsidRPr="00ED76FE">
        <w:rPr>
          <w:sz w:val="24"/>
        </w:rPr>
        <w:t>）、（</w:t>
      </w:r>
      <w:r w:rsidRPr="00ED76FE">
        <w:rPr>
          <w:sz w:val="24"/>
        </w:rPr>
        <w:t>4-14</w:t>
      </w:r>
      <w:r w:rsidRPr="00ED76FE">
        <w:rPr>
          <w:sz w:val="24"/>
        </w:rPr>
        <w:t>）和（</w:t>
      </w:r>
      <w:r w:rsidRPr="00ED76FE">
        <w:rPr>
          <w:sz w:val="24"/>
        </w:rPr>
        <w:t>4-15</w:t>
      </w:r>
      <w:r w:rsidRPr="00ED76FE">
        <w:rPr>
          <w:sz w:val="24"/>
        </w:rPr>
        <w:t>）分别表示机器的加工能耗、阻塞能耗以及空闲能耗。</w:t>
      </w:r>
    </w:p>
    <w:p w14:paraId="0E4D47C5" w14:textId="193ADC23" w:rsidR="00ED76FE" w:rsidRPr="00D6695D" w:rsidRDefault="00ED76FE" w:rsidP="00ED76FE">
      <w:pPr>
        <w:spacing w:line="460" w:lineRule="exact"/>
        <w:ind w:firstLineChars="200" w:firstLine="480"/>
        <w:rPr>
          <w:sz w:val="24"/>
        </w:rPr>
      </w:pPr>
      <w:r w:rsidRPr="00D6695D">
        <w:rPr>
          <w:sz w:val="24"/>
        </w:rPr>
        <w:t>为了直观地说明问题，本节给出一个例子。令</w:t>
      </w:r>
      <m:oMath>
        <m:r>
          <w:rPr>
            <w:rFonts w:ascii="Cambria Math" w:hAnsi="Cambria Math"/>
            <w:sz w:val="24"/>
          </w:rPr>
          <m:t>F=2</m:t>
        </m:r>
      </m:oMath>
      <w:r w:rsidRPr="00D6695D">
        <w:rPr>
          <w:sz w:val="24"/>
        </w:rPr>
        <w:t>，</w:t>
      </w:r>
      <m:oMath>
        <m:r>
          <w:rPr>
            <w:rFonts w:ascii="Cambria Math" w:hAnsi="Cambria Math"/>
            <w:sz w:val="24"/>
          </w:rPr>
          <m:t>S=3</m:t>
        </m:r>
      </m:oMath>
      <w:r w:rsidRPr="00D6695D">
        <w:rPr>
          <w:sz w:val="24"/>
        </w:rPr>
        <w:t>，</w:t>
      </w:r>
      <m:oMath>
        <m:r>
          <w:rPr>
            <w:rFonts w:ascii="Cambria Math" w:hAnsi="Cambria Math"/>
            <w:sz w:val="24"/>
          </w:rPr>
          <m:t>J=10</m:t>
        </m:r>
      </m:oMath>
      <w:r w:rsidRPr="00D6695D">
        <w:rPr>
          <w:sz w:val="24"/>
        </w:rPr>
        <w:t>，</w:t>
      </w:r>
      <w:r w:rsidR="00D6695D" w:rsidRPr="00D6695D">
        <w:rPr>
          <w:rFonts w:hint="eastAsia"/>
          <w:sz w:val="24"/>
        </w:rPr>
        <w:t>每个</w:t>
      </w:r>
      <w:r w:rsidR="00D6695D" w:rsidRPr="00D6695D">
        <w:rPr>
          <w:rFonts w:hint="eastAsia"/>
          <w:sz w:val="24"/>
        </w:rPr>
        <w:lastRenderedPageBreak/>
        <w:t>阶段存在</w:t>
      </w:r>
      <w:r w:rsidR="00D6695D" w:rsidRPr="00D6695D">
        <w:rPr>
          <w:rFonts w:hint="eastAsia"/>
          <w:sz w:val="24"/>
        </w:rPr>
        <w:t>2</w:t>
      </w:r>
      <w:r w:rsidR="00D6695D" w:rsidRPr="00D6695D">
        <w:rPr>
          <w:rFonts w:hint="eastAsia"/>
          <w:sz w:val="24"/>
        </w:rPr>
        <w:t>台并行机</w:t>
      </w:r>
      <w:r w:rsidRPr="00D6695D">
        <w:rPr>
          <w:sz w:val="24"/>
        </w:rPr>
        <w:t>。各个工件的加工时间以及单位能耗如下所示：</w:t>
      </w:r>
    </w:p>
    <w:p w14:paraId="45C70ED5" w14:textId="151D3128" w:rsidR="00ED76FE" w:rsidRPr="00ED76FE" w:rsidRDefault="003F2B40" w:rsidP="00B802DC">
      <w:pPr>
        <w:spacing w:line="288" w:lineRule="auto"/>
        <w:ind w:firstLineChars="200" w:firstLine="480"/>
        <w:rPr>
          <w:sz w:val="24"/>
        </w:rPr>
      </w:pPr>
      <m:oMath>
        <m:sSub>
          <m:sSubPr>
            <m:ctrlPr>
              <w:rPr>
                <w:rFonts w:ascii="Cambria Math" w:hAnsi="Cambria Math"/>
                <w:sz w:val="24"/>
              </w:rPr>
            </m:ctrlPr>
          </m:sSubPr>
          <m:e>
            <m:r>
              <w:rPr>
                <w:rFonts w:ascii="Cambria Math" w:hAnsi="Cambria Math"/>
                <w:sz w:val="24"/>
              </w:rPr>
              <m:t>p</m:t>
            </m:r>
          </m:e>
          <m:sub>
            <m:r>
              <w:rPr>
                <w:rFonts w:ascii="Cambria Math" w:hAnsi="Cambria Math"/>
                <w:sz w:val="24"/>
              </w:rPr>
              <m:t>s</m:t>
            </m:r>
            <m:r>
              <m:rPr>
                <m:sty m:val="p"/>
              </m:rPr>
              <w:rPr>
                <w:rFonts w:ascii="Cambria Math" w:hAnsi="Cambria Math"/>
                <w:sz w:val="24"/>
              </w:rPr>
              <m:t>,</m:t>
            </m:r>
            <m:r>
              <w:rPr>
                <w:rFonts w:ascii="Cambria Math" w:hAnsi="Cambria Math"/>
                <w:sz w:val="24"/>
              </w:rPr>
              <m:t>j</m:t>
            </m:r>
          </m:sub>
        </m:sSub>
        <m:r>
          <w:rPr>
            <w:rFonts w:ascii="Cambria Math" w:hAnsi="Cambria Math"/>
            <w:sz w:val="24"/>
          </w:rPr>
          <m:t>=</m:t>
        </m:r>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 xml:space="preserve">9 </m:t>
                </m:r>
              </m:e>
              <m:e>
                <m:r>
                  <w:rPr>
                    <w:rFonts w:ascii="Cambria Math" w:hAnsi="Cambria Math"/>
                    <w:sz w:val="24"/>
                  </w:rPr>
                  <m:t xml:space="preserve">4 </m:t>
                </m:r>
              </m:e>
              <m:e>
                <m:r>
                  <w:rPr>
                    <w:rFonts w:ascii="Cambria Math" w:hAnsi="Cambria Math"/>
                    <w:sz w:val="24"/>
                  </w:rPr>
                  <m:t xml:space="preserve">2 </m:t>
                </m:r>
              </m:e>
            </m:eqArr>
            <m:eqArr>
              <m:eqArrPr>
                <m:ctrlPr>
                  <w:rPr>
                    <w:rFonts w:ascii="Cambria Math" w:hAnsi="Cambria Math"/>
                    <w:sz w:val="24"/>
                  </w:rPr>
                </m:ctrlPr>
              </m:eqArrPr>
              <m:e>
                <m:r>
                  <w:rPr>
                    <w:rFonts w:ascii="Cambria Math" w:hAnsi="Cambria Math"/>
                    <w:sz w:val="24"/>
                  </w:rPr>
                  <m:t xml:space="preserve">9 </m:t>
                </m:r>
              </m:e>
              <m:e>
                <m:r>
                  <w:rPr>
                    <w:rFonts w:ascii="Cambria Math" w:hAnsi="Cambria Math"/>
                    <w:sz w:val="24"/>
                  </w:rPr>
                  <m:t xml:space="preserve">7 </m:t>
                </m:r>
              </m:e>
              <m:e>
                <m:r>
                  <w:rPr>
                    <w:rFonts w:ascii="Cambria Math" w:hAnsi="Cambria Math"/>
                    <w:sz w:val="24"/>
                  </w:rPr>
                  <m:t xml:space="preserve">8 </m:t>
                </m:r>
              </m:e>
            </m:eqArr>
            <m:eqArr>
              <m:eqArrPr>
                <m:ctrlPr>
                  <w:rPr>
                    <w:rFonts w:ascii="Cambria Math" w:hAnsi="Cambria Math"/>
                    <w:sz w:val="24"/>
                  </w:rPr>
                </m:ctrlPr>
              </m:eqArrPr>
              <m:e>
                <m:r>
                  <w:rPr>
                    <w:rFonts w:ascii="Cambria Math" w:hAnsi="Cambria Math"/>
                    <w:sz w:val="24"/>
                  </w:rPr>
                  <m:t xml:space="preserve">5 </m:t>
                </m:r>
              </m:e>
              <m:e>
                <m:r>
                  <w:rPr>
                    <w:rFonts w:ascii="Cambria Math" w:hAnsi="Cambria Math"/>
                    <w:sz w:val="24"/>
                  </w:rPr>
                  <m:t xml:space="preserve">9 </m:t>
                </m:r>
              </m:e>
              <m:e>
                <m:r>
                  <w:rPr>
                    <w:rFonts w:ascii="Cambria Math" w:hAnsi="Cambria Math"/>
                    <w:sz w:val="24"/>
                  </w:rPr>
                  <m:t xml:space="preserve">7 </m:t>
                </m:r>
              </m:e>
            </m:eqArr>
            <m:eqArr>
              <m:eqArrPr>
                <m:ctrlPr>
                  <w:rPr>
                    <w:rFonts w:ascii="Cambria Math" w:hAnsi="Cambria Math"/>
                    <w:sz w:val="24"/>
                  </w:rPr>
                </m:ctrlPr>
              </m:eqArrPr>
              <m:e>
                <m:r>
                  <w:rPr>
                    <w:rFonts w:ascii="Cambria Math" w:hAnsi="Cambria Math"/>
                    <w:sz w:val="24"/>
                  </w:rPr>
                  <m:t xml:space="preserve">5 </m:t>
                </m:r>
              </m:e>
              <m:e>
                <m:r>
                  <w:rPr>
                    <w:rFonts w:ascii="Cambria Math" w:hAnsi="Cambria Math"/>
                    <w:sz w:val="24"/>
                  </w:rPr>
                  <m:t xml:space="preserve">6 </m:t>
                </m:r>
              </m:e>
              <m:e>
                <m:r>
                  <w:rPr>
                    <w:rFonts w:ascii="Cambria Math" w:hAnsi="Cambria Math"/>
                    <w:sz w:val="24"/>
                  </w:rPr>
                  <m:t xml:space="preserve">9 </m:t>
                </m:r>
              </m:e>
            </m:eqArr>
            <m:eqArr>
              <m:eqArrPr>
                <m:ctrlPr>
                  <w:rPr>
                    <w:rFonts w:ascii="Cambria Math" w:hAnsi="Cambria Math"/>
                    <w:sz w:val="24"/>
                  </w:rPr>
                </m:ctrlPr>
              </m:eqArrPr>
              <m:e>
                <m:r>
                  <w:rPr>
                    <w:rFonts w:ascii="Cambria Math" w:hAnsi="Cambria Math"/>
                    <w:sz w:val="24"/>
                  </w:rPr>
                  <m:t xml:space="preserve">2 </m:t>
                </m:r>
              </m:e>
              <m:e>
                <m:r>
                  <w:rPr>
                    <w:rFonts w:ascii="Cambria Math" w:hAnsi="Cambria Math"/>
                    <w:sz w:val="24"/>
                  </w:rPr>
                  <m:t xml:space="preserve">4 </m:t>
                </m:r>
              </m:e>
              <m:e>
                <m:r>
                  <w:rPr>
                    <w:rFonts w:ascii="Cambria Math" w:hAnsi="Cambria Math"/>
                    <w:sz w:val="24"/>
                  </w:rPr>
                  <m:t xml:space="preserve">9 </m:t>
                </m:r>
              </m:e>
            </m:eqArr>
            <m:eqArr>
              <m:eqArrPr>
                <m:ctrlPr>
                  <w:rPr>
                    <w:rFonts w:ascii="Cambria Math" w:hAnsi="Cambria Math"/>
                    <w:sz w:val="24"/>
                  </w:rPr>
                </m:ctrlPr>
              </m:eqArrPr>
              <m:e>
                <m:r>
                  <w:rPr>
                    <w:rFonts w:ascii="Cambria Math" w:hAnsi="Cambria Math"/>
                    <w:sz w:val="24"/>
                  </w:rPr>
                  <m:t xml:space="preserve">2 </m:t>
                </m:r>
              </m:e>
              <m:e>
                <m:r>
                  <w:rPr>
                    <w:rFonts w:ascii="Cambria Math" w:hAnsi="Cambria Math"/>
                    <w:sz w:val="24"/>
                  </w:rPr>
                  <m:t xml:space="preserve">9 </m:t>
                </m:r>
              </m:e>
              <m:e>
                <m:r>
                  <w:rPr>
                    <w:rFonts w:ascii="Cambria Math" w:hAnsi="Cambria Math"/>
                    <w:sz w:val="24"/>
                  </w:rPr>
                  <m:t xml:space="preserve">10 </m:t>
                </m:r>
              </m:e>
            </m:eqArr>
            <m:eqArr>
              <m:eqArrPr>
                <m:ctrlPr>
                  <w:rPr>
                    <w:rFonts w:ascii="Cambria Math" w:hAnsi="Cambria Math"/>
                    <w:sz w:val="24"/>
                  </w:rPr>
                </m:ctrlPr>
              </m:eqArrPr>
              <m:e>
                <m:r>
                  <w:rPr>
                    <w:rFonts w:ascii="Cambria Math" w:hAnsi="Cambria Math"/>
                    <w:sz w:val="24"/>
                  </w:rPr>
                  <m:t xml:space="preserve">3 </m:t>
                </m:r>
              </m:e>
              <m:e>
                <m:r>
                  <w:rPr>
                    <w:rFonts w:ascii="Cambria Math" w:hAnsi="Cambria Math"/>
                    <w:sz w:val="24"/>
                  </w:rPr>
                  <m:t xml:space="preserve">6 </m:t>
                </m:r>
              </m:e>
              <m:e>
                <m:r>
                  <w:rPr>
                    <w:rFonts w:ascii="Cambria Math" w:hAnsi="Cambria Math"/>
                    <w:sz w:val="24"/>
                  </w:rPr>
                  <m:t xml:space="preserve">10 </m:t>
                </m:r>
              </m:e>
            </m:eqArr>
            <m:eqArr>
              <m:eqArrPr>
                <m:ctrlPr>
                  <w:rPr>
                    <w:rFonts w:ascii="Cambria Math" w:hAnsi="Cambria Math"/>
                    <w:sz w:val="24"/>
                  </w:rPr>
                </m:ctrlPr>
              </m:eqArrPr>
              <m:e>
                <m:r>
                  <w:rPr>
                    <w:rFonts w:ascii="Cambria Math" w:hAnsi="Cambria Math"/>
                    <w:sz w:val="24"/>
                  </w:rPr>
                  <m:t xml:space="preserve">5 </m:t>
                </m:r>
              </m:e>
              <m:e>
                <m:r>
                  <w:rPr>
                    <w:rFonts w:ascii="Cambria Math" w:hAnsi="Cambria Math"/>
                    <w:sz w:val="24"/>
                  </w:rPr>
                  <m:t xml:space="preserve">5 </m:t>
                </m:r>
              </m:e>
              <m:e>
                <m:r>
                  <w:rPr>
                    <w:rFonts w:ascii="Cambria Math" w:hAnsi="Cambria Math"/>
                    <w:sz w:val="24"/>
                  </w:rPr>
                  <m:t xml:space="preserve">8 </m:t>
                </m:r>
              </m:e>
            </m:eqArr>
            <m:eqArr>
              <m:eqArrPr>
                <m:ctrlPr>
                  <w:rPr>
                    <w:rFonts w:ascii="Cambria Math" w:hAnsi="Cambria Math"/>
                    <w:sz w:val="24"/>
                  </w:rPr>
                </m:ctrlPr>
              </m:eqArrPr>
              <m:e>
                <m:r>
                  <w:rPr>
                    <w:rFonts w:ascii="Cambria Math" w:hAnsi="Cambria Math"/>
                    <w:sz w:val="24"/>
                  </w:rPr>
                  <m:t xml:space="preserve">8 </m:t>
                </m:r>
              </m:e>
              <m:e>
                <m:r>
                  <w:rPr>
                    <w:rFonts w:ascii="Cambria Math" w:hAnsi="Cambria Math"/>
                    <w:sz w:val="24"/>
                  </w:rPr>
                  <m:t xml:space="preserve">1 </m:t>
                </m:r>
              </m:e>
              <m:e>
                <m:r>
                  <w:rPr>
                    <w:rFonts w:ascii="Cambria Math" w:hAnsi="Cambria Math"/>
                    <w:sz w:val="24"/>
                  </w:rPr>
                  <m:t xml:space="preserve">6 </m:t>
                </m:r>
              </m:e>
            </m:eqArr>
            <m:eqArr>
              <m:eqArrPr>
                <m:ctrlPr>
                  <w:rPr>
                    <w:rFonts w:ascii="Cambria Math" w:hAnsi="Cambria Math"/>
                    <w:sz w:val="24"/>
                  </w:rPr>
                </m:ctrlPr>
              </m:eqArrPr>
              <m:e>
                <m:r>
                  <w:rPr>
                    <w:rFonts w:ascii="Cambria Math" w:hAnsi="Cambria Math"/>
                    <w:sz w:val="24"/>
                  </w:rPr>
                  <m:t>6</m:t>
                </m:r>
              </m:e>
              <m:e>
                <m:r>
                  <w:rPr>
                    <w:rFonts w:ascii="Cambria Math" w:hAnsi="Cambria Math"/>
                    <w:sz w:val="24"/>
                  </w:rPr>
                  <m:t>4</m:t>
                </m:r>
              </m:e>
              <m:e>
                <m:r>
                  <w:rPr>
                    <w:rFonts w:ascii="Cambria Math" w:hAnsi="Cambria Math"/>
                    <w:sz w:val="24"/>
                  </w:rPr>
                  <m:t>6</m:t>
                </m:r>
              </m:e>
            </m:eqArr>
          </m:e>
        </m:d>
      </m:oMath>
      <w:r w:rsidR="00ED76FE" w:rsidRPr="00ED76FE">
        <w:rPr>
          <w:sz w:val="24"/>
        </w:rPr>
        <w:t>，</w:t>
      </w:r>
      <m:oMath>
        <m:r>
          <w:rPr>
            <w:rFonts w:ascii="Cambria Math" w:hAnsi="Cambria Math"/>
            <w:sz w:val="24"/>
          </w:rPr>
          <m:t>E</m:t>
        </m:r>
        <m:sSubSup>
          <m:sSubSupPr>
            <m:ctrlPr>
              <w:rPr>
                <w:rFonts w:ascii="Cambria Math" w:hAnsi="Cambria Math"/>
                <w:sz w:val="24"/>
              </w:rPr>
            </m:ctrlPr>
          </m:sSubSupPr>
          <m:e>
            <m:r>
              <w:rPr>
                <w:rFonts w:ascii="Cambria Math" w:hAnsi="Cambria Math"/>
                <w:sz w:val="24"/>
              </w:rPr>
              <m:t>C</m:t>
            </m:r>
          </m:e>
          <m:sub>
            <m:r>
              <w:rPr>
                <w:rFonts w:ascii="Cambria Math" w:hAnsi="Cambria Math"/>
                <w:sz w:val="24"/>
              </w:rPr>
              <m:t>s</m:t>
            </m:r>
          </m:sub>
          <m:sup>
            <m:r>
              <w:rPr>
                <w:rFonts w:ascii="Cambria Math" w:hAnsi="Cambria Math"/>
                <w:sz w:val="24"/>
              </w:rPr>
              <m:t>P</m:t>
            </m:r>
          </m:sup>
        </m:sSubSup>
        <m:r>
          <w:rPr>
            <w:rFonts w:ascii="Cambria Math" w:hAnsi="Cambria Math"/>
            <w:sz w:val="24"/>
          </w:rPr>
          <m:t>=</m:t>
        </m:r>
        <m:d>
          <m:dPr>
            <m:begChr m:val="["/>
            <m:endChr m:val="]"/>
            <m:ctrlPr>
              <w:rPr>
                <w:rFonts w:ascii="Cambria Math" w:hAnsi="Cambria Math"/>
                <w:sz w:val="24"/>
              </w:rPr>
            </m:ctrlPr>
          </m:dPr>
          <m:e>
            <m:m>
              <m:mPr>
                <m:plcHide m:val="1"/>
                <m:mcs>
                  <m:mc>
                    <m:mcPr>
                      <m:count m:val="3"/>
                      <m:mcJc m:val="center"/>
                    </m:mcPr>
                  </m:mc>
                </m:mcs>
                <m:ctrlPr>
                  <w:rPr>
                    <w:rFonts w:ascii="Cambria Math" w:hAnsi="Cambria Math"/>
                    <w:sz w:val="24"/>
                  </w:rPr>
                </m:ctrlPr>
              </m:mPr>
              <m:mr>
                <m:e>
                  <m:r>
                    <w:rPr>
                      <w:rFonts w:ascii="Cambria Math" w:hAnsi="Cambria Math"/>
                      <w:sz w:val="24"/>
                    </w:rPr>
                    <m:t>5</m:t>
                  </m:r>
                </m:e>
                <m:e>
                  <m:r>
                    <w:rPr>
                      <w:rFonts w:ascii="Cambria Math" w:hAnsi="Cambria Math"/>
                      <w:sz w:val="24"/>
                    </w:rPr>
                    <m:t>5</m:t>
                  </m:r>
                </m:e>
                <m:e>
                  <m:r>
                    <w:rPr>
                      <w:rFonts w:ascii="Cambria Math" w:hAnsi="Cambria Math"/>
                      <w:sz w:val="24"/>
                    </w:rPr>
                    <m:t>6</m:t>
                  </m:r>
                </m:e>
              </m:mr>
            </m:m>
          </m:e>
        </m:d>
      </m:oMath>
      <w:r w:rsidR="00ED76FE" w:rsidRPr="00ED76FE">
        <w:rPr>
          <w:sz w:val="24"/>
        </w:rPr>
        <w:t>，</w:t>
      </w:r>
      <m:oMath>
        <m:r>
          <w:rPr>
            <w:rFonts w:ascii="Cambria Math" w:hAnsi="Cambria Math"/>
            <w:sz w:val="24"/>
          </w:rPr>
          <m:t>E</m:t>
        </m:r>
        <m:sSubSup>
          <m:sSubSupPr>
            <m:ctrlPr>
              <w:rPr>
                <w:rFonts w:ascii="Cambria Math" w:hAnsi="Cambria Math"/>
                <w:sz w:val="24"/>
              </w:rPr>
            </m:ctrlPr>
          </m:sSubSupPr>
          <m:e>
            <m:r>
              <w:rPr>
                <w:rFonts w:ascii="Cambria Math" w:hAnsi="Cambria Math"/>
                <w:sz w:val="24"/>
              </w:rPr>
              <m:t>C</m:t>
            </m:r>
          </m:e>
          <m:sub>
            <m:r>
              <w:rPr>
                <w:rFonts w:ascii="Cambria Math" w:hAnsi="Cambria Math"/>
                <w:sz w:val="24"/>
              </w:rPr>
              <m:t>s</m:t>
            </m:r>
          </m:sub>
          <m:sup>
            <m:r>
              <w:rPr>
                <w:rFonts w:ascii="Cambria Math" w:hAnsi="Cambria Math"/>
                <w:sz w:val="24"/>
              </w:rPr>
              <m:t>B</m:t>
            </m:r>
          </m:sup>
        </m:sSubSup>
        <m:r>
          <w:rPr>
            <w:rFonts w:ascii="Cambria Math" w:hAnsi="Cambria Math"/>
            <w:sz w:val="24"/>
          </w:rPr>
          <m:t>=</m:t>
        </m:r>
        <m:d>
          <m:dPr>
            <m:begChr m:val="["/>
            <m:endChr m:val="]"/>
            <m:ctrlPr>
              <w:rPr>
                <w:rFonts w:ascii="Cambria Math" w:hAnsi="Cambria Math"/>
                <w:sz w:val="24"/>
              </w:rPr>
            </m:ctrlPr>
          </m:dPr>
          <m:e>
            <m:m>
              <m:mPr>
                <m:plcHide m:val="1"/>
                <m:mcs>
                  <m:mc>
                    <m:mcPr>
                      <m:count m:val="3"/>
                      <m:mcJc m:val="center"/>
                    </m:mcPr>
                  </m:mc>
                </m:mcs>
                <m:ctrlPr>
                  <w:rPr>
                    <w:rFonts w:ascii="Cambria Math" w:hAnsi="Cambria Math"/>
                    <w:sz w:val="24"/>
                  </w:rPr>
                </m:ctrlPr>
              </m:mPr>
              <m:mr>
                <m:e>
                  <m:r>
                    <w:rPr>
                      <w:rFonts w:ascii="Cambria Math" w:hAnsi="Cambria Math"/>
                      <w:sz w:val="24"/>
                    </w:rPr>
                    <m:t>4</m:t>
                  </m:r>
                </m:e>
                <m:e>
                  <m:r>
                    <w:rPr>
                      <w:rFonts w:ascii="Cambria Math" w:hAnsi="Cambria Math"/>
                      <w:sz w:val="24"/>
                    </w:rPr>
                    <m:t>4</m:t>
                  </m:r>
                </m:e>
                <m:e>
                  <m:r>
                    <w:rPr>
                      <w:rFonts w:ascii="Cambria Math" w:hAnsi="Cambria Math"/>
                      <w:sz w:val="24"/>
                    </w:rPr>
                    <m:t>4</m:t>
                  </m:r>
                </m:e>
              </m:mr>
            </m:m>
          </m:e>
        </m:d>
      </m:oMath>
      <w:r w:rsidR="00D6695D">
        <w:rPr>
          <w:rFonts w:hint="eastAsia"/>
        </w:rPr>
        <w:t>，</w:t>
      </w:r>
      <m:oMath>
        <m:r>
          <w:rPr>
            <w:rFonts w:ascii="Cambria Math" w:hAnsi="Cambria Math"/>
          </w:rPr>
          <m:t>E</m:t>
        </m:r>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I</m:t>
            </m:r>
          </m:sup>
        </m:sSubSup>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2</m:t>
                  </m:r>
                </m:e>
                <m:e>
                  <m:r>
                    <w:rPr>
                      <w:rFonts w:ascii="Cambria Math" w:hAnsi="Cambria Math"/>
                    </w:rPr>
                    <m:t>1</m:t>
                  </m:r>
                </m:e>
              </m:mr>
            </m:m>
          </m:e>
        </m:d>
      </m:oMath>
      <w:r w:rsidR="00ED76FE" w:rsidRPr="00ED76FE">
        <w:rPr>
          <w:sz w:val="24"/>
        </w:rPr>
        <w:t>。</w:t>
      </w:r>
    </w:p>
    <w:p w14:paraId="0090D90D" w14:textId="615E0A4D" w:rsidR="00ED76FE" w:rsidRPr="00ED76FE" w:rsidRDefault="00ED76FE" w:rsidP="00ED76FE">
      <w:pPr>
        <w:spacing w:line="460" w:lineRule="exact"/>
        <w:ind w:firstLineChars="200" w:firstLine="480"/>
        <w:rPr>
          <w:sz w:val="24"/>
        </w:rPr>
      </w:pPr>
      <w:r w:rsidRPr="00ED76FE">
        <w:rPr>
          <w:sz w:val="24"/>
        </w:rPr>
        <w:t>使用</w:t>
      </w:r>
      <w:r w:rsidRPr="00ED76FE">
        <w:rPr>
          <w:sz w:val="24"/>
        </w:rPr>
        <w:t>Gurobi</w:t>
      </w:r>
      <w:r w:rsidRPr="00ED76FE">
        <w:rPr>
          <w:sz w:val="24"/>
        </w:rPr>
        <w:t>求解器</w:t>
      </w:r>
      <w:r w:rsidRPr="00ED76FE">
        <w:rPr>
          <w:rFonts w:hint="eastAsia"/>
          <w:sz w:val="24"/>
        </w:rPr>
        <w:t>运</w:t>
      </w:r>
      <w:r w:rsidRPr="00ED76FE">
        <w:rPr>
          <w:sz w:val="24"/>
        </w:rPr>
        <w:t>行这个实例所得到的最优解为：</w:t>
      </w:r>
      <m:oMath>
        <m:r>
          <w:rPr>
            <w:rFonts w:ascii="Cambria Math" w:hAnsi="Cambria Math"/>
            <w:sz w:val="24"/>
          </w:rPr>
          <m:t>ECP</m:t>
        </m:r>
        <m:d>
          <m:dPr>
            <m:begChr m:val="["/>
            <m:endChr m:val="]"/>
            <m:ctrlPr>
              <w:rPr>
                <w:rFonts w:ascii="Cambria Math" w:hAnsi="Cambria Math"/>
                <w:sz w:val="24"/>
              </w:rPr>
            </m:ctrlPr>
          </m:dPr>
          <m:e>
            <m:r>
              <w:rPr>
                <w:rFonts w:ascii="Cambria Math" w:hAnsi="Cambria Math"/>
                <w:sz w:val="24"/>
              </w:rPr>
              <m:t>1</m:t>
            </m:r>
          </m:e>
        </m:d>
        <m:r>
          <w:rPr>
            <w:rFonts w:ascii="Cambria Math" w:hAnsi="Cambria Math"/>
            <w:sz w:val="24"/>
          </w:rPr>
          <m:t>=549</m:t>
        </m:r>
      </m:oMath>
      <w:r w:rsidR="00352DFB">
        <w:rPr>
          <w:rFonts w:hint="eastAsia"/>
          <w:sz w:val="24"/>
        </w:rPr>
        <w:t>，</w:t>
      </w:r>
      <m:oMath>
        <m:r>
          <w:rPr>
            <w:rFonts w:ascii="Cambria Math" w:hAnsi="Cambria Math"/>
            <w:sz w:val="24"/>
          </w:rPr>
          <m:t>ECP</m:t>
        </m:r>
        <m:d>
          <m:dPr>
            <m:begChr m:val="["/>
            <m:endChr m:val="]"/>
            <m:ctrlPr>
              <w:rPr>
                <w:rFonts w:ascii="Cambria Math" w:hAnsi="Cambria Math"/>
                <w:sz w:val="24"/>
              </w:rPr>
            </m:ctrlPr>
          </m:dPr>
          <m:e>
            <m:r>
              <w:rPr>
                <w:rFonts w:ascii="Cambria Math" w:hAnsi="Cambria Math"/>
                <w:sz w:val="24"/>
              </w:rPr>
              <m:t>2</m:t>
            </m:r>
          </m:e>
        </m:d>
        <m:r>
          <w:rPr>
            <w:rFonts w:ascii="Cambria Math" w:hAnsi="Cambria Math"/>
            <w:sz w:val="24"/>
          </w:rPr>
          <m:t>=446</m:t>
        </m:r>
      </m:oMath>
      <w:r w:rsidR="00352DFB">
        <w:rPr>
          <w:rFonts w:hint="eastAsia"/>
          <w:sz w:val="24"/>
        </w:rPr>
        <w:t>，</w:t>
      </w:r>
      <m:oMath>
        <m:r>
          <w:rPr>
            <w:rFonts w:ascii="Cambria Math" w:hAnsi="Cambria Math"/>
            <w:sz w:val="24"/>
          </w:rPr>
          <m:t>ECB</m:t>
        </m:r>
        <m:d>
          <m:dPr>
            <m:begChr m:val="["/>
            <m:endChr m:val="]"/>
            <m:ctrlPr>
              <w:rPr>
                <w:rFonts w:ascii="Cambria Math" w:hAnsi="Cambria Math"/>
                <w:sz w:val="24"/>
              </w:rPr>
            </m:ctrlPr>
          </m:dPr>
          <m:e>
            <m:r>
              <w:rPr>
                <w:rFonts w:ascii="Cambria Math" w:hAnsi="Cambria Math"/>
                <w:sz w:val="24"/>
              </w:rPr>
              <m:t>1</m:t>
            </m:r>
          </m:e>
        </m:d>
        <m:r>
          <w:rPr>
            <w:rFonts w:ascii="Cambria Math" w:hAnsi="Cambria Math"/>
            <w:sz w:val="24"/>
          </w:rPr>
          <m:t>=4</m:t>
        </m:r>
      </m:oMath>
      <w:r w:rsidR="00352DFB">
        <w:rPr>
          <w:rFonts w:hint="eastAsia"/>
          <w:sz w:val="24"/>
        </w:rPr>
        <w:t>，</w:t>
      </w:r>
      <m:oMath>
        <m:r>
          <w:rPr>
            <w:rFonts w:ascii="Cambria Math" w:hAnsi="Cambria Math"/>
            <w:sz w:val="24"/>
          </w:rPr>
          <m:t>ECB</m:t>
        </m:r>
        <m:d>
          <m:dPr>
            <m:begChr m:val="["/>
            <m:endChr m:val="]"/>
            <m:ctrlPr>
              <w:rPr>
                <w:rFonts w:ascii="Cambria Math" w:hAnsi="Cambria Math"/>
                <w:sz w:val="24"/>
              </w:rPr>
            </m:ctrlPr>
          </m:dPr>
          <m:e>
            <m:r>
              <w:rPr>
                <w:rFonts w:ascii="Cambria Math" w:hAnsi="Cambria Math"/>
                <w:sz w:val="24"/>
              </w:rPr>
              <m:t>2</m:t>
            </m:r>
          </m:e>
        </m:d>
        <m:r>
          <w:rPr>
            <w:rFonts w:ascii="Cambria Math" w:hAnsi="Cambria Math"/>
            <w:sz w:val="24"/>
          </w:rPr>
          <m:t>=0</m:t>
        </m:r>
      </m:oMath>
      <w:r w:rsidR="00352DFB">
        <w:rPr>
          <w:rFonts w:hint="eastAsia"/>
          <w:sz w:val="24"/>
        </w:rPr>
        <w:t>，</w:t>
      </w:r>
      <m:oMath>
        <m:r>
          <w:rPr>
            <w:rFonts w:ascii="Cambria Math" w:hAnsi="Cambria Math"/>
            <w:sz w:val="24"/>
          </w:rPr>
          <m:t>ECI</m:t>
        </m:r>
        <m:d>
          <m:dPr>
            <m:begChr m:val="["/>
            <m:endChr m:val="]"/>
            <m:ctrlPr>
              <w:rPr>
                <w:rFonts w:ascii="Cambria Math" w:hAnsi="Cambria Math"/>
                <w:sz w:val="24"/>
              </w:rPr>
            </m:ctrlPr>
          </m:dPr>
          <m:e>
            <m:r>
              <w:rPr>
                <w:rFonts w:ascii="Cambria Math" w:hAnsi="Cambria Math"/>
                <w:sz w:val="24"/>
              </w:rPr>
              <m:t>1</m:t>
            </m:r>
          </m:e>
        </m:d>
        <m:r>
          <w:rPr>
            <w:rFonts w:ascii="Cambria Math" w:hAnsi="Cambria Math"/>
            <w:sz w:val="24"/>
          </w:rPr>
          <m:t>=49</m:t>
        </m:r>
      </m:oMath>
      <w:r w:rsidR="00352DFB">
        <w:rPr>
          <w:rFonts w:hint="eastAsia"/>
          <w:sz w:val="24"/>
        </w:rPr>
        <w:t>，</w:t>
      </w:r>
      <m:oMath>
        <m:r>
          <w:rPr>
            <w:rFonts w:ascii="Cambria Math" w:hAnsi="Cambria Math"/>
            <w:sz w:val="24"/>
          </w:rPr>
          <m:t>ECI</m:t>
        </m:r>
        <m:d>
          <m:dPr>
            <m:begChr m:val="["/>
            <m:endChr m:val="]"/>
            <m:ctrlPr>
              <w:rPr>
                <w:rFonts w:ascii="Cambria Math" w:hAnsi="Cambria Math"/>
                <w:sz w:val="24"/>
              </w:rPr>
            </m:ctrlPr>
          </m:dPr>
          <m:e>
            <m:r>
              <w:rPr>
                <w:rFonts w:ascii="Cambria Math" w:hAnsi="Cambria Math"/>
                <w:sz w:val="24"/>
              </w:rPr>
              <m:t>2</m:t>
            </m:r>
          </m:e>
        </m:d>
        <m:r>
          <w:rPr>
            <w:rFonts w:ascii="Cambria Math" w:hAnsi="Cambria Math"/>
            <w:sz w:val="24"/>
          </w:rPr>
          <m:t>=43</m:t>
        </m:r>
      </m:oMath>
      <w:r w:rsidR="00352DFB">
        <w:rPr>
          <w:rFonts w:hint="eastAsia"/>
          <w:sz w:val="24"/>
        </w:rPr>
        <w:t>，</w:t>
      </w:r>
      <m:oMath>
        <m:r>
          <w:rPr>
            <w:rFonts w:ascii="Cambria Math" w:hAnsi="Cambria Math"/>
            <w:sz w:val="24"/>
          </w:rPr>
          <m:t>EC</m:t>
        </m:r>
        <m:d>
          <m:dPr>
            <m:begChr m:val="["/>
            <m:endChr m:val="]"/>
            <m:ctrlPr>
              <w:rPr>
                <w:rFonts w:ascii="Cambria Math" w:hAnsi="Cambria Math"/>
                <w:sz w:val="24"/>
              </w:rPr>
            </m:ctrlPr>
          </m:dPr>
          <m:e>
            <m:r>
              <w:rPr>
                <w:rFonts w:ascii="Cambria Math" w:hAnsi="Cambria Math"/>
                <w:sz w:val="24"/>
              </w:rPr>
              <m:t>1</m:t>
            </m:r>
          </m:e>
        </m:d>
        <m:r>
          <w:rPr>
            <w:rFonts w:ascii="Cambria Math" w:hAnsi="Cambria Math"/>
            <w:sz w:val="24"/>
          </w:rPr>
          <m:t>=602</m:t>
        </m:r>
      </m:oMath>
      <w:r w:rsidR="00352DFB">
        <w:rPr>
          <w:rFonts w:hint="eastAsia"/>
          <w:sz w:val="24"/>
        </w:rPr>
        <w:t>，</w:t>
      </w:r>
      <m:oMath>
        <m:r>
          <w:rPr>
            <w:rFonts w:ascii="Cambria Math" w:hAnsi="Cambria Math"/>
            <w:sz w:val="24"/>
          </w:rPr>
          <m:t>EC</m:t>
        </m:r>
        <m:d>
          <m:dPr>
            <m:begChr m:val="["/>
            <m:endChr m:val="]"/>
            <m:ctrlPr>
              <w:rPr>
                <w:rFonts w:ascii="Cambria Math" w:hAnsi="Cambria Math"/>
                <w:sz w:val="24"/>
              </w:rPr>
            </m:ctrlPr>
          </m:dPr>
          <m:e>
            <m:r>
              <w:rPr>
                <w:rFonts w:ascii="Cambria Math" w:hAnsi="Cambria Math"/>
                <w:sz w:val="24"/>
              </w:rPr>
              <m:t>2</m:t>
            </m:r>
          </m:e>
        </m:d>
        <m:r>
          <w:rPr>
            <w:rFonts w:ascii="Cambria Math" w:hAnsi="Cambria Math"/>
            <w:sz w:val="24"/>
          </w:rPr>
          <m:t>=489</m:t>
        </m:r>
      </m:oMath>
      <w:r w:rsidRPr="00ED76FE">
        <w:rPr>
          <w:sz w:val="24"/>
        </w:rPr>
        <w:t>。</w:t>
      </w:r>
      <w:r w:rsidR="00352DFB" w:rsidRPr="00ED76FE">
        <w:rPr>
          <w:sz w:val="24"/>
        </w:rPr>
        <w:t>图</w:t>
      </w:r>
      <w:r w:rsidR="00352DFB" w:rsidRPr="00ED76FE">
        <w:rPr>
          <w:sz w:val="24"/>
        </w:rPr>
        <w:t>4-1</w:t>
      </w:r>
      <w:r w:rsidR="00352DFB" w:rsidRPr="00ED76FE">
        <w:rPr>
          <w:sz w:val="24"/>
        </w:rPr>
        <w:t>给出了调度序列</w:t>
      </w:r>
      <w:r w:rsidR="00352DFB">
        <w:rPr>
          <w:rFonts w:hint="eastAsia"/>
          <w:sz w:val="24"/>
        </w:rPr>
        <w:t>的甘特图</w:t>
      </w:r>
      <w:r w:rsidR="00352DFB" w:rsidRPr="00ED76FE">
        <w:rPr>
          <w:sz w:val="24"/>
        </w:rPr>
        <w:t>。</w:t>
      </w:r>
      <w:r w:rsidRPr="00ED76FE">
        <w:rPr>
          <w:sz w:val="24"/>
        </w:rPr>
        <w:t>从结果来看，工厂</w:t>
      </w:r>
      <w:r w:rsidRPr="00ED76FE">
        <w:rPr>
          <w:sz w:val="24"/>
        </w:rPr>
        <w:t>1</w:t>
      </w:r>
      <w:r w:rsidRPr="00ED76FE">
        <w:rPr>
          <w:sz w:val="24"/>
        </w:rPr>
        <w:t>和</w:t>
      </w:r>
      <w:r w:rsidRPr="00ED76FE">
        <w:rPr>
          <w:sz w:val="24"/>
        </w:rPr>
        <w:t>2</w:t>
      </w:r>
      <w:r w:rsidRPr="00ED76FE">
        <w:rPr>
          <w:sz w:val="24"/>
        </w:rPr>
        <w:t>的调度顺序分别为</w:t>
      </w:r>
      <w:r w:rsidRPr="00ED76FE">
        <w:rPr>
          <w:sz w:val="24"/>
        </w:rPr>
        <w:t>{</w:t>
      </w:r>
      <w:r w:rsidR="00352DFB">
        <w:rPr>
          <w:sz w:val="24"/>
        </w:rPr>
        <w:t>5</w:t>
      </w:r>
      <w:r w:rsidR="00352DFB">
        <w:rPr>
          <w:rFonts w:hint="eastAsia"/>
          <w:sz w:val="24"/>
        </w:rPr>
        <w:t>，</w:t>
      </w:r>
      <w:r w:rsidRPr="00ED76FE">
        <w:rPr>
          <w:sz w:val="24"/>
        </w:rPr>
        <w:t>3</w:t>
      </w:r>
      <w:r w:rsidR="00352DFB">
        <w:rPr>
          <w:rFonts w:hint="eastAsia"/>
          <w:sz w:val="24"/>
        </w:rPr>
        <w:t>，</w:t>
      </w:r>
      <w:r w:rsidR="00352DFB">
        <w:rPr>
          <w:rFonts w:hint="eastAsia"/>
          <w:sz w:val="24"/>
        </w:rPr>
        <w:t>9</w:t>
      </w:r>
      <w:r w:rsidR="00352DFB">
        <w:rPr>
          <w:rFonts w:hint="eastAsia"/>
          <w:sz w:val="24"/>
        </w:rPr>
        <w:t>，</w:t>
      </w:r>
      <w:r w:rsidR="00352DFB">
        <w:rPr>
          <w:rFonts w:hint="eastAsia"/>
          <w:sz w:val="24"/>
        </w:rPr>
        <w:t>4</w:t>
      </w:r>
      <w:r w:rsidR="00352DFB">
        <w:rPr>
          <w:rFonts w:hint="eastAsia"/>
          <w:sz w:val="24"/>
        </w:rPr>
        <w:t>，</w:t>
      </w:r>
      <w:r w:rsidR="00352DFB">
        <w:rPr>
          <w:rFonts w:hint="eastAsia"/>
          <w:sz w:val="24"/>
        </w:rPr>
        <w:t>1</w:t>
      </w:r>
      <w:r w:rsidR="00352DFB">
        <w:rPr>
          <w:sz w:val="24"/>
        </w:rPr>
        <w:t>0</w:t>
      </w:r>
      <w:r w:rsidR="00352DFB">
        <w:rPr>
          <w:rFonts w:hint="eastAsia"/>
          <w:sz w:val="24"/>
        </w:rPr>
        <w:t>，</w:t>
      </w:r>
      <w:r w:rsidR="00352DFB">
        <w:rPr>
          <w:rFonts w:hint="eastAsia"/>
          <w:sz w:val="24"/>
        </w:rPr>
        <w:t>1</w:t>
      </w:r>
      <w:r w:rsidRPr="00ED76FE">
        <w:rPr>
          <w:sz w:val="24"/>
        </w:rPr>
        <w:t>}</w:t>
      </w:r>
      <w:r w:rsidRPr="00ED76FE">
        <w:rPr>
          <w:sz w:val="24"/>
        </w:rPr>
        <w:t>和</w:t>
      </w:r>
      <w:r w:rsidRPr="00ED76FE">
        <w:rPr>
          <w:sz w:val="24"/>
        </w:rPr>
        <w:t>{</w:t>
      </w:r>
      <w:r w:rsidR="00352DFB">
        <w:rPr>
          <w:sz w:val="24"/>
        </w:rPr>
        <w:t>7</w:t>
      </w:r>
      <w:r w:rsidR="00352DFB">
        <w:rPr>
          <w:rFonts w:hint="eastAsia"/>
          <w:sz w:val="24"/>
        </w:rPr>
        <w:t>，</w:t>
      </w:r>
      <w:r w:rsidR="00352DFB">
        <w:rPr>
          <w:rFonts w:hint="eastAsia"/>
          <w:sz w:val="24"/>
        </w:rPr>
        <w:t>8</w:t>
      </w:r>
      <w:r w:rsidR="00352DFB">
        <w:rPr>
          <w:rFonts w:hint="eastAsia"/>
          <w:sz w:val="24"/>
        </w:rPr>
        <w:t>，</w:t>
      </w:r>
      <w:r w:rsidR="00352DFB">
        <w:rPr>
          <w:rFonts w:hint="eastAsia"/>
          <w:sz w:val="24"/>
        </w:rPr>
        <w:t>2</w:t>
      </w:r>
      <w:r w:rsidR="00352DFB">
        <w:rPr>
          <w:rFonts w:hint="eastAsia"/>
          <w:sz w:val="24"/>
        </w:rPr>
        <w:t>，</w:t>
      </w:r>
      <w:r w:rsidR="00352DFB">
        <w:rPr>
          <w:rFonts w:hint="eastAsia"/>
          <w:sz w:val="24"/>
        </w:rPr>
        <w:t>6</w:t>
      </w:r>
      <w:r w:rsidRPr="00ED76FE">
        <w:rPr>
          <w:sz w:val="24"/>
        </w:rPr>
        <w:t>}</w:t>
      </w:r>
      <w:r w:rsidRPr="00ED76FE">
        <w:rPr>
          <w:sz w:val="24"/>
        </w:rPr>
        <w:t>。最大完成时间上限为</w:t>
      </w:r>
      <w:r w:rsidR="00352DFB">
        <w:rPr>
          <w:sz w:val="24"/>
        </w:rPr>
        <w:t>28</w:t>
      </w:r>
      <w:r w:rsidRPr="00ED76FE">
        <w:rPr>
          <w:sz w:val="24"/>
        </w:rPr>
        <w:t>，总能耗为</w:t>
      </w:r>
      <w:r w:rsidR="00352DFB">
        <w:rPr>
          <w:sz w:val="24"/>
        </w:rPr>
        <w:t>602+489=1091</w:t>
      </w:r>
      <w:r w:rsidR="00352DFB">
        <w:rPr>
          <w:rFonts w:hint="eastAsia"/>
          <w:sz w:val="24"/>
        </w:rPr>
        <w:t>。</w:t>
      </w:r>
    </w:p>
    <w:p w14:paraId="4FE368C4" w14:textId="6067FB7D" w:rsidR="00ED76FE" w:rsidRPr="00BE15F7" w:rsidRDefault="004B7539" w:rsidP="00ED76FE">
      <w:pPr>
        <w:spacing w:line="288" w:lineRule="auto"/>
        <w:jc w:val="center"/>
        <w:rPr>
          <w:sz w:val="20"/>
          <w:szCs w:val="20"/>
        </w:rPr>
      </w:pPr>
      <w:r>
        <w:rPr>
          <w:noProof/>
        </w:rPr>
        <w:drawing>
          <wp:inline distT="0" distB="0" distL="0" distR="0" wp14:anchorId="0ABC7720" wp14:editId="25272146">
            <wp:extent cx="4114800" cy="3087226"/>
            <wp:effectExtent l="0" t="0" r="0" b="0"/>
            <wp:docPr id="7093586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29057" cy="3097923"/>
                    </a:xfrm>
                    <a:prstGeom prst="rect">
                      <a:avLst/>
                    </a:prstGeom>
                    <a:noFill/>
                    <a:ln>
                      <a:noFill/>
                    </a:ln>
                  </pic:spPr>
                </pic:pic>
              </a:graphicData>
            </a:graphic>
          </wp:inline>
        </w:drawing>
      </w:r>
    </w:p>
    <w:p w14:paraId="62370503" w14:textId="77777777" w:rsidR="00ED76FE" w:rsidRPr="00CC164C" w:rsidRDefault="00ED76FE" w:rsidP="00ED76FE">
      <w:pPr>
        <w:jc w:val="center"/>
        <w:rPr>
          <w:rFonts w:eastAsia="楷体"/>
          <w:szCs w:val="21"/>
        </w:rPr>
      </w:pPr>
      <w:r w:rsidRPr="00CC164C">
        <w:rPr>
          <w:rFonts w:eastAsia="楷体"/>
          <w:szCs w:val="21"/>
        </w:rPr>
        <w:t>图</w:t>
      </w:r>
      <w:r w:rsidRPr="00CC164C">
        <w:rPr>
          <w:rFonts w:eastAsia="楷体"/>
          <w:szCs w:val="21"/>
        </w:rPr>
        <w:t xml:space="preserve">4-1 </w:t>
      </w:r>
      <w:r w:rsidRPr="00CC164C">
        <w:rPr>
          <w:rFonts w:eastAsia="楷体"/>
          <w:szCs w:val="21"/>
        </w:rPr>
        <w:t>两个工厂的调度甘特图</w:t>
      </w:r>
    </w:p>
    <w:p w14:paraId="4C16DA51" w14:textId="77777777" w:rsidR="006C2A4C" w:rsidRPr="006C2A4C" w:rsidRDefault="006C2A4C" w:rsidP="006C2A4C">
      <w:pPr>
        <w:pStyle w:val="2"/>
        <w:spacing w:beforeLines="100" w:before="240" w:afterLines="100" w:after="240" w:line="460" w:lineRule="exact"/>
        <w:rPr>
          <w:rFonts w:ascii="Times New Roman" w:eastAsia="宋体" w:hAnsi="Times New Roman"/>
          <w:sz w:val="28"/>
          <w:szCs w:val="28"/>
        </w:rPr>
      </w:pPr>
      <w:bookmarkStart w:id="43" w:name="_Toc159654710"/>
      <w:bookmarkStart w:id="44" w:name="_Toc160177561"/>
      <w:r w:rsidRPr="006C2A4C">
        <w:rPr>
          <w:rFonts w:ascii="Times New Roman" w:eastAsia="宋体" w:hAnsi="Times New Roman"/>
          <w:sz w:val="28"/>
          <w:szCs w:val="28"/>
        </w:rPr>
        <w:t xml:space="preserve">4.3 </w:t>
      </w:r>
      <w:r w:rsidRPr="006C2A4C">
        <w:rPr>
          <w:rFonts w:ascii="Times New Roman" w:eastAsia="宋体" w:hAnsi="Times New Roman" w:hint="eastAsia"/>
          <w:sz w:val="28"/>
          <w:szCs w:val="28"/>
        </w:rPr>
        <w:t>基于自适应迭代贪婪算法的问题求解</w:t>
      </w:r>
      <w:bookmarkEnd w:id="43"/>
      <w:bookmarkEnd w:id="44"/>
    </w:p>
    <w:p w14:paraId="23C22B39" w14:textId="0867421B" w:rsidR="006C2A4C" w:rsidRPr="006C2A4C" w:rsidRDefault="006C2A4C" w:rsidP="006C2A4C">
      <w:pPr>
        <w:spacing w:line="460" w:lineRule="exact"/>
        <w:ind w:firstLineChars="200" w:firstLine="480"/>
        <w:rPr>
          <w:sz w:val="24"/>
        </w:rPr>
      </w:pPr>
      <w:r w:rsidRPr="006C2A4C">
        <w:rPr>
          <w:sz w:val="24"/>
        </w:rPr>
        <w:t>本章所提出的</w:t>
      </w:r>
      <w:r w:rsidRPr="006C2A4C">
        <w:rPr>
          <w:sz w:val="24"/>
        </w:rPr>
        <w:t>SIG</w:t>
      </w:r>
      <w:r w:rsidRPr="006C2A4C">
        <w:rPr>
          <w:sz w:val="24"/>
        </w:rPr>
        <w:t>基于</w:t>
      </w:r>
      <w:r w:rsidRPr="006C2A4C">
        <w:rPr>
          <w:sz w:val="24"/>
        </w:rPr>
        <w:t>IG</w:t>
      </w:r>
      <w:r w:rsidRPr="006C2A4C">
        <w:rPr>
          <w:sz w:val="24"/>
        </w:rPr>
        <w:t>的基本框架，并针对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6C2A4C">
        <w:rPr>
          <w:color w:val="000000" w:themeColor="text1"/>
          <w:sz w:val="24"/>
        </w:rPr>
        <w:t>的</w:t>
      </w:r>
      <w:r w:rsidRPr="006C2A4C">
        <w:rPr>
          <w:sz w:val="24"/>
        </w:rPr>
        <w:t>特性进行了改进。</w:t>
      </w:r>
      <w:r w:rsidRPr="006C2A4C">
        <w:rPr>
          <w:sz w:val="24"/>
        </w:rPr>
        <w:t>SIG</w:t>
      </w:r>
      <w:r w:rsidRPr="006C2A4C">
        <w:rPr>
          <w:sz w:val="24"/>
        </w:rPr>
        <w:t>主要包括</w:t>
      </w:r>
      <w:r w:rsidR="00E73735" w:rsidRPr="006C2A4C">
        <w:rPr>
          <w:sz w:val="24"/>
        </w:rPr>
        <w:t>改进的</w:t>
      </w:r>
      <w:r w:rsidR="00E73735" w:rsidRPr="006C2A4C">
        <w:rPr>
          <w:sz w:val="24"/>
        </w:rPr>
        <w:t>NEH_F</w:t>
      </w:r>
      <w:r w:rsidR="00E73735">
        <w:rPr>
          <w:sz w:val="24"/>
        </w:rPr>
        <w:fldChar w:fldCharType="begin"/>
      </w:r>
      <w:r w:rsidR="00E73735">
        <w:rPr>
          <w:sz w:val="24"/>
        </w:rPr>
        <w:instrText xml:space="preserve"> ADDIN ZOTERO_ITEM CSL_CITATION {"citationID":"ToyddFps","properties":{"formattedCitation":"\\super [84]\\nosupersub{}","plainCitation":"[84]","noteIndex":0},"citationItems":[{"id":2615,"uris":["http://zotero.org/users/9145449/items/7XCT8G6Q"],"itemData":{"id":2615,"type":"article-journal","abstract":"The distributed permutation flowshop scheduling problem (DPFSP) has attracted much attention in recent years. In this paper, we extend the DPFSP by considering the sequence-dependent setup time (SDST), and present a mathematical model and an iterated greedy algorithm with a restart scheme (IGR). In the IGR, we discard the simulated annealing-like acceptance criterion commonly used in traditional iterated greedy algorithms. A restart scheme with six different operators is proposed to ensure the diversity of the solutions and help the algorithm to escape from local optimizations. Furthermore, to achieve a balance between the exploitation and exploration, we introduce an algorithmic control parameter in the IG stage. Additionally, to further improve the performance of the algorithm, we propose two local search methods based on a job block which is built in the evolution process. A detailed design experiment is carried out to calibrate the parameters for the presented IGR algorithm. The IGR is assessed through comparing with the state-of-the-art algorithms in the literature. The experimental results show that the proposed IGR algorithm is the best-performing one among all the algorithms in comparison.","container-title":"Swarm and Evolutionary Computation","DOI":"10.1016/j.swevo.2020.100742","ISSN":"2210-6502","journalAbbreviation":"Swarm and Evolutionary Computation","language":"en","page":"100742","source":"ScienceDirect","title":"An effective iterated greedy method for the distributed permutation flowshop scheduling problem with sequence-dependent setup times","volume":"59","author":[{"family":"Huang","given":"Jiang-Ping"},{"family":"Pan","given":"Quan-Ke"},{"family":"Gao","given":"Liang"}],"issued":{"date-parts":[["2020",12,1]]}}}],"schema":"https://github.com/citation-style-language/schema/raw/master/csl-citation.json"} </w:instrText>
      </w:r>
      <w:r w:rsidR="00E73735">
        <w:rPr>
          <w:sz w:val="24"/>
        </w:rPr>
        <w:fldChar w:fldCharType="separate"/>
      </w:r>
      <w:r w:rsidR="001647F0" w:rsidRPr="001647F0">
        <w:rPr>
          <w:kern w:val="0"/>
          <w:sz w:val="24"/>
          <w:vertAlign w:val="superscript"/>
        </w:rPr>
        <w:t>[84]</w:t>
      </w:r>
      <w:r w:rsidR="00E73735">
        <w:rPr>
          <w:sz w:val="24"/>
        </w:rPr>
        <w:fldChar w:fldCharType="end"/>
      </w:r>
      <w:r w:rsidR="00E73735" w:rsidRPr="006C2A4C">
        <w:rPr>
          <w:sz w:val="24"/>
        </w:rPr>
        <w:t>（</w:t>
      </w:r>
      <w:r w:rsidR="00E73735" w:rsidRPr="006C2A4C">
        <w:rPr>
          <w:sz w:val="24"/>
        </w:rPr>
        <w:t>enhanced NEH_F</w:t>
      </w:r>
      <w:r w:rsidR="00E73735" w:rsidRPr="006C2A4C">
        <w:rPr>
          <w:sz w:val="24"/>
        </w:rPr>
        <w:t>，</w:t>
      </w:r>
      <w:r w:rsidR="00E73735" w:rsidRPr="006C2A4C">
        <w:rPr>
          <w:sz w:val="24"/>
        </w:rPr>
        <w:t>eNEH_F</w:t>
      </w:r>
      <w:r w:rsidR="00E73735" w:rsidRPr="006C2A4C">
        <w:rPr>
          <w:sz w:val="24"/>
        </w:rPr>
        <w:t>）启发式方法</w:t>
      </w:r>
      <w:r w:rsidRPr="006C2A4C">
        <w:rPr>
          <w:sz w:val="24"/>
        </w:rPr>
        <w:t>、双重破坏重构策略（</w:t>
      </w:r>
      <w:r w:rsidRPr="006C2A4C">
        <w:rPr>
          <w:sz w:val="24"/>
          <w:lang w:val="en"/>
        </w:rPr>
        <w:t xml:space="preserve">double-layer </w:t>
      </w:r>
      <w:r w:rsidR="00E73735">
        <w:rPr>
          <w:rFonts w:hint="eastAsia"/>
          <w:sz w:val="24"/>
          <w:lang w:val="en"/>
        </w:rPr>
        <w:t>DR</w:t>
      </w:r>
      <w:r w:rsidRPr="006C2A4C">
        <w:rPr>
          <w:rFonts w:hint="eastAsia"/>
          <w:sz w:val="24"/>
          <w:lang w:val="en"/>
        </w:rPr>
        <w:t>，</w:t>
      </w:r>
      <w:r w:rsidRPr="006C2A4C">
        <w:rPr>
          <w:sz w:val="24"/>
          <w:lang w:val="en"/>
        </w:rPr>
        <w:t>dl_DR</w:t>
      </w:r>
      <w:r w:rsidRPr="006C2A4C">
        <w:rPr>
          <w:sz w:val="24"/>
        </w:rPr>
        <w:t>）、自适应的变邻域下降（</w:t>
      </w:r>
      <w:r w:rsidRPr="006C2A4C">
        <w:rPr>
          <w:sz w:val="24"/>
          <w:lang w:val="en"/>
        </w:rPr>
        <w:t xml:space="preserve">self-adjusting </w:t>
      </w:r>
      <w:r w:rsidRPr="006C2A4C">
        <w:rPr>
          <w:sz w:val="24"/>
        </w:rPr>
        <w:t>variable neighborhood descent</w:t>
      </w:r>
      <w:r w:rsidRPr="006C2A4C">
        <w:rPr>
          <w:sz w:val="24"/>
        </w:rPr>
        <w:t>，</w:t>
      </w:r>
      <w:r w:rsidRPr="006C2A4C">
        <w:rPr>
          <w:sz w:val="24"/>
        </w:rPr>
        <w:t>SVND</w:t>
      </w:r>
      <w:r w:rsidRPr="006C2A4C">
        <w:rPr>
          <w:sz w:val="24"/>
        </w:rPr>
        <w:t>）策略和接受准则。算法</w:t>
      </w:r>
      <w:r w:rsidRPr="006C2A4C">
        <w:rPr>
          <w:sz w:val="24"/>
        </w:rPr>
        <w:t>4-1</w:t>
      </w:r>
      <w:r w:rsidRPr="006C2A4C">
        <w:rPr>
          <w:sz w:val="24"/>
        </w:rPr>
        <w:t>提供了</w:t>
      </w:r>
      <w:r w:rsidRPr="006C2A4C">
        <w:rPr>
          <w:sz w:val="24"/>
        </w:rPr>
        <w:t>SIG</w:t>
      </w:r>
      <w:r w:rsidRPr="006C2A4C">
        <w:rPr>
          <w:sz w:val="24"/>
        </w:rPr>
        <w:t>的总体框架。</w:t>
      </w:r>
    </w:p>
    <w:p w14:paraId="306C520E" w14:textId="6940C79D" w:rsidR="00E73735" w:rsidRPr="00E73735" w:rsidRDefault="006C2A4C" w:rsidP="00E73735">
      <w:pPr>
        <w:spacing w:line="460" w:lineRule="exact"/>
        <w:ind w:firstLineChars="200" w:firstLine="480"/>
        <w:rPr>
          <w:sz w:val="24"/>
        </w:rPr>
      </w:pPr>
      <w:r w:rsidRPr="006C2A4C">
        <w:rPr>
          <w:sz w:val="24"/>
        </w:rPr>
        <w:t>在</w:t>
      </w:r>
      <w:r w:rsidRPr="006C2A4C">
        <w:rPr>
          <w:sz w:val="24"/>
        </w:rPr>
        <w:t>SIG</w:t>
      </w:r>
      <w:r w:rsidRPr="006C2A4C">
        <w:rPr>
          <w:sz w:val="24"/>
        </w:rPr>
        <w:t>中，第一步是利用函数</w:t>
      </w:r>
      <m:oMath>
        <m:r>
          <w:rPr>
            <w:rFonts w:ascii="Cambria Math" w:hAnsi="Cambria Math"/>
            <w:sz w:val="24"/>
          </w:rPr>
          <m:t>GSpanUpper</m:t>
        </m:r>
      </m:oMath>
      <w:r w:rsidRPr="006C2A4C">
        <w:rPr>
          <w:rFonts w:hint="eastAsia"/>
          <w:sz w:val="24"/>
        </w:rPr>
        <w:t>(</w:t>
      </w:r>
      <w:r w:rsidRPr="006C2A4C">
        <w:rPr>
          <w:sz w:val="24"/>
        </w:rPr>
        <w:t>)</w:t>
      </w:r>
      <w:r w:rsidRPr="006C2A4C">
        <w:rPr>
          <w:sz w:val="24"/>
        </w:rPr>
        <w:t>生成工件最大完成时间的</w:t>
      </w:r>
      <w:r w:rsidR="00E73735">
        <w:rPr>
          <w:rFonts w:hint="eastAsia"/>
          <w:sz w:val="24"/>
        </w:rPr>
        <w:t>上限</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6C2A4C">
        <w:rPr>
          <w:sz w:val="24"/>
        </w:rPr>
        <w:t>。接着，采用</w:t>
      </w:r>
      <w:r w:rsidRPr="006C2A4C">
        <w:rPr>
          <w:sz w:val="24"/>
        </w:rPr>
        <w:t>eNEH_F</w:t>
      </w:r>
      <w:r w:rsidRPr="006C2A4C">
        <w:rPr>
          <w:sz w:val="24"/>
        </w:rPr>
        <w:t>启发式方法获得高质量的初始解。随后的迭代过程中，使用</w:t>
      </w:r>
      <w:r w:rsidRPr="006C2A4C">
        <w:rPr>
          <w:sz w:val="24"/>
        </w:rPr>
        <w:t>dl_DR</w:t>
      </w:r>
      <w:r w:rsidRPr="006C2A4C">
        <w:rPr>
          <w:sz w:val="24"/>
        </w:rPr>
        <w:t>策略和</w:t>
      </w:r>
      <w:r w:rsidRPr="006C2A4C">
        <w:rPr>
          <w:sz w:val="24"/>
        </w:rPr>
        <w:t>SVND</w:t>
      </w:r>
      <w:r w:rsidRPr="006C2A4C">
        <w:rPr>
          <w:sz w:val="24"/>
        </w:rPr>
        <w:t>策略对当前</w:t>
      </w:r>
      <w:proofErr w:type="gramStart"/>
      <w:r w:rsidRPr="006C2A4C">
        <w:rPr>
          <w:sz w:val="24"/>
        </w:rPr>
        <w:t>解进行</w:t>
      </w:r>
      <w:proofErr w:type="gramEnd"/>
      <w:r w:rsidRPr="006C2A4C">
        <w:rPr>
          <w:sz w:val="24"/>
        </w:rPr>
        <w:t>不断扰动。考虑到</w:t>
      </w:r>
      <w:proofErr w:type="gramStart"/>
      <w:r w:rsidRPr="006C2A4C">
        <w:rPr>
          <w:sz w:val="24"/>
        </w:rPr>
        <w:t>多工厂</w:t>
      </w:r>
      <w:proofErr w:type="gramEnd"/>
      <w:r w:rsidRPr="006C2A4C">
        <w:rPr>
          <w:sz w:val="24"/>
        </w:rPr>
        <w:t>环境和阻</w:t>
      </w:r>
      <w:r w:rsidRPr="006C2A4C">
        <w:rPr>
          <w:sz w:val="24"/>
        </w:rPr>
        <w:lastRenderedPageBreak/>
        <w:t>塞约束，</w:t>
      </w:r>
      <w:r w:rsidRPr="006C2A4C">
        <w:rPr>
          <w:sz w:val="24"/>
        </w:rPr>
        <w:t>SVND</w:t>
      </w:r>
      <w:r w:rsidRPr="006C2A4C">
        <w:rPr>
          <w:sz w:val="24"/>
        </w:rPr>
        <w:t>包括两种不同的变邻域下降（</w:t>
      </w:r>
      <w:r w:rsidRPr="006C2A4C">
        <w:rPr>
          <w:sz w:val="24"/>
        </w:rPr>
        <w:t>variable neighborhood descent</w:t>
      </w:r>
      <w:r w:rsidRPr="006C2A4C">
        <w:rPr>
          <w:sz w:val="24"/>
        </w:rPr>
        <w:t>，</w:t>
      </w:r>
      <w:r w:rsidRPr="006C2A4C">
        <w:rPr>
          <w:sz w:val="24"/>
        </w:rPr>
        <w:t>VND</w:t>
      </w:r>
      <w:r w:rsidRPr="006C2A4C">
        <w:rPr>
          <w:sz w:val="24"/>
        </w:rPr>
        <w:t>）策略，即工厂之间的</w:t>
      </w:r>
      <w:r w:rsidRPr="006C2A4C">
        <w:rPr>
          <w:sz w:val="24"/>
        </w:rPr>
        <w:t>VND</w:t>
      </w:r>
      <w:r w:rsidRPr="006C2A4C">
        <w:rPr>
          <w:sz w:val="24"/>
        </w:rPr>
        <w:t>和工件之间的</w:t>
      </w:r>
      <w:r w:rsidRPr="006C2A4C">
        <w:rPr>
          <w:sz w:val="24"/>
        </w:rPr>
        <w:t>VND</w:t>
      </w:r>
      <w:r w:rsidRPr="006C2A4C">
        <w:rPr>
          <w:sz w:val="24"/>
        </w:rPr>
        <w:t>。通过这两种不同</w:t>
      </w:r>
      <w:r w:rsidRPr="006C2A4C">
        <w:rPr>
          <w:sz w:val="24"/>
        </w:rPr>
        <w:t>VND</w:t>
      </w:r>
      <w:r w:rsidRPr="006C2A4C">
        <w:rPr>
          <w:sz w:val="24"/>
        </w:rPr>
        <w:t>的协同作用，实现了在</w:t>
      </w:r>
      <w:proofErr w:type="gramStart"/>
      <w:r w:rsidRPr="006C2A4C">
        <w:rPr>
          <w:sz w:val="24"/>
        </w:rPr>
        <w:t>解空间</w:t>
      </w:r>
      <w:proofErr w:type="gramEnd"/>
      <w:r w:rsidRPr="006C2A4C">
        <w:rPr>
          <w:sz w:val="24"/>
        </w:rPr>
        <w:t>中开发和探索的平衡。最后，使用接受准则对</w:t>
      </w:r>
      <w:proofErr w:type="gramStart"/>
      <w:r w:rsidRPr="006C2A4C">
        <w:rPr>
          <w:sz w:val="24"/>
        </w:rPr>
        <w:t>解进行</w:t>
      </w:r>
      <w:proofErr w:type="gramEnd"/>
      <w:r w:rsidRPr="006C2A4C">
        <w:rPr>
          <w:sz w:val="24"/>
        </w:rPr>
        <w:t>筛选，进一步提高解的多样性。</w:t>
      </w:r>
    </w:p>
    <w:tbl>
      <w:tblPr>
        <w:tblStyle w:val="a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6C2A4C" w:rsidRPr="00DE1A0C" w14:paraId="30D85D0E" w14:textId="77777777" w:rsidTr="00B77F29">
        <w:tc>
          <w:tcPr>
            <w:tcW w:w="8286" w:type="dxa"/>
            <w:tcBorders>
              <w:top w:val="single" w:sz="6" w:space="0" w:color="auto"/>
              <w:bottom w:val="single" w:sz="6" w:space="0" w:color="auto"/>
            </w:tcBorders>
          </w:tcPr>
          <w:p w14:paraId="1B12872C" w14:textId="77777777" w:rsidR="006C2A4C" w:rsidRPr="00BB520E" w:rsidRDefault="006C2A4C" w:rsidP="00B77F29">
            <w:pPr>
              <w:rPr>
                <w:b/>
                <w:bCs/>
                <w:sz w:val="20"/>
                <w:szCs w:val="20"/>
              </w:rPr>
            </w:pPr>
            <w:r w:rsidRPr="00BB520E">
              <w:rPr>
                <w:b/>
                <w:bCs/>
                <w:sz w:val="20"/>
                <w:szCs w:val="20"/>
              </w:rPr>
              <w:t>算法</w:t>
            </w:r>
            <w:r w:rsidRPr="00BB520E">
              <w:rPr>
                <w:b/>
                <w:bCs/>
                <w:sz w:val="20"/>
                <w:szCs w:val="20"/>
              </w:rPr>
              <w:t xml:space="preserve">4-1 </w:t>
            </w:r>
            <w:r w:rsidRPr="00BB520E">
              <w:rPr>
                <w:sz w:val="20"/>
                <w:szCs w:val="20"/>
              </w:rPr>
              <w:t>SIG</w:t>
            </w:r>
            <w:r w:rsidRPr="00BB520E">
              <w:rPr>
                <w:sz w:val="20"/>
                <w:szCs w:val="20"/>
              </w:rPr>
              <w:t>算法框架</w:t>
            </w:r>
          </w:p>
        </w:tc>
      </w:tr>
      <w:tr w:rsidR="006C2A4C" w:rsidRPr="00DE1A0C" w14:paraId="1FC3F3E7" w14:textId="77777777" w:rsidTr="00B77F29">
        <w:tc>
          <w:tcPr>
            <w:tcW w:w="8286" w:type="dxa"/>
            <w:tcBorders>
              <w:top w:val="single" w:sz="6" w:space="0" w:color="auto"/>
            </w:tcBorders>
          </w:tcPr>
          <w:p w14:paraId="7776B328" w14:textId="6C318CB7" w:rsidR="006C2A4C" w:rsidRPr="00BB520E" w:rsidRDefault="006C2A4C" w:rsidP="00B77F29">
            <w:pPr>
              <w:snapToGrid w:val="0"/>
              <w:rPr>
                <w:sz w:val="20"/>
                <w:szCs w:val="20"/>
              </w:rPr>
            </w:pPr>
            <w:r w:rsidRPr="00BB520E">
              <w:rPr>
                <w:sz w:val="20"/>
                <w:szCs w:val="20"/>
              </w:rPr>
              <w:t>输入：一个空解</w:t>
            </w:r>
            <m:oMath>
              <m:r>
                <w:rPr>
                  <w:rFonts w:ascii="Cambria Math" w:hAnsi="Cambria Math"/>
                  <w:sz w:val="20"/>
                  <w:szCs w:val="20"/>
                </w:rPr>
                <m:t>π</m:t>
              </m:r>
            </m:oMath>
            <w:r w:rsidRPr="00BB520E">
              <w:rPr>
                <w:sz w:val="20"/>
                <w:szCs w:val="20"/>
              </w:rPr>
              <w:t>，</w:t>
            </w:r>
            <w:r w:rsidRPr="00BB520E">
              <w:rPr>
                <w:color w:val="000000" w:themeColor="text1"/>
                <w:sz w:val="20"/>
                <w:szCs w:val="20"/>
              </w:rPr>
              <w:t>一组具有</w:t>
            </w:r>
            <m:oMath>
              <m:r>
                <w:rPr>
                  <w:rFonts w:ascii="Cambria Math" w:hAnsi="Cambria Math"/>
                  <w:color w:val="000000" w:themeColor="text1"/>
                  <w:sz w:val="20"/>
                  <w:szCs w:val="20"/>
                </w:rPr>
                <m:t>J</m:t>
              </m:r>
            </m:oMath>
            <w:proofErr w:type="gramStart"/>
            <w:r w:rsidRPr="00BB520E">
              <w:rPr>
                <w:color w:val="000000" w:themeColor="text1"/>
                <w:sz w:val="20"/>
                <w:szCs w:val="20"/>
              </w:rPr>
              <w:t>个</w:t>
            </w:r>
            <w:proofErr w:type="gramEnd"/>
            <w:r w:rsidRPr="00BB520E">
              <w:rPr>
                <w:color w:val="000000" w:themeColor="text1"/>
                <w:sz w:val="20"/>
                <w:szCs w:val="20"/>
              </w:rPr>
              <w:t>工件的初始离散正数序列</w:t>
            </w:r>
            <m:oMath>
              <m:r>
                <w:rPr>
                  <w:rFonts w:ascii="Cambria Math" w:hAnsi="Cambria Math"/>
                  <w:color w:val="000000" w:themeColor="text1"/>
                  <w:sz w:val="20"/>
                  <w:szCs w:val="20"/>
                </w:rPr>
                <m:t>σ</m:t>
              </m:r>
            </m:oMath>
            <w:r w:rsidRPr="00BB520E">
              <w:rPr>
                <w:color w:val="000000" w:themeColor="text1"/>
                <w:sz w:val="20"/>
                <w:szCs w:val="20"/>
              </w:rPr>
              <w:t>和</w:t>
            </w:r>
            <w:r w:rsidRPr="00BB520E">
              <w:rPr>
                <w:sz w:val="20"/>
                <w:szCs w:val="20"/>
              </w:rPr>
              <w:t>dl_DR</w:t>
            </w:r>
            <w:r w:rsidRPr="00BB520E">
              <w:rPr>
                <w:sz w:val="20"/>
                <w:szCs w:val="20"/>
              </w:rPr>
              <w:t>中提取的工件数</w:t>
            </w:r>
            <m:oMath>
              <m:r>
                <w:rPr>
                  <w:rFonts w:ascii="Cambria Math" w:hAnsi="Cambria Math"/>
                  <w:sz w:val="20"/>
                  <w:szCs w:val="20"/>
                </w:rPr>
                <m:t>d∈Dlist=</m:t>
              </m:r>
              <m:d>
                <m:dPr>
                  <m:begChr m:val="{"/>
                  <m:endChr m:val="}"/>
                  <m:ctrlPr>
                    <w:rPr>
                      <w:rFonts w:ascii="Cambria Math" w:hAnsi="Cambria Math"/>
                      <w:sz w:val="20"/>
                      <w:szCs w:val="20"/>
                    </w:rPr>
                  </m:ctrlPr>
                </m:dPr>
                <m:e>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r>
                    <w:rPr>
                      <w:rFonts w:ascii="Cambria Math" w:hAnsi="Cambria Math"/>
                      <w:sz w:val="20"/>
                      <w:szCs w:val="20"/>
                    </w:rPr>
                    <m:t>5</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r>
                    <w:rPr>
                      <w:rFonts w:ascii="Cambria Math" w:hAnsi="Cambria Math"/>
                      <w:sz w:val="20"/>
                      <w:szCs w:val="20"/>
                    </w:rPr>
                    <m:t>7</m:t>
                  </m:r>
                </m:e>
              </m:d>
            </m:oMath>
          </w:p>
        </w:tc>
      </w:tr>
      <w:tr w:rsidR="006C2A4C" w:rsidRPr="00DE1A0C" w14:paraId="6CC94760" w14:textId="77777777" w:rsidTr="00B77F29">
        <w:tc>
          <w:tcPr>
            <w:tcW w:w="8286" w:type="dxa"/>
          </w:tcPr>
          <w:p w14:paraId="3B70ADD3" w14:textId="20B83111" w:rsidR="006C2A4C" w:rsidRPr="00BB520E" w:rsidRDefault="006C2A4C" w:rsidP="00B77F29">
            <w:pPr>
              <w:snapToGrid w:val="0"/>
              <w:rPr>
                <w:sz w:val="20"/>
                <w:szCs w:val="20"/>
              </w:rPr>
            </w:pPr>
            <w:r w:rsidRPr="00BB520E">
              <w:rPr>
                <w:sz w:val="20"/>
                <w:szCs w:val="20"/>
              </w:rPr>
              <w:t xml:space="preserve">01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w:rPr>
                  <w:rFonts w:ascii="Cambria Math" w:hAnsi="Cambria Math"/>
                  <w:sz w:val="20"/>
                  <w:szCs w:val="20"/>
                </w:rPr>
                <m:t>=GSpanUpper</m:t>
              </m:r>
              <m:d>
                <m:dPr>
                  <m:ctrlPr>
                    <w:rPr>
                      <w:rFonts w:ascii="Cambria Math" w:hAnsi="Cambria Math"/>
                      <w:sz w:val="20"/>
                      <w:szCs w:val="20"/>
                    </w:rPr>
                  </m:ctrlPr>
                </m:dPr>
                <m:e>
                  <m:r>
                    <w:rPr>
                      <w:rFonts w:ascii="Cambria Math" w:hAnsi="Cambria Math"/>
                      <w:sz w:val="20"/>
                      <w:szCs w:val="20"/>
                    </w:rPr>
                    <m:t>σ</m:t>
                  </m:r>
                </m:e>
              </m:d>
            </m:oMath>
          </w:p>
        </w:tc>
      </w:tr>
      <w:tr w:rsidR="006C2A4C" w:rsidRPr="00DE1A0C" w14:paraId="7CEFB7A3" w14:textId="77777777" w:rsidTr="00B77F29">
        <w:tc>
          <w:tcPr>
            <w:tcW w:w="8286" w:type="dxa"/>
          </w:tcPr>
          <w:p w14:paraId="00C411E9" w14:textId="3A4BC27B" w:rsidR="006C2A4C" w:rsidRPr="00BB520E" w:rsidRDefault="006C2A4C" w:rsidP="00B77F29">
            <w:pPr>
              <w:snapToGrid w:val="0"/>
              <w:rPr>
                <w:sz w:val="20"/>
                <w:szCs w:val="20"/>
              </w:rPr>
            </w:pPr>
            <w:r w:rsidRPr="00BB520E">
              <w:rPr>
                <w:sz w:val="20"/>
                <w:szCs w:val="20"/>
              </w:rPr>
              <w:t xml:space="preserve">02  </w:t>
            </w:r>
            <m:oMath>
              <m:r>
                <w:rPr>
                  <w:rFonts w:ascii="Cambria Math" w:hAnsi="Cambria Math"/>
                  <w:sz w:val="20"/>
                  <w:szCs w:val="20"/>
                </w:rPr>
                <m:t>π←eNEH_F</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e>
              </m:d>
            </m:oMath>
            <w:r w:rsidRPr="00BB520E">
              <w:rPr>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=π</m:t>
              </m:r>
            </m:oMath>
            <w:r w:rsidRPr="00BB520E">
              <w:rPr>
                <w:sz w:val="20"/>
                <w:szCs w:val="20"/>
              </w:rPr>
              <w:t>，</w:t>
            </w:r>
            <m:oMath>
              <m:r>
                <w:rPr>
                  <w:rFonts w:ascii="Cambria Math" w:hAnsi="Cambria Math"/>
                  <w:sz w:val="20"/>
                  <w:szCs w:val="20"/>
                </w:rPr>
                <m:t>R0=0</m:t>
              </m:r>
            </m:oMath>
            <w:r w:rsidRPr="00BB520E">
              <w:rPr>
                <w:sz w:val="20"/>
                <w:szCs w:val="20"/>
              </w:rPr>
              <w:t>，</w:t>
            </w:r>
            <m:oMath>
              <m:r>
                <w:rPr>
                  <w:rFonts w:ascii="Cambria Math" w:hAnsi="Cambria Math"/>
                  <w:sz w:val="20"/>
                  <w:szCs w:val="20"/>
                </w:rPr>
                <m:t>R1=0</m:t>
              </m:r>
            </m:oMath>
          </w:p>
        </w:tc>
      </w:tr>
      <w:tr w:rsidR="006C2A4C" w:rsidRPr="00DE1A0C" w14:paraId="1EAE6B2F" w14:textId="77777777" w:rsidTr="00B77F29">
        <w:tc>
          <w:tcPr>
            <w:tcW w:w="8286" w:type="dxa"/>
          </w:tcPr>
          <w:p w14:paraId="1364D790" w14:textId="77777777" w:rsidR="006C2A4C" w:rsidRPr="00BB520E" w:rsidRDefault="006C2A4C" w:rsidP="00B77F29">
            <w:pPr>
              <w:snapToGrid w:val="0"/>
              <w:rPr>
                <w:sz w:val="20"/>
                <w:szCs w:val="20"/>
              </w:rPr>
            </w:pPr>
            <w:r w:rsidRPr="00BB520E">
              <w:rPr>
                <w:sz w:val="20"/>
                <w:szCs w:val="20"/>
              </w:rPr>
              <w:t xml:space="preserve">03  </w:t>
            </w:r>
            <w:r w:rsidRPr="00BB520E">
              <w:rPr>
                <w:b/>
                <w:bCs/>
                <w:sz w:val="20"/>
                <w:szCs w:val="20"/>
              </w:rPr>
              <w:t>while</w:t>
            </w:r>
            <w:r w:rsidRPr="00BB520E">
              <w:rPr>
                <w:sz w:val="20"/>
                <w:szCs w:val="20"/>
              </w:rPr>
              <w:t xml:space="preserve"> (</w:t>
            </w:r>
            <w:r w:rsidRPr="00BB520E">
              <w:rPr>
                <w:sz w:val="20"/>
                <w:szCs w:val="20"/>
              </w:rPr>
              <w:t>没有达到终止条件</w:t>
            </w:r>
            <w:r w:rsidRPr="00BB520E">
              <w:rPr>
                <w:sz w:val="20"/>
                <w:szCs w:val="20"/>
              </w:rPr>
              <w:t xml:space="preserve">) </w:t>
            </w:r>
            <w:r w:rsidRPr="00BB520E">
              <w:rPr>
                <w:b/>
                <w:bCs/>
                <w:sz w:val="20"/>
                <w:szCs w:val="20"/>
              </w:rPr>
              <w:t>do</w:t>
            </w:r>
          </w:p>
        </w:tc>
      </w:tr>
      <w:tr w:rsidR="006C2A4C" w:rsidRPr="00DE1A0C" w14:paraId="1133933C" w14:textId="77777777" w:rsidTr="00B77F29">
        <w:tc>
          <w:tcPr>
            <w:tcW w:w="8286" w:type="dxa"/>
          </w:tcPr>
          <w:p w14:paraId="2452A292" w14:textId="63BF3045" w:rsidR="006C2A4C" w:rsidRPr="00BB520E" w:rsidRDefault="006C2A4C" w:rsidP="00B77F29">
            <w:pPr>
              <w:snapToGrid w:val="0"/>
              <w:rPr>
                <w:sz w:val="20"/>
                <w:szCs w:val="20"/>
              </w:rPr>
            </w:pPr>
            <w:r w:rsidRPr="00BB520E">
              <w:rPr>
                <w:sz w:val="20"/>
                <w:szCs w:val="20"/>
              </w:rPr>
              <w:t xml:space="preserve">04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=π</m:t>
              </m:r>
            </m:oMath>
          </w:p>
        </w:tc>
      </w:tr>
      <w:tr w:rsidR="006C2A4C" w:rsidRPr="00DE1A0C" w14:paraId="6B1074F0" w14:textId="77777777" w:rsidTr="00B77F29">
        <w:tc>
          <w:tcPr>
            <w:tcW w:w="8286" w:type="dxa"/>
          </w:tcPr>
          <w:p w14:paraId="02A41042" w14:textId="66FEE8A6" w:rsidR="006C2A4C" w:rsidRPr="00BB520E" w:rsidRDefault="006C2A4C" w:rsidP="00B77F29">
            <w:pPr>
              <w:snapToGrid w:val="0"/>
              <w:rPr>
                <w:sz w:val="20"/>
                <w:szCs w:val="20"/>
              </w:rPr>
            </w:pPr>
            <w:r w:rsidRPr="00BB520E">
              <w:rPr>
                <w:sz w:val="20"/>
                <w:szCs w:val="20"/>
              </w:rPr>
              <w:t xml:space="preserve">05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←dl_DR</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Dlist</m:t>
                  </m:r>
                </m:e>
              </m:d>
            </m:oMath>
          </w:p>
        </w:tc>
      </w:tr>
      <w:tr w:rsidR="006C2A4C" w:rsidRPr="00DE1A0C" w14:paraId="7F24F659" w14:textId="77777777" w:rsidTr="00B77F29">
        <w:tc>
          <w:tcPr>
            <w:tcW w:w="8286" w:type="dxa"/>
          </w:tcPr>
          <w:p w14:paraId="71630789" w14:textId="632A3EE2" w:rsidR="006C2A4C" w:rsidRPr="00BB520E" w:rsidRDefault="006C2A4C" w:rsidP="00B77F29">
            <w:pPr>
              <w:snapToGrid w:val="0"/>
              <w:rPr>
                <w:sz w:val="20"/>
                <w:szCs w:val="20"/>
              </w:rPr>
            </w:pPr>
            <w:r w:rsidRPr="00BB520E">
              <w:rPr>
                <w:sz w:val="20"/>
                <w:szCs w:val="20"/>
              </w:rPr>
              <w:t xml:space="preserve">06    </w:t>
            </w:r>
            <w:r w:rsidRPr="00BB520E">
              <w:rPr>
                <w:b/>
                <w:bCs/>
                <w:sz w:val="20"/>
                <w:szCs w:val="20"/>
              </w:rPr>
              <w:t>if</w:t>
            </w:r>
            <w:r w:rsidRPr="00BB520E">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BB520E">
              <w:rPr>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sidRPr="00BB520E">
              <w:rPr>
                <w:sz w:val="20"/>
                <w:szCs w:val="20"/>
              </w:rPr>
              <w:t>)</w:t>
            </w:r>
          </w:p>
        </w:tc>
      </w:tr>
      <w:tr w:rsidR="006C2A4C" w:rsidRPr="00DE1A0C" w14:paraId="00AA2518" w14:textId="77777777" w:rsidTr="00B77F29">
        <w:tc>
          <w:tcPr>
            <w:tcW w:w="8286" w:type="dxa"/>
          </w:tcPr>
          <w:p w14:paraId="480B9D9B" w14:textId="1DF25EAC" w:rsidR="006C2A4C" w:rsidRPr="00BB520E" w:rsidRDefault="006C2A4C" w:rsidP="00B77F29">
            <w:pPr>
              <w:snapToGrid w:val="0"/>
              <w:rPr>
                <w:sz w:val="20"/>
                <w:szCs w:val="20"/>
              </w:rPr>
            </w:pPr>
            <w:r w:rsidRPr="00BB520E">
              <w:rPr>
                <w:sz w:val="20"/>
                <w:szCs w:val="20"/>
              </w:rPr>
              <w:t xml:space="preserve">07      </w:t>
            </w:r>
            <m:oMath>
              <m:r>
                <w:rPr>
                  <w:rFonts w:ascii="Cambria Math" w:hAnsi="Cambria Math"/>
                  <w:sz w:val="20"/>
                  <w:szCs w:val="20"/>
                </w:rPr>
                <m:t>π=</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r w:rsidR="006C2A4C" w:rsidRPr="00DE1A0C" w14:paraId="196C5620" w14:textId="77777777" w:rsidTr="00B77F29">
        <w:tc>
          <w:tcPr>
            <w:tcW w:w="8286" w:type="dxa"/>
          </w:tcPr>
          <w:p w14:paraId="1A5DBEC5" w14:textId="77777777" w:rsidR="006C2A4C" w:rsidRPr="00BB520E" w:rsidRDefault="006C2A4C" w:rsidP="00B77F29">
            <w:pPr>
              <w:snapToGrid w:val="0"/>
              <w:rPr>
                <w:sz w:val="20"/>
                <w:szCs w:val="20"/>
              </w:rPr>
            </w:pPr>
            <w:r w:rsidRPr="00BB520E">
              <w:rPr>
                <w:sz w:val="20"/>
                <w:szCs w:val="20"/>
              </w:rPr>
              <w:t xml:space="preserve">08    </w:t>
            </w:r>
            <w:r w:rsidRPr="00BB520E">
              <w:rPr>
                <w:b/>
                <w:bCs/>
                <w:sz w:val="20"/>
                <w:szCs w:val="20"/>
              </w:rPr>
              <w:t>end if</w:t>
            </w:r>
          </w:p>
        </w:tc>
      </w:tr>
      <w:tr w:rsidR="006C2A4C" w:rsidRPr="00DE1A0C" w14:paraId="2502CDFC" w14:textId="77777777" w:rsidTr="00B77F29">
        <w:tc>
          <w:tcPr>
            <w:tcW w:w="8286" w:type="dxa"/>
          </w:tcPr>
          <w:p w14:paraId="6C30BE56" w14:textId="21938EEB" w:rsidR="006C2A4C" w:rsidRPr="00BB520E" w:rsidRDefault="006C2A4C" w:rsidP="00B77F29">
            <w:pPr>
              <w:snapToGrid w:val="0"/>
              <w:rPr>
                <w:sz w:val="20"/>
                <w:szCs w:val="20"/>
              </w:rPr>
            </w:pPr>
            <w:r w:rsidRPr="00BB520E">
              <w:rPr>
                <w:sz w:val="20"/>
                <w:szCs w:val="20"/>
              </w:rPr>
              <w:t xml:space="preserve">09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←SVND</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r>
                    <w:rPr>
                      <w:rFonts w:ascii="Cambria Math" w:hAnsi="Cambria Math"/>
                      <w:sz w:val="20"/>
                      <w:szCs w:val="20"/>
                    </w:rPr>
                    <m:t>R0</m:t>
                  </m:r>
                  <m:r>
                    <m:rPr>
                      <m:sty m:val="p"/>
                    </m:rPr>
                    <w:rPr>
                      <w:rFonts w:ascii="Cambria Math" w:hAnsi="Cambria Math"/>
                      <w:sz w:val="20"/>
                      <w:szCs w:val="20"/>
                    </w:rPr>
                    <m:t>,</m:t>
                  </m:r>
                  <m:r>
                    <w:rPr>
                      <w:rFonts w:ascii="Cambria Math" w:hAnsi="Cambria Math"/>
                      <w:sz w:val="20"/>
                      <w:szCs w:val="20"/>
                    </w:rPr>
                    <m:t>R1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e>
              </m:d>
            </m:oMath>
            <w:r w:rsidRPr="00BB520E">
              <w:rPr>
                <w:sz w:val="20"/>
                <w:szCs w:val="20"/>
              </w:rPr>
              <w:t xml:space="preserve"> </w:t>
            </w:r>
          </w:p>
        </w:tc>
      </w:tr>
      <w:tr w:rsidR="006C2A4C" w:rsidRPr="00DE1A0C" w14:paraId="11BAB843" w14:textId="77777777" w:rsidTr="00B77F29">
        <w:tc>
          <w:tcPr>
            <w:tcW w:w="8286" w:type="dxa"/>
          </w:tcPr>
          <w:p w14:paraId="77A50B98" w14:textId="7447ACDE" w:rsidR="006C2A4C" w:rsidRPr="00BB520E" w:rsidRDefault="006C2A4C" w:rsidP="00B77F29">
            <w:pPr>
              <w:snapToGrid w:val="0"/>
              <w:rPr>
                <w:sz w:val="20"/>
                <w:szCs w:val="20"/>
              </w:rPr>
            </w:pPr>
            <w:r w:rsidRPr="00BB520E">
              <w:rPr>
                <w:sz w:val="20"/>
                <w:szCs w:val="20"/>
              </w:rPr>
              <w:t xml:space="preserve">10   </w:t>
            </w:r>
            <m:oMath>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e>
              </m:d>
              <m:r>
                <w:rPr>
                  <w:rFonts w:ascii="Cambria Math" w:hAnsi="Cambria Math"/>
                  <w:sz w:val="20"/>
                  <w:szCs w:val="20"/>
                </w:rPr>
                <m:t>=</m:t>
              </m:r>
              <m:r>
                <m:rPr>
                  <m:sty m:val="p"/>
                </m:rPr>
                <w:rPr>
                  <w:rFonts w:ascii="Cambria Math" w:hAnsi="Cambria Math"/>
                  <w:sz w:val="20"/>
                  <w:szCs w:val="20"/>
                </w:rPr>
                <m:t>接受准则</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e>
              </m:d>
            </m:oMath>
          </w:p>
        </w:tc>
      </w:tr>
      <w:tr w:rsidR="006C2A4C" w:rsidRPr="00DE1A0C" w14:paraId="6295A613" w14:textId="77777777" w:rsidTr="00B77F29">
        <w:tc>
          <w:tcPr>
            <w:tcW w:w="8286" w:type="dxa"/>
          </w:tcPr>
          <w:p w14:paraId="433BA780" w14:textId="77777777" w:rsidR="006C2A4C" w:rsidRPr="00BB520E" w:rsidRDefault="006C2A4C" w:rsidP="00B77F29">
            <w:pPr>
              <w:snapToGrid w:val="0"/>
              <w:rPr>
                <w:sz w:val="20"/>
                <w:szCs w:val="20"/>
              </w:rPr>
            </w:pPr>
            <w:proofErr w:type="gramStart"/>
            <w:r w:rsidRPr="00BB520E">
              <w:rPr>
                <w:sz w:val="20"/>
                <w:szCs w:val="20"/>
              </w:rPr>
              <w:t xml:space="preserve">11  </w:t>
            </w:r>
            <w:r w:rsidRPr="00BB520E">
              <w:rPr>
                <w:b/>
                <w:bCs/>
                <w:sz w:val="20"/>
                <w:szCs w:val="20"/>
              </w:rPr>
              <w:t>end</w:t>
            </w:r>
            <w:proofErr w:type="gramEnd"/>
            <w:r w:rsidRPr="00BB520E">
              <w:rPr>
                <w:b/>
                <w:bCs/>
                <w:sz w:val="20"/>
                <w:szCs w:val="20"/>
              </w:rPr>
              <w:t xml:space="preserve"> while</w:t>
            </w:r>
          </w:p>
        </w:tc>
      </w:tr>
      <w:tr w:rsidR="006C2A4C" w:rsidRPr="00DE1A0C" w14:paraId="04FF608A" w14:textId="77777777" w:rsidTr="00B77F29">
        <w:tc>
          <w:tcPr>
            <w:tcW w:w="8286" w:type="dxa"/>
          </w:tcPr>
          <w:p w14:paraId="2211192C" w14:textId="5D46B4A0" w:rsidR="006C2A4C" w:rsidRPr="00BB520E" w:rsidRDefault="006C2A4C" w:rsidP="00B77F29">
            <w:pPr>
              <w:snapToGrid w:val="0"/>
              <w:rPr>
                <w:sz w:val="20"/>
                <w:szCs w:val="20"/>
              </w:rPr>
            </w:pPr>
            <w:r w:rsidRPr="00BB520E">
              <w:rPr>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p>
        </w:tc>
      </w:tr>
    </w:tbl>
    <w:p w14:paraId="1BEC446F" w14:textId="77777777" w:rsidR="00D37D3B" w:rsidRPr="00D37D3B" w:rsidRDefault="00D37D3B" w:rsidP="00D37D3B">
      <w:pPr>
        <w:pStyle w:val="3"/>
        <w:adjustRightInd w:val="0"/>
        <w:snapToGrid w:val="0"/>
        <w:spacing w:before="0" w:after="0" w:line="460" w:lineRule="exact"/>
        <w:rPr>
          <w:sz w:val="24"/>
          <w:szCs w:val="24"/>
        </w:rPr>
      </w:pPr>
      <w:r w:rsidRPr="00D37D3B">
        <w:rPr>
          <w:sz w:val="24"/>
          <w:szCs w:val="24"/>
        </w:rPr>
        <w:t xml:space="preserve">4.3.1 </w:t>
      </w:r>
      <w:r w:rsidRPr="00D37D3B">
        <w:rPr>
          <w:rFonts w:hint="eastAsia"/>
          <w:sz w:val="24"/>
          <w:szCs w:val="24"/>
        </w:rPr>
        <w:t>编码和解码</w:t>
      </w:r>
    </w:p>
    <w:p w14:paraId="520A1809" w14:textId="3CC4B2A0" w:rsidR="00D37D3B" w:rsidRPr="00D37D3B" w:rsidRDefault="00D37D3B" w:rsidP="00D37D3B">
      <w:pPr>
        <w:adjustRightInd w:val="0"/>
        <w:snapToGrid w:val="0"/>
        <w:spacing w:line="460" w:lineRule="exact"/>
        <w:ind w:firstLineChars="200" w:firstLine="480"/>
        <w:rPr>
          <w:sz w:val="24"/>
        </w:rPr>
      </w:pPr>
      <w:r w:rsidRPr="00D37D3B">
        <w:rPr>
          <w:rFonts w:hint="eastAsia"/>
          <w:sz w:val="24"/>
        </w:rPr>
        <w:t>对于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D37D3B">
        <w:rPr>
          <w:rFonts w:hint="eastAsia"/>
          <w:sz w:val="24"/>
        </w:rPr>
        <w:t>，本章采用</w:t>
      </w:r>
      <w:r w:rsidRPr="00D37D3B">
        <w:rPr>
          <w:sz w:val="24"/>
        </w:rPr>
        <w:t>基于多重排列的编码方法</w:t>
      </w:r>
      <w:r w:rsidRPr="00D37D3B">
        <w:rPr>
          <w:sz w:val="24"/>
        </w:rPr>
        <w:fldChar w:fldCharType="begin"/>
      </w:r>
      <w:r w:rsidR="00575415">
        <w:rPr>
          <w:sz w:val="24"/>
        </w:rPr>
        <w:instrText xml:space="preserve"> ADDIN ZOTERO_ITEM CSL_CITATION {"citationID":"5tX5qvfR","properties":{"formattedCitation":"\\super [80]\\nosupersub{}","plainCitation":"[80]","noteIndex":0},"citationItems":[{"id":2584,"uris":["http://zotero.org/users/9145449/items/N7DKBNTY"],"itemData":{"id":2584,"type":"article-journal","abstract":"The distributed permutation flowshop problem has been recently proposed as a generalization of the regular flowshop setting where more than one factory is available to process jobs. Distributed manufacturing is a common situation for large enterprises that compete in a globalized market. The problem has two dimensions: assigning jobs to factories and scheduling the jobs assigned to each factory. Despite being recently introduced, this interesting scheduling problem has attracted attention and several heuristic and metaheuristic methods have been proposed in the literature. In this paper we present a scatter search (SS) method for this problem to optimize makespan. SS has seldom been explored for flowshop settings. In the proposed algorithm we employ some advanced techniques like a reference set made up of complete and partial solutions along with other features like restarts and local search. A comprehensive computational campaign including 10 existing algorithms, together with statistical analyses, shows that the proposed scatter search algorithm produces better results than existing algorithms by a significant margin. Moreover all 720 known best solutions for this problem are improved.","container-title":"European Journal of Operational Research","DOI":"10.1016/j.ejor.2014.05.024","ISSN":"0377-2217","issue":"2","journalAbbreviation":"European Journal of Operational Research","language":"en","page":"323-334","source":"ScienceDirect","title":"A scatter search algorithm for the distributed permutation flowshop scheduling problem","volume":"239","author":[{"family":"Naderi","given":"Bahman"},{"family":"Ruiz","given":"Rubén"}],"issued":{"date-parts":[["2014",12,1]]}}}],"schema":"https://github.com/citation-style-language/schema/raw/master/csl-citation.json"} </w:instrText>
      </w:r>
      <w:r w:rsidRPr="00D37D3B">
        <w:rPr>
          <w:sz w:val="24"/>
        </w:rPr>
        <w:fldChar w:fldCharType="separate"/>
      </w:r>
      <w:r w:rsidR="001647F0" w:rsidRPr="001647F0">
        <w:rPr>
          <w:kern w:val="0"/>
          <w:sz w:val="24"/>
          <w:vertAlign w:val="superscript"/>
        </w:rPr>
        <w:t>[80]</w:t>
      </w:r>
      <w:r w:rsidRPr="00D37D3B">
        <w:rPr>
          <w:sz w:val="24"/>
        </w:rPr>
        <w:fldChar w:fldCharType="end"/>
      </w:r>
      <w:r w:rsidRPr="00D37D3B">
        <w:rPr>
          <w:sz w:val="24"/>
        </w:rPr>
        <w:t>。</w:t>
      </w:r>
      <w:r w:rsidRPr="00D37D3B">
        <w:rPr>
          <w:rFonts w:hint="eastAsia"/>
          <w:sz w:val="24"/>
        </w:rPr>
        <w:t>一个</w:t>
      </w:r>
      <w:r w:rsidRPr="00D37D3B">
        <w:rPr>
          <w:sz w:val="24"/>
        </w:rPr>
        <w:t>完整的解决方案表示为</w:t>
      </w:r>
      <m:oMath>
        <m:r>
          <w:rPr>
            <w:rFonts w:ascii="Cambria Math" w:hAnsi="Cambria Math"/>
            <w:sz w:val="24"/>
          </w:rPr>
          <m:t>π=</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e>
        </m:d>
      </m:oMath>
      <w:r w:rsidRPr="00D37D3B">
        <w:rPr>
          <w:sz w:val="24"/>
        </w:rPr>
        <w:t>。</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oMath>
      <w:r w:rsidRPr="00D37D3B">
        <w:rPr>
          <w:sz w:val="24"/>
        </w:rPr>
        <w:t>表示工厂</w:t>
      </w:r>
      <m:oMath>
        <m:r>
          <w:rPr>
            <w:rFonts w:ascii="Cambria Math" w:hAnsi="Cambria Math"/>
            <w:sz w:val="24"/>
          </w:rPr>
          <m:t>f</m:t>
        </m:r>
      </m:oMath>
      <w:r w:rsidRPr="00D37D3B">
        <w:rPr>
          <w:sz w:val="24"/>
        </w:rPr>
        <w:t>的</w:t>
      </w:r>
      <w:r w:rsidRPr="00D37D3B">
        <w:rPr>
          <w:rFonts w:hint="eastAsia"/>
          <w:sz w:val="24"/>
        </w:rPr>
        <w:t>工件</w:t>
      </w:r>
      <w:r w:rsidRPr="00D37D3B">
        <w:rPr>
          <w:sz w:val="24"/>
        </w:rPr>
        <w:t>序列</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f</m:t>
            </m:r>
          </m:sub>
        </m:sSub>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2</m:t>
                </m:r>
              </m:sub>
            </m:sSub>
            <m:r>
              <m:rPr>
                <m:sty m:val="p"/>
              </m:rPr>
              <w:rPr>
                <w:rFonts w:ascii="Cambria Math" w:hAnsi="Cambria Math"/>
                <w:sz w:val="24"/>
              </w:rPr>
              <m:t>,</m:t>
            </m:r>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r>
                  <w:rPr>
                    <w:rFonts w:ascii="Cambria Math" w:hAnsi="Cambria Math"/>
                    <w:sz w:val="24"/>
                  </w:rPr>
                  <m:t>j</m:t>
                </m:r>
              </m:sub>
            </m:sSub>
            <m:r>
              <m:rPr>
                <m:sty m:val="p"/>
              </m:rPr>
              <w:rPr>
                <w:rFonts w:ascii="Cambria Math" w:hAnsi="Cambria Math"/>
                <w:sz w:val="24"/>
              </w:rPr>
              <m:t>,</m:t>
            </m:r>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f</m:t>
                </m:r>
                <m:r>
                  <m:rPr>
                    <m:sty m:val="p"/>
                  </m:rPr>
                  <w:rPr>
                    <w:rFonts w:ascii="Cambria Math" w:hAnsi="Cambria Math"/>
                    <w:sz w:val="24"/>
                  </w:rPr>
                  <m:t>_</m:t>
                </m:r>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sub>
            </m:sSub>
          </m:e>
        </m:d>
      </m:oMath>
      <w:r w:rsidRPr="00D37D3B">
        <w:rPr>
          <w:sz w:val="24"/>
        </w:rPr>
        <w:t>，其中</w:t>
      </w:r>
      <m:oMath>
        <m:r>
          <w:rPr>
            <w:rFonts w:ascii="Cambria Math" w:hAnsi="Cambria Math"/>
            <w:sz w:val="24"/>
          </w:rPr>
          <m:t>j</m:t>
        </m:r>
      </m:oMath>
      <w:r w:rsidRPr="00D37D3B">
        <w:rPr>
          <w:sz w:val="24"/>
        </w:rPr>
        <w:t>表示</w:t>
      </w:r>
      <w:r w:rsidRPr="00D37D3B">
        <w:rPr>
          <w:rFonts w:hint="eastAsia"/>
          <w:sz w:val="24"/>
        </w:rPr>
        <w:t>第</w:t>
      </w:r>
      <m:oMath>
        <m:r>
          <w:rPr>
            <w:rFonts w:ascii="Cambria Math" w:hAnsi="Cambria Math"/>
            <w:sz w:val="24"/>
          </w:rPr>
          <m:t>j</m:t>
        </m:r>
      </m:oMath>
      <w:proofErr w:type="gramStart"/>
      <w:r w:rsidRPr="00D37D3B">
        <w:rPr>
          <w:rFonts w:hint="eastAsia"/>
          <w:sz w:val="24"/>
        </w:rPr>
        <w:t>个</w:t>
      </w:r>
      <w:proofErr w:type="gramEnd"/>
      <w:r w:rsidRPr="00D37D3B">
        <w:rPr>
          <w:rFonts w:hint="eastAsia"/>
          <w:sz w:val="24"/>
        </w:rPr>
        <w:t>工件</w:t>
      </w:r>
      <w:r w:rsidRPr="00D37D3B">
        <w:rPr>
          <w:sz w:val="24"/>
        </w:rPr>
        <w:t>，</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oMath>
      <w:r w:rsidRPr="00D37D3B">
        <w:rPr>
          <w:sz w:val="24"/>
        </w:rPr>
        <w:t>是工厂</w:t>
      </w:r>
      <m:oMath>
        <m:r>
          <w:rPr>
            <w:rFonts w:ascii="Cambria Math" w:hAnsi="Cambria Math"/>
            <w:sz w:val="24"/>
          </w:rPr>
          <m:t>f</m:t>
        </m:r>
      </m:oMath>
      <w:r w:rsidRPr="00D37D3B">
        <w:rPr>
          <w:sz w:val="24"/>
        </w:rPr>
        <w:t>的</w:t>
      </w:r>
      <w:r w:rsidRPr="00D37D3B">
        <w:rPr>
          <w:rFonts w:hint="eastAsia"/>
          <w:sz w:val="24"/>
        </w:rPr>
        <w:t>工件</w:t>
      </w:r>
      <w:r w:rsidRPr="00D37D3B">
        <w:rPr>
          <w:sz w:val="24"/>
        </w:rPr>
        <w:t>数量。</w:t>
      </w:r>
    </w:p>
    <w:p w14:paraId="6848F692" w14:textId="438CDACA" w:rsidR="00D37D3B" w:rsidRPr="00D37D3B" w:rsidRDefault="00D37D3B" w:rsidP="00D37D3B">
      <w:pPr>
        <w:adjustRightInd w:val="0"/>
        <w:snapToGrid w:val="0"/>
        <w:spacing w:line="460" w:lineRule="exact"/>
        <w:ind w:firstLineChars="200" w:firstLine="480"/>
        <w:rPr>
          <w:sz w:val="24"/>
        </w:rPr>
      </w:pPr>
      <w:r w:rsidRPr="00D37D3B">
        <w:rPr>
          <w:rFonts w:hint="eastAsia"/>
          <w:sz w:val="24"/>
        </w:rPr>
        <w:t>本章采用的解码方法是计算出每个工厂在不超过最大完成时间上限的情况下的能耗值</w:t>
      </w:r>
      <w:r w:rsidRPr="00D37D3B">
        <w:rPr>
          <w:sz w:val="24"/>
        </w:rPr>
        <w:t>，并通过所有工厂的</w:t>
      </w:r>
      <w:r w:rsidRPr="00D37D3B">
        <w:rPr>
          <w:rFonts w:hint="eastAsia"/>
          <w:sz w:val="24"/>
        </w:rPr>
        <w:t>累加</w:t>
      </w:r>
      <w:r w:rsidRPr="00D37D3B">
        <w:rPr>
          <w:sz w:val="24"/>
        </w:rPr>
        <w:t>求和得到</w:t>
      </w:r>
      <w:r w:rsidRPr="00D37D3B">
        <w:rPr>
          <w:rFonts w:hint="eastAsia"/>
          <w:sz w:val="24"/>
        </w:rPr>
        <w:t>总能耗</w:t>
      </w:r>
      <w:r w:rsidRPr="00D37D3B">
        <w:rPr>
          <w:sz w:val="24"/>
        </w:rPr>
        <w:t>。</w:t>
      </w:r>
      <w:r w:rsidRPr="00D37D3B">
        <w:rPr>
          <w:rFonts w:hint="eastAsia"/>
          <w:sz w:val="24"/>
        </w:rPr>
        <w:t>本节通过数学表达式来表示解码的过程。</w:t>
      </w:r>
      <w:r w:rsidRPr="00D37D3B">
        <w:rPr>
          <w:sz w:val="24"/>
        </w:rPr>
        <w:t>假设工厂</w:t>
      </w:r>
      <m:oMath>
        <m:r>
          <w:rPr>
            <w:rFonts w:ascii="Cambria Math" w:hAnsi="Cambria Math"/>
            <w:sz w:val="24"/>
          </w:rPr>
          <m:t>f</m:t>
        </m:r>
      </m:oMath>
      <w:r w:rsidRPr="00D37D3B">
        <w:rPr>
          <w:sz w:val="24"/>
        </w:rPr>
        <w:t>有</w:t>
      </w:r>
      <m:oMath>
        <m:r>
          <w:rPr>
            <w:rFonts w:ascii="Cambria Math" w:hAnsi="Cambria Math"/>
            <w:sz w:val="24"/>
          </w:rPr>
          <m:t>S</m:t>
        </m:r>
      </m:oMath>
      <w:proofErr w:type="gramStart"/>
      <w:r w:rsidRPr="00D37D3B">
        <w:rPr>
          <w:sz w:val="24"/>
        </w:rPr>
        <w:t>个</w:t>
      </w:r>
      <w:proofErr w:type="gramEnd"/>
      <w:r w:rsidRPr="00D37D3B">
        <w:rPr>
          <w:rFonts w:hint="eastAsia"/>
          <w:sz w:val="24"/>
        </w:rPr>
        <w:t>加工</w:t>
      </w:r>
      <w:r w:rsidRPr="00D37D3B">
        <w:rPr>
          <w:sz w:val="24"/>
        </w:rPr>
        <w:t>阶段，每个阶段</w:t>
      </w:r>
      <m:oMath>
        <m:r>
          <w:rPr>
            <w:rFonts w:ascii="Cambria Math" w:hAnsi="Cambria Math"/>
            <w:sz w:val="24"/>
          </w:rPr>
          <m:t>s</m:t>
        </m:r>
      </m:oMath>
      <w:r w:rsidRPr="00D37D3B">
        <w:rPr>
          <w:sz w:val="24"/>
        </w:rPr>
        <w:t>都有</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oMath>
      <w:r w:rsidRPr="00D37D3B">
        <w:rPr>
          <w:rFonts w:hint="eastAsia"/>
          <w:sz w:val="24"/>
        </w:rPr>
        <w:t>台</w:t>
      </w:r>
      <w:r w:rsidRPr="00D37D3B">
        <w:rPr>
          <w:sz w:val="24"/>
        </w:rPr>
        <w:t>并行机器。</w:t>
      </w:r>
      <w:r w:rsidRPr="00D37D3B">
        <w:rPr>
          <w:rFonts w:hint="eastAsia"/>
          <w:sz w:val="24"/>
        </w:rPr>
        <w:t>工件</w:t>
      </w:r>
      <m:oMath>
        <m:r>
          <w:rPr>
            <w:rFonts w:ascii="Cambria Math" w:hAnsi="Cambria Math"/>
            <w:sz w:val="24"/>
          </w:rPr>
          <m:t>j</m:t>
        </m:r>
      </m:oMath>
      <w:proofErr w:type="gramStart"/>
      <w:r w:rsidRPr="00D37D3B">
        <w:rPr>
          <w:rFonts w:hint="eastAsia"/>
          <w:sz w:val="24"/>
        </w:rPr>
        <w:t>在阶段</w:t>
      </w:r>
      <w:proofErr w:type="gramEnd"/>
      <m:oMath>
        <m:r>
          <w:rPr>
            <w:rFonts w:ascii="Cambria Math" w:hAnsi="Cambria Math"/>
            <w:sz w:val="24"/>
          </w:rPr>
          <m:t>s</m:t>
        </m:r>
      </m:oMath>
      <w:r w:rsidRPr="00D37D3B">
        <w:rPr>
          <w:rFonts w:hint="eastAsia"/>
          <w:sz w:val="24"/>
        </w:rPr>
        <w:t>上的</w:t>
      </w:r>
      <w:r w:rsidRPr="00D37D3B">
        <w:rPr>
          <w:sz w:val="24"/>
        </w:rPr>
        <w:t>完成时间表示为</w:t>
      </w:r>
      <m:oMath>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oMath>
      <w:r w:rsidRPr="00D37D3B">
        <w:rPr>
          <w:sz w:val="24"/>
        </w:rPr>
        <w:t>，</w:t>
      </w:r>
      <m:oMath>
        <m:r>
          <w:rPr>
            <w:rFonts w:ascii="Cambria Math" w:hAnsi="Cambria Math"/>
            <w:sz w:val="24"/>
          </w:rPr>
          <m:t>fs</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oMath>
      <w:r w:rsidRPr="00D37D3B">
        <w:rPr>
          <w:sz w:val="24"/>
        </w:rPr>
        <w:t>表示阶段</w:t>
      </w:r>
      <m:oMath>
        <m:r>
          <w:rPr>
            <w:rFonts w:ascii="Cambria Math" w:hAnsi="Cambria Math"/>
            <w:sz w:val="24"/>
          </w:rPr>
          <m:t>s</m:t>
        </m:r>
      </m:oMath>
      <w:r w:rsidRPr="00D37D3B">
        <w:rPr>
          <w:rFonts w:hint="eastAsia"/>
          <w:sz w:val="24"/>
        </w:rPr>
        <w:t>上的</w:t>
      </w:r>
      <w:r w:rsidRPr="00D37D3B">
        <w:rPr>
          <w:sz w:val="24"/>
        </w:rPr>
        <w:t>机器</w:t>
      </w:r>
      <m:oMath>
        <m:r>
          <w:rPr>
            <w:rFonts w:ascii="Cambria Math" w:hAnsi="Cambria Math"/>
            <w:sz w:val="24"/>
          </w:rPr>
          <m:t>m</m:t>
        </m:r>
      </m:oMath>
      <w:r w:rsidRPr="00D37D3B">
        <w:rPr>
          <w:sz w:val="24"/>
        </w:rPr>
        <w:t>的</w:t>
      </w:r>
      <w:r w:rsidRPr="00D37D3B">
        <w:rPr>
          <w:rFonts w:hint="eastAsia"/>
          <w:sz w:val="24"/>
        </w:rPr>
        <w:t>开始空闲的</w:t>
      </w:r>
      <w:r w:rsidRPr="00D37D3B">
        <w:rPr>
          <w:sz w:val="24"/>
        </w:rPr>
        <w:t>时间，</w:t>
      </w:r>
      <m:oMath>
        <m:r>
          <w:rPr>
            <w:rFonts w:ascii="Cambria Math" w:hAnsi="Cambria Math"/>
            <w:sz w:val="24"/>
          </w:rPr>
          <m:t>fb</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oMath>
      <w:r w:rsidRPr="00D37D3B">
        <w:rPr>
          <w:sz w:val="24"/>
        </w:rPr>
        <w:t>表示阶段</w:t>
      </w:r>
      <m:oMath>
        <m:r>
          <w:rPr>
            <w:rFonts w:ascii="Cambria Math" w:hAnsi="Cambria Math"/>
            <w:sz w:val="24"/>
          </w:rPr>
          <m:t>s</m:t>
        </m:r>
      </m:oMath>
      <w:r w:rsidRPr="00D37D3B">
        <w:rPr>
          <w:rFonts w:hint="eastAsia"/>
          <w:sz w:val="24"/>
        </w:rPr>
        <w:t>上的</w:t>
      </w:r>
      <w:r w:rsidRPr="00D37D3B">
        <w:rPr>
          <w:sz w:val="24"/>
        </w:rPr>
        <w:t>机器</w:t>
      </w:r>
      <m:oMath>
        <m:r>
          <w:rPr>
            <w:rFonts w:ascii="Cambria Math" w:hAnsi="Cambria Math"/>
            <w:sz w:val="24"/>
          </w:rPr>
          <m:t>m</m:t>
        </m:r>
      </m:oMath>
      <w:r w:rsidRPr="00D37D3B">
        <w:rPr>
          <w:sz w:val="24"/>
        </w:rPr>
        <w:t>的阻塞时间</w:t>
      </w:r>
      <w:r w:rsidRPr="00D37D3B">
        <w:rPr>
          <w:rFonts w:hint="eastAsia"/>
          <w:sz w:val="24"/>
        </w:rPr>
        <w:t>以及</w:t>
      </w:r>
      <m:oMath>
        <m:r>
          <w:rPr>
            <w:rFonts w:ascii="Cambria Math" w:hAnsi="Cambria Math"/>
            <w:sz w:val="24"/>
          </w:rPr>
          <m:t>fi</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oMath>
      <w:r w:rsidRPr="00D37D3B">
        <w:rPr>
          <w:sz w:val="24"/>
        </w:rPr>
        <w:t>表示阶段</w:t>
      </w:r>
      <m:oMath>
        <m:r>
          <w:rPr>
            <w:rFonts w:ascii="Cambria Math" w:hAnsi="Cambria Math"/>
            <w:sz w:val="24"/>
          </w:rPr>
          <m:t>s</m:t>
        </m:r>
      </m:oMath>
      <w:r w:rsidRPr="00D37D3B">
        <w:rPr>
          <w:rFonts w:hint="eastAsia"/>
          <w:sz w:val="24"/>
        </w:rPr>
        <w:t>上的</w:t>
      </w:r>
      <w:r w:rsidRPr="00D37D3B">
        <w:rPr>
          <w:sz w:val="24"/>
        </w:rPr>
        <w:t>机器</w:t>
      </w:r>
      <m:oMath>
        <m:r>
          <w:rPr>
            <w:rFonts w:ascii="Cambria Math" w:hAnsi="Cambria Math"/>
            <w:sz w:val="24"/>
          </w:rPr>
          <m:t>m</m:t>
        </m:r>
      </m:oMath>
      <w:r w:rsidRPr="00D37D3B">
        <w:rPr>
          <w:sz w:val="24"/>
        </w:rPr>
        <w:t>的空闲时间。</w:t>
      </w:r>
      <m:oMath>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oMath>
      <w:r w:rsidRPr="00D37D3B">
        <w:rPr>
          <w:sz w:val="24"/>
        </w:rPr>
        <w:t>表示</w:t>
      </w:r>
      <w:proofErr w:type="gramStart"/>
      <w:r w:rsidRPr="00D37D3B">
        <w:rPr>
          <w:sz w:val="24"/>
        </w:rPr>
        <w:t>在阶段</w:t>
      </w:r>
      <w:proofErr w:type="gramEnd"/>
      <m:oMath>
        <m:r>
          <w:rPr>
            <w:rFonts w:ascii="Cambria Math" w:hAnsi="Cambria Math"/>
            <w:sz w:val="24"/>
          </w:rPr>
          <m:t>s</m:t>
        </m:r>
      </m:oMath>
      <w:r w:rsidRPr="00D37D3B">
        <w:rPr>
          <w:rFonts w:hint="eastAsia"/>
          <w:sz w:val="24"/>
        </w:rPr>
        <w:t>上最先空闲</w:t>
      </w:r>
      <w:r w:rsidRPr="00D37D3B">
        <w:rPr>
          <w:sz w:val="24"/>
        </w:rPr>
        <w:t>的机器。工厂</w:t>
      </w:r>
      <m:oMath>
        <m:r>
          <w:rPr>
            <w:rFonts w:ascii="Cambria Math" w:hAnsi="Cambria Math"/>
            <w:sz w:val="24"/>
          </w:rPr>
          <m:t>f</m:t>
        </m:r>
      </m:oMath>
      <w:r w:rsidRPr="00D37D3B">
        <w:rPr>
          <w:sz w:val="24"/>
        </w:rPr>
        <w:t>的</w:t>
      </w:r>
      <w:r w:rsidRPr="00D37D3B">
        <w:rPr>
          <w:rFonts w:hint="eastAsia"/>
          <w:sz w:val="24"/>
        </w:rPr>
        <w:t>能耗</w:t>
      </w:r>
      <w:r w:rsidRPr="00D37D3B">
        <w:rPr>
          <w:sz w:val="24"/>
        </w:rPr>
        <w:t>表示为</w:t>
      </w:r>
      <m:oMath>
        <m:r>
          <w:rPr>
            <w:rFonts w:ascii="Cambria Math" w:hAnsi="Cambria Math"/>
            <w:sz w:val="24"/>
          </w:rPr>
          <m:t>E</m:t>
        </m:r>
        <m:sSub>
          <m:sSubPr>
            <m:ctrlPr>
              <w:rPr>
                <w:rFonts w:ascii="Cambria Math" w:hAnsi="Cambria Math"/>
                <w:sz w:val="24"/>
              </w:rPr>
            </m:ctrlPr>
          </m:sSubPr>
          <m:e>
            <m:r>
              <w:rPr>
                <w:rFonts w:ascii="Cambria Math" w:hAnsi="Cambria Math"/>
                <w:sz w:val="24"/>
              </w:rPr>
              <m:t>C</m:t>
            </m:r>
          </m:e>
          <m:sub>
            <m:r>
              <w:rPr>
                <w:rFonts w:ascii="Cambria Math" w:hAnsi="Cambria Math"/>
                <w:sz w:val="24"/>
              </w:rPr>
              <m:t>f</m:t>
            </m:r>
          </m:sub>
        </m:sSub>
      </m:oMath>
      <w:r w:rsidRPr="00D37D3B">
        <w:rPr>
          <w:rFonts w:hint="eastAsia"/>
          <w:sz w:val="24"/>
        </w:rPr>
        <w:t>，并且</w:t>
      </w:r>
      <w:r w:rsidRPr="00D37D3B">
        <w:rPr>
          <w:sz w:val="24"/>
        </w:rPr>
        <w:t>可以通过</w:t>
      </w:r>
      <w:r w:rsidRPr="00D37D3B">
        <w:rPr>
          <w:rFonts w:hint="eastAsia"/>
          <w:sz w:val="24"/>
        </w:rPr>
        <w:t>公式</w:t>
      </w:r>
      <w:r w:rsidRPr="00D37D3B">
        <w:rPr>
          <w:sz w:val="24"/>
        </w:rPr>
        <w:t>(4-16</w:t>
      </w:r>
      <w:r w:rsidRPr="00D37D3B">
        <w:rPr>
          <w:rFonts w:hint="eastAsia"/>
          <w:sz w:val="24"/>
        </w:rPr>
        <w:t>)-(</w:t>
      </w:r>
      <w:r w:rsidRPr="00D37D3B">
        <w:rPr>
          <w:sz w:val="24"/>
        </w:rPr>
        <w:t>4-25)</w:t>
      </w:r>
      <w:r w:rsidRPr="00D37D3B">
        <w:rPr>
          <w:sz w:val="24"/>
        </w:rPr>
        <w:t>计算</w:t>
      </w:r>
      <w:r w:rsidRPr="00D37D3B">
        <w:rPr>
          <w:rFonts w:hint="eastAsia"/>
          <w:sz w:val="24"/>
        </w:rPr>
        <w:t>出来</w:t>
      </w:r>
      <w:r w:rsidRPr="00D37D3B">
        <w:rPr>
          <w:sz w:val="24"/>
        </w:rPr>
        <w:t>。</w:t>
      </w:r>
    </w:p>
    <w:p w14:paraId="52282F0E" w14:textId="41A5C487"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0</m:t>
            </m:r>
          </m:sub>
        </m:sSub>
        <m:r>
          <w:rPr>
            <w:rFonts w:ascii="Cambria Math" w:hAnsi="Cambria Math"/>
            <w:sz w:val="24"/>
          </w:rPr>
          <m:t>=0</m:t>
        </m:r>
        <m:r>
          <m:rPr>
            <m:sty m:val="p"/>
          </m:rPr>
          <w:rPr>
            <w:rFonts w:ascii="Cambria Math" w:hAnsi="Cambria Math"/>
            <w:sz w:val="24"/>
          </w:rPr>
          <m:t>,</m:t>
        </m:r>
        <m:r>
          <w:rPr>
            <w:rFonts w:ascii="Cambria Math" w:hAnsi="Cambria Math"/>
            <w:sz w:val="24"/>
          </w:rPr>
          <m:t>j=1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(4-16)</w:t>
      </w:r>
    </w:p>
    <w:p w14:paraId="6AA21B21" w14:textId="50586096"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fs</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r>
          <w:rPr>
            <w:rFonts w:ascii="Cambria Math" w:hAnsi="Cambria Math"/>
            <w:sz w:val="24"/>
          </w:rPr>
          <m:t>=0</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m</m:t>
        </m:r>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(4-17)</w:t>
      </w:r>
    </w:p>
    <w:p w14:paraId="67F7A22B" w14:textId="697E3980" w:rsidR="00D37D3B" w:rsidRPr="00D37D3B" w:rsidRDefault="003F2B40" w:rsidP="00D37D3B">
      <w:pPr>
        <w:adjustRightInd w:val="0"/>
        <w:snapToGrid w:val="0"/>
        <w:spacing w:line="360" w:lineRule="auto"/>
        <w:ind w:firstLineChars="200" w:firstLine="480"/>
        <w:rPr>
          <w:sz w:val="24"/>
        </w:rPr>
      </w:pPr>
      <m:oMath>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r>
          <w:rPr>
            <w:rFonts w:ascii="Cambria Math" w:hAnsi="Cambria Math"/>
            <w:sz w:val="24"/>
          </w:rPr>
          <m:t>=</m:t>
        </m:r>
        <m:limLow>
          <m:limLowPr>
            <m:ctrlPr>
              <w:rPr>
                <w:rFonts w:ascii="Cambria Math" w:hAnsi="Cambria Math"/>
                <w:sz w:val="24"/>
              </w:rPr>
            </m:ctrlPr>
          </m:limLowPr>
          <m:e>
            <m:r>
              <w:rPr>
                <w:rFonts w:ascii="Cambria Math" w:hAnsi="Cambria Math"/>
                <w:sz w:val="24"/>
              </w:rPr>
              <m:t>argmin</m:t>
            </m:r>
          </m:e>
          <m:lim>
            <m:r>
              <w:rPr>
                <w:rFonts w:ascii="Cambria Math" w:hAnsi="Cambria Math"/>
                <w:sz w:val="24"/>
              </w:rPr>
              <m:t>m</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f</m:t>
                </m:r>
                <m:r>
                  <m:rPr>
                    <m:sty m:val="p"/>
                  </m:rPr>
                  <w:rPr>
                    <w:rFonts w:ascii="Cambria Math" w:hAnsi="Cambria Math"/>
                    <w:sz w:val="24"/>
                  </w:rPr>
                  <m:t>,</m:t>
                </m:r>
                <m:r>
                  <w:rPr>
                    <w:rFonts w:ascii="Cambria Math" w:hAnsi="Cambria Math"/>
                    <w:sz w:val="24"/>
                  </w:rPr>
                  <m:t>s</m:t>
                </m:r>
              </m:sub>
            </m:sSub>
          </m:lim>
        </m:limLow>
        <m:d>
          <m:dPr>
            <m:begChr m:val="{"/>
            <m:endChr m:val="}"/>
            <m:ctrlPr>
              <w:rPr>
                <w:rFonts w:ascii="Cambria Math" w:hAnsi="Cambria Math"/>
                <w:sz w:val="24"/>
              </w:rPr>
            </m:ctrlPr>
          </m:dPr>
          <m:e>
            <m:r>
              <w:rPr>
                <w:rFonts w:ascii="Cambria Math" w:hAnsi="Cambria Math"/>
                <w:sz w:val="24"/>
              </w:rPr>
              <m:t>fs</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e>
        </m:d>
        <m:r>
          <m:rPr>
            <m:sty m:val="p"/>
          </m:rPr>
          <w:rPr>
            <w:rFonts w:ascii="Cambria Math" w:hAnsi="Cambria Math"/>
            <w:sz w:val="24"/>
          </w:rPr>
          <m:t>,</m:t>
        </m:r>
        <m:r>
          <w:rPr>
            <w:rFonts w:ascii="Cambria Math" w:hAnsi="Cambria Math"/>
            <w:sz w:val="24"/>
          </w:rPr>
          <m:t>∀</m:t>
        </m:r>
        <m:r>
          <w:rPr>
            <w:rFonts w:ascii="Cambria Math" w:hAnsi="Cambria Math"/>
            <w:sz w:val="24"/>
          </w:rPr>
          <m:t>s</m:t>
        </m:r>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(4-18)</w:t>
      </w:r>
    </w:p>
    <w:p w14:paraId="22153C04" w14:textId="43F3EF11"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w:rPr>
            <w:rFonts w:ascii="Cambria Math" w:hAnsi="Cambria Math"/>
            <w:sz w:val="24"/>
          </w:rPr>
          <m:t>=max</m:t>
        </m:r>
        <m:d>
          <m:dPr>
            <m:begChr m:val="{"/>
            <m:endChr m:val="}"/>
            <m:ctrlPr>
              <w:rPr>
                <w:rFonts w:ascii="Cambria Math" w:hAnsi="Cambria Math"/>
                <w:sz w:val="24"/>
              </w:rPr>
            </m:ctrlPr>
          </m:dPr>
          <m:e>
            <m:r>
              <w:rPr>
                <w:rFonts w:ascii="Cambria Math" w:hAnsi="Cambria Math"/>
                <w:sz w:val="24"/>
              </w:rPr>
              <m:t>fs</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r>
                  <w:rPr>
                    <w:rFonts w:ascii="Cambria Math" w:hAnsi="Cambria Math"/>
                    <w:sz w:val="24"/>
                  </w:rPr>
                  <m:t>m</m:t>
                </m:r>
              </m:sub>
            </m:sSub>
            <m:r>
              <m:rPr>
                <m:sty m:val="p"/>
              </m:rPr>
              <w:rPr>
                <w:rFonts w:ascii="Cambria Math" w:hAnsi="Cambria Math"/>
                <w:sz w:val="24"/>
              </w:rPr>
              <m:t>,</m:t>
            </m:r>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s-1</m:t>
                </m:r>
              </m:sub>
            </m:sSub>
          </m:e>
        </m:d>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j=1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r>
          <m:rPr>
            <m:sty m:val="p"/>
          </m:rPr>
          <w:rPr>
            <w:rFonts w:ascii="Cambria Math" w:hAnsi="Cambria Math"/>
            <w:sz w:val="24"/>
          </w:rPr>
          <m:t>,</m:t>
        </m:r>
        <m:r>
          <w:rPr>
            <w:rFonts w:ascii="Cambria Math" w:hAnsi="Cambria Math"/>
            <w:sz w:val="24"/>
          </w:rPr>
          <m:t>∀s</m:t>
        </m:r>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(4-19)</w:t>
      </w:r>
    </w:p>
    <w:p w14:paraId="23AC2A9D" w14:textId="63F960A0" w:rsidR="00D37D3B" w:rsidRPr="00D37D3B" w:rsidRDefault="003F2B40" w:rsidP="00D37D3B">
      <w:pPr>
        <w:adjustRightInd w:val="0"/>
        <w:snapToGrid w:val="0"/>
        <w:spacing w:line="360" w:lineRule="auto"/>
        <w:ind w:firstLineChars="200" w:firstLine="440"/>
        <w:rPr>
          <w:sz w:val="24"/>
        </w:rPr>
      </w:pPr>
      <m:oMath>
        <m:d>
          <m:dPr>
            <m:begChr m:val="{"/>
            <m:endChr m:val=""/>
            <m:ctrlPr>
              <w:rPr>
                <w:rFonts w:ascii="Cambria Math" w:hAnsi="Cambria Math"/>
                <w:sz w:val="22"/>
                <w:szCs w:val="22"/>
              </w:rPr>
            </m:ctrlPr>
          </m:dPr>
          <m:e>
            <m:eqArr>
              <m:eqArrPr>
                <m:ctrlPr>
                  <w:rPr>
                    <w:rFonts w:ascii="Cambria Math" w:hAnsi="Cambria Math"/>
                    <w:sz w:val="22"/>
                    <w:szCs w:val="22"/>
                  </w:rPr>
                </m:ctrlPr>
              </m:eqArrPr>
              <m:e>
                <m:r>
                  <w:rPr>
                    <w:rFonts w:ascii="Cambria Math" w:hAnsi="Cambria Math"/>
                    <w:sz w:val="22"/>
                    <w:szCs w:val="22"/>
                  </w:rPr>
                  <m:t>fb</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w:rPr>
                    <w:rFonts w:ascii="Cambria Math" w:hAnsi="Cambria Math"/>
                    <w:sz w:val="22"/>
                    <w:szCs w:val="22"/>
                  </w:rPr>
                  <m:t>=</m:t>
                </m:r>
                <m:r>
                  <w:rPr>
                    <w:rFonts w:ascii="Cambria Math" w:hAnsi="Cambria Math"/>
                    <w:sz w:val="22"/>
                    <w:szCs w:val="22"/>
                  </w:rPr>
                  <m:t>fs</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w:rPr>
                    <w:rFonts w:ascii="Cambria Math" w:hAnsi="Cambria Math"/>
                    <w:sz w:val="22"/>
                    <w:szCs w:val="22"/>
                  </w:rPr>
                  <m:t>-</m:t>
                </m:r>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j</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f</m:t>
                    </m:r>
                  </m:sub>
                </m:sSub>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fs</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w:rPr>
                    <w:rFonts w:ascii="Cambria Math" w:hAnsi="Cambria Math"/>
                    <w:sz w:val="22"/>
                    <w:szCs w:val="22"/>
                  </w:rPr>
                  <m:t>⩾</m:t>
                </m:r>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m:t>
                    </m:r>
                    <m:r>
                      <w:rPr>
                        <w:rFonts w:ascii="Cambria Math" w:hAnsi="Cambria Math"/>
                        <w:sz w:val="22"/>
                        <w:szCs w:val="22"/>
                      </w:rPr>
                      <m:t>1</m:t>
                    </m:r>
                  </m:sub>
                </m:sSub>
              </m:e>
              <m:e>
                <m:r>
                  <w:rPr>
                    <w:rFonts w:ascii="Cambria Math" w:hAnsi="Cambria Math"/>
                    <w:sz w:val="22"/>
                    <w:szCs w:val="22"/>
                  </w:rPr>
                  <m:t>fi</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w:rPr>
                    <w:rFonts w:ascii="Cambria Math" w:hAnsi="Cambria Math"/>
                    <w:sz w:val="22"/>
                    <w:szCs w:val="22"/>
                  </w:rPr>
                  <m:t>=</m:t>
                </m:r>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m:t>
                    </m:r>
                    <m:r>
                      <w:rPr>
                        <w:rFonts w:ascii="Cambria Math" w:hAnsi="Cambria Math"/>
                        <w:sz w:val="22"/>
                        <w:szCs w:val="22"/>
                      </w:rPr>
                      <m:t>1</m:t>
                    </m:r>
                  </m:sub>
                </m:sSub>
                <m:r>
                  <w:rPr>
                    <w:rFonts w:ascii="Cambria Math" w:hAnsi="Cambria Math"/>
                    <w:sz w:val="22"/>
                    <w:szCs w:val="22"/>
                  </w:rPr>
                  <m:t>-</m:t>
                </m:r>
                <m:r>
                  <w:rPr>
                    <w:rFonts w:ascii="Cambria Math" w:hAnsi="Cambria Math"/>
                    <w:sz w:val="22"/>
                    <w:szCs w:val="22"/>
                  </w:rPr>
                  <m:t>fs</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m:rPr>
                    <m:sty m:val="p"/>
                  </m:rPr>
                  <w:rPr>
                    <w:rFonts w:ascii="Cambria Math" w:hAnsi="Cambria Math"/>
                    <w:sz w:val="22"/>
                    <w:szCs w:val="22"/>
                  </w:rPr>
                  <m:t>,</m:t>
                </m:r>
                <m:r>
                  <w:rPr>
                    <w:rFonts w:ascii="Cambria Math" w:hAnsi="Cambria Math"/>
                    <w:sz w:val="22"/>
                    <w:szCs w:val="22"/>
                  </w:rPr>
                  <m:t>j</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f</m:t>
                    </m:r>
                  </m:sub>
                </m:sSub>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fs</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m:t>
                        </m:r>
                      </m:sup>
                    </m:sSup>
                  </m:sub>
                </m:sSub>
                <m:r>
                  <w:rPr>
                    <w:rFonts w:ascii="Cambria Math" w:hAnsi="Cambria Math"/>
                    <w:sz w:val="22"/>
                    <w:szCs w:val="22"/>
                  </w:rPr>
                  <m:t>&lt;</m:t>
                </m:r>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s</m:t>
                    </m:r>
                    <m:r>
                      <w:rPr>
                        <w:rFonts w:ascii="Cambria Math" w:hAnsi="Cambria Math"/>
                        <w:sz w:val="22"/>
                        <w:szCs w:val="22"/>
                      </w:rPr>
                      <m:t>-</m:t>
                    </m:r>
                    <m:r>
                      <w:rPr>
                        <w:rFonts w:ascii="Cambria Math" w:hAnsi="Cambria Math"/>
                        <w:sz w:val="22"/>
                        <w:szCs w:val="22"/>
                      </w:rPr>
                      <m:t>1</m:t>
                    </m:r>
                  </m:sub>
                </m:sSub>
              </m:e>
            </m:eqArr>
          </m:e>
        </m:d>
      </m:oMath>
      <w:r w:rsidR="00D37D3B" w:rsidRPr="00D37D3B">
        <w:rPr>
          <w:sz w:val="24"/>
        </w:rPr>
        <w:tab/>
        <w:t>(4-20)</w:t>
      </w:r>
    </w:p>
    <w:p w14:paraId="1EEB959D" w14:textId="70FCBD7A"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fs</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sub>
        </m:sSub>
        <m:r>
          <w:rPr>
            <w:rFonts w:ascii="Cambria Math" w:hAnsi="Cambria Math"/>
            <w:sz w:val="24"/>
          </w:rPr>
          <m:t>=</m:t>
        </m:r>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s+1</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s+1</m:t>
                    </m:r>
                  </m:sub>
                </m:sSub>
                <m:r>
                  <m:rPr>
                    <m:sty m:val="p"/>
                  </m:rPr>
                  <w:rPr>
                    <w:rFonts w:ascii="Cambria Math" w:hAnsi="Cambria Math"/>
                    <w:sz w:val="24"/>
                  </w:rPr>
                  <m:t>,</m:t>
                </m:r>
                <m:r>
                  <w:rPr>
                    <w:rFonts w:ascii="Cambria Math" w:hAnsi="Cambria Math"/>
                    <w:sz w:val="24"/>
                  </w:rPr>
                  <m:t>∀s</m:t>
                </m:r>
              </m:e>
              <m:e>
                <m:r>
                  <w:rPr>
                    <w:rFonts w:ascii="Cambria Math" w:hAnsi="Cambria Math"/>
                    <w:sz w:val="24"/>
                  </w:rPr>
                  <m:t>f</m:t>
                </m:r>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s=S</m:t>
                </m:r>
              </m:e>
            </m:eqArr>
          </m:e>
        </m:d>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(4-21)</w:t>
      </w:r>
    </w:p>
    <w:p w14:paraId="4ED773F0" w14:textId="6A52BCFF"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EC</m:t>
        </m:r>
        <m:sSub>
          <m:sSubPr>
            <m:ctrlPr>
              <w:rPr>
                <w:rFonts w:ascii="Cambria Math" w:hAnsi="Cambria Math"/>
                <w:sz w:val="24"/>
              </w:rPr>
            </m:ctrlPr>
          </m:sSubPr>
          <m:e>
            <m:r>
              <w:rPr>
                <w:rFonts w:ascii="Cambria Math" w:hAnsi="Cambria Math"/>
                <w:sz w:val="24"/>
              </w:rPr>
              <m:t>P</m:t>
            </m:r>
          </m:e>
          <m:sub>
            <m:r>
              <w:rPr>
                <w:rFonts w:ascii="Cambria Math" w:hAnsi="Cambria Math"/>
                <w:sz w:val="24"/>
              </w:rPr>
              <m:t>f</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d>
              <m:dPr>
                <m:ctrlPr>
                  <w:rPr>
                    <w:rFonts w:ascii="Cambria Math" w:hAnsi="Cambria Math"/>
                    <w:sz w:val="24"/>
                  </w:rPr>
                </m:ctrlPr>
              </m:dPr>
              <m:e>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P</m:t>
                    </m:r>
                  </m:sup>
                </m:sSubSup>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j=1</m:t>
                    </m:r>
                  </m:sub>
                  <m:sup>
                    <m:sSub>
                      <m:sSubPr>
                        <m:ctrlPr>
                          <w:rPr>
                            <w:rFonts w:ascii="Cambria Math" w:hAnsi="Cambria Math"/>
                            <w:sz w:val="24"/>
                          </w:rPr>
                        </m:ctrlPr>
                      </m:sSubPr>
                      <m:e>
                        <m:r>
                          <w:rPr>
                            <w:rFonts w:ascii="Cambria Math" w:hAnsi="Cambria Math"/>
                            <w:sz w:val="24"/>
                          </w:rPr>
                          <m:t>η</m:t>
                        </m:r>
                      </m:e>
                      <m:sub>
                        <m:r>
                          <w:rPr>
                            <w:rFonts w:ascii="Cambria Math" w:hAnsi="Cambria Math"/>
                            <w:sz w:val="24"/>
                          </w:rPr>
                          <m:t>f</m:t>
                        </m:r>
                      </m:sub>
                    </m:sSub>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e>
                </m:nary>
              </m:e>
            </m:d>
          </m:e>
        </m:nary>
        <m:r>
          <m:rPr>
            <m:sty m:val="p"/>
          </m:rPr>
          <w:rPr>
            <w:rFonts w:ascii="Cambria Math" w:hAnsi="Cambria Math"/>
            <w:sz w:val="24"/>
          </w:rPr>
          <m:t>,</m:t>
        </m:r>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(4-22)</w:t>
      </w:r>
    </w:p>
    <w:p w14:paraId="3A87981A" w14:textId="02617600"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EC</m:t>
        </m:r>
        <m:sSub>
          <m:sSubPr>
            <m:ctrlPr>
              <w:rPr>
                <w:rFonts w:ascii="Cambria Math" w:hAnsi="Cambria Math"/>
                <w:sz w:val="24"/>
              </w:rPr>
            </m:ctrlPr>
          </m:sSubPr>
          <m:e>
            <m:r>
              <w:rPr>
                <w:rFonts w:ascii="Cambria Math" w:hAnsi="Cambria Math"/>
                <w:sz w:val="24"/>
              </w:rPr>
              <m:t>B</m:t>
            </m:r>
          </m:e>
          <m:sub>
            <m:r>
              <w:rPr>
                <w:rFonts w:ascii="Cambria Math" w:hAnsi="Cambria Math"/>
                <w:sz w:val="24"/>
              </w:rPr>
              <m:t>f</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d>
              <m:dPr>
                <m:ctrlPr>
                  <w:rPr>
                    <w:rFonts w:ascii="Cambria Math" w:hAnsi="Cambria Math"/>
                    <w:sz w:val="24"/>
                  </w:rPr>
                </m:ctrlPr>
              </m:dPr>
              <m:e>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B</m:t>
                    </m:r>
                  </m:sup>
                </m:sSubSup>
                <m:r>
                  <w:rPr>
                    <w:rFonts w:ascii="Cambria Math" w:hAnsi="Cambria Math"/>
                    <w:sz w:val="24"/>
                  </w:rPr>
                  <m:t>×fb</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sub>
                </m:sSub>
              </m:e>
            </m:d>
          </m:e>
        </m:nary>
        <m:r>
          <m:rPr>
            <m:sty m:val="p"/>
          </m:rPr>
          <w:rPr>
            <w:rFonts w:ascii="Cambria Math" w:hAnsi="Cambria Math"/>
            <w:sz w:val="24"/>
          </w:rPr>
          <m:t>,</m:t>
        </m:r>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(4-23)</w:t>
      </w:r>
    </w:p>
    <w:p w14:paraId="7EE2F615" w14:textId="2D53AE1C"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EC</m:t>
        </m:r>
        <m:sSub>
          <m:sSubPr>
            <m:ctrlPr>
              <w:rPr>
                <w:rFonts w:ascii="Cambria Math" w:hAnsi="Cambria Math"/>
                <w:sz w:val="24"/>
              </w:rPr>
            </m:ctrlPr>
          </m:sSubPr>
          <m:e>
            <m:r>
              <w:rPr>
                <w:rFonts w:ascii="Cambria Math" w:hAnsi="Cambria Math"/>
                <w:sz w:val="24"/>
              </w:rPr>
              <m:t>I</m:t>
            </m:r>
          </m:e>
          <m:sub>
            <m:r>
              <w:rPr>
                <w:rFonts w:ascii="Cambria Math" w:hAnsi="Cambria Math"/>
                <w:sz w:val="24"/>
              </w:rPr>
              <m:t>f</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d>
              <m:dPr>
                <m:ctrlPr>
                  <w:rPr>
                    <w:rFonts w:ascii="Cambria Math" w:hAnsi="Cambria Math"/>
                    <w:sz w:val="24"/>
                  </w:rPr>
                </m:ctrlPr>
              </m:dPr>
              <m:e>
                <m:r>
                  <w:rPr>
                    <w:rFonts w:ascii="Cambria Math" w:hAnsi="Cambria Math"/>
                    <w:sz w:val="24"/>
                  </w:rPr>
                  <m:t>E</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s</m:t>
                    </m:r>
                  </m:sub>
                  <m:sup>
                    <m:r>
                      <w:rPr>
                        <w:rFonts w:ascii="Cambria Math" w:hAnsi="Cambria Math"/>
                        <w:sz w:val="24"/>
                      </w:rPr>
                      <m:t>I</m:t>
                    </m:r>
                  </m:sup>
                </m:sSubSup>
                <m:r>
                  <w:rPr>
                    <w:rFonts w:ascii="Cambria Math" w:hAnsi="Cambria Math"/>
                    <w:sz w:val="24"/>
                  </w:rPr>
                  <m:t>×fi</m:t>
                </m:r>
                <m:sSub>
                  <m:sSubPr>
                    <m:ctrlPr>
                      <w:rPr>
                        <w:rFonts w:ascii="Cambria Math" w:hAnsi="Cambria Math"/>
                        <w:sz w:val="24"/>
                      </w:rPr>
                    </m:ctrlPr>
                  </m:sSubPr>
                  <m:e>
                    <m:r>
                      <w:rPr>
                        <w:rFonts w:ascii="Cambria Math" w:hAnsi="Cambria Math"/>
                        <w:sz w:val="24"/>
                      </w:rPr>
                      <m:t>t</m:t>
                    </m:r>
                  </m:e>
                  <m:sub>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sup>
                    </m:sSup>
                  </m:sub>
                </m:sSub>
              </m:e>
            </m:d>
          </m:e>
        </m:nary>
        <m:r>
          <m:rPr>
            <m:sty m:val="p"/>
          </m:rPr>
          <w:rPr>
            <w:rFonts w:ascii="Cambria Math" w:hAnsi="Cambria Math"/>
            <w:sz w:val="24"/>
          </w:rPr>
          <m:t>,</m:t>
        </m:r>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(4-24)</w:t>
      </w:r>
    </w:p>
    <w:p w14:paraId="64077F42" w14:textId="254AA021" w:rsidR="00D37D3B" w:rsidRPr="00D37D3B" w:rsidRDefault="008C1545" w:rsidP="00D37D3B">
      <w:pPr>
        <w:adjustRightInd w:val="0"/>
        <w:snapToGrid w:val="0"/>
        <w:spacing w:line="360" w:lineRule="auto"/>
        <w:ind w:firstLineChars="200" w:firstLine="480"/>
        <w:rPr>
          <w:sz w:val="24"/>
        </w:rPr>
      </w:pPr>
      <m:oMath>
        <m:r>
          <w:rPr>
            <w:rFonts w:ascii="Cambria Math" w:hAnsi="Cambria Math"/>
            <w:sz w:val="24"/>
          </w:rPr>
          <m:t>E</m:t>
        </m:r>
        <m:sSub>
          <m:sSubPr>
            <m:ctrlPr>
              <w:rPr>
                <w:rFonts w:ascii="Cambria Math" w:hAnsi="Cambria Math"/>
                <w:sz w:val="24"/>
              </w:rPr>
            </m:ctrlPr>
          </m:sSubPr>
          <m:e>
            <m:r>
              <w:rPr>
                <w:rFonts w:ascii="Cambria Math" w:hAnsi="Cambria Math"/>
                <w:sz w:val="24"/>
              </w:rPr>
              <m:t>C</m:t>
            </m:r>
          </m:e>
          <m:sub>
            <m:r>
              <w:rPr>
                <w:rFonts w:ascii="Cambria Math" w:hAnsi="Cambria Math"/>
                <w:sz w:val="24"/>
              </w:rPr>
              <m:t>f</m:t>
            </m:r>
          </m:sub>
        </m:sSub>
        <m:r>
          <w:rPr>
            <w:rFonts w:ascii="Cambria Math" w:hAnsi="Cambria Math"/>
            <w:sz w:val="24"/>
          </w:rPr>
          <m:t>=</m:t>
        </m:r>
        <m:d>
          <m:dPr>
            <m:ctrlPr>
              <w:rPr>
                <w:rFonts w:ascii="Cambria Math" w:hAnsi="Cambria Math"/>
                <w:sz w:val="24"/>
              </w:rPr>
            </m:ctrlPr>
          </m:dPr>
          <m:e>
            <m:r>
              <w:rPr>
                <w:rFonts w:ascii="Cambria Math" w:hAnsi="Cambria Math"/>
                <w:sz w:val="24"/>
              </w:rPr>
              <m:t>EC</m:t>
            </m:r>
            <m:sSub>
              <m:sSubPr>
                <m:ctrlPr>
                  <w:rPr>
                    <w:rFonts w:ascii="Cambria Math" w:hAnsi="Cambria Math"/>
                    <w:sz w:val="24"/>
                  </w:rPr>
                </m:ctrlPr>
              </m:sSubPr>
              <m:e>
                <m:r>
                  <w:rPr>
                    <w:rFonts w:ascii="Cambria Math" w:hAnsi="Cambria Math"/>
                    <w:sz w:val="24"/>
                  </w:rPr>
                  <m:t>P</m:t>
                </m:r>
              </m:e>
              <m:sub>
                <m:r>
                  <w:rPr>
                    <w:rFonts w:ascii="Cambria Math" w:hAnsi="Cambria Math"/>
                    <w:sz w:val="24"/>
                  </w:rPr>
                  <m:t>f</m:t>
                </m:r>
              </m:sub>
            </m:sSub>
            <m:r>
              <w:rPr>
                <w:rFonts w:ascii="Cambria Math" w:hAnsi="Cambria Math"/>
                <w:sz w:val="24"/>
              </w:rPr>
              <m:t>+EC</m:t>
            </m:r>
            <m:sSub>
              <m:sSubPr>
                <m:ctrlPr>
                  <w:rPr>
                    <w:rFonts w:ascii="Cambria Math" w:hAnsi="Cambria Math"/>
                    <w:sz w:val="24"/>
                  </w:rPr>
                </m:ctrlPr>
              </m:sSubPr>
              <m:e>
                <m:r>
                  <w:rPr>
                    <w:rFonts w:ascii="Cambria Math" w:hAnsi="Cambria Math"/>
                    <w:sz w:val="24"/>
                  </w:rPr>
                  <m:t>B</m:t>
                </m:r>
              </m:e>
              <m:sub>
                <m:r>
                  <w:rPr>
                    <w:rFonts w:ascii="Cambria Math" w:hAnsi="Cambria Math"/>
                    <w:sz w:val="24"/>
                  </w:rPr>
                  <m:t>f</m:t>
                </m:r>
              </m:sub>
            </m:sSub>
            <m:r>
              <w:rPr>
                <w:rFonts w:ascii="Cambria Math" w:hAnsi="Cambria Math"/>
                <w:sz w:val="24"/>
              </w:rPr>
              <m:t>+EC</m:t>
            </m:r>
            <m:sSub>
              <m:sSubPr>
                <m:ctrlPr>
                  <w:rPr>
                    <w:rFonts w:ascii="Cambria Math" w:hAnsi="Cambria Math"/>
                    <w:sz w:val="24"/>
                  </w:rPr>
                </m:ctrlPr>
              </m:sSubPr>
              <m:e>
                <m:r>
                  <w:rPr>
                    <w:rFonts w:ascii="Cambria Math" w:hAnsi="Cambria Math"/>
                    <w:sz w:val="24"/>
                  </w:rPr>
                  <m:t>I</m:t>
                </m:r>
              </m:e>
              <m:sub>
                <m:r>
                  <w:rPr>
                    <w:rFonts w:ascii="Cambria Math" w:hAnsi="Cambria Math"/>
                    <w:sz w:val="24"/>
                  </w:rPr>
                  <m:t>f</m:t>
                </m:r>
              </m:sub>
            </m:sSub>
          </m:e>
        </m:d>
        <m:r>
          <m:rPr>
            <m:sty m:val="p"/>
          </m:rPr>
          <w:rPr>
            <w:rFonts w:ascii="Cambria Math" w:hAnsi="Cambria Math"/>
            <w:sz w:val="24"/>
          </w:rPr>
          <m:t>,</m:t>
        </m:r>
        <m:r>
          <w:rPr>
            <w:rFonts w:ascii="Cambria Math" w:hAnsi="Cambria Math"/>
            <w:sz w:val="24"/>
          </w:rPr>
          <m:t>f∈</m:t>
        </m:r>
        <m:d>
          <m:dPr>
            <m:begChr m:val="{"/>
            <m:endChr m:val="}"/>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F</m:t>
            </m:r>
          </m:e>
        </m:d>
      </m:oMath>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r>
      <w:r w:rsidR="00D37D3B" w:rsidRPr="00D37D3B">
        <w:rPr>
          <w:sz w:val="24"/>
        </w:rPr>
        <w:tab/>
        <w:t>(4-25)</w:t>
      </w:r>
    </w:p>
    <w:p w14:paraId="445C8FEF" w14:textId="6C7A0FB1" w:rsidR="000B16DF" w:rsidRPr="00D37D3B" w:rsidRDefault="00D37D3B" w:rsidP="00D37D3B">
      <w:pPr>
        <w:adjustRightInd w:val="0"/>
        <w:snapToGrid w:val="0"/>
        <w:spacing w:line="288" w:lineRule="auto"/>
        <w:ind w:firstLineChars="200" w:firstLine="480"/>
        <w:rPr>
          <w:rFonts w:ascii="宋体" w:hAnsi="宋体"/>
          <w:sz w:val="24"/>
        </w:rPr>
      </w:pPr>
      <w:r w:rsidRPr="00D37D3B">
        <w:rPr>
          <w:sz w:val="24"/>
        </w:rPr>
        <w:t>以</w:t>
      </w:r>
      <w:r w:rsidRPr="00D37D3B">
        <w:rPr>
          <w:sz w:val="24"/>
        </w:rPr>
        <w:t>4.2.2</w:t>
      </w:r>
      <w:r w:rsidRPr="00D37D3B">
        <w:rPr>
          <w:sz w:val="24"/>
        </w:rPr>
        <w:t>节中给出的实例为例，完整的解决方案表示为</w:t>
      </w:r>
      <m:oMath>
        <m:r>
          <w:rPr>
            <w:rFonts w:ascii="Cambria Math" w:hAnsi="Cambria Math"/>
            <w:sz w:val="24"/>
          </w:rPr>
          <m:t>π=</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e>
        </m:d>
      </m:oMath>
      <w:r w:rsidRPr="00D37D3B">
        <w:rPr>
          <w:sz w:val="24"/>
        </w:rPr>
        <w:t>，其中</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1</m:t>
            </m:r>
          </m:sub>
        </m:sSub>
        <m:r>
          <w:rPr>
            <w:rFonts w:ascii="Cambria Math" w:hAnsi="Cambria Math"/>
            <w:sz w:val="24"/>
          </w:rPr>
          <m:t>=</m:t>
        </m:r>
        <m:d>
          <m:dPr>
            <m:begChr m:val="{"/>
            <m:endChr m:val="}"/>
            <m:ctrlPr>
              <w:rPr>
                <w:rFonts w:ascii="Cambria Math" w:hAnsi="Cambria Math"/>
                <w:sz w:val="24"/>
              </w:rPr>
            </m:ctrlPr>
          </m:dPr>
          <m:e>
            <m:r>
              <w:rPr>
                <w:rFonts w:ascii="Cambria Math" w:hAnsi="Cambria Math"/>
                <w:sz w:val="24"/>
              </w:rPr>
              <m:t>5</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1</m:t>
            </m:r>
          </m:e>
        </m:d>
      </m:oMath>
      <w:r w:rsidRPr="00D37D3B">
        <w:rPr>
          <w:sz w:val="24"/>
        </w:rPr>
        <w:t>和</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2</m:t>
            </m:r>
          </m:sub>
        </m:sSub>
        <m:r>
          <w:rPr>
            <w:rFonts w:ascii="Cambria Math" w:hAnsi="Cambria Math"/>
            <w:sz w:val="24"/>
          </w:rPr>
          <m:t>=</m:t>
        </m:r>
        <m:d>
          <m:dPr>
            <m:begChr m:val="{"/>
            <m:endChr m:val="}"/>
            <m:ctrlPr>
              <w:rPr>
                <w:rFonts w:ascii="Cambria Math" w:hAnsi="Cambria Math"/>
                <w:sz w:val="24"/>
              </w:rPr>
            </m:ctrlPr>
          </m:dPr>
          <m:e>
            <m:r>
              <w:rPr>
                <w:rFonts w:ascii="Cambria Math" w:hAnsi="Cambria Math"/>
                <w:sz w:val="24"/>
              </w:rPr>
              <m:t>7</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6</m:t>
            </m:r>
          </m:e>
        </m:d>
      </m:oMath>
      <w:r w:rsidRPr="00D37D3B">
        <w:rPr>
          <w:sz w:val="24"/>
        </w:rPr>
        <w:t>。根据公式</w:t>
      </w:r>
      <w:r w:rsidRPr="00D37D3B">
        <w:rPr>
          <w:sz w:val="24"/>
        </w:rPr>
        <w:t>(4-16)-(4-25)</w:t>
      </w:r>
      <w:r w:rsidRPr="00D37D3B">
        <w:rPr>
          <w:sz w:val="24"/>
        </w:rPr>
        <w:t>可以得到</w:t>
      </w:r>
      <m:oMath>
        <m:r>
          <w:rPr>
            <w:rFonts w:ascii="Cambria Math" w:hAnsi="Cambria Math"/>
            <w:sz w:val="24"/>
          </w:rPr>
          <m:t>E</m:t>
        </m:r>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r>
          <w:rPr>
            <w:rFonts w:ascii="Cambria Math" w:hAnsi="Cambria Math"/>
            <w:sz w:val="24"/>
          </w:rPr>
          <m:t>=</m:t>
        </m:r>
        <m:d>
          <m:dPr>
            <m:ctrlPr>
              <w:rPr>
                <w:rFonts w:ascii="Cambria Math" w:hAnsi="Cambria Math"/>
                <w:sz w:val="24"/>
              </w:rPr>
            </m:ctrlPr>
          </m:dPr>
          <m:e>
            <m:r>
              <w:rPr>
                <w:rFonts w:ascii="Cambria Math" w:hAnsi="Cambria Math"/>
                <w:sz w:val="24"/>
              </w:rPr>
              <m:t>EC</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+EC</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r>
              <w:rPr>
                <w:rFonts w:ascii="Cambria Math" w:hAnsi="Cambria Math"/>
                <w:sz w:val="24"/>
              </w:rPr>
              <m:t>+EC</m:t>
            </m:r>
            <m:sSub>
              <m:sSubPr>
                <m:ctrlPr>
                  <w:rPr>
                    <w:rFonts w:ascii="Cambria Math" w:hAnsi="Cambria Math"/>
                    <w:sz w:val="24"/>
                  </w:rPr>
                </m:ctrlPr>
              </m:sSubPr>
              <m:e>
                <m:r>
                  <w:rPr>
                    <w:rFonts w:ascii="Cambria Math" w:hAnsi="Cambria Math"/>
                    <w:sz w:val="24"/>
                  </w:rPr>
                  <m:t>I</m:t>
                </m:r>
              </m:e>
              <m:sub>
                <m:r>
                  <w:rPr>
                    <w:rFonts w:ascii="Cambria Math" w:hAnsi="Cambria Math"/>
                    <w:sz w:val="24"/>
                  </w:rPr>
                  <m:t>1</m:t>
                </m:r>
              </m:sub>
            </m:sSub>
          </m:e>
        </m:d>
      </m:oMath>
      <w:r w:rsidRPr="00D37D3B">
        <w:rPr>
          <w:sz w:val="24"/>
        </w:rPr>
        <w:t>=</w:t>
      </w:r>
      <w:r w:rsidR="00545587">
        <w:rPr>
          <w:sz w:val="24"/>
        </w:rPr>
        <w:t>549+4+49=602</w:t>
      </w:r>
      <w:r w:rsidRPr="00D37D3B">
        <w:rPr>
          <w:sz w:val="24"/>
        </w:rPr>
        <w:t>以及</w:t>
      </w:r>
      <m:oMath>
        <m:r>
          <w:rPr>
            <w:rFonts w:ascii="Cambria Math" w:hAnsi="Cambria Math"/>
            <w:sz w:val="24"/>
          </w:rPr>
          <m:t>E</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r>
          <w:rPr>
            <w:rFonts w:ascii="Cambria Math" w:hAnsi="Cambria Math"/>
            <w:sz w:val="24"/>
          </w:rPr>
          <m:t>=</m:t>
        </m:r>
        <m:d>
          <m:dPr>
            <m:ctrlPr>
              <w:rPr>
                <w:rFonts w:ascii="Cambria Math" w:hAnsi="Cambria Math"/>
                <w:sz w:val="24"/>
              </w:rPr>
            </m:ctrlPr>
          </m:dPr>
          <m:e>
            <m:r>
              <w:rPr>
                <w:rFonts w:ascii="Cambria Math" w:hAnsi="Cambria Math"/>
                <w:sz w:val="24"/>
              </w:rPr>
              <m:t>EC</m:t>
            </m:r>
            <m:sSub>
              <m:sSubPr>
                <m:ctrlPr>
                  <w:rPr>
                    <w:rFonts w:ascii="Cambria Math" w:hAnsi="Cambria Math"/>
                    <w:sz w:val="24"/>
                  </w:rPr>
                </m:ctrlPr>
              </m:sSubPr>
              <m:e>
                <m:r>
                  <w:rPr>
                    <w:rFonts w:ascii="Cambria Math" w:hAnsi="Cambria Math"/>
                    <w:sz w:val="24"/>
                  </w:rPr>
                  <m:t>P</m:t>
                </m:r>
              </m:e>
              <m:sub>
                <m:r>
                  <w:rPr>
                    <w:rFonts w:ascii="Cambria Math" w:hAnsi="Cambria Math"/>
                    <w:sz w:val="24"/>
                  </w:rPr>
                  <m:t>2</m:t>
                </m:r>
              </m:sub>
            </m:sSub>
            <m:r>
              <w:rPr>
                <w:rFonts w:ascii="Cambria Math" w:hAnsi="Cambria Math"/>
                <w:sz w:val="24"/>
              </w:rPr>
              <m:t>+EC</m:t>
            </m:r>
            <m:sSub>
              <m:sSubPr>
                <m:ctrlPr>
                  <w:rPr>
                    <w:rFonts w:ascii="Cambria Math" w:hAnsi="Cambria Math"/>
                    <w:sz w:val="24"/>
                  </w:rPr>
                </m:ctrlPr>
              </m:sSubPr>
              <m:e>
                <m:r>
                  <w:rPr>
                    <w:rFonts w:ascii="Cambria Math" w:hAnsi="Cambria Math"/>
                    <w:sz w:val="24"/>
                  </w:rPr>
                  <m:t>B</m:t>
                </m:r>
              </m:e>
              <m:sub>
                <m:r>
                  <w:rPr>
                    <w:rFonts w:ascii="Cambria Math" w:hAnsi="Cambria Math"/>
                    <w:sz w:val="24"/>
                  </w:rPr>
                  <m:t>2</m:t>
                </m:r>
              </m:sub>
            </m:sSub>
            <m:r>
              <w:rPr>
                <w:rFonts w:ascii="Cambria Math" w:hAnsi="Cambria Math"/>
                <w:sz w:val="24"/>
              </w:rPr>
              <m:t>+EC</m:t>
            </m:r>
            <m:sSub>
              <m:sSubPr>
                <m:ctrlPr>
                  <w:rPr>
                    <w:rFonts w:ascii="Cambria Math" w:hAnsi="Cambria Math"/>
                    <w:sz w:val="24"/>
                  </w:rPr>
                </m:ctrlPr>
              </m:sSubPr>
              <m:e>
                <m:r>
                  <w:rPr>
                    <w:rFonts w:ascii="Cambria Math" w:hAnsi="Cambria Math"/>
                    <w:sz w:val="24"/>
                  </w:rPr>
                  <m:t>I</m:t>
                </m:r>
              </m:e>
              <m:sub>
                <m:r>
                  <w:rPr>
                    <w:rFonts w:ascii="Cambria Math" w:hAnsi="Cambria Math"/>
                    <w:sz w:val="24"/>
                  </w:rPr>
                  <m:t>2</m:t>
                </m:r>
              </m:sub>
            </m:sSub>
          </m:e>
        </m:d>
      </m:oMath>
      <w:r w:rsidRPr="00D37D3B">
        <w:rPr>
          <w:sz w:val="24"/>
        </w:rPr>
        <w:t>=</w:t>
      </w:r>
      <w:r w:rsidR="00545587">
        <w:rPr>
          <w:sz w:val="24"/>
        </w:rPr>
        <w:t>446+0+43=489</w:t>
      </w:r>
      <w:r w:rsidRPr="00D37D3B">
        <w:rPr>
          <w:sz w:val="24"/>
        </w:rPr>
        <w:t>。因此，最后的总能耗为</w:t>
      </w:r>
      <m:oMath>
        <m:nary>
          <m:naryPr>
            <m:chr m:val="∑"/>
            <m:limLoc m:val="undOvr"/>
            <m:ctrlPr>
              <w:rPr>
                <w:rFonts w:ascii="Cambria Math" w:hAnsi="Cambria Math"/>
                <w:sz w:val="24"/>
              </w:rPr>
            </m:ctrlPr>
          </m:naryPr>
          <m:sub>
            <m:r>
              <w:rPr>
                <w:rFonts w:ascii="Cambria Math" w:hAnsi="Cambria Math"/>
                <w:sz w:val="24"/>
              </w:rPr>
              <m:t>f=1</m:t>
            </m:r>
          </m:sub>
          <m:sup>
            <m:r>
              <w:rPr>
                <w:rFonts w:ascii="Cambria Math" w:hAnsi="Cambria Math"/>
                <w:sz w:val="24"/>
              </w:rPr>
              <m:t>2</m:t>
            </m:r>
          </m:sup>
          <m:e>
            <m:r>
              <w:rPr>
                <w:rFonts w:ascii="Cambria Math" w:hAnsi="Cambria Math"/>
                <w:sz w:val="24"/>
              </w:rPr>
              <m:t>E</m:t>
            </m:r>
            <m:sSub>
              <m:sSubPr>
                <m:ctrlPr>
                  <w:rPr>
                    <w:rFonts w:ascii="Cambria Math" w:hAnsi="Cambria Math"/>
                    <w:sz w:val="24"/>
                  </w:rPr>
                </m:ctrlPr>
              </m:sSubPr>
              <m:e>
                <m:r>
                  <w:rPr>
                    <w:rFonts w:ascii="Cambria Math" w:hAnsi="Cambria Math"/>
                    <w:sz w:val="24"/>
                  </w:rPr>
                  <m:t>C</m:t>
                </m:r>
              </m:e>
              <m:sub>
                <m:r>
                  <w:rPr>
                    <w:rFonts w:ascii="Cambria Math" w:hAnsi="Cambria Math"/>
                    <w:sz w:val="24"/>
                  </w:rPr>
                  <m:t>f</m:t>
                </m:r>
              </m:sub>
            </m:sSub>
          </m:e>
        </m:nary>
      </m:oMath>
      <w:r w:rsidRPr="00D37D3B">
        <w:rPr>
          <w:sz w:val="24"/>
        </w:rPr>
        <w:t>=</w:t>
      </w:r>
      <w:r w:rsidR="00545587">
        <w:rPr>
          <w:sz w:val="24"/>
        </w:rPr>
        <w:t>602+489=1091</w:t>
      </w:r>
      <w:r w:rsidRPr="00D37D3B">
        <w:rPr>
          <w:sz w:val="24"/>
        </w:rPr>
        <w:t>。</w:t>
      </w:r>
    </w:p>
    <w:p w14:paraId="7C1122A2" w14:textId="77777777" w:rsidR="00F56070" w:rsidRPr="00F56070" w:rsidRDefault="00F56070" w:rsidP="00F56070">
      <w:pPr>
        <w:pStyle w:val="3"/>
        <w:adjustRightInd w:val="0"/>
        <w:snapToGrid w:val="0"/>
        <w:spacing w:before="0" w:after="0" w:line="460" w:lineRule="exact"/>
        <w:rPr>
          <w:sz w:val="24"/>
          <w:szCs w:val="24"/>
        </w:rPr>
      </w:pPr>
      <w:r w:rsidRPr="00F56070">
        <w:rPr>
          <w:sz w:val="24"/>
          <w:szCs w:val="24"/>
        </w:rPr>
        <w:t xml:space="preserve">4.3.2 </w:t>
      </w:r>
      <w:r w:rsidRPr="00F56070">
        <w:rPr>
          <w:rFonts w:hint="eastAsia"/>
          <w:sz w:val="24"/>
          <w:szCs w:val="24"/>
        </w:rPr>
        <w:t>最大完成时间上限的生成器</w:t>
      </w:r>
    </w:p>
    <w:p w14:paraId="386A9A89" w14:textId="56352A87" w:rsidR="00F56070" w:rsidRPr="00F56070" w:rsidRDefault="00F56070" w:rsidP="00F56070">
      <w:pPr>
        <w:spacing w:line="460" w:lineRule="exact"/>
        <w:ind w:firstLineChars="200" w:firstLine="480"/>
        <w:rPr>
          <w:sz w:val="24"/>
        </w:rPr>
      </w:pPr>
      <w:r w:rsidRPr="00F56070">
        <w:rPr>
          <w:sz w:val="24"/>
        </w:rPr>
        <w:t>对于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F56070">
        <w:rPr>
          <w:sz w:val="24"/>
        </w:rPr>
        <w:t>，优化目标是</w:t>
      </w:r>
      <w:proofErr w:type="gramStart"/>
      <w:r w:rsidRPr="00F56070">
        <w:rPr>
          <w:sz w:val="24"/>
        </w:rPr>
        <w:t>最小化总能耗</w:t>
      </w:r>
      <w:proofErr w:type="gramEnd"/>
      <w:r w:rsidRPr="00F56070">
        <w:rPr>
          <w:sz w:val="24"/>
        </w:rPr>
        <w:t>，同时确保每个工厂的</w:t>
      </w:r>
      <w:r w:rsidR="0076560A">
        <w:rPr>
          <w:sz w:val="24"/>
        </w:rPr>
        <w:t>完成时间</w:t>
      </w:r>
      <w:r w:rsidRPr="00F56070">
        <w:rPr>
          <w:sz w:val="24"/>
        </w:rPr>
        <w:t>不超过最大完成时间的上限</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sz w:val="24"/>
        </w:rPr>
        <w:t>。如果</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000B1621">
        <w:rPr>
          <w:rFonts w:hint="eastAsia"/>
        </w:rPr>
        <w:t>设置</w:t>
      </w:r>
      <w:r w:rsidRPr="00F56070">
        <w:rPr>
          <w:sz w:val="24"/>
        </w:rPr>
        <w:t>太大，</w:t>
      </w:r>
      <w:r w:rsidR="000B1621">
        <w:rPr>
          <w:rFonts w:hint="eastAsia"/>
          <w:sz w:val="24"/>
        </w:rPr>
        <w:t>可能</w:t>
      </w:r>
      <w:r w:rsidRPr="00F56070">
        <w:rPr>
          <w:sz w:val="24"/>
        </w:rPr>
        <w:t>无法提供有效约束，导致工厂间能源消耗不平衡。另一方面，如果</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000B1621">
        <w:rPr>
          <w:rFonts w:hint="eastAsia"/>
          <w:sz w:val="24"/>
        </w:rPr>
        <w:t>设置</w:t>
      </w:r>
      <w:r w:rsidRPr="00F56070">
        <w:rPr>
          <w:sz w:val="24"/>
        </w:rPr>
        <w:t>太小，可能无法获得可行的调度序列</w:t>
      </w:r>
      <w:r w:rsidRPr="00F56070">
        <w:rPr>
          <w:sz w:val="24"/>
        </w:rPr>
        <w:fldChar w:fldCharType="begin"/>
      </w:r>
      <w:r w:rsidR="00575415">
        <w:rPr>
          <w:sz w:val="24"/>
        </w:rPr>
        <w:instrText xml:space="preserve"> ADDIN ZOTERO_ITEM CSL_CITATION {"citationID":"HijMcFPt","properties":{"formattedCitation":"\\super [85]\\nosupersub{}","plainCitation":"[85]","noteIndex":0},"citationItems":[{"id":3988,"uris":["http://zotero.org/users/9145449/items/HZ55JUKI"],"itemData":{"id":3988,"type":"article-journal","abstract":"In the flowshop scheduling literature, the insertion-based neighborhood search method is often considered to obtain high-quality solutions. It will lead to expending extensive computational effort when evaluating the objective function. Rapid evaluation methods based on Taillard's acceleration can reduce the time complexity of function evaluation. However, existing rapid evaluation methods cannot be applied directly to the distributed flowshop group scheduling problem (DFGSP), especially to minimize the total tardiness time objective. Thus, we first proposed two theorems and their proofs based on the critical machine. Then, two rapid evaluation methods based on these theorems are proposed to accelerate the evaluation of the objective. Considering the multiple coupled sub-problems in the DFGSP, we proposed a cooperative iterated greedy algorithm (CIG) combining two rapid evaluation methods, in which inter-group and intra-group neighborhood search strategies are proposed to enhance the search depth and breadth. Comprehensive statistical experiments show that computational effort is extensively decreased in the calculation of total tardiness time, and the CIG algorithm significantly outperforms the eight compared algorithms.","container-title":"European Journal of Operational Research","DOI":"10.1016/j.ejor.2023.05.010","ISSN":"0377-2217","issue":"3","journalAbbreviation":"European Journal of Operational Research","language":"en","page":"816-832","source":"ScienceDirect","title":"Intelligent optimization under the makespan constraint: Rapid evaluation mechanisms based on the critical machine for the distributed flowshop group scheduling problem","title-short":"Intelligent optimization under the makespan constraint","volume":"311","author":[{"family":"Wang","given":"Yuhang"},{"family":"Han","given":"Yuyan"},{"family":"Wang","given":"Yuting"},{"family":"Tasgetiren","given":"M. Fatih"},{"family":"Li","given":"Junqing"},{"family":"Gao","given":"Kaizhou"}],"issued":{"date-parts":[["2023",12,16]]}}}],"schema":"https://github.com/citation-style-language/schema/raw/master/csl-citation.json"} </w:instrText>
      </w:r>
      <w:r w:rsidRPr="00F56070">
        <w:rPr>
          <w:sz w:val="24"/>
        </w:rPr>
        <w:fldChar w:fldCharType="separate"/>
      </w:r>
      <w:r w:rsidR="001647F0" w:rsidRPr="001647F0">
        <w:rPr>
          <w:kern w:val="0"/>
          <w:sz w:val="24"/>
          <w:vertAlign w:val="superscript"/>
        </w:rPr>
        <w:t>[85]</w:t>
      </w:r>
      <w:r w:rsidRPr="00F56070">
        <w:rPr>
          <w:sz w:val="24"/>
        </w:rPr>
        <w:fldChar w:fldCharType="end"/>
      </w:r>
      <w:r w:rsidRPr="00F56070">
        <w:rPr>
          <w:sz w:val="24"/>
        </w:rPr>
        <w:t>。因此，有必要生成一个合适的</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sz w:val="24"/>
        </w:rPr>
        <w:t>值作为上限。本章采用五种启发式规则产生的五个上限的平均值设置为</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sz w:val="24"/>
        </w:rPr>
        <w:t>的值。算法</w:t>
      </w:r>
      <w:r w:rsidRPr="00F56070">
        <w:rPr>
          <w:sz w:val="24"/>
        </w:rPr>
        <w:t>4-2</w:t>
      </w:r>
      <w:r w:rsidRPr="00F56070">
        <w:rPr>
          <w:sz w:val="24"/>
        </w:rPr>
        <w:t>给出了生成</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sz w:val="24"/>
        </w:rPr>
        <w:t>的过程。首先，随机生成一个包含</w:t>
      </w:r>
      <m:oMath>
        <m:r>
          <w:rPr>
            <w:rFonts w:ascii="Cambria Math" w:hAnsi="Cambria Math"/>
            <w:sz w:val="24"/>
          </w:rPr>
          <m:t>J</m:t>
        </m:r>
      </m:oMath>
      <w:proofErr w:type="gramStart"/>
      <w:r w:rsidRPr="00F56070">
        <w:rPr>
          <w:sz w:val="24"/>
        </w:rPr>
        <w:t>个</w:t>
      </w:r>
      <w:proofErr w:type="gramEnd"/>
      <w:r w:rsidRPr="00F56070">
        <w:rPr>
          <w:sz w:val="24"/>
        </w:rPr>
        <w:t>工件的初始整数序列</w:t>
      </w:r>
      <m:oMath>
        <m:r>
          <w:rPr>
            <w:rFonts w:ascii="Cambria Math" w:hAnsi="Cambria Math"/>
            <w:sz w:val="24"/>
          </w:rPr>
          <m:t>σ</m:t>
        </m:r>
      </m:oMath>
      <w:r w:rsidRPr="00F56070">
        <w:rPr>
          <w:sz w:val="24"/>
        </w:rPr>
        <w:t>。其次，使用以下五种不同的排序规则获得五个新的工件序列，即</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1</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2</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3</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4</m:t>
            </m:r>
          </m:sub>
        </m:sSub>
      </m:oMath>
      <w:r w:rsidRPr="00F56070">
        <w:rPr>
          <w:sz w:val="24"/>
        </w:rPr>
        <w:t>和</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5</m:t>
            </m:r>
          </m:sub>
        </m:sSub>
      </m:oMath>
      <w:r w:rsidRPr="00F56070">
        <w:rPr>
          <w:sz w:val="24"/>
        </w:rPr>
        <w:t>。最后，</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1</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2</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3</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4</m:t>
            </m:r>
          </m:sub>
        </m:sSub>
      </m:oMath>
      <w:r w:rsidRPr="00F56070">
        <w:rPr>
          <w:sz w:val="24"/>
        </w:rPr>
        <w:t>和</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5</m:t>
            </m:r>
          </m:sub>
        </m:sSub>
      </m:oMath>
      <w:r w:rsidRPr="00F56070">
        <w:rPr>
          <w:sz w:val="24"/>
        </w:rPr>
        <w:t>分别执行</w:t>
      </w:r>
      <w:r w:rsidRPr="00F56070">
        <w:rPr>
          <w:sz w:val="24"/>
        </w:rPr>
        <w:t>Naderi</w:t>
      </w:r>
      <w:r w:rsidRPr="00F56070">
        <w:rPr>
          <w:sz w:val="24"/>
        </w:rPr>
        <w:t>和</w:t>
      </w:r>
      <w:r w:rsidRPr="00F56070">
        <w:rPr>
          <w:sz w:val="24"/>
        </w:rPr>
        <w:t>Ruiz</w:t>
      </w:r>
      <w:r w:rsidRPr="00F56070">
        <w:rPr>
          <w:sz w:val="24"/>
        </w:rPr>
        <w:t>提出的分配规则</w:t>
      </w:r>
      <w:r w:rsidRPr="00F56070">
        <w:rPr>
          <w:sz w:val="24"/>
        </w:rPr>
        <w:t>NEH1</w:t>
      </w:r>
      <w:r w:rsidRPr="00F56070">
        <w:rPr>
          <w:sz w:val="24"/>
        </w:rPr>
        <w:t>，以获得五种启发式规则。</w:t>
      </w:r>
    </w:p>
    <w:p w14:paraId="6CB75302" w14:textId="76297FF1" w:rsidR="00F56070" w:rsidRPr="00F56070" w:rsidRDefault="00F56070" w:rsidP="009760A3">
      <w:pPr>
        <w:spacing w:line="460" w:lineRule="exact"/>
        <w:ind w:firstLineChars="200" w:firstLine="480"/>
        <w:rPr>
          <w:sz w:val="24"/>
        </w:rPr>
      </w:pPr>
      <w:r w:rsidRPr="00F56070">
        <w:rPr>
          <w:sz w:val="24"/>
        </w:rPr>
        <w:t>（</w:t>
      </w:r>
      <w:r w:rsidRPr="00F56070">
        <w:rPr>
          <w:sz w:val="24"/>
        </w:rPr>
        <w:t>1</w:t>
      </w:r>
      <w:r w:rsidRPr="00F56070">
        <w:rPr>
          <w:sz w:val="24"/>
        </w:rPr>
        <w:t>）随机排序（</w:t>
      </w:r>
      <m:oMath>
        <m:r>
          <w:rPr>
            <w:rFonts w:ascii="Cambria Math" w:hAnsi="Cambria Math"/>
            <w:sz w:val="24"/>
          </w:rPr>
          <m:t>Random</m:t>
        </m:r>
        <m:d>
          <m:dPr>
            <m:ctrlPr>
              <w:rPr>
                <w:rFonts w:ascii="Cambria Math" w:hAnsi="Cambria Math"/>
                <w:sz w:val="24"/>
              </w:rPr>
            </m:ctrlPr>
          </m:dPr>
          <m:e>
            <m:r>
              <w:rPr>
                <w:rFonts w:ascii="Cambria Math" w:hAnsi="Cambria Math"/>
                <w:sz w:val="24"/>
              </w:rPr>
              <m:t>σ</m:t>
            </m:r>
          </m:e>
        </m:d>
      </m:oMath>
      <w:r w:rsidRPr="00F56070">
        <w:rPr>
          <w:sz w:val="24"/>
        </w:rPr>
        <w:t>）是一种随机方法，随机化给定的工件顺序</w:t>
      </w:r>
      <m:oMath>
        <m:r>
          <w:rPr>
            <w:rFonts w:ascii="Cambria Math" w:hAnsi="Cambria Math"/>
            <w:sz w:val="24"/>
          </w:rPr>
          <m:t>σ</m:t>
        </m:r>
      </m:oMath>
      <w:r w:rsidRPr="00F56070">
        <w:rPr>
          <w:sz w:val="24"/>
        </w:rPr>
        <w:t>以生成新的调度序列</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1</m:t>
            </m:r>
          </m:sub>
        </m:sSub>
      </m:oMath>
      <w:r w:rsidRPr="00F56070">
        <w:rPr>
          <w:sz w:val="24"/>
        </w:rPr>
        <w:t>。</w:t>
      </w:r>
    </w:p>
    <w:p w14:paraId="4FF85A61" w14:textId="6DBA0F58" w:rsidR="00F56070" w:rsidRPr="00F56070" w:rsidRDefault="00F56070" w:rsidP="009760A3">
      <w:pPr>
        <w:spacing w:line="460" w:lineRule="exact"/>
        <w:ind w:firstLineChars="200" w:firstLine="480"/>
        <w:rPr>
          <w:sz w:val="24"/>
        </w:rPr>
      </w:pPr>
      <w:r w:rsidRPr="00F56070">
        <w:rPr>
          <w:sz w:val="24"/>
        </w:rPr>
        <w:t>（</w:t>
      </w:r>
      <w:r w:rsidRPr="00F56070">
        <w:rPr>
          <w:sz w:val="24"/>
        </w:rPr>
        <w:t>2</w:t>
      </w:r>
      <w:r w:rsidRPr="00F56070">
        <w:rPr>
          <w:sz w:val="24"/>
        </w:rPr>
        <w:t>）最长加工时间规则（</w:t>
      </w:r>
      <m:oMath>
        <m:r>
          <w:rPr>
            <w:rFonts w:ascii="Cambria Math" w:hAnsi="Cambria Math"/>
            <w:sz w:val="24"/>
          </w:rPr>
          <m:t>LPT</m:t>
        </m:r>
        <m:d>
          <m:dPr>
            <m:ctrlPr>
              <w:rPr>
                <w:rFonts w:ascii="Cambria Math" w:hAnsi="Cambria Math"/>
                <w:sz w:val="24"/>
              </w:rPr>
            </m:ctrlPr>
          </m:dPr>
          <m:e>
            <m:r>
              <w:rPr>
                <w:rFonts w:ascii="Cambria Math" w:hAnsi="Cambria Math"/>
                <w:sz w:val="24"/>
              </w:rPr>
              <m:t>σ</m:t>
            </m:r>
          </m:e>
        </m:d>
      </m:oMath>
      <w:r w:rsidRPr="00F56070">
        <w:rPr>
          <w:sz w:val="24"/>
        </w:rPr>
        <w:t>）是工件序列</w:t>
      </w:r>
      <m:oMath>
        <m:r>
          <w:rPr>
            <w:rFonts w:ascii="Cambria Math" w:hAnsi="Cambria Math"/>
            <w:sz w:val="24"/>
          </w:rPr>
          <m:t>σ</m:t>
        </m:r>
      </m:oMath>
      <w:r w:rsidRPr="00F56070">
        <w:rPr>
          <w:sz w:val="24"/>
        </w:rPr>
        <w:t>根据每个工件在</w:t>
      </w:r>
      <m:oMath>
        <m:r>
          <w:rPr>
            <w:rFonts w:ascii="Cambria Math" w:hAnsi="Cambria Math"/>
            <w:sz w:val="24"/>
          </w:rPr>
          <m:t>S</m:t>
        </m:r>
      </m:oMath>
      <w:proofErr w:type="gramStart"/>
      <w:r w:rsidRPr="00F56070">
        <w:rPr>
          <w:sz w:val="24"/>
        </w:rPr>
        <w:t>个</w:t>
      </w:r>
      <w:proofErr w:type="gramEnd"/>
      <w:r w:rsidRPr="00F56070">
        <w:rPr>
          <w:sz w:val="24"/>
        </w:rPr>
        <w:t>阶段上的总加工时间递减重新排序，得到工件序列</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2</m:t>
            </m:r>
          </m:sub>
        </m:sSub>
      </m:oMath>
      <w:r w:rsidRPr="00F56070">
        <w:rPr>
          <w:sz w:val="24"/>
        </w:rPr>
        <w:t>，</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j</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j=1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m:t>
            </m:r>
            <m:r>
              <m:rPr>
                <m:sty m:val="p"/>
              </m:rPr>
              <w:rPr>
                <w:rFonts w:ascii="Cambria Math" w:hAnsi="Cambria Math"/>
                <w:sz w:val="24"/>
              </w:rPr>
              <m:t>,</m:t>
            </m:r>
            <m:r>
              <w:rPr>
                <w:rFonts w:ascii="Cambria Math" w:hAnsi="Cambria Math"/>
                <w:sz w:val="24"/>
              </w:rPr>
              <m:t>J</m:t>
            </m:r>
          </m:e>
        </m:nary>
      </m:oMath>
      <w:r w:rsidRPr="00F56070">
        <w:rPr>
          <w:sz w:val="24"/>
        </w:rPr>
        <w:t>。</w:t>
      </w:r>
    </w:p>
    <w:p w14:paraId="05B00F63" w14:textId="1145BA75" w:rsidR="00F56070" w:rsidRPr="00F56070" w:rsidRDefault="00F56070" w:rsidP="009760A3">
      <w:pPr>
        <w:spacing w:line="460" w:lineRule="exact"/>
        <w:ind w:firstLineChars="200" w:firstLine="480"/>
        <w:rPr>
          <w:sz w:val="24"/>
        </w:rPr>
      </w:pPr>
      <w:r w:rsidRPr="00F56070">
        <w:rPr>
          <w:sz w:val="24"/>
        </w:rPr>
        <w:t>（</w:t>
      </w:r>
      <w:r w:rsidRPr="00F56070">
        <w:rPr>
          <w:sz w:val="24"/>
        </w:rPr>
        <w:t>3</w:t>
      </w:r>
      <w:r w:rsidRPr="00F56070">
        <w:rPr>
          <w:sz w:val="24"/>
        </w:rPr>
        <w:t>）最短加工时间规则（</w:t>
      </w:r>
      <m:oMath>
        <m:r>
          <w:rPr>
            <w:rFonts w:ascii="Cambria Math" w:hAnsi="Cambria Math"/>
            <w:sz w:val="24"/>
          </w:rPr>
          <m:t>SPT</m:t>
        </m:r>
        <m:d>
          <m:dPr>
            <m:ctrlPr>
              <w:rPr>
                <w:rFonts w:ascii="Cambria Math" w:hAnsi="Cambria Math"/>
                <w:sz w:val="24"/>
              </w:rPr>
            </m:ctrlPr>
          </m:dPr>
          <m:e>
            <m:r>
              <w:rPr>
                <w:rFonts w:ascii="Cambria Math" w:hAnsi="Cambria Math"/>
                <w:sz w:val="24"/>
              </w:rPr>
              <m:t>σ</m:t>
            </m:r>
          </m:e>
        </m:d>
      </m:oMath>
      <w:r w:rsidRPr="00F56070">
        <w:rPr>
          <w:sz w:val="24"/>
        </w:rPr>
        <w:t>）是工件序列</w:t>
      </w:r>
      <m:oMath>
        <m:r>
          <w:rPr>
            <w:rFonts w:ascii="Cambria Math" w:hAnsi="Cambria Math"/>
            <w:sz w:val="24"/>
          </w:rPr>
          <m:t>σ</m:t>
        </m:r>
      </m:oMath>
      <w:r w:rsidRPr="00F56070">
        <w:rPr>
          <w:sz w:val="24"/>
        </w:rPr>
        <w:t>根据每个工件在</w:t>
      </w:r>
      <m:oMath>
        <m:r>
          <w:rPr>
            <w:rFonts w:ascii="Cambria Math" w:hAnsi="Cambria Math"/>
            <w:sz w:val="24"/>
          </w:rPr>
          <m:t>S</m:t>
        </m:r>
      </m:oMath>
      <w:proofErr w:type="gramStart"/>
      <w:r w:rsidRPr="00F56070">
        <w:rPr>
          <w:sz w:val="24"/>
        </w:rPr>
        <w:t>个</w:t>
      </w:r>
      <w:proofErr w:type="gramEnd"/>
      <w:r w:rsidRPr="00F56070">
        <w:rPr>
          <w:sz w:val="24"/>
        </w:rPr>
        <w:t>阶段上的总加工时间递增重新排序，得到工件序列</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3</m:t>
            </m:r>
          </m:sub>
        </m:sSub>
      </m:oMath>
      <w:r w:rsidRPr="00F56070">
        <w:rPr>
          <w:sz w:val="24"/>
        </w:rPr>
        <w:t>，</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j</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r>
              <w:rPr>
                <w:rFonts w:ascii="Cambria Math" w:hAnsi="Cambria Math"/>
                <w:sz w:val="24"/>
              </w:rPr>
              <m:t>j=1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m:t>
            </m:r>
            <m:r>
              <m:rPr>
                <m:sty m:val="p"/>
              </m:rPr>
              <w:rPr>
                <w:rFonts w:ascii="Cambria Math" w:hAnsi="Cambria Math"/>
                <w:sz w:val="24"/>
              </w:rPr>
              <m:t>,</m:t>
            </m:r>
            <m:r>
              <w:rPr>
                <w:rFonts w:ascii="Cambria Math" w:hAnsi="Cambria Math"/>
                <w:sz w:val="24"/>
              </w:rPr>
              <m:t>J</m:t>
            </m:r>
          </m:e>
        </m:nary>
      </m:oMath>
      <w:r w:rsidRPr="00F56070">
        <w:rPr>
          <w:sz w:val="24"/>
        </w:rPr>
        <w:t>。</w:t>
      </w:r>
    </w:p>
    <w:p w14:paraId="4E4AFBC4" w14:textId="78F3F018" w:rsidR="00F56070" w:rsidRPr="00F56070" w:rsidRDefault="00F56070" w:rsidP="00F56070">
      <w:pPr>
        <w:spacing w:line="460" w:lineRule="exact"/>
        <w:ind w:firstLineChars="200" w:firstLine="480"/>
        <w:rPr>
          <w:color w:val="000000" w:themeColor="text1"/>
          <w:sz w:val="24"/>
        </w:rPr>
      </w:pPr>
      <w:r w:rsidRPr="00F56070">
        <w:rPr>
          <w:sz w:val="24"/>
        </w:rPr>
        <w:t>（</w:t>
      </w:r>
      <w:r w:rsidRPr="00F56070">
        <w:rPr>
          <w:sz w:val="24"/>
        </w:rPr>
        <w:t>4</w:t>
      </w:r>
      <w:r w:rsidRPr="00F56070">
        <w:rPr>
          <w:sz w:val="24"/>
        </w:rPr>
        <w:t>）第一阶段最长加工时间规则（</w:t>
      </w:r>
      <m:oMath>
        <m:r>
          <w:rPr>
            <w:rFonts w:ascii="Cambria Math" w:hAnsi="Cambria Math"/>
            <w:sz w:val="24"/>
          </w:rPr>
          <m:t>LPTF</m:t>
        </m:r>
        <m:d>
          <m:dPr>
            <m:ctrlPr>
              <w:rPr>
                <w:rFonts w:ascii="Cambria Math" w:hAnsi="Cambria Math"/>
                <w:sz w:val="24"/>
              </w:rPr>
            </m:ctrlPr>
          </m:dPr>
          <m:e>
            <m:r>
              <w:rPr>
                <w:rFonts w:ascii="Cambria Math" w:hAnsi="Cambria Math"/>
                <w:sz w:val="24"/>
              </w:rPr>
              <m:t>σ</m:t>
            </m:r>
          </m:e>
        </m:d>
      </m:oMath>
      <w:r w:rsidRPr="00F56070">
        <w:rPr>
          <w:sz w:val="24"/>
        </w:rPr>
        <w:t>）是</w:t>
      </w:r>
      <m:oMath>
        <m:r>
          <w:rPr>
            <w:rFonts w:ascii="Cambria Math" w:hAnsi="Cambria Math"/>
            <w:sz w:val="24"/>
          </w:rPr>
          <m:t>LPT</m:t>
        </m:r>
        <m:d>
          <m:dPr>
            <m:ctrlPr>
              <w:rPr>
                <w:rFonts w:ascii="Cambria Math" w:hAnsi="Cambria Math"/>
                <w:sz w:val="24"/>
              </w:rPr>
            </m:ctrlPr>
          </m:dPr>
          <m:e>
            <m:r>
              <w:rPr>
                <w:rFonts w:ascii="Cambria Math" w:hAnsi="Cambria Math"/>
                <w:sz w:val="24"/>
              </w:rPr>
              <m:t>σ</m:t>
            </m:r>
          </m:e>
        </m:d>
      </m:oMath>
      <w:r w:rsidRPr="00F56070">
        <w:rPr>
          <w:color w:val="000000" w:themeColor="text1"/>
          <w:sz w:val="24"/>
        </w:rPr>
        <w:t>的扩展，与其</w:t>
      </w:r>
      <w:proofErr w:type="gramStart"/>
      <w:r w:rsidRPr="00F56070">
        <w:rPr>
          <w:color w:val="000000" w:themeColor="text1"/>
          <w:sz w:val="24"/>
        </w:rPr>
        <w:t>他阶段</w:t>
      </w:r>
      <w:proofErr w:type="gramEnd"/>
      <w:r w:rsidRPr="00F56070">
        <w:rPr>
          <w:color w:val="000000" w:themeColor="text1"/>
          <w:sz w:val="24"/>
        </w:rPr>
        <w:t>相比，第一阶段的加工时间对工件序列的影响更大（</w:t>
      </w:r>
      <w:r w:rsidRPr="00F56070">
        <w:rPr>
          <w:color w:val="000000" w:themeColor="text1"/>
          <w:sz w:val="24"/>
        </w:rPr>
        <w:t>Pan et al. 2014</w:t>
      </w:r>
      <w:r w:rsidRPr="00F56070">
        <w:rPr>
          <w:color w:val="000000" w:themeColor="text1"/>
          <w:sz w:val="24"/>
        </w:rPr>
        <w:t>），因此根据第一阶段工件的加工时间递减重新排序，得到工件序列</w:t>
      </w:r>
      <m:oMath>
        <m:sSub>
          <m:sSubPr>
            <m:ctrlPr>
              <w:rPr>
                <w:rFonts w:ascii="Cambria Math" w:hAnsi="Cambria Math"/>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4</m:t>
            </m:r>
          </m:sub>
        </m:sSub>
      </m:oMath>
      <w:r w:rsidRPr="00F56070">
        <w:rPr>
          <w:color w:val="000000" w:themeColor="text1"/>
          <w:sz w:val="24"/>
        </w:rPr>
        <w:t>，</w:t>
      </w:r>
      <m:oMath>
        <m:sSub>
          <m:sSubPr>
            <m:ctrlPr>
              <w:rPr>
                <w:rFonts w:ascii="Cambria Math" w:hAnsi="Cambria Math"/>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j</m:t>
            </m:r>
          </m:sub>
        </m:sSub>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j</m:t>
            </m:r>
            <m:r>
              <m:rPr>
                <m:sty m:val="p"/>
              </m:rPr>
              <w:rPr>
                <w:rFonts w:ascii="Cambria Math" w:hAnsi="Cambria Math"/>
                <w:color w:val="000000" w:themeColor="text1"/>
                <w:sz w:val="24"/>
              </w:rPr>
              <m:t>,</m:t>
            </m:r>
            <m:r>
              <w:rPr>
                <w:rFonts w:ascii="Cambria Math" w:hAnsi="Cambria Math"/>
                <w:color w:val="000000" w:themeColor="text1"/>
                <w:sz w:val="24"/>
              </w:rPr>
              <m:t>1</m:t>
            </m:r>
          </m:sub>
        </m:sSub>
        <m:r>
          <m:rPr>
            <m:sty m:val="p"/>
          </m:rPr>
          <w:rPr>
            <w:rFonts w:ascii="Cambria Math" w:hAnsi="Cambria Math"/>
            <w:color w:val="000000" w:themeColor="text1"/>
            <w:sz w:val="24"/>
          </w:rPr>
          <m:t>,</m:t>
        </m:r>
        <m:r>
          <w:rPr>
            <w:rFonts w:ascii="Cambria Math" w:hAnsi="Cambria Math"/>
            <w:color w:val="000000" w:themeColor="text1"/>
            <w:sz w:val="24"/>
          </w:rPr>
          <m:t>j=</m:t>
        </m:r>
        <m:r>
          <w:rPr>
            <w:rFonts w:ascii="Cambria Math" w:hAnsi="Cambria Math"/>
            <w:color w:val="000000" w:themeColor="text1"/>
            <w:sz w:val="24"/>
          </w:rPr>
          <w:lastRenderedPageBreak/>
          <m:t>1</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m:t>
        </m:r>
        <m:r>
          <m:rPr>
            <m:sty m:val="p"/>
          </m:rPr>
          <w:rPr>
            <w:rFonts w:ascii="Cambria Math" w:hAnsi="Cambria Math"/>
            <w:color w:val="000000" w:themeColor="text1"/>
            <w:sz w:val="24"/>
          </w:rPr>
          <m:t>,</m:t>
        </m:r>
        <m:r>
          <w:rPr>
            <w:rFonts w:ascii="Cambria Math" w:hAnsi="Cambria Math"/>
            <w:color w:val="000000" w:themeColor="text1"/>
            <w:sz w:val="24"/>
          </w:rPr>
          <m:t>J</m:t>
        </m:r>
      </m:oMath>
      <w:r w:rsidRPr="00F56070">
        <w:rPr>
          <w:color w:val="000000" w:themeColor="text1"/>
          <w:sz w:val="24"/>
        </w:rPr>
        <w:t>。</w:t>
      </w:r>
    </w:p>
    <w:p w14:paraId="503CFF77" w14:textId="51ABEA59" w:rsidR="00540D51" w:rsidRPr="000B1621" w:rsidRDefault="00F56070" w:rsidP="009760A3">
      <w:pPr>
        <w:spacing w:line="460" w:lineRule="exact"/>
        <w:ind w:firstLineChars="200" w:firstLine="480"/>
        <w:rPr>
          <w:color w:val="000000" w:themeColor="text1"/>
          <w:sz w:val="24"/>
        </w:rPr>
      </w:pPr>
      <w:r w:rsidRPr="00F56070">
        <w:rPr>
          <w:color w:val="000000" w:themeColor="text1"/>
          <w:sz w:val="24"/>
        </w:rPr>
        <w:t>（</w:t>
      </w:r>
      <w:r w:rsidRPr="00F56070">
        <w:rPr>
          <w:color w:val="000000" w:themeColor="text1"/>
          <w:sz w:val="24"/>
        </w:rPr>
        <w:t>5</w:t>
      </w:r>
      <w:r w:rsidRPr="00F56070">
        <w:rPr>
          <w:color w:val="000000" w:themeColor="text1"/>
          <w:sz w:val="24"/>
        </w:rPr>
        <w:t>）</w:t>
      </w:r>
      <w:r w:rsidRPr="00F56070">
        <w:rPr>
          <w:sz w:val="24"/>
        </w:rPr>
        <w:t>第一阶段最短加工时间规则（</w:t>
      </w:r>
      <m:oMath>
        <m:r>
          <w:rPr>
            <w:rFonts w:ascii="Cambria Math" w:hAnsi="Cambria Math"/>
            <w:sz w:val="24"/>
          </w:rPr>
          <m:t>SPTF</m:t>
        </m:r>
        <m:d>
          <m:dPr>
            <m:ctrlPr>
              <w:rPr>
                <w:rFonts w:ascii="Cambria Math" w:hAnsi="Cambria Math"/>
                <w:sz w:val="24"/>
              </w:rPr>
            </m:ctrlPr>
          </m:dPr>
          <m:e>
            <m:r>
              <w:rPr>
                <w:rFonts w:ascii="Cambria Math" w:hAnsi="Cambria Math"/>
                <w:sz w:val="24"/>
              </w:rPr>
              <m:t>σ</m:t>
            </m:r>
          </m:e>
        </m:d>
      </m:oMath>
      <w:r w:rsidRPr="00F56070">
        <w:rPr>
          <w:sz w:val="24"/>
        </w:rPr>
        <w:t>）是</w:t>
      </w:r>
      <m:oMath>
        <m:r>
          <w:rPr>
            <w:rFonts w:ascii="Cambria Math" w:hAnsi="Cambria Math"/>
            <w:sz w:val="24"/>
          </w:rPr>
          <m:t>SPT</m:t>
        </m:r>
        <m:d>
          <m:dPr>
            <m:ctrlPr>
              <w:rPr>
                <w:rFonts w:ascii="Cambria Math" w:hAnsi="Cambria Math"/>
                <w:sz w:val="24"/>
              </w:rPr>
            </m:ctrlPr>
          </m:dPr>
          <m:e>
            <m:r>
              <w:rPr>
                <w:rFonts w:ascii="Cambria Math" w:hAnsi="Cambria Math"/>
                <w:sz w:val="24"/>
              </w:rPr>
              <m:t>σ</m:t>
            </m:r>
          </m:e>
        </m:d>
      </m:oMath>
      <w:r w:rsidRPr="00F56070">
        <w:rPr>
          <w:color w:val="000000" w:themeColor="text1"/>
          <w:sz w:val="24"/>
        </w:rPr>
        <w:t>的扩展，它们的区别在于</w:t>
      </w:r>
      <m:oMath>
        <m:r>
          <w:rPr>
            <w:rFonts w:ascii="Cambria Math" w:hAnsi="Cambria Math"/>
            <w:color w:val="000000" w:themeColor="text1"/>
            <w:sz w:val="24"/>
          </w:rPr>
          <m:t>SPTF</m:t>
        </m:r>
        <m:d>
          <m:dPr>
            <m:ctrlPr>
              <w:rPr>
                <w:rFonts w:ascii="Cambria Math" w:hAnsi="Cambria Math"/>
                <w:color w:val="000000" w:themeColor="text1"/>
                <w:sz w:val="24"/>
              </w:rPr>
            </m:ctrlPr>
          </m:dPr>
          <m:e>
            <m:r>
              <w:rPr>
                <w:rFonts w:ascii="Cambria Math" w:hAnsi="Cambria Math"/>
                <w:color w:val="000000" w:themeColor="text1"/>
                <w:sz w:val="24"/>
              </w:rPr>
              <m:t>σ</m:t>
            </m:r>
          </m:e>
        </m:d>
      </m:oMath>
      <w:r w:rsidRPr="00F56070">
        <w:rPr>
          <w:color w:val="000000" w:themeColor="text1"/>
          <w:sz w:val="24"/>
        </w:rPr>
        <w:t>只考虑工件在第一阶段的加工时间，根据第一阶段工件的加工时间递增重新排序，得到工件序列</w:t>
      </w:r>
      <m:oMath>
        <m:sSub>
          <m:sSubPr>
            <m:ctrlPr>
              <w:rPr>
                <w:rFonts w:ascii="Cambria Math" w:hAnsi="Cambria Math"/>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5</m:t>
            </m:r>
          </m:sub>
        </m:sSub>
      </m:oMath>
      <w:r w:rsidRPr="00F56070">
        <w:rPr>
          <w:sz w:val="24"/>
        </w:rPr>
        <w:t>，</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j</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r>
          <w:rPr>
            <w:rFonts w:ascii="Cambria Math" w:hAnsi="Cambria Math"/>
            <w:sz w:val="24"/>
          </w:rPr>
          <m:t>j=1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m:t>
        </m:r>
        <m:r>
          <m:rPr>
            <m:sty m:val="p"/>
          </m:rPr>
          <w:rPr>
            <w:rFonts w:ascii="Cambria Math" w:hAnsi="Cambria Math"/>
            <w:sz w:val="24"/>
          </w:rPr>
          <m:t>,</m:t>
        </m:r>
        <m:r>
          <w:rPr>
            <w:rFonts w:ascii="Cambria Math" w:hAnsi="Cambria Math"/>
            <w:sz w:val="24"/>
          </w:rPr>
          <m:t>J</m:t>
        </m:r>
      </m:oMath>
      <w:r w:rsidRPr="00F56070">
        <w:rPr>
          <w:color w:val="000000" w:themeColor="text1"/>
          <w:sz w:val="24"/>
        </w:rPr>
        <w:t>。</w:t>
      </w:r>
    </w:p>
    <w:p w14:paraId="1B2E2FC1" w14:textId="21E1E697" w:rsidR="000B1621" w:rsidRPr="000B1621" w:rsidRDefault="00F56070" w:rsidP="009760A3">
      <w:pPr>
        <w:spacing w:beforeLines="50" w:before="120" w:line="360" w:lineRule="auto"/>
        <w:ind w:firstLineChars="200" w:firstLine="480"/>
        <w:rPr>
          <w:color w:val="000000" w:themeColor="text1"/>
          <w:sz w:val="24"/>
        </w:rPr>
      </w:pPr>
      <w:r w:rsidRPr="00F56070">
        <w:rPr>
          <w:sz w:val="24"/>
        </w:rPr>
        <w:t>通过这五种排序规则，得到了五个调度序列</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1</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2</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3</m:t>
            </m:r>
          </m:sub>
        </m:sSub>
      </m:oMath>
      <w:r w:rsidRPr="00F56070">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4</m:t>
            </m:r>
          </m:sub>
        </m:sSub>
      </m:oMath>
      <w:r w:rsidRPr="00F56070">
        <w:rPr>
          <w:sz w:val="24"/>
        </w:rPr>
        <w:t>和</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5</m:t>
            </m:r>
          </m:sub>
        </m:sSub>
      </m:oMath>
      <w:r w:rsidRPr="00F56070">
        <w:rPr>
          <w:sz w:val="24"/>
        </w:rPr>
        <w:t>。接下来，使用</w:t>
      </w:r>
      <w:r w:rsidRPr="00F56070">
        <w:rPr>
          <w:sz w:val="24"/>
        </w:rPr>
        <w:t>NEH1</w:t>
      </w:r>
      <w:r w:rsidRPr="00F56070">
        <w:rPr>
          <w:sz w:val="24"/>
        </w:rPr>
        <w:t>方法来获得五种启发式规则</w:t>
      </w:r>
      <m:oMath>
        <m:limLow>
          <m:limLowPr>
            <m:ctrlPr>
              <w:rPr>
                <w:rFonts w:ascii="Cambria Math" w:hAnsi="Cambria Math"/>
                <w:sz w:val="24"/>
              </w:rPr>
            </m:ctrlPr>
          </m:limLowPr>
          <m:e>
            <m:r>
              <w:rPr>
                <w:rFonts w:ascii="Cambria Math" w:hAnsi="Cambria Math"/>
                <w:sz w:val="24"/>
              </w:rPr>
              <m:t>NEH1</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e>
            </m:d>
          </m:e>
          <m:lim>
            <m:r>
              <w:rPr>
                <w:rFonts w:ascii="Cambria Math" w:hAnsi="Cambria Math"/>
                <w:sz w:val="24"/>
              </w:rPr>
              <m:t>i=1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lim>
        </m:limLow>
      </m:oMath>
      <w:r w:rsidRPr="00F56070">
        <w:rPr>
          <w:sz w:val="24"/>
        </w:rPr>
        <w:t>。随后</w:t>
      </w:r>
      <m:oMath>
        <m:limLow>
          <m:limLowPr>
            <m:ctrlPr>
              <w:rPr>
                <w:rFonts w:ascii="Cambria Math" w:hAnsi="Cambria Math"/>
                <w:sz w:val="24"/>
              </w:rPr>
            </m:ctrlPr>
          </m:limLowPr>
          <m:e>
            <m:r>
              <w:rPr>
                <w:rFonts w:ascii="Cambria Math" w:hAnsi="Cambria Math"/>
                <w:sz w:val="24"/>
              </w:rPr>
              <m:t>NEH1</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e>
            </m:d>
          </m:e>
          <m:lim>
            <m:r>
              <w:rPr>
                <w:rFonts w:ascii="Cambria Math" w:hAnsi="Cambria Math"/>
                <w:sz w:val="24"/>
              </w:rPr>
              <m:t>i=1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lim>
        </m:limLow>
      </m:oMath>
      <w:r w:rsidRPr="00F56070">
        <w:rPr>
          <w:sz w:val="24"/>
        </w:rPr>
        <w:t>将</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oMath>
      <w:r w:rsidRPr="00F56070">
        <w:rPr>
          <w:sz w:val="24"/>
        </w:rPr>
        <w:t>中的工件到各个工厂中。分配过程共有两个步骤：</w:t>
      </w:r>
      <w:r w:rsidR="00AD63F2">
        <w:rPr>
          <w:rFonts w:hint="eastAsia"/>
          <w:sz w:val="24"/>
        </w:rPr>
        <w:t>首先，</w:t>
      </w:r>
      <w:r w:rsidRPr="00F56070">
        <w:rPr>
          <w:sz w:val="24"/>
        </w:rPr>
        <w:t>将</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oMath>
      <w:r w:rsidRPr="00F56070">
        <w:rPr>
          <w:sz w:val="24"/>
        </w:rPr>
        <w:t>中的前</w:t>
      </w:r>
      <m:oMath>
        <m:r>
          <w:rPr>
            <w:rFonts w:ascii="Cambria Math" w:hAnsi="Cambria Math"/>
            <w:sz w:val="24"/>
          </w:rPr>
          <m:t>F</m:t>
        </m:r>
      </m:oMath>
      <w:proofErr w:type="gramStart"/>
      <w:r w:rsidRPr="00F56070">
        <w:rPr>
          <w:sz w:val="24"/>
        </w:rPr>
        <w:t>个</w:t>
      </w:r>
      <w:proofErr w:type="gramEnd"/>
      <w:r w:rsidRPr="00F56070">
        <w:rPr>
          <w:sz w:val="24"/>
        </w:rPr>
        <w:t>工件依次分配给</w:t>
      </w:r>
      <m:oMath>
        <m:r>
          <w:rPr>
            <w:rFonts w:ascii="Cambria Math" w:hAnsi="Cambria Math"/>
            <w:sz w:val="24"/>
          </w:rPr>
          <m:t>F</m:t>
        </m:r>
      </m:oMath>
      <w:proofErr w:type="gramStart"/>
      <w:r w:rsidRPr="00F56070">
        <w:rPr>
          <w:sz w:val="24"/>
        </w:rPr>
        <w:t>个</w:t>
      </w:r>
      <w:proofErr w:type="gramEnd"/>
      <w:r w:rsidRPr="00F56070">
        <w:rPr>
          <w:sz w:val="24"/>
        </w:rPr>
        <w:t>工厂；</w:t>
      </w:r>
      <w:r w:rsidR="00AD63F2">
        <w:rPr>
          <w:rFonts w:hint="eastAsia"/>
          <w:sz w:val="24"/>
        </w:rPr>
        <w:t>其次，</w:t>
      </w:r>
      <w:r w:rsidRPr="00F56070">
        <w:rPr>
          <w:sz w:val="24"/>
        </w:rPr>
        <w:t>尝试将剩下的工件（</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r>
          <m:rPr>
            <m:sty m:val="p"/>
          </m:rPr>
          <w:rPr>
            <w:rFonts w:ascii="Cambria Math" w:hAnsi="Cambria Math"/>
            <w:sz w:val="24"/>
          </w:rPr>
          <m:t>|</m:t>
        </m:r>
        <m:r>
          <w:rPr>
            <w:rFonts w:ascii="Cambria Math" w:hAnsi="Cambria Math"/>
            <w:sz w:val="24"/>
          </w:rPr>
          <m:t>-F</m:t>
        </m:r>
      </m:oMath>
      <w:r w:rsidRPr="00F56070">
        <w:rPr>
          <w:sz w:val="24"/>
        </w:rPr>
        <w:t>）插入到每个工厂，并将它们分配到能耗值最小的工厂。通过执行</w:t>
      </w:r>
      <m:oMath>
        <m:limLow>
          <m:limLowPr>
            <m:ctrlPr>
              <w:rPr>
                <w:rFonts w:ascii="Cambria Math" w:hAnsi="Cambria Math"/>
                <w:sz w:val="24"/>
              </w:rPr>
            </m:ctrlPr>
          </m:limLowPr>
          <m:e>
            <m:r>
              <w:rPr>
                <w:rFonts w:ascii="Cambria Math" w:hAnsi="Cambria Math"/>
                <w:sz w:val="24"/>
              </w:rPr>
              <m:t>NEH1</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e>
            </m:d>
          </m:e>
          <m:lim>
            <m:r>
              <w:rPr>
                <w:rFonts w:ascii="Cambria Math" w:hAnsi="Cambria Math"/>
                <w:sz w:val="24"/>
              </w:rPr>
              <m:t>i=1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lim>
        </m:limLow>
      </m:oMath>
      <w:r w:rsidRPr="00F56070">
        <w:rPr>
          <w:color w:val="000000" w:themeColor="text1"/>
          <w:sz w:val="24"/>
        </w:rPr>
        <w:t>，</w:t>
      </w:r>
      <w:r w:rsidRPr="00F56070">
        <w:rPr>
          <w:sz w:val="24"/>
        </w:rPr>
        <w:t>可以得到五个</w:t>
      </w:r>
      <w:r w:rsidR="0076560A">
        <w:rPr>
          <w:sz w:val="24"/>
        </w:rPr>
        <w:t>完成时间</w:t>
      </w:r>
      <w:r w:rsidRPr="00F56070">
        <w:rPr>
          <w:sz w:val="24"/>
        </w:rPr>
        <w:t>，最后取五个</w:t>
      </w:r>
      <w:r w:rsidR="0076560A">
        <w:rPr>
          <w:sz w:val="24"/>
        </w:rPr>
        <w:t>完成时间</w:t>
      </w:r>
      <w:r w:rsidRPr="00F56070">
        <w:rPr>
          <w:sz w:val="24"/>
        </w:rPr>
        <w:t>的平均值为最大完成时间的上限值</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sz w:val="24"/>
        </w:rPr>
        <w:t>。</w:t>
      </w:r>
      <w:r w:rsidRPr="00F56070">
        <w:rPr>
          <w:rFonts w:hint="eastAsia"/>
          <w:sz w:val="24"/>
        </w:rPr>
        <w:t>生成</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F56070">
        <w:rPr>
          <w:rFonts w:hint="eastAsia"/>
          <w:color w:val="000000" w:themeColor="text1"/>
          <w:sz w:val="24"/>
        </w:rPr>
        <w:t>的过程如算法</w:t>
      </w:r>
      <w:r w:rsidRPr="00F56070">
        <w:rPr>
          <w:rFonts w:hint="eastAsia"/>
          <w:color w:val="000000" w:themeColor="text1"/>
          <w:sz w:val="24"/>
        </w:rPr>
        <w:t>4</w:t>
      </w:r>
      <w:r w:rsidRPr="00F56070">
        <w:rPr>
          <w:color w:val="000000" w:themeColor="text1"/>
          <w:sz w:val="24"/>
        </w:rPr>
        <w:t>-2</w:t>
      </w:r>
      <w:r w:rsidRPr="00F56070">
        <w:rPr>
          <w:rFonts w:hint="eastAsia"/>
          <w:color w:val="000000" w:themeColor="text1"/>
          <w:sz w:val="24"/>
        </w:rPr>
        <w:t>所示。</w:t>
      </w:r>
    </w:p>
    <w:tbl>
      <w:tblPr>
        <w:tblW w:w="8175" w:type="dxa"/>
        <w:tblBorders>
          <w:top w:val="single" w:sz="6" w:space="0" w:color="auto"/>
          <w:bottom w:val="single" w:sz="6" w:space="0" w:color="auto"/>
        </w:tblBorders>
        <w:tblLayout w:type="fixed"/>
        <w:tblLook w:val="04A0" w:firstRow="1" w:lastRow="0" w:firstColumn="1" w:lastColumn="0" w:noHBand="0" w:noVBand="1"/>
      </w:tblPr>
      <w:tblGrid>
        <w:gridCol w:w="8175"/>
      </w:tblGrid>
      <w:tr w:rsidR="00F66480" w:rsidRPr="00F66480" w14:paraId="2B7CF612" w14:textId="77777777" w:rsidTr="005D6A28">
        <w:trPr>
          <w:trHeight w:hRule="exact" w:val="254"/>
        </w:trPr>
        <w:tc>
          <w:tcPr>
            <w:tcW w:w="8175" w:type="dxa"/>
            <w:tcBorders>
              <w:top w:val="single" w:sz="6" w:space="0" w:color="auto"/>
              <w:bottom w:val="single" w:sz="6" w:space="0" w:color="auto"/>
            </w:tcBorders>
          </w:tcPr>
          <w:p w14:paraId="4BD7A90B" w14:textId="77777777" w:rsidR="00F66480" w:rsidRPr="00F66480" w:rsidRDefault="00F66480" w:rsidP="00F66480">
            <w:pPr>
              <w:pStyle w:val="af8"/>
              <w:adjustRightInd w:val="0"/>
              <w:spacing w:line="240" w:lineRule="auto"/>
              <w:rPr>
                <w:rFonts w:ascii="Times New Roman" w:hAnsi="Times New Roman"/>
                <w:color w:val="000000" w:themeColor="text1"/>
              </w:rPr>
            </w:pPr>
            <w:r w:rsidRPr="00F66480">
              <w:rPr>
                <w:rFonts w:ascii="Times New Roman" w:hAnsi="Times New Roman"/>
                <w:b/>
                <w:color w:val="000000" w:themeColor="text1"/>
              </w:rPr>
              <w:t>算法</w:t>
            </w:r>
            <w:r w:rsidRPr="00F66480">
              <w:rPr>
                <w:rFonts w:ascii="Times New Roman" w:hAnsi="Times New Roman"/>
                <w:b/>
                <w:color w:val="000000" w:themeColor="text1"/>
              </w:rPr>
              <w:t xml:space="preserve">4-2 </w:t>
            </w:r>
            <w:r w:rsidRPr="00F66480">
              <w:rPr>
                <w:rFonts w:ascii="Times New Roman" w:hAnsi="Times New Roman"/>
              </w:rPr>
              <w:t>最大完成时间上限生成函数</w:t>
            </w:r>
          </w:p>
        </w:tc>
      </w:tr>
      <w:tr w:rsidR="00F66480" w:rsidRPr="00F66480" w14:paraId="0494CD41" w14:textId="77777777" w:rsidTr="00827942">
        <w:trPr>
          <w:trHeight w:val="2669"/>
        </w:trPr>
        <w:tc>
          <w:tcPr>
            <w:tcW w:w="8175" w:type="dxa"/>
            <w:tcBorders>
              <w:top w:val="single" w:sz="6" w:space="0" w:color="auto"/>
            </w:tcBorders>
          </w:tcPr>
          <w:p w14:paraId="73F8D9AB" w14:textId="18ADE83F" w:rsidR="00F66480" w:rsidRPr="00F66480" w:rsidRDefault="00F66480" w:rsidP="00F66480">
            <w:pPr>
              <w:pStyle w:val="af8"/>
              <w:adjustRightInd w:val="0"/>
              <w:spacing w:line="240" w:lineRule="auto"/>
              <w:ind w:left="292" w:hangingChars="146" w:hanging="292"/>
              <w:rPr>
                <w:rFonts w:ascii="Times New Roman" w:hAnsi="Times New Roman"/>
                <w:b/>
                <w:bCs/>
                <w:color w:val="000000" w:themeColor="text1"/>
              </w:rPr>
            </w:pPr>
            <w:r w:rsidRPr="00F66480">
              <w:rPr>
                <w:rFonts w:ascii="Times New Roman" w:hAnsi="Times New Roman"/>
                <w:color w:val="000000" w:themeColor="text1"/>
              </w:rPr>
              <w:t>输入：一组具有</w:t>
            </w:r>
            <m:oMath>
              <m:r>
                <w:rPr>
                  <w:rFonts w:ascii="Cambria Math" w:hAnsi="Cambria Math"/>
                  <w:color w:val="000000" w:themeColor="text1"/>
                </w:rPr>
                <m:t>J</m:t>
              </m:r>
            </m:oMath>
            <w:r w:rsidRPr="00F66480">
              <w:rPr>
                <w:rFonts w:ascii="Times New Roman" w:hAnsi="Times New Roman"/>
                <w:color w:val="000000" w:themeColor="text1"/>
              </w:rPr>
              <w:t>个工件的初始离散正数序列</w:t>
            </w:r>
            <m:oMath>
              <m:r>
                <w:rPr>
                  <w:rFonts w:ascii="Cambria Math" w:hAnsi="Cambria Math"/>
                  <w:color w:val="000000" w:themeColor="text1"/>
                </w:rPr>
                <m:t>σ</m:t>
              </m:r>
            </m:oMath>
            <w:r w:rsidRPr="00F66480">
              <w:rPr>
                <w:rFonts w:ascii="Times New Roman" w:hAnsi="Times New Roman"/>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=0</m:t>
              </m:r>
            </m:oMath>
          </w:p>
          <w:p w14:paraId="2CC359C0" w14:textId="7BB44E20"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01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1</m:t>
                  </m:r>
                </m:sub>
              </m:sSub>
              <m:r>
                <w:rPr>
                  <w:rFonts w:ascii="Cambria Math" w:hAnsi="Cambria Math"/>
                  <w:color w:val="000000" w:themeColor="text1"/>
                </w:rPr>
                <m:t>←Random</m:t>
              </m:r>
              <m:d>
                <m:dPr>
                  <m:ctrlPr>
                    <w:rPr>
                      <w:rFonts w:ascii="Cambria Math" w:hAnsi="Cambria Math"/>
                      <w:color w:val="000000" w:themeColor="text1"/>
                    </w:rPr>
                  </m:ctrlPr>
                </m:dPr>
                <m:e>
                  <m:r>
                    <w:rPr>
                      <w:rFonts w:ascii="Cambria Math" w:hAnsi="Cambria Math"/>
                      <w:color w:val="000000" w:themeColor="text1"/>
                    </w:rPr>
                    <m:t>σ</m:t>
                  </m:r>
                </m:e>
              </m:d>
            </m:oMath>
          </w:p>
          <w:p w14:paraId="5D56F27D" w14:textId="3E916C1B" w:rsidR="00F66480" w:rsidRPr="00F66480" w:rsidRDefault="00F66480" w:rsidP="00F66480">
            <w:pPr>
              <w:pStyle w:val="af8"/>
              <w:adjustRightInd w:val="0"/>
              <w:spacing w:line="240" w:lineRule="auto"/>
              <w:ind w:left="292" w:hangingChars="146" w:hanging="292"/>
              <w:rPr>
                <w:rFonts w:ascii="Times New Roman" w:hAnsi="Times New Roman"/>
                <w:b/>
                <w:bCs/>
                <w:color w:val="000000" w:themeColor="text1"/>
              </w:rPr>
            </w:pPr>
            <w:r w:rsidRPr="00F66480">
              <w:rPr>
                <w:rFonts w:ascii="Times New Roman" w:hAnsi="Times New Roman"/>
                <w:color w:val="000000" w:themeColor="text1"/>
              </w:rPr>
              <w:t xml:space="preserve">02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2</m:t>
                  </m:r>
                </m:sub>
              </m:sSub>
              <m:r>
                <w:rPr>
                  <w:rFonts w:ascii="Cambria Math" w:hAnsi="Cambria Math"/>
                  <w:color w:val="000000" w:themeColor="text1"/>
                </w:rPr>
                <m:t>←LPT</m:t>
              </m:r>
              <m:d>
                <m:dPr>
                  <m:ctrlPr>
                    <w:rPr>
                      <w:rFonts w:ascii="Cambria Math" w:hAnsi="Cambria Math"/>
                      <w:color w:val="000000" w:themeColor="text1"/>
                    </w:rPr>
                  </m:ctrlPr>
                </m:dPr>
                <m:e>
                  <m:r>
                    <w:rPr>
                      <w:rFonts w:ascii="Cambria Math" w:hAnsi="Cambria Math"/>
                      <w:color w:val="000000" w:themeColor="text1"/>
                    </w:rPr>
                    <m:t>σ</m:t>
                  </m:r>
                </m:e>
              </m:d>
            </m:oMath>
          </w:p>
          <w:p w14:paraId="6BA19A25" w14:textId="108A8C0B"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03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3</m:t>
                  </m:r>
                </m:sub>
              </m:sSub>
              <m:r>
                <w:rPr>
                  <w:rFonts w:ascii="Cambria Math" w:hAnsi="Cambria Math"/>
                  <w:color w:val="000000" w:themeColor="text1"/>
                </w:rPr>
                <m:t>←SPT</m:t>
              </m:r>
              <m:d>
                <m:dPr>
                  <m:ctrlPr>
                    <w:rPr>
                      <w:rFonts w:ascii="Cambria Math" w:hAnsi="Cambria Math"/>
                      <w:color w:val="000000" w:themeColor="text1"/>
                    </w:rPr>
                  </m:ctrlPr>
                </m:dPr>
                <m:e>
                  <m:r>
                    <w:rPr>
                      <w:rFonts w:ascii="Cambria Math" w:hAnsi="Cambria Math"/>
                      <w:color w:val="000000" w:themeColor="text1"/>
                    </w:rPr>
                    <m:t>σ</m:t>
                  </m:r>
                </m:e>
              </m:d>
            </m:oMath>
          </w:p>
          <w:p w14:paraId="31A37D7F" w14:textId="054A0CBD"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04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4</m:t>
                  </m:r>
                </m:sub>
              </m:sSub>
              <m:r>
                <w:rPr>
                  <w:rFonts w:ascii="Cambria Math" w:hAnsi="Cambria Math"/>
                  <w:color w:val="000000" w:themeColor="text1"/>
                </w:rPr>
                <m:t>←LPTF</m:t>
              </m:r>
              <m:d>
                <m:dPr>
                  <m:ctrlPr>
                    <w:rPr>
                      <w:rFonts w:ascii="Cambria Math" w:hAnsi="Cambria Math"/>
                      <w:color w:val="000000" w:themeColor="text1"/>
                    </w:rPr>
                  </m:ctrlPr>
                </m:dPr>
                <m:e>
                  <m:r>
                    <w:rPr>
                      <w:rFonts w:ascii="Cambria Math" w:hAnsi="Cambria Math"/>
                      <w:color w:val="000000" w:themeColor="text1"/>
                    </w:rPr>
                    <m:t>σ</m:t>
                  </m:r>
                </m:e>
              </m:d>
            </m:oMath>
          </w:p>
          <w:p w14:paraId="681234F2" w14:textId="3C6D7D51"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05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5</m:t>
                  </m:r>
                </m:sub>
              </m:sSub>
              <m:r>
                <w:rPr>
                  <w:rFonts w:ascii="Cambria Math" w:hAnsi="Cambria Math"/>
                  <w:color w:val="000000" w:themeColor="text1"/>
                </w:rPr>
                <m:t>←SPTF</m:t>
              </m:r>
              <m:d>
                <m:dPr>
                  <m:ctrlPr>
                    <w:rPr>
                      <w:rFonts w:ascii="Cambria Math" w:hAnsi="Cambria Math"/>
                      <w:color w:val="000000" w:themeColor="text1"/>
                    </w:rPr>
                  </m:ctrlPr>
                </m:dPr>
                <m:e>
                  <m:r>
                    <w:rPr>
                      <w:rFonts w:ascii="Cambria Math" w:hAnsi="Cambria Math"/>
                      <w:color w:val="000000" w:themeColor="text1"/>
                    </w:rPr>
                    <m:t>σ</m:t>
                  </m:r>
                </m:e>
              </m:d>
            </m:oMath>
          </w:p>
          <w:p w14:paraId="1D861084" w14:textId="11CDEF63"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06  </w:t>
            </w:r>
            <w:r w:rsidRPr="00F66480">
              <w:rPr>
                <w:rFonts w:ascii="Times New Roman" w:hAnsi="Times New Roman"/>
                <w:b/>
                <w:bCs/>
                <w:color w:val="000000" w:themeColor="text1"/>
              </w:rPr>
              <w:t>for</w:t>
            </w:r>
            <w:r w:rsidRPr="00F66480">
              <w:rPr>
                <w:rFonts w:ascii="Times New Roman" w:hAnsi="Times New Roman"/>
                <w:color w:val="000000" w:themeColor="text1"/>
              </w:rPr>
              <w:t xml:space="preserve"> </w:t>
            </w:r>
            <m:oMath>
              <m:r>
                <w:rPr>
                  <w:rFonts w:ascii="Cambria Math" w:hAnsi="Cambria Math"/>
                  <w:color w:val="000000" w:themeColor="text1"/>
                </w:rPr>
                <m:t>i=1</m:t>
              </m:r>
            </m:oMath>
            <w:r w:rsidRPr="00F66480">
              <w:rPr>
                <w:rFonts w:ascii="Times New Roman" w:hAnsi="Times New Roman"/>
                <w:color w:val="000000" w:themeColor="text1"/>
              </w:rPr>
              <w:t xml:space="preserve"> </w:t>
            </w:r>
            <w:r w:rsidRPr="00F66480">
              <w:rPr>
                <w:rFonts w:ascii="Times New Roman" w:hAnsi="Times New Roman"/>
                <w:b/>
                <w:bCs/>
                <w:color w:val="000000" w:themeColor="text1"/>
              </w:rPr>
              <w:t>to</w:t>
            </w:r>
            <w:r w:rsidRPr="00F66480">
              <w:rPr>
                <w:rFonts w:ascii="Times New Roman" w:hAnsi="Times New Roman"/>
                <w:color w:val="000000" w:themeColor="text1"/>
              </w:rPr>
              <w:t xml:space="preserve"> </w:t>
            </w:r>
            <m:oMath>
              <m:r>
                <w:rPr>
                  <w:rFonts w:ascii="Cambria Math" w:hAnsi="Cambria Math"/>
                  <w:color w:val="000000" w:themeColor="text1"/>
                </w:rPr>
                <m:t>5</m:t>
              </m:r>
            </m:oMath>
          </w:p>
          <w:p w14:paraId="3B34614F" w14:textId="5B4EAE48"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07 </w:t>
            </w:r>
            <w:r w:rsidRPr="00F66480">
              <w:rPr>
                <w:rFonts w:ascii="Times New Roman" w:hAnsi="Times New Roman"/>
                <w:b/>
                <w:bCs/>
                <w:color w:val="000000" w:themeColor="text1"/>
              </w:rPr>
              <w:t xml:space="preserve">   </w:t>
            </w:r>
            <m:oMath>
              <m:sSub>
                <m:sSubPr>
                  <m:ctrlPr>
                    <w:rPr>
                      <w:rFonts w:ascii="Cambria Math" w:hAnsi="Cambria Math"/>
                      <w:b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+NEH1</m:t>
              </m:r>
              <m:d>
                <m:dPr>
                  <m:ctrlPr>
                    <w:rPr>
                      <w:rFonts w:ascii="Cambria Math" w:hAnsi="Cambria Math"/>
                      <w:bCs/>
                      <w:color w:val="000000" w:themeColor="text1"/>
                    </w:rPr>
                  </m:ctrlPr>
                </m:dPr>
                <m:e>
                  <m:sSub>
                    <m:sSubPr>
                      <m:ctrlPr>
                        <w:rPr>
                          <w:rFonts w:ascii="Cambria Math" w:hAnsi="Cambria Math"/>
                          <w:bCs/>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e>
              </m:d>
            </m:oMath>
          </w:p>
          <w:p w14:paraId="6385E6DE" w14:textId="77777777"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08  </w:t>
            </w:r>
            <w:r w:rsidRPr="00F66480">
              <w:rPr>
                <w:rFonts w:ascii="Times New Roman" w:hAnsi="Times New Roman"/>
                <w:b/>
                <w:bCs/>
                <w:color w:val="000000" w:themeColor="text1"/>
              </w:rPr>
              <w:t>end for</w:t>
            </w:r>
          </w:p>
          <w:p w14:paraId="22F6C451" w14:textId="27DB1913"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 xml:space="preserve">09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5</m:t>
              </m:r>
            </m:oMath>
          </w:p>
          <w:p w14:paraId="6FD61FF4" w14:textId="224218C9" w:rsidR="00F66480" w:rsidRPr="00F66480" w:rsidRDefault="00F66480" w:rsidP="00F66480">
            <w:pPr>
              <w:pStyle w:val="af8"/>
              <w:adjustRightInd w:val="0"/>
              <w:spacing w:line="240" w:lineRule="auto"/>
              <w:ind w:left="292" w:hangingChars="146" w:hanging="292"/>
              <w:rPr>
                <w:rFonts w:ascii="Times New Roman" w:hAnsi="Times New Roman"/>
                <w:color w:val="000000" w:themeColor="text1"/>
              </w:rPr>
            </w:pPr>
            <w:r w:rsidRPr="00F66480">
              <w:rPr>
                <w:rFonts w:ascii="Times New Roman" w:hAnsi="Times New Roman"/>
                <w:color w:val="000000" w:themeColor="text1"/>
              </w:rPr>
              <w:t>输出：</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oMath>
          </w:p>
        </w:tc>
      </w:tr>
    </w:tbl>
    <w:p w14:paraId="0AEB5076" w14:textId="77777777" w:rsidR="00052506" w:rsidRPr="00052506" w:rsidRDefault="00052506" w:rsidP="00052506">
      <w:pPr>
        <w:pStyle w:val="3"/>
        <w:adjustRightInd w:val="0"/>
        <w:snapToGrid w:val="0"/>
        <w:spacing w:before="0" w:after="0" w:line="460" w:lineRule="exact"/>
        <w:rPr>
          <w:sz w:val="24"/>
          <w:szCs w:val="24"/>
        </w:rPr>
      </w:pPr>
      <w:r w:rsidRPr="00052506">
        <w:rPr>
          <w:sz w:val="24"/>
          <w:szCs w:val="24"/>
        </w:rPr>
        <w:t xml:space="preserve">4.3.3 </w:t>
      </w:r>
      <w:r w:rsidRPr="00052506">
        <w:rPr>
          <w:rFonts w:hint="eastAsia"/>
          <w:sz w:val="24"/>
          <w:szCs w:val="24"/>
        </w:rPr>
        <w:t>初始化</w:t>
      </w:r>
    </w:p>
    <w:p w14:paraId="7683F47D" w14:textId="5E262223" w:rsidR="00052506" w:rsidRPr="00A0016F" w:rsidRDefault="00052506" w:rsidP="00A0016F">
      <w:pPr>
        <w:spacing w:line="460" w:lineRule="exact"/>
        <w:ind w:firstLineChars="200" w:firstLine="480"/>
        <w:rPr>
          <w:sz w:val="24"/>
        </w:rPr>
      </w:pPr>
      <w:r w:rsidRPr="00052506">
        <w:rPr>
          <w:rFonts w:hint="eastAsia"/>
          <w:sz w:val="24"/>
        </w:rPr>
        <w:t>为了有效处理分布式置换流水车间调度问题，文献</w:t>
      </w:r>
      <w:r w:rsidRPr="00052506">
        <w:rPr>
          <w:sz w:val="24"/>
        </w:rPr>
        <w:fldChar w:fldCharType="begin"/>
      </w:r>
      <w:r w:rsidR="00575415">
        <w:rPr>
          <w:sz w:val="24"/>
        </w:rPr>
        <w:instrText xml:space="preserve"> ADDIN ZOTERO_ITEM CSL_CITATION {"citationID":"xtddEPix","properties":{"formattedCitation":"\\super [84]\\nosupersub{}","plainCitation":"[84]","noteIndex":0},"citationItems":[{"id":2615,"uris":["http://zotero.org/users/9145449/items/7XCT8G6Q"],"itemData":{"id":2615,"type":"article-journal","abstract":"The distributed permutation flowshop scheduling problem (DPFSP) has attracted much attention in recent years. In this paper, we extend the DPFSP by considering the sequence-dependent setup time (SDST), and present a mathematical model and an iterated greedy algorithm with a restart scheme (IGR). In the IGR, we discard the simulated annealing-like acceptance criterion commonly used in traditional iterated greedy algorithms. A restart scheme with six different operators is proposed to ensure the diversity of the solutions and help the algorithm to escape from local optimizations. Furthermore, to achieve a balance between the exploitation and exploration, we introduce an algorithmic control parameter in the IG stage. Additionally, to further improve the performance of the algorithm, we propose two local search methods based on a job block which is built in the evolution process. A detailed design experiment is carried out to calibrate the parameters for the presented IGR algorithm. The IGR is assessed through comparing with the state-of-the-art algorithms in the literature. The experimental results show that the proposed IGR algorithm is the best-performing one among all the algorithms in comparison.","container-title":"Swarm and Evolutionary Computation","DOI":"10.1016/j.swevo.2020.100742","ISSN":"2210-6502","journalAbbreviation":"Swarm and Evolutionary Computation","language":"en","page":"100742","source":"ScienceDirect","title":"An effective iterated greedy method for the distributed permutation flowshop scheduling problem with sequence-dependent setup times","volume":"59","author":[{"family":"Huang","given":"Jiang-Ping"},{"family":"Pan","given":"Quan-Ke"},{"family":"Gao","given":"Liang"}],"issued":{"date-parts":[["2020",12,1]]}}}],"schema":"https://github.com/citation-style-language/schema/raw/master/csl-citation.json"} </w:instrText>
      </w:r>
      <w:r w:rsidRPr="00052506">
        <w:rPr>
          <w:sz w:val="24"/>
        </w:rPr>
        <w:fldChar w:fldCharType="separate"/>
      </w:r>
      <w:r w:rsidR="001647F0" w:rsidRPr="001647F0">
        <w:rPr>
          <w:kern w:val="0"/>
          <w:sz w:val="24"/>
          <w:vertAlign w:val="superscript"/>
        </w:rPr>
        <w:t>[84]</w:t>
      </w:r>
      <w:r w:rsidRPr="00052506">
        <w:rPr>
          <w:sz w:val="24"/>
        </w:rPr>
        <w:fldChar w:fldCharType="end"/>
      </w:r>
      <w:r w:rsidRPr="00052506">
        <w:rPr>
          <w:sz w:val="24"/>
        </w:rPr>
        <w:t>通过整合工厂分配策略，提出了一种改进的</w:t>
      </w:r>
      <w:r w:rsidRPr="00052506">
        <w:rPr>
          <w:sz w:val="24"/>
        </w:rPr>
        <w:t>NEH</w:t>
      </w:r>
      <w:r w:rsidRPr="00052506">
        <w:rPr>
          <w:sz w:val="24"/>
        </w:rPr>
        <w:t>方法，</w:t>
      </w:r>
      <w:r w:rsidRPr="00052506">
        <w:rPr>
          <w:rFonts w:hint="eastAsia"/>
          <w:sz w:val="24"/>
        </w:rPr>
        <w:t>即</w:t>
      </w:r>
      <w:r w:rsidRPr="00052506">
        <w:rPr>
          <w:rFonts w:hint="eastAsia"/>
          <w:sz w:val="24"/>
        </w:rPr>
        <w:t>NEH</w:t>
      </w:r>
      <w:r w:rsidRPr="00052506">
        <w:rPr>
          <w:sz w:val="24"/>
        </w:rPr>
        <w:t>_F</w:t>
      </w:r>
      <w:r w:rsidRPr="00052506">
        <w:rPr>
          <w:sz w:val="24"/>
        </w:rPr>
        <w:t>，</w:t>
      </w:r>
      <w:r w:rsidRPr="00052506">
        <w:rPr>
          <w:rFonts w:hint="eastAsia"/>
          <w:sz w:val="24"/>
        </w:rPr>
        <w:t>可以</w:t>
      </w:r>
      <w:r w:rsidRPr="00052506">
        <w:rPr>
          <w:sz w:val="24"/>
        </w:rPr>
        <w:t>为</w:t>
      </w:r>
      <w:r w:rsidRPr="00052506">
        <w:rPr>
          <w:sz w:val="24"/>
        </w:rPr>
        <w:t>IG</w:t>
      </w:r>
      <w:r w:rsidRPr="00052506">
        <w:rPr>
          <w:sz w:val="24"/>
        </w:rPr>
        <w:t>提供一个良好的初始解。然而，对于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052506">
        <w:rPr>
          <w:sz w:val="24"/>
        </w:rPr>
        <w:t>中的阻塞约束，</w:t>
      </w:r>
      <w:r w:rsidRPr="00052506">
        <w:rPr>
          <w:rFonts w:hint="eastAsia"/>
          <w:sz w:val="24"/>
        </w:rPr>
        <w:t>存在这种现象：</w:t>
      </w:r>
      <w:r w:rsidRPr="00052506">
        <w:rPr>
          <w:sz w:val="24"/>
        </w:rPr>
        <w:t>所有阶段</w:t>
      </w:r>
      <w:r w:rsidRPr="00052506">
        <w:rPr>
          <w:rFonts w:hint="eastAsia"/>
          <w:sz w:val="24"/>
        </w:rPr>
        <w:t>累计加工</w:t>
      </w:r>
      <w:r w:rsidRPr="00052506">
        <w:rPr>
          <w:sz w:val="24"/>
        </w:rPr>
        <w:t>时间较长的</w:t>
      </w:r>
      <w:r w:rsidRPr="00052506">
        <w:rPr>
          <w:rFonts w:hint="eastAsia"/>
          <w:sz w:val="24"/>
        </w:rPr>
        <w:t>工件</w:t>
      </w:r>
      <w:r w:rsidRPr="00052506">
        <w:rPr>
          <w:sz w:val="24"/>
        </w:rPr>
        <w:t>可能有更高的阻塞概率</w:t>
      </w:r>
      <w:r w:rsidRPr="00052506">
        <w:rPr>
          <w:sz w:val="24"/>
        </w:rPr>
        <w:fldChar w:fldCharType="begin"/>
      </w:r>
      <w:r w:rsidR="00C269D4">
        <w:rPr>
          <w:sz w:val="24"/>
        </w:rPr>
        <w:instrText xml:space="preserve"> ADDIN ZOTERO_ITEM CSL_CITATION {"citationID":"nQlWSLAN","properties":{"formattedCitation":"\\super [63]\\nosupersub{}","plainCitation":"[63]","noteIndex":0},"citationItems":[{"id":4192,"uris":["http://zotero.org/users/9145449/items/REGIL58T"],"itemData":{"id":4192,"type":"article-journal","abstract":"With the increase in production levels, a pattern of industrial production has shifted from a single factory to multiple factories, resulting in a distributed production model. The distributed flowshop scheduling problem (DPFSP) is of great research significance as a frequent pattern in real production activities. In this paper, according to real-world scenarios, we have added blocking constraints and sequence-dependent setup times (SDST) to the DFSP and proposed a distributed blocking flowshop scheduling problem with sequence-dependent setup times (DBFSP_SDST). In a distributed environment, the allocation of resources and utilization have become an urgent problem to be solved. In addition, scheduling problems related to resource conservation have also attracted increasing attention. Therefore, we study DBFSP_SDST and consider minimizing the energy consumption cost of the critical factory (critical factory is the factory with maximum energy consumption cost) under resource balance. To tackle this problem, an effective iterated greedy algorithm based on a learning-based variable neighborhood search algorithm (VNIG) is proposed. In VNIG, an efficient construction heuristic is well designed. Two different local searches based on the characteristics of the proposed problem are developed to enhance the local exploitation by neighborhood searching. A learning-based selection variable neighborhood search strategy is designed to avoid the solution trapping in local optima. By conducting extensive simulation experiments, the proposed VNIG shows superior performance compared with artificial chemical reaction optimization (CRO, 2017), the discrete artificial bee colony algorithm (DABC, 2018), the iterative greedy algorithm with a variable neighborhood search scheme (IGR, 2021), and the evolution strategy approach (ES, 2022).","container-title":"Applied Soft Computing","DOI":"10.1016/j.asoc.2022.109502","ISSN":"1568-4946","journalAbbreviation":"Applied Soft Computing","language":"en","page":"109502","source":"ScienceDirect","title":"An effective iterative greedy algorithm for distributed blocking flowshop scheduling problem with balanced energy costs criterion","volume":"129","author":[{"family":"Han","given":"Xue"},{"family":"Han","given":"Yuyan"},{"family":"Zhang","given":"Biao"},{"family":"Qin","given":"Haoxiang"},{"family":"Li","given":"Junqing"},{"family":"Liu","given":"Yiping"},{"family":"Gong","given":"Dunwei"}],"issued":{"date-parts":[["2022",11,1]]}}}],"schema":"https://github.com/citation-style-language/schema/raw/master/csl-citation.json"} </w:instrText>
      </w:r>
      <w:r w:rsidRPr="00052506">
        <w:rPr>
          <w:sz w:val="24"/>
        </w:rPr>
        <w:fldChar w:fldCharType="separate"/>
      </w:r>
      <w:r w:rsidR="001647F0" w:rsidRPr="001647F0">
        <w:rPr>
          <w:kern w:val="0"/>
          <w:sz w:val="24"/>
          <w:vertAlign w:val="superscript"/>
        </w:rPr>
        <w:t>[63]</w:t>
      </w:r>
      <w:r w:rsidRPr="00052506">
        <w:rPr>
          <w:sz w:val="24"/>
        </w:rPr>
        <w:fldChar w:fldCharType="end"/>
      </w:r>
      <w:r w:rsidR="00A0016F">
        <w:rPr>
          <w:rFonts w:hint="eastAsia"/>
          <w:sz w:val="24"/>
        </w:rPr>
        <w:t>，</w:t>
      </w:r>
      <w:r w:rsidRPr="00052506">
        <w:rPr>
          <w:rFonts w:hint="eastAsia"/>
          <w:sz w:val="24"/>
        </w:rPr>
        <w:t>并且</w:t>
      </w:r>
      <w:r w:rsidRPr="00052506">
        <w:rPr>
          <w:sz w:val="24"/>
        </w:rPr>
        <w:t>阻塞时间越长，能量消耗就越大。因此，</w:t>
      </w:r>
      <w:r w:rsidRPr="00052506">
        <w:rPr>
          <w:rFonts w:hint="eastAsia"/>
          <w:sz w:val="24"/>
        </w:rPr>
        <w:t>本章</w:t>
      </w:r>
      <w:r w:rsidRPr="00052506">
        <w:rPr>
          <w:sz w:val="24"/>
        </w:rPr>
        <w:t>重点探索</w:t>
      </w:r>
      <w:r w:rsidRPr="00052506">
        <w:rPr>
          <w:rFonts w:hint="eastAsia"/>
          <w:sz w:val="24"/>
        </w:rPr>
        <w:t>所有</w:t>
      </w:r>
      <w:r w:rsidRPr="00052506">
        <w:rPr>
          <w:sz w:val="24"/>
        </w:rPr>
        <w:t>阶段</w:t>
      </w:r>
      <w:r w:rsidRPr="00052506">
        <w:rPr>
          <w:rFonts w:hint="eastAsia"/>
          <w:sz w:val="24"/>
        </w:rPr>
        <w:t>累计加工</w:t>
      </w:r>
      <w:r w:rsidRPr="00052506">
        <w:rPr>
          <w:sz w:val="24"/>
        </w:rPr>
        <w:t>时间长的</w:t>
      </w:r>
      <w:r w:rsidRPr="00052506">
        <w:rPr>
          <w:rFonts w:hint="eastAsia"/>
          <w:sz w:val="24"/>
        </w:rPr>
        <w:t>工件</w:t>
      </w:r>
      <w:r w:rsidRPr="00052506">
        <w:rPr>
          <w:sz w:val="24"/>
        </w:rPr>
        <w:t>的最佳位置，</w:t>
      </w:r>
      <w:r w:rsidRPr="00052506">
        <w:rPr>
          <w:rFonts w:hint="eastAsia"/>
          <w:sz w:val="24"/>
        </w:rPr>
        <w:t>希望以此来降低</w:t>
      </w:r>
      <w:r w:rsidRPr="00052506">
        <w:rPr>
          <w:sz w:val="24"/>
        </w:rPr>
        <w:t>阻塞时间，从而在</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052506">
        <w:rPr>
          <w:rFonts w:hint="eastAsia"/>
          <w:color w:val="000000" w:themeColor="text1"/>
          <w:sz w:val="24"/>
        </w:rPr>
        <w:t>的</w:t>
      </w:r>
      <w:r w:rsidRPr="00052506">
        <w:rPr>
          <w:sz w:val="24"/>
        </w:rPr>
        <w:t>上限标准下</w:t>
      </w:r>
      <w:r w:rsidRPr="00052506">
        <w:rPr>
          <w:rFonts w:hint="eastAsia"/>
          <w:sz w:val="24"/>
        </w:rPr>
        <w:t>降低能耗</w:t>
      </w:r>
      <w:r w:rsidRPr="00052506">
        <w:rPr>
          <w:sz w:val="24"/>
        </w:rPr>
        <w:t>。受上述思想的启发，</w:t>
      </w:r>
      <w:r w:rsidRPr="00052506">
        <w:rPr>
          <w:rFonts w:hint="eastAsia"/>
          <w:sz w:val="24"/>
        </w:rPr>
        <w:t>本章</w:t>
      </w:r>
      <w:r w:rsidRPr="00052506">
        <w:rPr>
          <w:sz w:val="24"/>
        </w:rPr>
        <w:t>设计了</w:t>
      </w:r>
      <w:r w:rsidRPr="00052506">
        <w:rPr>
          <w:rFonts w:hint="eastAsia"/>
          <w:sz w:val="24"/>
        </w:rPr>
        <w:t>NEH</w:t>
      </w:r>
      <w:r w:rsidRPr="00052506">
        <w:rPr>
          <w:sz w:val="24"/>
        </w:rPr>
        <w:t>_F</w:t>
      </w:r>
      <w:r w:rsidRPr="00052506">
        <w:rPr>
          <w:sz w:val="24"/>
        </w:rPr>
        <w:t>的</w:t>
      </w:r>
      <w:r w:rsidRPr="00052506">
        <w:rPr>
          <w:rFonts w:hint="eastAsia"/>
          <w:sz w:val="24"/>
        </w:rPr>
        <w:t>改进版本</w:t>
      </w:r>
      <w:r w:rsidRPr="00052506">
        <w:rPr>
          <w:sz w:val="24"/>
        </w:rPr>
        <w:t>，</w:t>
      </w:r>
      <w:r w:rsidR="00A0016F">
        <w:rPr>
          <w:rFonts w:hint="eastAsia"/>
          <w:sz w:val="24"/>
        </w:rPr>
        <w:t>即</w:t>
      </w:r>
      <w:r w:rsidRPr="00052506">
        <w:rPr>
          <w:rFonts w:hint="eastAsia"/>
          <w:sz w:val="24"/>
        </w:rPr>
        <w:t>eNEH</w:t>
      </w:r>
      <w:r w:rsidRPr="00052506">
        <w:rPr>
          <w:sz w:val="24"/>
        </w:rPr>
        <w:t>_F</w:t>
      </w:r>
      <w:r w:rsidRPr="00052506">
        <w:rPr>
          <w:sz w:val="24"/>
        </w:rPr>
        <w:t>。</w:t>
      </w:r>
      <w:r w:rsidRPr="00052506">
        <w:rPr>
          <w:rFonts w:hint="eastAsia"/>
          <w:sz w:val="24"/>
        </w:rPr>
        <w:t>eNEH</w:t>
      </w:r>
      <w:r w:rsidRPr="00052506">
        <w:rPr>
          <w:sz w:val="24"/>
        </w:rPr>
        <w:t>_F</w:t>
      </w:r>
      <w:r w:rsidRPr="00052506">
        <w:rPr>
          <w:sz w:val="24"/>
        </w:rPr>
        <w:t>背后的主要思想是将</w:t>
      </w:r>
      <w:r w:rsidRPr="00052506">
        <w:rPr>
          <w:rFonts w:hint="eastAsia"/>
          <w:sz w:val="24"/>
        </w:rPr>
        <w:t>所有</w:t>
      </w:r>
      <w:r w:rsidR="00A0016F">
        <w:rPr>
          <w:rFonts w:hint="eastAsia"/>
          <w:sz w:val="24"/>
        </w:rPr>
        <w:t>工件</w:t>
      </w:r>
      <w:r w:rsidRPr="00052506">
        <w:rPr>
          <w:sz w:val="24"/>
        </w:rPr>
        <w:t>分配给工厂，并</w:t>
      </w:r>
      <w:r w:rsidRPr="00052506">
        <w:rPr>
          <w:rFonts w:hint="eastAsia"/>
          <w:sz w:val="24"/>
        </w:rPr>
        <w:t>为所有阶段累计加工时间较长的工件寻找</w:t>
      </w:r>
      <w:r w:rsidR="00A0016F">
        <w:rPr>
          <w:rFonts w:hint="eastAsia"/>
          <w:sz w:val="24"/>
        </w:rPr>
        <w:t>最佳</w:t>
      </w:r>
      <w:r w:rsidRPr="00052506">
        <w:rPr>
          <w:rFonts w:hint="eastAsia"/>
          <w:sz w:val="24"/>
        </w:rPr>
        <w:t>位置。</w:t>
      </w:r>
      <w:r w:rsidRPr="00052506">
        <w:rPr>
          <w:sz w:val="24"/>
        </w:rPr>
        <w:t>算法</w:t>
      </w:r>
      <w:r w:rsidRPr="00052506">
        <w:rPr>
          <w:sz w:val="24"/>
        </w:rPr>
        <w:t>4-3</w:t>
      </w:r>
      <w:r w:rsidRPr="00052506">
        <w:rPr>
          <w:sz w:val="24"/>
        </w:rPr>
        <w:t>描述了</w:t>
      </w:r>
      <w:r w:rsidRPr="00052506">
        <w:rPr>
          <w:rFonts w:hint="eastAsia"/>
          <w:sz w:val="24"/>
        </w:rPr>
        <w:t>eNEH</w:t>
      </w:r>
      <w:r w:rsidRPr="00052506">
        <w:rPr>
          <w:sz w:val="24"/>
        </w:rPr>
        <w:t>_F</w:t>
      </w:r>
      <w:r w:rsidRPr="00052506">
        <w:rPr>
          <w:rFonts w:hint="eastAsia"/>
          <w:sz w:val="24"/>
        </w:rPr>
        <w:t>分配</w:t>
      </w:r>
      <w:r w:rsidRPr="00052506">
        <w:rPr>
          <w:sz w:val="24"/>
        </w:rPr>
        <w:t>的过程。</w:t>
      </w:r>
    </w:p>
    <w:tbl>
      <w:tblPr>
        <w:tblStyle w:val="a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052506" w:rsidRPr="00460250" w14:paraId="2ECA5728" w14:textId="77777777" w:rsidTr="00B77F29">
        <w:tc>
          <w:tcPr>
            <w:tcW w:w="8286" w:type="dxa"/>
            <w:tcBorders>
              <w:top w:val="single" w:sz="6" w:space="0" w:color="auto"/>
              <w:bottom w:val="single" w:sz="6" w:space="0" w:color="auto"/>
            </w:tcBorders>
          </w:tcPr>
          <w:p w14:paraId="3F475666" w14:textId="254D1997" w:rsidR="00052506" w:rsidRPr="00603FF7" w:rsidRDefault="00052506" w:rsidP="00B77F29">
            <w:pPr>
              <w:rPr>
                <w:b/>
                <w:bCs/>
                <w:sz w:val="20"/>
                <w:szCs w:val="20"/>
              </w:rPr>
            </w:pPr>
            <w:r w:rsidRPr="00603FF7">
              <w:rPr>
                <w:b/>
                <w:bCs/>
                <w:sz w:val="20"/>
                <w:szCs w:val="20"/>
              </w:rPr>
              <w:t>算法</w:t>
            </w:r>
            <w:r w:rsidRPr="00603FF7">
              <w:rPr>
                <w:b/>
                <w:bCs/>
                <w:sz w:val="20"/>
                <w:szCs w:val="20"/>
              </w:rPr>
              <w:t>4-3</w:t>
            </w:r>
            <w:r w:rsidRPr="00603FF7">
              <w:rPr>
                <w:sz w:val="20"/>
                <w:szCs w:val="20"/>
              </w:rPr>
              <w:t xml:space="preserve"> eNEH_F</w:t>
            </w:r>
            <w:r w:rsidRPr="00603FF7">
              <w:rPr>
                <w:sz w:val="20"/>
                <w:szCs w:val="20"/>
              </w:rPr>
              <w:t>初始化策略</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p>
        </w:tc>
      </w:tr>
      <w:tr w:rsidR="00052506" w:rsidRPr="00460250" w14:paraId="405CEBE4" w14:textId="77777777" w:rsidTr="00B77F29">
        <w:tc>
          <w:tcPr>
            <w:tcW w:w="8286" w:type="dxa"/>
            <w:tcBorders>
              <w:top w:val="single" w:sz="6" w:space="0" w:color="auto"/>
            </w:tcBorders>
          </w:tcPr>
          <w:p w14:paraId="237E53AD" w14:textId="77777777" w:rsidR="00052506" w:rsidRPr="00603FF7" w:rsidRDefault="00052506" w:rsidP="00B77F29">
            <w:pPr>
              <w:snapToGrid w:val="0"/>
              <w:rPr>
                <w:sz w:val="20"/>
                <w:szCs w:val="20"/>
              </w:rPr>
            </w:pPr>
            <w:r w:rsidRPr="00603FF7">
              <w:rPr>
                <w:sz w:val="20"/>
                <w:szCs w:val="20"/>
              </w:rPr>
              <w:t>输入：最大完成时间的上限</w:t>
            </w:r>
          </w:p>
        </w:tc>
      </w:tr>
      <w:tr w:rsidR="00052506" w:rsidRPr="00460250" w14:paraId="69FC2EAF" w14:textId="77777777" w:rsidTr="00B77F29">
        <w:tc>
          <w:tcPr>
            <w:tcW w:w="8286" w:type="dxa"/>
          </w:tcPr>
          <w:p w14:paraId="47D24DB7" w14:textId="2B223FC0" w:rsidR="00052506" w:rsidRPr="00603FF7" w:rsidRDefault="00052506" w:rsidP="00B77F29">
            <w:pPr>
              <w:snapToGrid w:val="0"/>
              <w:rPr>
                <w:sz w:val="20"/>
                <w:szCs w:val="20"/>
              </w:rPr>
            </w:pPr>
            <w:r w:rsidRPr="00603FF7">
              <w:rPr>
                <w:sz w:val="20"/>
                <w:szCs w:val="20"/>
              </w:rPr>
              <w:lastRenderedPageBreak/>
              <w:t xml:space="preserve">01  </w:t>
            </w:r>
            <m:oMath>
              <m:r>
                <w:rPr>
                  <w:rFonts w:ascii="Cambria Math" w:hAnsi="Cambria Math"/>
                  <w:sz w:val="20"/>
                  <w:szCs w:val="20"/>
                </w:rPr>
                <m:t>σ=</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J</m:t>
                      </m:r>
                    </m:sub>
                  </m:sSub>
                </m:e>
              </m:d>
              <m:r>
                <w:rPr>
                  <w:rFonts w:ascii="Cambria Math" w:hAnsi="Cambria Math"/>
                  <w:sz w:val="20"/>
                  <w:szCs w:val="20"/>
                </w:rPr>
                <m:t>←</m:t>
              </m:r>
              <m:r>
                <m:rPr>
                  <m:sty m:val="p"/>
                </m:rPr>
                <w:rPr>
                  <w:rFonts w:ascii="Cambria Math" w:hAnsi="Cambria Math"/>
                  <w:sz w:val="20"/>
                  <w:szCs w:val="20"/>
                </w:rPr>
                <m:t>降序排列</m:t>
              </m:r>
              <m:d>
                <m:dPr>
                  <m:ctrlPr>
                    <w:rPr>
                      <w:rFonts w:ascii="Cambria Math" w:hAnsi="Cambria Math"/>
                      <w:sz w:val="20"/>
                      <w:szCs w:val="20"/>
                    </w:rPr>
                  </m:ctrlPr>
                </m:dPr>
                <m:e>
                  <m:nary>
                    <m:naryPr>
                      <m:chr m:val="∑"/>
                      <m:limLoc m:val="subSup"/>
                      <m:ctrlPr>
                        <w:rPr>
                          <w:rFonts w:ascii="Cambria Math" w:hAnsi="Cambria Math"/>
                          <w:i/>
                          <w:sz w:val="20"/>
                          <w:szCs w:val="20"/>
                        </w:rPr>
                      </m:ctrlPr>
                    </m:naryPr>
                    <m:sub>
                      <m:r>
                        <w:rPr>
                          <w:rFonts w:ascii="Cambria Math" w:hAnsi="Cambria Math"/>
                          <w:sz w:val="20"/>
                          <w:szCs w:val="20"/>
                        </w:rPr>
                        <m:t>s=1</m:t>
                      </m:r>
                    </m:sub>
                    <m:sup>
                      <m:r>
                        <w:rPr>
                          <w:rFonts w:ascii="Cambria Math" w:hAnsi="Cambria Math"/>
                          <w:sz w:val="20"/>
                          <w:szCs w:val="20"/>
                        </w:rPr>
                        <m:t>S</m:t>
                      </m:r>
                    </m:sup>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s</m:t>
                          </m:r>
                        </m:sub>
                      </m:sSub>
                    </m:e>
                  </m:nary>
                </m:e>
              </m:d>
            </m:oMath>
            <w:r w:rsidRPr="00603FF7">
              <w:rPr>
                <w:sz w:val="20"/>
                <w:szCs w:val="20"/>
              </w:rPr>
              <w:t xml:space="preserve">, </w:t>
            </w:r>
            <m:oMath>
              <m:r>
                <w:rPr>
                  <w:rFonts w:ascii="Cambria Math" w:hAnsi="Cambria Math"/>
                  <w:sz w:val="20"/>
                  <w:szCs w:val="20"/>
                </w:rPr>
                <m:t>j∈</m:t>
              </m:r>
              <m:d>
                <m:dPr>
                  <m:begChr m:val="{"/>
                  <m:endChr m:val="}"/>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J</m:t>
                  </m:r>
                </m:e>
              </m:d>
            </m:oMath>
          </w:p>
        </w:tc>
      </w:tr>
      <w:tr w:rsidR="00052506" w:rsidRPr="00460250" w14:paraId="7EBFFA87" w14:textId="77777777" w:rsidTr="00B77F29">
        <w:tc>
          <w:tcPr>
            <w:tcW w:w="8286" w:type="dxa"/>
          </w:tcPr>
          <w:p w14:paraId="0A97DB2D" w14:textId="600492CB" w:rsidR="00052506" w:rsidRPr="00603FF7" w:rsidRDefault="00052506" w:rsidP="00B77F29">
            <w:pPr>
              <w:snapToGrid w:val="0"/>
              <w:rPr>
                <w:sz w:val="20"/>
                <w:szCs w:val="20"/>
              </w:rPr>
            </w:pPr>
            <w:proofErr w:type="gramStart"/>
            <w:r w:rsidRPr="00603FF7">
              <w:rPr>
                <w:sz w:val="20"/>
                <w:szCs w:val="20"/>
              </w:rPr>
              <w:t xml:space="preserve">02  </w:t>
            </w:r>
            <w:r w:rsidRPr="00603FF7">
              <w:rPr>
                <w:b/>
                <w:bCs/>
                <w:sz w:val="20"/>
                <w:szCs w:val="20"/>
              </w:rPr>
              <w:t>for</w:t>
            </w:r>
            <w:proofErr w:type="gramEnd"/>
            <w:r w:rsidRPr="00603FF7">
              <w:rPr>
                <w:sz w:val="20"/>
                <w:szCs w:val="20"/>
              </w:rPr>
              <w:t xml:space="preserve"> </w:t>
            </w:r>
            <m:oMath>
              <m:r>
                <w:rPr>
                  <w:rFonts w:ascii="Cambria Math" w:hAnsi="Cambria Math"/>
                  <w:sz w:val="20"/>
                  <w:szCs w:val="20"/>
                </w:rPr>
                <m:t>f=1</m:t>
              </m:r>
            </m:oMath>
            <w:r w:rsidRPr="00603FF7">
              <w:rPr>
                <w:sz w:val="20"/>
                <w:szCs w:val="20"/>
              </w:rPr>
              <w:t xml:space="preserve"> </w:t>
            </w:r>
            <w:r w:rsidRPr="00603FF7">
              <w:rPr>
                <w:b/>
                <w:bCs/>
                <w:sz w:val="20"/>
                <w:szCs w:val="20"/>
              </w:rPr>
              <w:t>to</w:t>
            </w:r>
            <w:r w:rsidRPr="00603FF7">
              <w:rPr>
                <w:sz w:val="20"/>
                <w:szCs w:val="20"/>
              </w:rPr>
              <w:t xml:space="preserve"> </w:t>
            </w:r>
            <m:oMath>
              <m:r>
                <w:rPr>
                  <w:rFonts w:ascii="Cambria Math" w:hAnsi="Cambria Math"/>
                  <w:sz w:val="20"/>
                  <w:szCs w:val="20"/>
                </w:rPr>
                <m:t>F</m:t>
              </m:r>
            </m:oMath>
          </w:p>
        </w:tc>
      </w:tr>
      <w:tr w:rsidR="00052506" w:rsidRPr="00460250" w14:paraId="28833AE1" w14:textId="77777777" w:rsidTr="00B77F29">
        <w:tc>
          <w:tcPr>
            <w:tcW w:w="8286" w:type="dxa"/>
          </w:tcPr>
          <w:p w14:paraId="25FAFB31" w14:textId="34282D70" w:rsidR="00052506" w:rsidRPr="00603FF7" w:rsidRDefault="00052506" w:rsidP="00B77F29">
            <w:pPr>
              <w:snapToGrid w:val="0"/>
              <w:rPr>
                <w:sz w:val="20"/>
                <w:szCs w:val="20"/>
              </w:rPr>
            </w:pPr>
            <w:r w:rsidRPr="00603FF7">
              <w:rPr>
                <w:sz w:val="20"/>
                <w:szCs w:val="20"/>
              </w:rPr>
              <w:t xml:space="preserve">03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f</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f</m:t>
                  </m:r>
                </m:sub>
              </m:sSub>
            </m:oMath>
            <w:r w:rsidRPr="00603FF7">
              <w:rPr>
                <w:sz w:val="20"/>
                <w:szCs w:val="20"/>
              </w:rPr>
              <w:t xml:space="preserve">         </w:t>
            </w:r>
            <w:r w:rsidRPr="00603FF7">
              <w:rPr>
                <w:b/>
                <w:bCs/>
                <w:sz w:val="20"/>
                <w:szCs w:val="20"/>
              </w:rPr>
              <w:t xml:space="preserve"> </w:t>
            </w:r>
            <w:r w:rsidRPr="00603FF7">
              <w:rPr>
                <w:sz w:val="20"/>
                <w:szCs w:val="20"/>
              </w:rPr>
              <w:t>%%</w:t>
            </w:r>
            <m:oMath>
              <m:r>
                <w:rPr>
                  <w:rFonts w:ascii="Cambria Math" w:hAnsi="Cambria Math"/>
                  <w:sz w:val="20"/>
                  <w:szCs w:val="20"/>
                </w:rPr>
                <m:t>σ</m:t>
              </m:r>
            </m:oMath>
            <w:r w:rsidRPr="00603FF7">
              <w:rPr>
                <w:sz w:val="20"/>
                <w:szCs w:val="20"/>
              </w:rPr>
              <w:t>中的第</w:t>
            </w:r>
            <m:oMath>
              <m:r>
                <w:rPr>
                  <w:rFonts w:ascii="Cambria Math" w:hAnsi="Cambria Math"/>
                  <w:sz w:val="20"/>
                  <w:szCs w:val="20"/>
                </w:rPr>
                <m:t>f</m:t>
              </m:r>
            </m:oMath>
            <w:r w:rsidRPr="00603FF7">
              <w:rPr>
                <w:sz w:val="20"/>
                <w:szCs w:val="20"/>
              </w:rPr>
              <w:t>个工件分配到第</w:t>
            </w:r>
            <m:oMath>
              <m:r>
                <w:rPr>
                  <w:rFonts w:ascii="Cambria Math" w:hAnsi="Cambria Math"/>
                  <w:sz w:val="20"/>
                  <w:szCs w:val="20"/>
                </w:rPr>
                <m:t>f</m:t>
              </m:r>
            </m:oMath>
            <w:r w:rsidRPr="00603FF7">
              <w:rPr>
                <w:sz w:val="20"/>
                <w:szCs w:val="20"/>
              </w:rPr>
              <w:t>个工厂中</w:t>
            </w:r>
          </w:p>
        </w:tc>
      </w:tr>
      <w:tr w:rsidR="00052506" w:rsidRPr="00460250" w14:paraId="571008BF" w14:textId="77777777" w:rsidTr="00B77F29">
        <w:tc>
          <w:tcPr>
            <w:tcW w:w="8286" w:type="dxa"/>
          </w:tcPr>
          <w:p w14:paraId="4D76866E" w14:textId="77777777" w:rsidR="00052506" w:rsidRPr="00603FF7" w:rsidRDefault="00052506" w:rsidP="00B77F29">
            <w:pPr>
              <w:snapToGrid w:val="0"/>
              <w:rPr>
                <w:sz w:val="20"/>
                <w:szCs w:val="20"/>
              </w:rPr>
            </w:pPr>
            <w:proofErr w:type="gramStart"/>
            <w:r w:rsidRPr="00603FF7">
              <w:rPr>
                <w:sz w:val="20"/>
                <w:szCs w:val="20"/>
              </w:rPr>
              <w:t xml:space="preserve">04  </w:t>
            </w:r>
            <w:r w:rsidRPr="00603FF7">
              <w:rPr>
                <w:b/>
                <w:bCs/>
                <w:sz w:val="20"/>
                <w:szCs w:val="20"/>
              </w:rPr>
              <w:t>end</w:t>
            </w:r>
            <w:proofErr w:type="gramEnd"/>
            <w:r w:rsidRPr="00603FF7">
              <w:rPr>
                <w:b/>
                <w:bCs/>
                <w:sz w:val="20"/>
                <w:szCs w:val="20"/>
              </w:rPr>
              <w:t xml:space="preserve"> for</w:t>
            </w:r>
          </w:p>
        </w:tc>
      </w:tr>
      <w:tr w:rsidR="00052506" w:rsidRPr="00460250" w14:paraId="49502E9D" w14:textId="77777777" w:rsidTr="00B77F29">
        <w:tc>
          <w:tcPr>
            <w:tcW w:w="8286" w:type="dxa"/>
          </w:tcPr>
          <w:p w14:paraId="1D2C589D" w14:textId="5D15A2BA" w:rsidR="00052506" w:rsidRPr="00603FF7" w:rsidRDefault="00052506" w:rsidP="00B77F29">
            <w:pPr>
              <w:snapToGrid w:val="0"/>
              <w:rPr>
                <w:sz w:val="20"/>
                <w:szCs w:val="20"/>
              </w:rPr>
            </w:pPr>
            <w:proofErr w:type="gramStart"/>
            <w:r w:rsidRPr="00603FF7">
              <w:rPr>
                <w:sz w:val="20"/>
                <w:szCs w:val="20"/>
              </w:rPr>
              <w:t xml:space="preserve">05  </w:t>
            </w:r>
            <w:r w:rsidRPr="00603FF7">
              <w:rPr>
                <w:b/>
                <w:bCs/>
                <w:sz w:val="20"/>
                <w:szCs w:val="20"/>
              </w:rPr>
              <w:t>for</w:t>
            </w:r>
            <w:proofErr w:type="gramEnd"/>
            <w:r w:rsidRPr="00603FF7">
              <w:rPr>
                <w:sz w:val="20"/>
                <w:szCs w:val="20"/>
              </w:rPr>
              <w:t xml:space="preserve"> </w:t>
            </w:r>
            <m:oMath>
              <m:r>
                <w:rPr>
                  <w:rFonts w:ascii="Cambria Math" w:hAnsi="Cambria Math"/>
                  <w:sz w:val="20"/>
                  <w:szCs w:val="20"/>
                </w:rPr>
                <m:t>j=F+1</m:t>
              </m:r>
            </m:oMath>
            <w:r w:rsidRPr="00603FF7">
              <w:rPr>
                <w:sz w:val="20"/>
                <w:szCs w:val="20"/>
              </w:rPr>
              <w:t xml:space="preserve"> </w:t>
            </w:r>
            <w:r w:rsidRPr="00603FF7">
              <w:rPr>
                <w:b/>
                <w:bCs/>
                <w:sz w:val="20"/>
                <w:szCs w:val="20"/>
              </w:rPr>
              <w:t>to</w:t>
            </w:r>
            <w:r w:rsidRPr="00603FF7">
              <w:rPr>
                <w:sz w:val="20"/>
                <w:szCs w:val="20"/>
              </w:rPr>
              <w:t xml:space="preserve"> </w:t>
            </w:r>
            <m:oMath>
              <m:r>
                <w:rPr>
                  <w:rFonts w:ascii="Cambria Math" w:hAnsi="Cambria Math"/>
                  <w:sz w:val="20"/>
                  <w:szCs w:val="20"/>
                </w:rPr>
                <m:t>J</m:t>
              </m:r>
            </m:oMath>
          </w:p>
        </w:tc>
      </w:tr>
      <w:tr w:rsidR="00052506" w:rsidRPr="00460250" w14:paraId="73866A69" w14:textId="77777777" w:rsidTr="00B77F29">
        <w:tc>
          <w:tcPr>
            <w:tcW w:w="8286" w:type="dxa"/>
          </w:tcPr>
          <w:p w14:paraId="241923FD" w14:textId="6661C437" w:rsidR="00052506" w:rsidRPr="00603FF7" w:rsidRDefault="00052506" w:rsidP="00B77F29">
            <w:pPr>
              <w:snapToGrid w:val="0"/>
              <w:rPr>
                <w:sz w:val="20"/>
                <w:szCs w:val="20"/>
              </w:rPr>
            </w:pPr>
            <w:r w:rsidRPr="00603FF7">
              <w:rPr>
                <w:sz w:val="20"/>
                <w:szCs w:val="20"/>
              </w:rPr>
              <w:t xml:space="preserve">06    </w:t>
            </w:r>
            <w:r w:rsidRPr="00603FF7">
              <w:rPr>
                <w:b/>
                <w:bCs/>
                <w:sz w:val="20"/>
                <w:szCs w:val="20"/>
              </w:rPr>
              <w:t>for</w:t>
            </w:r>
            <w:r w:rsidRPr="00603FF7">
              <w:rPr>
                <w:sz w:val="20"/>
                <w:szCs w:val="20"/>
              </w:rPr>
              <w:t xml:space="preserve"> </w:t>
            </w:r>
            <m:oMath>
              <m:r>
                <w:rPr>
                  <w:rFonts w:ascii="Cambria Math" w:hAnsi="Cambria Math"/>
                  <w:sz w:val="20"/>
                  <w:szCs w:val="20"/>
                </w:rPr>
                <m:t>f=1</m:t>
              </m:r>
            </m:oMath>
            <w:r w:rsidRPr="00603FF7">
              <w:rPr>
                <w:sz w:val="20"/>
                <w:szCs w:val="20"/>
              </w:rPr>
              <w:t xml:space="preserve"> </w:t>
            </w:r>
            <w:r w:rsidRPr="00603FF7">
              <w:rPr>
                <w:b/>
                <w:bCs/>
                <w:sz w:val="20"/>
                <w:szCs w:val="20"/>
              </w:rPr>
              <w:t>to</w:t>
            </w:r>
            <w:r w:rsidRPr="00603FF7">
              <w:rPr>
                <w:sz w:val="20"/>
                <w:szCs w:val="20"/>
              </w:rPr>
              <w:t xml:space="preserve"> </w:t>
            </w:r>
            <m:oMath>
              <m:r>
                <w:rPr>
                  <w:rFonts w:ascii="Cambria Math" w:hAnsi="Cambria Math"/>
                  <w:sz w:val="20"/>
                  <w:szCs w:val="20"/>
                </w:rPr>
                <m:t>F</m:t>
              </m:r>
            </m:oMath>
          </w:p>
        </w:tc>
      </w:tr>
      <w:tr w:rsidR="00052506" w:rsidRPr="00460250" w14:paraId="40548176" w14:textId="77777777" w:rsidTr="00B77F29">
        <w:tc>
          <w:tcPr>
            <w:tcW w:w="8286" w:type="dxa"/>
          </w:tcPr>
          <w:p w14:paraId="06AD459E" w14:textId="0BBA62B1" w:rsidR="00052506" w:rsidRPr="00603FF7" w:rsidRDefault="00052506" w:rsidP="00B77F29">
            <w:pPr>
              <w:snapToGrid w:val="0"/>
              <w:rPr>
                <w:sz w:val="20"/>
                <w:szCs w:val="20"/>
              </w:rPr>
            </w:pPr>
            <w:r w:rsidRPr="00603FF7">
              <w:rPr>
                <w:sz w:val="20"/>
                <w:szCs w:val="20"/>
              </w:rPr>
              <w:t xml:space="preserve">07      </w:t>
            </w:r>
            <w:r w:rsidRPr="00603FF7">
              <w:rPr>
                <w:sz w:val="20"/>
                <w:szCs w:val="20"/>
              </w:rPr>
              <w:t>找出工厂</w:t>
            </w:r>
            <m:oMath>
              <m:r>
                <w:rPr>
                  <w:rFonts w:ascii="Cambria Math" w:hAnsi="Cambria Math"/>
                  <w:sz w:val="20"/>
                  <w:szCs w:val="20"/>
                </w:rPr>
                <m:t>f</m:t>
              </m:r>
            </m:oMath>
            <w:r w:rsidRPr="00603FF7">
              <w:rPr>
                <w:sz w:val="20"/>
                <w:szCs w:val="20"/>
              </w:rPr>
              <w:t>中工件</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j</m:t>
                  </m:r>
                </m:sub>
              </m:sSub>
            </m:oMath>
            <w:r w:rsidRPr="00603FF7">
              <w:rPr>
                <w:sz w:val="20"/>
                <w:szCs w:val="20"/>
              </w:rPr>
              <w:t>要插入的最好位置</w:t>
            </w:r>
            <m:oMath>
              <m:r>
                <w:rPr>
                  <w:rFonts w:ascii="Cambria Math" w:hAnsi="Cambria Math"/>
                  <w:sz w:val="20"/>
                  <w:szCs w:val="20"/>
                </w:rPr>
                <m:t>po</m:t>
              </m:r>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f</m:t>
                  </m:r>
                </m:sub>
                <m:sup>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sup>
              </m:sSubSup>
              <m:r>
                <w:rPr>
                  <w:rFonts w:ascii="Cambria Math" w:hAnsi="Cambria Math"/>
                  <w:sz w:val="20"/>
                  <w:szCs w:val="20"/>
                </w:rPr>
                <m:t>=arg</m:t>
              </m:r>
              <m:d>
                <m:dPr>
                  <m:ctrlPr>
                    <w:rPr>
                      <w:rFonts w:ascii="Cambria Math" w:hAnsi="Cambria Math"/>
                      <w:sz w:val="20"/>
                      <w:szCs w:val="20"/>
                    </w:rPr>
                  </m:ctrlPr>
                </m:dPr>
                <m:e>
                  <m:r>
                    <m:rPr>
                      <m:sty m:val="p"/>
                    </m:rPr>
                    <w:rPr>
                      <w:rFonts w:ascii="Cambria Math" w:hAnsi="Cambria Math"/>
                      <w:sz w:val="20"/>
                      <w:szCs w:val="20"/>
                    </w:rPr>
                    <m:t>mi</m:t>
                  </m:r>
                  <m:sSubSup>
                    <m:sSubSupPr>
                      <m:ctrlPr>
                        <w:rPr>
                          <w:rFonts w:ascii="Cambria Math" w:hAnsi="Cambria Math"/>
                          <w:sz w:val="20"/>
                          <w:szCs w:val="20"/>
                        </w:rPr>
                      </m:ctrlPr>
                    </m:sSubSupPr>
                    <m:e>
                      <m:r>
                        <m:rPr>
                          <m:sty m:val="p"/>
                        </m:rPr>
                        <w:rPr>
                          <w:rFonts w:ascii="Cambria Math" w:hAnsi="Cambria Math"/>
                          <w:sz w:val="20"/>
                          <w:szCs w:val="20"/>
                        </w:rPr>
                        <m:t>n</m:t>
                      </m:r>
                    </m:e>
                    <m:sub>
                      <m:r>
                        <w:rPr>
                          <w:rFonts w:ascii="Cambria Math" w:hAnsi="Cambria Math"/>
                          <w:sz w:val="20"/>
                          <w:szCs w:val="20"/>
                        </w:rPr>
                        <m:t>p=1</m:t>
                      </m:r>
                    </m:sub>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+1</m:t>
                      </m:r>
                    </m:sup>
                  </m:sSubSup>
                  <m: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f</m:t>
                      </m:r>
                    </m:sub>
                    <m:sup>
                      <m:r>
                        <w:rPr>
                          <w:rFonts w:ascii="Cambria Math" w:hAnsi="Cambria Math"/>
                          <w:sz w:val="20"/>
                          <w:szCs w:val="20"/>
                        </w:rPr>
                        <m:t>p</m:t>
                      </m:r>
                    </m:sup>
                  </m:sSubSup>
                </m:e>
              </m:d>
            </m:oMath>
          </w:p>
        </w:tc>
      </w:tr>
      <w:tr w:rsidR="00052506" w:rsidRPr="00460250" w14:paraId="1F8A5F02" w14:textId="77777777" w:rsidTr="00B77F29">
        <w:tc>
          <w:tcPr>
            <w:tcW w:w="8286" w:type="dxa"/>
          </w:tcPr>
          <w:p w14:paraId="04F75527" w14:textId="77777777" w:rsidR="00052506" w:rsidRPr="00603FF7" w:rsidRDefault="00052506" w:rsidP="00B77F29">
            <w:pPr>
              <w:snapToGrid w:val="0"/>
              <w:rPr>
                <w:sz w:val="20"/>
                <w:szCs w:val="20"/>
              </w:rPr>
            </w:pPr>
            <w:r w:rsidRPr="00603FF7">
              <w:rPr>
                <w:sz w:val="20"/>
                <w:szCs w:val="20"/>
              </w:rPr>
              <w:t xml:space="preserve">08    </w:t>
            </w:r>
            <w:r w:rsidRPr="00603FF7">
              <w:rPr>
                <w:b/>
                <w:bCs/>
                <w:sz w:val="20"/>
                <w:szCs w:val="20"/>
              </w:rPr>
              <w:t>end for</w:t>
            </w:r>
          </w:p>
        </w:tc>
      </w:tr>
      <w:tr w:rsidR="00052506" w:rsidRPr="00460250" w14:paraId="2DC56353" w14:textId="77777777" w:rsidTr="00B77F29">
        <w:tc>
          <w:tcPr>
            <w:tcW w:w="8286" w:type="dxa"/>
          </w:tcPr>
          <w:p w14:paraId="1A6B9F27" w14:textId="5A8A112E" w:rsidR="00052506" w:rsidRPr="00603FF7" w:rsidRDefault="00052506" w:rsidP="00B77F29">
            <w:pPr>
              <w:snapToGrid w:val="0"/>
              <w:rPr>
                <w:sz w:val="20"/>
                <w:szCs w:val="20"/>
              </w:rPr>
            </w:pPr>
            <w:r w:rsidRPr="00603FF7">
              <w:rPr>
                <w:sz w:val="20"/>
                <w:szCs w:val="20"/>
              </w:rPr>
              <w:t xml:space="preserve">09    </w:t>
            </w:r>
            <w:r w:rsidRPr="00603FF7">
              <w:rPr>
                <w:sz w:val="20"/>
                <w:szCs w:val="20"/>
              </w:rPr>
              <w:t>将工件</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j</m:t>
                  </m:r>
                </m:sub>
              </m:sSub>
            </m:oMath>
            <w:r w:rsidRPr="00603FF7">
              <w:rPr>
                <w:sz w:val="20"/>
                <w:szCs w:val="20"/>
              </w:rPr>
              <w:t>插入到所有工厂最好的位置</w:t>
            </w:r>
            <m:oMath>
              <m:r>
                <w:rPr>
                  <w:rFonts w:ascii="Cambria Math" w:hAnsi="Cambria Math"/>
                  <w:sz w:val="20"/>
                  <w:szCs w:val="20"/>
                </w:rPr>
                <m:t>po</m:t>
              </m:r>
              <m:sSubSup>
                <m:sSubSupPr>
                  <m:ctrlPr>
                    <w:rPr>
                      <w:rFonts w:ascii="Cambria Math" w:hAnsi="Cambria Math"/>
                      <w:sz w:val="20"/>
                      <w:szCs w:val="20"/>
                    </w:rPr>
                  </m:ctrlPr>
                </m:sSubSupPr>
                <m:e>
                  <m:r>
                    <w:rPr>
                      <w:rFonts w:ascii="Cambria Math" w:hAnsi="Cambria Math"/>
                      <w:sz w:val="20"/>
                      <w:szCs w:val="20"/>
                    </w:rPr>
                    <m:t>s</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up>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sup>
              </m:sSubSup>
              <m:r>
                <w:rPr>
                  <w:rFonts w:ascii="Cambria Math" w:hAnsi="Cambria Math"/>
                  <w:sz w:val="20"/>
                  <w:szCs w:val="20"/>
                </w:rPr>
                <m:t>=arg</m:t>
              </m:r>
              <m:d>
                <m:dPr>
                  <m:ctrlPr>
                    <w:rPr>
                      <w:rFonts w:ascii="Cambria Math" w:hAnsi="Cambria Math"/>
                      <w:sz w:val="20"/>
                      <w:szCs w:val="20"/>
                    </w:rPr>
                  </m:ctrlPr>
                </m:dPr>
                <m:e>
                  <m:r>
                    <m:rPr>
                      <m:sty m:val="p"/>
                    </m:rPr>
                    <w:rPr>
                      <w:rFonts w:ascii="Cambria Math" w:hAnsi="Cambria Math"/>
                      <w:sz w:val="20"/>
                      <w:szCs w:val="20"/>
                    </w:rPr>
                    <m:t>mi</m:t>
                  </m:r>
                  <m:sSubSup>
                    <m:sSubSupPr>
                      <m:ctrlPr>
                        <w:rPr>
                          <w:rFonts w:ascii="Cambria Math" w:hAnsi="Cambria Math"/>
                          <w:sz w:val="20"/>
                          <w:szCs w:val="20"/>
                        </w:rPr>
                      </m:ctrlPr>
                    </m:sSubSupPr>
                    <m:e>
                      <m:r>
                        <m:rPr>
                          <m:sty m:val="p"/>
                        </m:rPr>
                        <w:rPr>
                          <w:rFonts w:ascii="Cambria Math" w:hAnsi="Cambria Math"/>
                          <w:sz w:val="20"/>
                          <w:szCs w:val="20"/>
                        </w:rPr>
                        <m:t>n</m:t>
                      </m:r>
                    </m:e>
                    <m:sub>
                      <m:r>
                        <w:rPr>
                          <w:rFonts w:ascii="Cambria Math" w:hAnsi="Cambria Math"/>
                          <w:sz w:val="20"/>
                          <w:szCs w:val="20"/>
                        </w:rPr>
                        <m:t>f=1</m:t>
                      </m:r>
                    </m:sub>
                    <m:sup>
                      <m:r>
                        <w:rPr>
                          <w:rFonts w:ascii="Cambria Math" w:hAnsi="Cambria Math"/>
                          <w:sz w:val="20"/>
                          <w:szCs w:val="20"/>
                        </w:rPr>
                        <m:t>F</m:t>
                      </m:r>
                    </m:sup>
                  </m:sSubSup>
                  <m:r>
                    <w:rPr>
                      <w:rFonts w:ascii="Cambria Math" w:hAnsi="Cambria Math"/>
                      <w:sz w:val="20"/>
                      <w:szCs w:val="20"/>
                    </w:rPr>
                    <m:t>po</m:t>
                  </m:r>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f</m:t>
                      </m:r>
                    </m:sub>
                    <m:sup>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sup>
                  </m:sSubSup>
                </m:e>
              </m:d>
            </m:oMath>
          </w:p>
        </w:tc>
      </w:tr>
      <w:tr w:rsidR="00052506" w:rsidRPr="00460250" w14:paraId="3AD44740" w14:textId="77777777" w:rsidTr="00B77F29">
        <w:tc>
          <w:tcPr>
            <w:tcW w:w="8286" w:type="dxa"/>
          </w:tcPr>
          <w:p w14:paraId="08803DEC" w14:textId="79AEDE5A" w:rsidR="00052506" w:rsidRPr="00603FF7" w:rsidRDefault="00052506" w:rsidP="00B77F29">
            <w:pPr>
              <w:snapToGrid w:val="0"/>
              <w:rPr>
                <w:sz w:val="20"/>
                <w:szCs w:val="20"/>
              </w:rPr>
            </w:pPr>
            <w:r w:rsidRPr="00603FF7">
              <w:rPr>
                <w:sz w:val="20"/>
                <w:szCs w:val="20"/>
              </w:rPr>
              <w:t xml:space="preserve">10    </w:t>
            </w:r>
            <w:r w:rsidRPr="00603FF7">
              <w:rPr>
                <w:b/>
                <w:bCs/>
                <w:sz w:val="20"/>
                <w:szCs w:val="20"/>
              </w:rPr>
              <w:t>if</w:t>
            </w:r>
            <w:r w:rsidRPr="00603FF7">
              <w:rPr>
                <w:sz w:val="20"/>
                <w:szCs w:val="20"/>
              </w:rPr>
              <w:t xml:space="preserve"> (</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oMath>
            <w:r w:rsidRPr="00603FF7">
              <w:rPr>
                <w:sz w:val="20"/>
                <w:szCs w:val="20"/>
              </w:rPr>
              <w:t>)</w:t>
            </w:r>
          </w:p>
        </w:tc>
      </w:tr>
      <w:tr w:rsidR="00052506" w:rsidRPr="00460250" w14:paraId="25961840" w14:textId="77777777" w:rsidTr="00B77F29">
        <w:tc>
          <w:tcPr>
            <w:tcW w:w="8286" w:type="dxa"/>
          </w:tcPr>
          <w:p w14:paraId="7CBE24C8" w14:textId="7E1EDC3A" w:rsidR="00052506" w:rsidRPr="00603FF7" w:rsidRDefault="00052506" w:rsidP="00B77F29">
            <w:pPr>
              <w:snapToGrid w:val="0"/>
              <w:rPr>
                <w:sz w:val="20"/>
                <w:szCs w:val="20"/>
              </w:rPr>
            </w:pPr>
            <w:r w:rsidRPr="00603FF7">
              <w:rPr>
                <w:sz w:val="20"/>
                <w:szCs w:val="20"/>
              </w:rPr>
              <w:t xml:space="preserve">11      </w:t>
            </w:r>
            <w:r w:rsidRPr="00603FF7">
              <w:rPr>
                <w:sz w:val="20"/>
                <w:szCs w:val="20"/>
              </w:rPr>
              <w:t>将</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中的第</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oMath>
            <w:proofErr w:type="gramStart"/>
            <w:r w:rsidRPr="00603FF7">
              <w:rPr>
                <w:sz w:val="20"/>
                <w:szCs w:val="20"/>
              </w:rPr>
              <w:t>个</w:t>
            </w:r>
            <w:proofErr w:type="gramEnd"/>
            <w:r w:rsidRPr="00603FF7">
              <w:rPr>
                <w:sz w:val="20"/>
                <w:szCs w:val="20"/>
              </w:rPr>
              <w:t>工件重新插入到</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中的最好位置（</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max</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r w:rsidRPr="00603FF7">
              <w:rPr>
                <w:sz w:val="20"/>
                <w:szCs w:val="20"/>
              </w:rPr>
              <w:t>）</w:t>
            </w:r>
          </w:p>
        </w:tc>
      </w:tr>
      <w:tr w:rsidR="00052506" w:rsidRPr="00460250" w14:paraId="7E18D0DB" w14:textId="77777777" w:rsidTr="00B77F29">
        <w:tc>
          <w:tcPr>
            <w:tcW w:w="8286" w:type="dxa"/>
          </w:tcPr>
          <w:p w14:paraId="0A2D1204" w14:textId="2A41CC3E" w:rsidR="00052506" w:rsidRPr="00603FF7" w:rsidRDefault="00052506" w:rsidP="00B77F29">
            <w:pPr>
              <w:snapToGrid w:val="0"/>
              <w:rPr>
                <w:sz w:val="20"/>
                <w:szCs w:val="20"/>
              </w:rPr>
            </w:pPr>
            <w:r w:rsidRPr="00603FF7">
              <w:rPr>
                <w:sz w:val="20"/>
                <w:szCs w:val="20"/>
              </w:rPr>
              <w:t xml:space="preserve">12    </w:t>
            </w:r>
            <w:r w:rsidRPr="00603FF7">
              <w:rPr>
                <w:b/>
                <w:bCs/>
                <w:sz w:val="20"/>
                <w:szCs w:val="20"/>
              </w:rPr>
              <w:t>else if</w:t>
            </w:r>
            <w:r w:rsidRPr="00603FF7">
              <w:rPr>
                <w:sz w:val="20"/>
                <w:szCs w:val="20"/>
              </w:rPr>
              <w:t xml:space="preserve"> (</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r>
                <m:rPr>
                  <m:sty m:val="p"/>
                </m:rPr>
                <w:rPr>
                  <w:rFonts w:ascii="Cambria Math" w:hAnsi="Cambria Math"/>
                  <w:sz w:val="20"/>
                  <w:szCs w:val="20"/>
                </w:rPr>
                <m:t>|</m:t>
              </m:r>
              <m:r>
                <w:rPr>
                  <w:rFonts w:ascii="Cambria Math" w:hAnsi="Cambria Math"/>
                  <w:sz w:val="20"/>
                  <w:szCs w:val="20"/>
                </w:rPr>
                <m:t>+1</m:t>
              </m:r>
            </m:oMath>
            <w:r w:rsidRPr="00603FF7">
              <w:rPr>
                <w:sz w:val="20"/>
                <w:szCs w:val="20"/>
              </w:rPr>
              <w:t>)</w:t>
            </w:r>
          </w:p>
        </w:tc>
      </w:tr>
      <w:tr w:rsidR="00052506" w:rsidRPr="00460250" w14:paraId="4B4D82AC" w14:textId="77777777" w:rsidTr="00B77F29">
        <w:tc>
          <w:tcPr>
            <w:tcW w:w="8286" w:type="dxa"/>
          </w:tcPr>
          <w:p w14:paraId="1911649C" w14:textId="6CE0DA6C" w:rsidR="00052506" w:rsidRPr="00603FF7" w:rsidRDefault="00052506" w:rsidP="00B77F29">
            <w:pPr>
              <w:snapToGrid w:val="0"/>
              <w:rPr>
                <w:sz w:val="20"/>
                <w:szCs w:val="20"/>
              </w:rPr>
            </w:pPr>
            <w:r w:rsidRPr="00603FF7">
              <w:rPr>
                <w:sz w:val="20"/>
                <w:szCs w:val="20"/>
              </w:rPr>
              <w:t xml:space="preserve">13      </w:t>
            </w:r>
            <w:r w:rsidRPr="00603FF7">
              <w:rPr>
                <w:sz w:val="20"/>
                <w:szCs w:val="20"/>
              </w:rPr>
              <w:t>将</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中的第</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oMath>
            <w:proofErr w:type="gramStart"/>
            <w:r w:rsidRPr="00603FF7">
              <w:rPr>
                <w:sz w:val="20"/>
                <w:szCs w:val="20"/>
              </w:rPr>
              <w:t>个</w:t>
            </w:r>
            <w:proofErr w:type="gramEnd"/>
            <w:r w:rsidRPr="00603FF7">
              <w:rPr>
                <w:sz w:val="20"/>
                <w:szCs w:val="20"/>
              </w:rPr>
              <w:t>工件重新插入到</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中的最好位置（</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max</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r w:rsidRPr="00603FF7">
              <w:rPr>
                <w:sz w:val="20"/>
                <w:szCs w:val="20"/>
              </w:rPr>
              <w:t>）</w:t>
            </w:r>
          </w:p>
        </w:tc>
      </w:tr>
      <w:tr w:rsidR="00052506" w:rsidRPr="00460250" w14:paraId="0B37CE02" w14:textId="77777777" w:rsidTr="00B77F29">
        <w:tc>
          <w:tcPr>
            <w:tcW w:w="8286" w:type="dxa"/>
          </w:tcPr>
          <w:p w14:paraId="779ADDB1" w14:textId="77777777" w:rsidR="00052506" w:rsidRPr="00603FF7" w:rsidRDefault="00052506" w:rsidP="00B77F29">
            <w:pPr>
              <w:snapToGrid w:val="0"/>
              <w:rPr>
                <w:sz w:val="20"/>
                <w:szCs w:val="20"/>
              </w:rPr>
            </w:pPr>
            <w:r w:rsidRPr="00603FF7">
              <w:rPr>
                <w:sz w:val="20"/>
                <w:szCs w:val="20"/>
              </w:rPr>
              <w:t xml:space="preserve">14    </w:t>
            </w:r>
            <w:r w:rsidRPr="00603FF7">
              <w:rPr>
                <w:b/>
                <w:bCs/>
                <w:sz w:val="20"/>
                <w:szCs w:val="20"/>
              </w:rPr>
              <w:t>else</w:t>
            </w:r>
          </w:p>
        </w:tc>
      </w:tr>
      <w:tr w:rsidR="00052506" w:rsidRPr="00460250" w14:paraId="119A5038" w14:textId="77777777" w:rsidTr="00B77F29">
        <w:tc>
          <w:tcPr>
            <w:tcW w:w="8286" w:type="dxa"/>
          </w:tcPr>
          <w:p w14:paraId="76E6DC32" w14:textId="242E1DD0" w:rsidR="00052506" w:rsidRPr="00603FF7" w:rsidRDefault="00052506" w:rsidP="00B77F29">
            <w:pPr>
              <w:snapToGrid w:val="0"/>
              <w:rPr>
                <w:sz w:val="20"/>
                <w:szCs w:val="20"/>
              </w:rPr>
            </w:pPr>
            <w:r w:rsidRPr="00603FF7">
              <w:rPr>
                <w:sz w:val="20"/>
                <w:szCs w:val="20"/>
              </w:rPr>
              <w:t xml:space="preserve">15     </w:t>
            </w:r>
            <w:r w:rsidRPr="00603FF7">
              <w:rPr>
                <w:b/>
                <w:bCs/>
                <w:sz w:val="20"/>
                <w:szCs w:val="20"/>
              </w:rPr>
              <w:t>if</w:t>
            </w:r>
            <w:r w:rsidRPr="00603FF7">
              <w:rPr>
                <w:sz w:val="20"/>
                <w:szCs w:val="20"/>
              </w:rPr>
              <w:t xml:space="preserve"> (</w:t>
            </w:r>
            <m:oMath>
              <m:nary>
                <m:naryPr>
                  <m:chr m:val="∑"/>
                  <m:limLoc m:val="subSup"/>
                  <m:ctrlPr>
                    <w:rPr>
                      <w:rFonts w:ascii="Cambria Math" w:hAnsi="Cambria Math"/>
                      <w:i/>
                      <w:sz w:val="20"/>
                      <w:szCs w:val="20"/>
                    </w:rPr>
                  </m:ctrlPr>
                </m:naryPr>
                <m:sub>
                  <m:r>
                    <w:rPr>
                      <w:rFonts w:ascii="Cambria Math" w:hAnsi="Cambria Math"/>
                      <w:sz w:val="20"/>
                      <w:szCs w:val="20"/>
                    </w:rPr>
                    <m:t>s=1</m:t>
                  </m:r>
                </m:sub>
                <m:sup>
                  <m:r>
                    <w:rPr>
                      <w:rFonts w:ascii="Cambria Math" w:hAnsi="Cambria Math"/>
                      <w:sz w:val="20"/>
                      <w:szCs w:val="20"/>
                    </w:rPr>
                    <m:t>S</m:t>
                  </m:r>
                </m:sup>
                <m:e>
                  <m:sSub>
                    <m:sSubPr>
                      <m:ctrlPr>
                        <w:rPr>
                          <w:rFonts w:ascii="Cambria Math" w:hAnsi="Cambria Math"/>
                          <w:sz w:val="20"/>
                          <w:szCs w:val="20"/>
                        </w:rPr>
                      </m:ctrlPr>
                    </m:sSubPr>
                    <m:e>
                      <m:r>
                        <w:rPr>
                          <w:rFonts w:ascii="Cambria Math" w:hAnsi="Cambria Math"/>
                          <w:sz w:val="20"/>
                          <w:szCs w:val="20"/>
                        </w:rPr>
                        <m:t>p</m:t>
                      </m:r>
                    </m:e>
                    <m:sub>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r>
                            <w:rPr>
                              <w:rFonts w:ascii="Cambria Math" w:hAnsi="Cambria Math"/>
                              <w:sz w:val="20"/>
                              <w:szCs w:val="20"/>
                            </w:rPr>
                            <m:t>_</m:t>
                          </m:r>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s</m:t>
                      </m:r>
                    </m:sub>
                  </m:sSub>
                </m:e>
              </m:nary>
              <m:r>
                <w:rPr>
                  <w:rFonts w:ascii="Cambria Math" w:hAnsi="Cambria Math"/>
                  <w:sz w:val="20"/>
                  <w:szCs w:val="20"/>
                </w:rPr>
                <m:t>&gt;</m:t>
              </m:r>
              <m:nary>
                <m:naryPr>
                  <m:chr m:val="∑"/>
                  <m:limLoc m:val="subSup"/>
                  <m:ctrlPr>
                    <w:rPr>
                      <w:rFonts w:ascii="Cambria Math" w:hAnsi="Cambria Math"/>
                      <w:i/>
                      <w:sz w:val="20"/>
                      <w:szCs w:val="20"/>
                    </w:rPr>
                  </m:ctrlPr>
                </m:naryPr>
                <m:sub>
                  <m:r>
                    <w:rPr>
                      <w:rFonts w:ascii="Cambria Math" w:hAnsi="Cambria Math"/>
                      <w:sz w:val="20"/>
                      <w:szCs w:val="20"/>
                    </w:rPr>
                    <m:t>s=1</m:t>
                  </m:r>
                </m:sub>
                <m:sup>
                  <m:r>
                    <w:rPr>
                      <w:rFonts w:ascii="Cambria Math" w:hAnsi="Cambria Math"/>
                      <w:sz w:val="20"/>
                      <w:szCs w:val="20"/>
                    </w:rPr>
                    <m:t>S</m:t>
                  </m:r>
                </m:sup>
                <m:e>
                  <m:sSub>
                    <m:sSubPr>
                      <m:ctrlPr>
                        <w:rPr>
                          <w:rFonts w:ascii="Cambria Math" w:hAnsi="Cambria Math"/>
                          <w:sz w:val="20"/>
                          <w:szCs w:val="20"/>
                        </w:rPr>
                      </m:ctrlPr>
                    </m:sSubPr>
                    <m:e>
                      <m:r>
                        <w:rPr>
                          <w:rFonts w:ascii="Cambria Math" w:hAnsi="Cambria Math"/>
                          <w:sz w:val="20"/>
                          <w:szCs w:val="20"/>
                        </w:rPr>
                        <m:t>p</m:t>
                      </m:r>
                    </m:e>
                    <m:sub>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r>
                            <w:rPr>
                              <w:rFonts w:ascii="Cambria Math" w:hAnsi="Cambria Math"/>
                              <w:sz w:val="20"/>
                              <w:szCs w:val="20"/>
                            </w:rPr>
                            <m:t>_</m:t>
                          </m:r>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s</m:t>
                      </m:r>
                    </m:sub>
                  </m:sSub>
                </m:e>
              </m:nary>
            </m:oMath>
            <w:r w:rsidRPr="00603FF7">
              <w:rPr>
                <w:sz w:val="20"/>
                <w:szCs w:val="20"/>
              </w:rPr>
              <w:t>)</w:t>
            </w:r>
          </w:p>
        </w:tc>
      </w:tr>
      <w:tr w:rsidR="00052506" w:rsidRPr="00460250" w14:paraId="04C2DA95" w14:textId="77777777" w:rsidTr="00B77F29">
        <w:tc>
          <w:tcPr>
            <w:tcW w:w="8286" w:type="dxa"/>
          </w:tcPr>
          <w:p w14:paraId="6804371A" w14:textId="1CF2FCB6" w:rsidR="00052506" w:rsidRPr="00603FF7" w:rsidRDefault="00052506" w:rsidP="00B77F29">
            <w:pPr>
              <w:snapToGrid w:val="0"/>
              <w:rPr>
                <w:sz w:val="20"/>
                <w:szCs w:val="20"/>
              </w:rPr>
            </w:pPr>
            <w:r w:rsidRPr="00603FF7">
              <w:rPr>
                <w:sz w:val="20"/>
                <w:szCs w:val="20"/>
              </w:rPr>
              <w:t xml:space="preserve">16       </w:t>
            </w:r>
            <w:r w:rsidRPr="00603FF7">
              <w:rPr>
                <w:sz w:val="20"/>
                <w:szCs w:val="20"/>
              </w:rPr>
              <w:t>将</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中的第</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oMath>
            <w:proofErr w:type="gramStart"/>
            <w:r w:rsidRPr="00603FF7">
              <w:rPr>
                <w:sz w:val="20"/>
                <w:szCs w:val="20"/>
              </w:rPr>
              <w:t>个</w:t>
            </w:r>
            <w:proofErr w:type="gramEnd"/>
            <w:r w:rsidRPr="00603FF7">
              <w:rPr>
                <w:sz w:val="20"/>
                <w:szCs w:val="20"/>
              </w:rPr>
              <w:t>工件重新插入到</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中的最好位置（</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max</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r w:rsidRPr="00603FF7">
              <w:rPr>
                <w:sz w:val="20"/>
                <w:szCs w:val="20"/>
              </w:rPr>
              <w:t>）</w:t>
            </w:r>
          </w:p>
        </w:tc>
      </w:tr>
      <w:tr w:rsidR="00052506" w:rsidRPr="00460250" w14:paraId="6843FC10" w14:textId="77777777" w:rsidTr="00B77F29">
        <w:tc>
          <w:tcPr>
            <w:tcW w:w="8286" w:type="dxa"/>
          </w:tcPr>
          <w:p w14:paraId="42483C74" w14:textId="77777777" w:rsidR="00052506" w:rsidRPr="00603FF7" w:rsidRDefault="00052506" w:rsidP="00B77F29">
            <w:pPr>
              <w:snapToGrid w:val="0"/>
              <w:rPr>
                <w:sz w:val="20"/>
                <w:szCs w:val="20"/>
              </w:rPr>
            </w:pPr>
            <w:r w:rsidRPr="00603FF7">
              <w:rPr>
                <w:sz w:val="20"/>
                <w:szCs w:val="20"/>
              </w:rPr>
              <w:t xml:space="preserve">17     </w:t>
            </w:r>
            <w:r w:rsidRPr="00603FF7">
              <w:rPr>
                <w:b/>
                <w:bCs/>
                <w:sz w:val="20"/>
                <w:szCs w:val="20"/>
              </w:rPr>
              <w:t>else</w:t>
            </w:r>
          </w:p>
        </w:tc>
      </w:tr>
      <w:tr w:rsidR="00052506" w:rsidRPr="00460250" w14:paraId="4AAC5B55" w14:textId="77777777" w:rsidTr="00B77F29">
        <w:tc>
          <w:tcPr>
            <w:tcW w:w="8286" w:type="dxa"/>
          </w:tcPr>
          <w:p w14:paraId="1329EE6C" w14:textId="5DEAD722" w:rsidR="00052506" w:rsidRPr="00603FF7" w:rsidRDefault="00052506" w:rsidP="00B77F29">
            <w:pPr>
              <w:snapToGrid w:val="0"/>
              <w:rPr>
                <w:sz w:val="20"/>
                <w:szCs w:val="20"/>
              </w:rPr>
            </w:pPr>
            <w:r w:rsidRPr="00603FF7">
              <w:rPr>
                <w:sz w:val="20"/>
                <w:szCs w:val="20"/>
              </w:rPr>
              <w:t xml:space="preserve">18       </w:t>
            </w:r>
            <w:r w:rsidRPr="00603FF7">
              <w:rPr>
                <w:sz w:val="20"/>
                <w:szCs w:val="20"/>
              </w:rPr>
              <w:t>将</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中的第</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+1</m:t>
              </m:r>
            </m:oMath>
            <w:proofErr w:type="gramStart"/>
            <w:r w:rsidRPr="00603FF7">
              <w:rPr>
                <w:sz w:val="20"/>
                <w:szCs w:val="20"/>
              </w:rPr>
              <w:t>个</w:t>
            </w:r>
            <w:proofErr w:type="gramEnd"/>
            <w:r w:rsidRPr="00603FF7">
              <w:rPr>
                <w:sz w:val="20"/>
                <w:szCs w:val="20"/>
              </w:rPr>
              <w:t>工件重新插入到</w:t>
            </w:r>
            <m:oMath>
              <m:sSub>
                <m:sSubPr>
                  <m:ctrlPr>
                    <w:rPr>
                      <w:rFonts w:ascii="Cambria Math" w:hAnsi="Cambria Math"/>
                      <w:sz w:val="20"/>
                      <w:szCs w:val="20"/>
                    </w:rPr>
                  </m:ctrlPr>
                </m:sSubPr>
                <m:e>
                  <m:r>
                    <w:rPr>
                      <w:rFonts w:ascii="Cambria Math" w:hAnsi="Cambria Math"/>
                      <w:sz w:val="20"/>
                      <w:szCs w:val="20"/>
                    </w:rPr>
                    <m:t>π</m:t>
                  </m:r>
                </m:e>
                <m:sub>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sub>
              </m:sSub>
            </m:oMath>
            <w:r w:rsidRPr="00603FF7">
              <w:rPr>
                <w:sz w:val="20"/>
                <w:szCs w:val="20"/>
              </w:rPr>
              <w:t>中的最好位置（</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max</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r w:rsidRPr="00603FF7">
              <w:rPr>
                <w:sz w:val="20"/>
                <w:szCs w:val="20"/>
              </w:rPr>
              <w:t>）</w:t>
            </w:r>
          </w:p>
        </w:tc>
      </w:tr>
      <w:tr w:rsidR="00052506" w:rsidRPr="00460250" w14:paraId="060F0BF3" w14:textId="77777777" w:rsidTr="00B77F29">
        <w:tc>
          <w:tcPr>
            <w:tcW w:w="8286" w:type="dxa"/>
          </w:tcPr>
          <w:p w14:paraId="5138AB43" w14:textId="77777777" w:rsidR="00052506" w:rsidRPr="00603FF7" w:rsidRDefault="00052506" w:rsidP="00B77F29">
            <w:pPr>
              <w:snapToGrid w:val="0"/>
              <w:rPr>
                <w:sz w:val="20"/>
                <w:szCs w:val="20"/>
              </w:rPr>
            </w:pPr>
            <w:r w:rsidRPr="00603FF7">
              <w:rPr>
                <w:sz w:val="20"/>
                <w:szCs w:val="20"/>
              </w:rPr>
              <w:t xml:space="preserve">19     </w:t>
            </w:r>
            <w:r w:rsidRPr="00603FF7">
              <w:rPr>
                <w:b/>
                <w:bCs/>
                <w:sz w:val="20"/>
                <w:szCs w:val="20"/>
              </w:rPr>
              <w:t xml:space="preserve">end </w:t>
            </w:r>
            <w:proofErr w:type="gramStart"/>
            <w:r w:rsidRPr="00603FF7">
              <w:rPr>
                <w:b/>
                <w:bCs/>
                <w:sz w:val="20"/>
                <w:szCs w:val="20"/>
              </w:rPr>
              <w:t>if</w:t>
            </w:r>
            <w:proofErr w:type="gramEnd"/>
          </w:p>
        </w:tc>
      </w:tr>
      <w:tr w:rsidR="00052506" w:rsidRPr="00460250" w14:paraId="58776733" w14:textId="77777777" w:rsidTr="00B77F29">
        <w:tc>
          <w:tcPr>
            <w:tcW w:w="8286" w:type="dxa"/>
          </w:tcPr>
          <w:p w14:paraId="0A4A1E41" w14:textId="77777777" w:rsidR="00052506" w:rsidRPr="00603FF7" w:rsidRDefault="00052506" w:rsidP="00B77F29">
            <w:pPr>
              <w:snapToGrid w:val="0"/>
              <w:rPr>
                <w:sz w:val="20"/>
                <w:szCs w:val="20"/>
              </w:rPr>
            </w:pPr>
            <w:r w:rsidRPr="00603FF7">
              <w:rPr>
                <w:sz w:val="20"/>
                <w:szCs w:val="20"/>
              </w:rPr>
              <w:t xml:space="preserve">20    </w:t>
            </w:r>
            <w:r w:rsidRPr="00603FF7">
              <w:rPr>
                <w:b/>
                <w:bCs/>
                <w:sz w:val="20"/>
                <w:szCs w:val="20"/>
              </w:rPr>
              <w:t xml:space="preserve">end </w:t>
            </w:r>
            <w:proofErr w:type="gramStart"/>
            <w:r w:rsidRPr="00603FF7">
              <w:rPr>
                <w:b/>
                <w:bCs/>
                <w:sz w:val="20"/>
                <w:szCs w:val="20"/>
              </w:rPr>
              <w:t>if</w:t>
            </w:r>
            <w:proofErr w:type="gramEnd"/>
          </w:p>
        </w:tc>
      </w:tr>
      <w:tr w:rsidR="00052506" w:rsidRPr="00460250" w14:paraId="711FD76C" w14:textId="77777777" w:rsidTr="00B77F29">
        <w:tc>
          <w:tcPr>
            <w:tcW w:w="8286" w:type="dxa"/>
          </w:tcPr>
          <w:p w14:paraId="77BEE338" w14:textId="77777777" w:rsidR="00052506" w:rsidRPr="00603FF7" w:rsidRDefault="00052506" w:rsidP="00B77F29">
            <w:pPr>
              <w:snapToGrid w:val="0"/>
              <w:rPr>
                <w:sz w:val="20"/>
                <w:szCs w:val="20"/>
              </w:rPr>
            </w:pPr>
            <w:proofErr w:type="gramStart"/>
            <w:r w:rsidRPr="00603FF7">
              <w:rPr>
                <w:sz w:val="20"/>
                <w:szCs w:val="20"/>
              </w:rPr>
              <w:t xml:space="preserve">21  </w:t>
            </w:r>
            <w:r w:rsidRPr="00603FF7">
              <w:rPr>
                <w:b/>
                <w:bCs/>
                <w:sz w:val="20"/>
                <w:szCs w:val="20"/>
              </w:rPr>
              <w:t>end</w:t>
            </w:r>
            <w:proofErr w:type="gramEnd"/>
            <w:r w:rsidRPr="00603FF7">
              <w:rPr>
                <w:b/>
                <w:bCs/>
                <w:sz w:val="20"/>
                <w:szCs w:val="20"/>
              </w:rPr>
              <w:t xml:space="preserve"> for</w:t>
            </w:r>
          </w:p>
        </w:tc>
      </w:tr>
      <w:tr w:rsidR="00052506" w:rsidRPr="00460250" w14:paraId="054189E3" w14:textId="77777777" w:rsidTr="00B77F29">
        <w:tc>
          <w:tcPr>
            <w:tcW w:w="8286" w:type="dxa"/>
          </w:tcPr>
          <w:p w14:paraId="6D9842A4" w14:textId="752E3AF8" w:rsidR="00052506" w:rsidRPr="00603FF7" w:rsidRDefault="00052506" w:rsidP="00B77F29">
            <w:pPr>
              <w:snapToGrid w:val="0"/>
              <w:rPr>
                <w:sz w:val="20"/>
                <w:szCs w:val="20"/>
              </w:rPr>
            </w:pPr>
            <w:r w:rsidRPr="00603FF7">
              <w:rPr>
                <w:sz w:val="20"/>
                <w:szCs w:val="20"/>
              </w:rPr>
              <w:t>输出：</w:t>
            </w:r>
            <m:oMath>
              <m:r>
                <w:rPr>
                  <w:rFonts w:ascii="Cambria Math" w:hAnsi="Cambria Math"/>
                  <w:sz w:val="20"/>
                  <w:szCs w:val="20"/>
                </w:rPr>
                <m:t>π=</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F</m:t>
                      </m:r>
                    </m:sub>
                  </m:sSub>
                </m:e>
              </m:d>
            </m:oMath>
            <w:r w:rsidRPr="00603FF7">
              <w:rPr>
                <w:sz w:val="20"/>
                <w:szCs w:val="20"/>
              </w:rPr>
              <w:t xml:space="preserve"> </w:t>
            </w:r>
          </w:p>
        </w:tc>
      </w:tr>
    </w:tbl>
    <w:p w14:paraId="73801271" w14:textId="77777777" w:rsidR="00603FF7" w:rsidRPr="00603FF7" w:rsidRDefault="00603FF7" w:rsidP="00603FF7">
      <w:pPr>
        <w:pStyle w:val="3"/>
        <w:spacing w:before="0" w:after="0" w:line="460" w:lineRule="exact"/>
        <w:rPr>
          <w:sz w:val="24"/>
          <w:szCs w:val="24"/>
        </w:rPr>
      </w:pPr>
      <w:r w:rsidRPr="00603FF7">
        <w:rPr>
          <w:sz w:val="24"/>
          <w:szCs w:val="24"/>
        </w:rPr>
        <w:t xml:space="preserve">4.3.4 </w:t>
      </w:r>
      <w:r w:rsidRPr="00603FF7">
        <w:rPr>
          <w:rFonts w:hint="eastAsia"/>
          <w:sz w:val="24"/>
          <w:szCs w:val="24"/>
        </w:rPr>
        <w:t>双重破坏重构</w:t>
      </w:r>
    </w:p>
    <w:p w14:paraId="0D773056" w14:textId="07ACA420" w:rsidR="00603FF7" w:rsidRPr="00D96B9F" w:rsidRDefault="00603FF7" w:rsidP="00D96B9F">
      <w:pPr>
        <w:spacing w:line="460" w:lineRule="exact"/>
        <w:ind w:firstLineChars="200" w:firstLine="480"/>
        <w:rPr>
          <w:sz w:val="24"/>
        </w:rPr>
      </w:pPr>
      <w:r w:rsidRPr="00603FF7">
        <w:rPr>
          <w:rFonts w:hint="eastAsia"/>
          <w:sz w:val="24"/>
        </w:rPr>
        <w:t>鉴于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603FF7">
        <w:rPr>
          <w:sz w:val="24"/>
        </w:rPr>
        <w:t>的</w:t>
      </w:r>
      <w:r w:rsidRPr="00603FF7">
        <w:rPr>
          <w:rFonts w:hint="eastAsia"/>
          <w:sz w:val="24"/>
        </w:rPr>
        <w:t>分布式</w:t>
      </w:r>
      <w:r w:rsidRPr="00603FF7">
        <w:rPr>
          <w:sz w:val="24"/>
        </w:rPr>
        <w:t>特性</w:t>
      </w:r>
      <w:r w:rsidRPr="00603FF7">
        <w:rPr>
          <w:rFonts w:hint="eastAsia"/>
          <w:sz w:val="24"/>
        </w:rPr>
        <w:t>以及</w:t>
      </w:r>
      <w:r w:rsidRPr="00603FF7">
        <w:rPr>
          <w:rFonts w:hint="eastAsia"/>
          <w:sz w:val="24"/>
        </w:rPr>
        <w:t>DR</w:t>
      </w:r>
      <w:r w:rsidRPr="00603FF7">
        <w:rPr>
          <w:rFonts w:hint="eastAsia"/>
          <w:sz w:val="24"/>
        </w:rPr>
        <w:t>策略</w:t>
      </w:r>
      <w:r w:rsidRPr="00603FF7">
        <w:rPr>
          <w:sz w:val="24"/>
        </w:rPr>
        <w:t>的</w:t>
      </w:r>
      <w:r w:rsidRPr="00603FF7">
        <w:rPr>
          <w:rFonts w:hint="eastAsia"/>
          <w:sz w:val="24"/>
        </w:rPr>
        <w:t>较高</w:t>
      </w:r>
      <w:r w:rsidRPr="00603FF7">
        <w:rPr>
          <w:sz w:val="24"/>
        </w:rPr>
        <w:t>时间复杂度，</w:t>
      </w:r>
      <w:r w:rsidRPr="00603FF7">
        <w:rPr>
          <w:rFonts w:hint="eastAsia"/>
          <w:sz w:val="24"/>
        </w:rPr>
        <w:t>本</w:t>
      </w:r>
      <w:r w:rsidR="00966428">
        <w:rPr>
          <w:rFonts w:hint="eastAsia"/>
          <w:sz w:val="24"/>
        </w:rPr>
        <w:t>小</w:t>
      </w:r>
      <w:r w:rsidRPr="00603FF7">
        <w:rPr>
          <w:rFonts w:hint="eastAsia"/>
          <w:sz w:val="24"/>
        </w:rPr>
        <w:t>节</w:t>
      </w:r>
      <w:r w:rsidRPr="00603FF7">
        <w:rPr>
          <w:sz w:val="24"/>
        </w:rPr>
        <w:t>设计</w:t>
      </w:r>
      <w:r w:rsidRPr="00603FF7">
        <w:rPr>
          <w:rFonts w:hint="eastAsia"/>
          <w:sz w:val="24"/>
        </w:rPr>
        <w:t>了一种</w:t>
      </w:r>
      <w:r w:rsidRPr="00603FF7">
        <w:rPr>
          <w:sz w:val="24"/>
        </w:rPr>
        <w:t>双</w:t>
      </w:r>
      <w:r w:rsidRPr="00603FF7">
        <w:rPr>
          <w:rFonts w:hint="eastAsia"/>
          <w:sz w:val="24"/>
        </w:rPr>
        <w:t>重破坏重构策略</w:t>
      </w:r>
      <w:r w:rsidRPr="00603FF7">
        <w:rPr>
          <w:sz w:val="24"/>
        </w:rPr>
        <w:t>，即</w:t>
      </w:r>
      <w:r w:rsidRPr="00603FF7">
        <w:rPr>
          <w:rFonts w:hint="eastAsia"/>
          <w:sz w:val="24"/>
        </w:rPr>
        <w:t>dl</w:t>
      </w:r>
      <w:r w:rsidRPr="00603FF7">
        <w:rPr>
          <w:sz w:val="24"/>
        </w:rPr>
        <w:t>_DR</w:t>
      </w:r>
      <w:r w:rsidRPr="00603FF7">
        <w:rPr>
          <w:sz w:val="24"/>
        </w:rPr>
        <w:t>，以</w:t>
      </w:r>
      <w:r w:rsidRPr="00603FF7">
        <w:rPr>
          <w:rFonts w:hint="eastAsia"/>
          <w:sz w:val="24"/>
        </w:rPr>
        <w:t>扩大</w:t>
      </w:r>
      <w:r w:rsidRPr="00603FF7">
        <w:rPr>
          <w:sz w:val="24"/>
        </w:rPr>
        <w:t>搜索空间。</w:t>
      </w:r>
      <w:r w:rsidRPr="00603FF7">
        <w:rPr>
          <w:rFonts w:hint="eastAsia"/>
          <w:sz w:val="24"/>
        </w:rPr>
        <w:t>其</w:t>
      </w:r>
      <w:r w:rsidRPr="00603FF7">
        <w:rPr>
          <w:sz w:val="24"/>
        </w:rPr>
        <w:t>主要思想是</w:t>
      </w:r>
      <w:r w:rsidRPr="00603FF7">
        <w:rPr>
          <w:rFonts w:hint="eastAsia"/>
          <w:sz w:val="24"/>
        </w:rPr>
        <w:t>：</w:t>
      </w:r>
      <w:r w:rsidRPr="00603FF7">
        <w:rPr>
          <w:sz w:val="24"/>
        </w:rPr>
        <w:t>第一层对关键工厂进行</w:t>
      </w:r>
      <w:r w:rsidRPr="00603FF7">
        <w:rPr>
          <w:rFonts w:hint="eastAsia"/>
          <w:sz w:val="24"/>
        </w:rPr>
        <w:t>破坏与重构操作；</w:t>
      </w:r>
      <w:r w:rsidRPr="00603FF7">
        <w:rPr>
          <w:sz w:val="24"/>
        </w:rPr>
        <w:t>第二层对随机选择</w:t>
      </w:r>
      <w:r w:rsidRPr="00603FF7">
        <w:rPr>
          <w:rFonts w:hint="eastAsia"/>
          <w:sz w:val="24"/>
        </w:rPr>
        <w:t>的非关键工厂）</w:t>
      </w:r>
      <w:r w:rsidRPr="00603FF7">
        <w:rPr>
          <w:sz w:val="24"/>
        </w:rPr>
        <w:t>进行</w:t>
      </w:r>
      <w:r w:rsidRPr="00603FF7">
        <w:rPr>
          <w:rFonts w:hint="eastAsia"/>
          <w:sz w:val="24"/>
        </w:rPr>
        <w:t>破坏与重构操作</w:t>
      </w:r>
      <w:r w:rsidRPr="00603FF7">
        <w:rPr>
          <w:sz w:val="24"/>
        </w:rPr>
        <w:t>。算法</w:t>
      </w:r>
      <w:r w:rsidRPr="00603FF7">
        <w:rPr>
          <w:rFonts w:hint="eastAsia"/>
          <w:sz w:val="24"/>
        </w:rPr>
        <w:t>4</w:t>
      </w:r>
      <w:r w:rsidRPr="00603FF7">
        <w:rPr>
          <w:sz w:val="24"/>
        </w:rPr>
        <w:t>-4</w:t>
      </w:r>
      <w:r w:rsidRPr="00603FF7">
        <w:rPr>
          <w:sz w:val="24"/>
        </w:rPr>
        <w:t>给出了</w:t>
      </w:r>
      <w:r w:rsidRPr="00603FF7">
        <w:rPr>
          <w:rFonts w:hint="eastAsia"/>
          <w:sz w:val="24"/>
        </w:rPr>
        <w:t>dl</w:t>
      </w:r>
      <w:r w:rsidRPr="00603FF7">
        <w:rPr>
          <w:sz w:val="24"/>
        </w:rPr>
        <w:t>_DR</w:t>
      </w:r>
      <w:r w:rsidRPr="00603FF7">
        <w:rPr>
          <w:rFonts w:hint="eastAsia"/>
          <w:sz w:val="24"/>
        </w:rPr>
        <w:t>的框架</w:t>
      </w:r>
      <w:r w:rsidRPr="00603FF7">
        <w:rPr>
          <w:sz w:val="24"/>
        </w:rPr>
        <w:t>。此外，在</w:t>
      </w:r>
      <w:r w:rsidRPr="00603FF7">
        <w:rPr>
          <w:rFonts w:hint="eastAsia"/>
          <w:sz w:val="24"/>
        </w:rPr>
        <w:t>dl</w:t>
      </w:r>
      <w:r w:rsidRPr="00603FF7">
        <w:rPr>
          <w:sz w:val="24"/>
        </w:rPr>
        <w:t>_DR</w:t>
      </w:r>
      <w:r w:rsidRPr="00603FF7">
        <w:rPr>
          <w:sz w:val="24"/>
        </w:rPr>
        <w:t>中，</w:t>
      </w:r>
      <m:oMath>
        <m:r>
          <w:rPr>
            <w:rFonts w:ascii="Cambria Math" w:hAnsi="Cambria Math"/>
            <w:sz w:val="24"/>
          </w:rPr>
          <m:t>d</m:t>
        </m:r>
      </m:oMath>
      <w:r w:rsidRPr="00603FF7">
        <w:rPr>
          <w:sz w:val="24"/>
        </w:rPr>
        <w:t>的值并不是固定的，而是一个</w:t>
      </w:r>
      <w:r w:rsidR="00966428">
        <w:rPr>
          <w:rFonts w:hint="eastAsia"/>
          <w:sz w:val="24"/>
        </w:rPr>
        <w:t>自适应</w:t>
      </w:r>
      <w:r w:rsidRPr="00603FF7">
        <w:rPr>
          <w:sz w:val="24"/>
        </w:rPr>
        <w:t>的过程。</w:t>
      </w:r>
      <w:r w:rsidRPr="00603FF7">
        <w:rPr>
          <w:rFonts w:hint="eastAsia"/>
          <w:sz w:val="24"/>
        </w:rPr>
        <w:t>本节通过预实验设置</w:t>
      </w:r>
      <w:r w:rsidRPr="00603FF7">
        <w:rPr>
          <w:sz w:val="24"/>
        </w:rPr>
        <w:t>了</w:t>
      </w:r>
      <m:oMath>
        <m:r>
          <w:rPr>
            <w:rFonts w:ascii="Cambria Math" w:hAnsi="Cambria Math"/>
            <w:sz w:val="24"/>
          </w:rPr>
          <m:t>d</m:t>
        </m:r>
      </m:oMath>
      <w:r w:rsidRPr="00603FF7">
        <w:rPr>
          <w:sz w:val="24"/>
        </w:rPr>
        <w:t>的</w:t>
      </w:r>
      <w:r w:rsidRPr="00603FF7">
        <w:rPr>
          <w:rFonts w:hint="eastAsia"/>
          <w:sz w:val="24"/>
        </w:rPr>
        <w:t>取值</w:t>
      </w:r>
      <w:r w:rsidRPr="00603FF7">
        <w:rPr>
          <w:sz w:val="24"/>
        </w:rPr>
        <w:t>范围，表示为</w:t>
      </w:r>
      <m:oMath>
        <m:r>
          <w:rPr>
            <w:rFonts w:ascii="Cambria Math" w:hAnsi="Cambria Math"/>
            <w:sz w:val="24"/>
          </w:rPr>
          <m:t>d∈Dlist=</m:t>
        </m:r>
        <m:d>
          <m:dPr>
            <m:begChr m:val="{"/>
            <m:endChr m:val="}"/>
            <m:ctrlPr>
              <w:rPr>
                <w:rFonts w:ascii="Cambria Math" w:hAnsi="Cambria Math"/>
                <w:sz w:val="24"/>
              </w:rPr>
            </m:ctrlPr>
          </m:dPr>
          <m:e>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7</m:t>
            </m:r>
          </m:e>
        </m:d>
      </m:oMath>
      <w:r w:rsidRPr="00603FF7">
        <w:rPr>
          <w:sz w:val="24"/>
        </w:rPr>
        <w:t>。</w:t>
      </w:r>
      <w:r w:rsidRPr="00603FF7">
        <w:rPr>
          <w:rFonts w:hint="eastAsia"/>
          <w:sz w:val="24"/>
        </w:rPr>
        <w:t>程序一开始</w:t>
      </w:r>
      <w:r w:rsidRPr="00603FF7">
        <w:rPr>
          <w:sz w:val="24"/>
        </w:rPr>
        <w:t>，</w:t>
      </w:r>
      <w:r w:rsidRPr="00603FF7">
        <w:rPr>
          <w:rFonts w:hint="eastAsia"/>
          <w:sz w:val="24"/>
        </w:rPr>
        <w:t>会</w:t>
      </w:r>
      <w:r w:rsidRPr="00603FF7">
        <w:rPr>
          <w:sz w:val="24"/>
        </w:rPr>
        <w:t>从</w:t>
      </w:r>
      <m:oMath>
        <m:r>
          <w:rPr>
            <w:rFonts w:ascii="Cambria Math" w:hAnsi="Cambria Math"/>
            <w:sz w:val="24"/>
          </w:rPr>
          <m:t>Dlist</m:t>
        </m:r>
      </m:oMath>
      <w:r w:rsidRPr="00603FF7">
        <w:rPr>
          <w:rFonts w:hint="eastAsia"/>
          <w:sz w:val="24"/>
        </w:rPr>
        <w:t>表</w:t>
      </w:r>
      <w:r w:rsidRPr="00603FF7">
        <w:rPr>
          <w:sz w:val="24"/>
        </w:rPr>
        <w:t>中随机选择一个值作为</w:t>
      </w:r>
      <m:oMath>
        <m:r>
          <w:rPr>
            <w:rFonts w:ascii="Cambria Math" w:hAnsi="Cambria Math"/>
            <w:sz w:val="24"/>
          </w:rPr>
          <m:t>d</m:t>
        </m:r>
      </m:oMath>
      <w:r w:rsidRPr="00603FF7">
        <w:rPr>
          <w:sz w:val="24"/>
        </w:rPr>
        <w:t>的初始值。</w:t>
      </w:r>
      <w:r w:rsidRPr="00603FF7">
        <w:rPr>
          <w:rFonts w:hint="eastAsia"/>
          <w:sz w:val="24"/>
        </w:rPr>
        <w:t>在迭代过程中，</w:t>
      </w:r>
      <w:r w:rsidRPr="00603FF7">
        <w:rPr>
          <w:sz w:val="24"/>
        </w:rPr>
        <w:t>当解的质量在</w:t>
      </w:r>
      <w:r w:rsidRPr="00603FF7">
        <w:rPr>
          <w:rFonts w:hint="eastAsia"/>
          <w:sz w:val="24"/>
        </w:rPr>
        <w:t>破坏重构操作</w:t>
      </w:r>
      <w:r w:rsidRPr="00603FF7">
        <w:rPr>
          <w:sz w:val="24"/>
        </w:rPr>
        <w:t>后得到改善时，将</w:t>
      </w:r>
      <m:oMath>
        <m:r>
          <w:rPr>
            <w:rFonts w:ascii="Cambria Math" w:hAnsi="Cambria Math"/>
            <w:sz w:val="24"/>
          </w:rPr>
          <m:t>d</m:t>
        </m:r>
      </m:oMath>
      <w:r w:rsidRPr="00603FF7">
        <w:rPr>
          <w:sz w:val="24"/>
        </w:rPr>
        <w:t>的当前</w:t>
      </w:r>
      <w:r w:rsidRPr="00603FF7">
        <w:rPr>
          <w:rFonts w:hint="eastAsia"/>
          <w:sz w:val="24"/>
        </w:rPr>
        <w:t>取</w:t>
      </w:r>
      <w:r w:rsidRPr="00603FF7">
        <w:rPr>
          <w:sz w:val="24"/>
        </w:rPr>
        <w:t>值添加到</w:t>
      </w:r>
      <m:oMath>
        <m:r>
          <w:rPr>
            <w:rFonts w:ascii="Cambria Math" w:hAnsi="Cambria Math"/>
            <w:sz w:val="24"/>
          </w:rPr>
          <m:t>Dlist</m:t>
        </m:r>
      </m:oMath>
      <w:r w:rsidRPr="00603FF7">
        <w:rPr>
          <w:rFonts w:hint="eastAsia"/>
          <w:sz w:val="24"/>
        </w:rPr>
        <w:t>表</w:t>
      </w:r>
      <w:r w:rsidRPr="00603FF7">
        <w:rPr>
          <w:sz w:val="24"/>
        </w:rPr>
        <w:t>的末尾。在下</w:t>
      </w:r>
      <w:r w:rsidRPr="00603FF7">
        <w:rPr>
          <w:rFonts w:hint="eastAsia"/>
          <w:sz w:val="24"/>
        </w:rPr>
        <w:t>一次循环</w:t>
      </w:r>
      <w:r w:rsidRPr="00603FF7">
        <w:rPr>
          <w:sz w:val="24"/>
        </w:rPr>
        <w:t>中，再次从</w:t>
      </w:r>
      <m:oMath>
        <m:r>
          <w:rPr>
            <w:rFonts w:ascii="Cambria Math" w:hAnsi="Cambria Math"/>
            <w:sz w:val="24"/>
          </w:rPr>
          <m:t>Dlist</m:t>
        </m:r>
      </m:oMath>
      <w:r w:rsidRPr="00603FF7">
        <w:rPr>
          <w:rFonts w:hint="eastAsia"/>
          <w:sz w:val="24"/>
        </w:rPr>
        <w:t>表</w:t>
      </w:r>
      <w:r w:rsidRPr="00603FF7">
        <w:rPr>
          <w:sz w:val="24"/>
        </w:rPr>
        <w:t>中取出</w:t>
      </w:r>
      <w:r w:rsidRPr="00603FF7">
        <w:rPr>
          <w:rFonts w:hint="eastAsia"/>
          <w:sz w:val="24"/>
        </w:rPr>
        <w:t>一个值作为</w:t>
      </w:r>
      <m:oMath>
        <m:r>
          <w:rPr>
            <w:rFonts w:ascii="Cambria Math" w:hAnsi="Cambria Math"/>
            <w:sz w:val="24"/>
          </w:rPr>
          <m:t>d</m:t>
        </m:r>
      </m:oMath>
      <w:r w:rsidRPr="00603FF7">
        <w:rPr>
          <w:sz w:val="24"/>
        </w:rPr>
        <w:t>。随着</w:t>
      </w:r>
      <w:r w:rsidRPr="00603FF7">
        <w:rPr>
          <w:rFonts w:hint="eastAsia"/>
          <w:sz w:val="24"/>
        </w:rPr>
        <w:t>循环</w:t>
      </w:r>
      <w:r w:rsidRPr="00603FF7">
        <w:rPr>
          <w:sz w:val="24"/>
        </w:rPr>
        <w:t>的进行，某个值对解的改善贡献的次数越多，它在</w:t>
      </w:r>
      <m:oMath>
        <m:r>
          <w:rPr>
            <w:rFonts w:ascii="Cambria Math" w:hAnsi="Cambria Math"/>
            <w:sz w:val="24"/>
          </w:rPr>
          <m:t>Dlist</m:t>
        </m:r>
      </m:oMath>
      <w:r w:rsidRPr="00603FF7">
        <w:rPr>
          <w:rFonts w:hint="eastAsia"/>
          <w:sz w:val="24"/>
        </w:rPr>
        <w:t>表</w:t>
      </w:r>
      <w:r w:rsidRPr="00603FF7">
        <w:rPr>
          <w:sz w:val="24"/>
        </w:rPr>
        <w:t>中的</w:t>
      </w:r>
      <w:r w:rsidRPr="00603FF7">
        <w:rPr>
          <w:rFonts w:hint="eastAsia"/>
          <w:sz w:val="24"/>
        </w:rPr>
        <w:t>所占</w:t>
      </w:r>
      <w:r w:rsidRPr="00603FF7">
        <w:rPr>
          <w:sz w:val="24"/>
        </w:rPr>
        <w:t>比例就越高</w:t>
      </w:r>
      <w:r w:rsidRPr="00603FF7">
        <w:rPr>
          <w:rFonts w:hint="eastAsia"/>
          <w:sz w:val="24"/>
        </w:rPr>
        <w:t>，随即</w:t>
      </w:r>
      <w:r w:rsidRPr="00603FF7">
        <w:rPr>
          <w:sz w:val="24"/>
        </w:rPr>
        <w:t>在下一</w:t>
      </w:r>
      <w:r w:rsidRPr="00603FF7">
        <w:rPr>
          <w:rFonts w:hint="eastAsia"/>
          <w:sz w:val="24"/>
        </w:rPr>
        <w:t>次循环中</w:t>
      </w:r>
      <w:r w:rsidRPr="00603FF7">
        <w:rPr>
          <w:sz w:val="24"/>
        </w:rPr>
        <w:t>选择该值的可能性就越大。</w:t>
      </w:r>
      <m:oMath>
        <m:r>
          <w:rPr>
            <w:rFonts w:ascii="Cambria Math" w:hAnsi="Cambria Math"/>
            <w:sz w:val="24"/>
          </w:rPr>
          <m:t>Dlist</m:t>
        </m:r>
      </m:oMath>
      <w:r w:rsidRPr="00603FF7">
        <w:rPr>
          <w:rFonts w:hint="eastAsia"/>
          <w:sz w:val="24"/>
        </w:rPr>
        <w:t>表的更新过程如图</w:t>
      </w:r>
      <w:r w:rsidRPr="00603FF7">
        <w:rPr>
          <w:rFonts w:hint="eastAsia"/>
          <w:sz w:val="24"/>
        </w:rPr>
        <w:t>4</w:t>
      </w:r>
      <w:r w:rsidRPr="00603FF7">
        <w:rPr>
          <w:sz w:val="24"/>
        </w:rPr>
        <w:t>-2</w:t>
      </w:r>
      <w:r w:rsidRPr="00603FF7">
        <w:rPr>
          <w:rFonts w:hint="eastAsia"/>
          <w:sz w:val="24"/>
        </w:rPr>
        <w:t>所示</w:t>
      </w:r>
      <w:r w:rsidRPr="00603FF7">
        <w:rPr>
          <w:sz w:val="24"/>
        </w:rPr>
        <w:t>。</w:t>
      </w:r>
    </w:p>
    <w:tbl>
      <w:tblPr>
        <w:tblStyle w:val="a4"/>
        <w:tblW w:w="8129" w:type="dxa"/>
        <w:tblBorders>
          <w:top w:val="single" w:sz="6" w:space="0" w:color="auto"/>
          <w:left w:val="none" w:sz="0" w:space="0" w:color="auto"/>
          <w:bottom w:val="single" w:sz="6" w:space="0" w:color="auto"/>
          <w:right w:val="none" w:sz="0" w:space="0" w:color="auto"/>
          <w:insideH w:val="none" w:sz="0" w:space="0" w:color="auto"/>
          <w:insideV w:val="single" w:sz="6" w:space="0" w:color="auto"/>
        </w:tblBorders>
        <w:tblLayout w:type="fixed"/>
        <w:tblLook w:val="04A0" w:firstRow="1" w:lastRow="0" w:firstColumn="1" w:lastColumn="0" w:noHBand="0" w:noVBand="1"/>
      </w:tblPr>
      <w:tblGrid>
        <w:gridCol w:w="8129"/>
      </w:tblGrid>
      <w:tr w:rsidR="00603FF7" w:rsidRPr="00972016" w14:paraId="1EF946D2" w14:textId="77777777" w:rsidTr="005D6A28">
        <w:trPr>
          <w:trHeight w:hRule="exact" w:val="255"/>
        </w:trPr>
        <w:tc>
          <w:tcPr>
            <w:tcW w:w="8129" w:type="dxa"/>
            <w:tcBorders>
              <w:top w:val="single" w:sz="6" w:space="0" w:color="auto"/>
              <w:bottom w:val="single" w:sz="6" w:space="0" w:color="auto"/>
            </w:tcBorders>
            <w:vAlign w:val="center"/>
          </w:tcPr>
          <w:p w14:paraId="3085FAF5" w14:textId="77777777" w:rsidR="00603FF7" w:rsidRPr="00972016" w:rsidRDefault="00603FF7" w:rsidP="00B77F29">
            <w:pPr>
              <w:pStyle w:val="Text"/>
              <w:spacing w:line="240" w:lineRule="auto"/>
              <w:ind w:firstLine="0"/>
              <w:rPr>
                <w:b/>
                <w:color w:val="000000" w:themeColor="text1"/>
              </w:rPr>
            </w:pPr>
            <w:r w:rsidRPr="00972016">
              <w:rPr>
                <w:rFonts w:hint="eastAsia"/>
                <w:b/>
                <w:color w:val="000000" w:themeColor="text1"/>
              </w:rPr>
              <w:t>算法</w:t>
            </w:r>
            <w:r w:rsidRPr="00972016">
              <w:rPr>
                <w:rFonts w:hint="eastAsia"/>
                <w:b/>
                <w:color w:val="000000" w:themeColor="text1"/>
              </w:rPr>
              <w:t>4</w:t>
            </w:r>
            <w:r w:rsidRPr="00972016">
              <w:rPr>
                <w:b/>
                <w:color w:val="000000" w:themeColor="text1"/>
              </w:rPr>
              <w:t xml:space="preserve">-4 </w:t>
            </w:r>
            <w:r w:rsidRPr="00972016">
              <w:rPr>
                <w:rFonts w:hint="eastAsia"/>
                <w:color w:val="000000" w:themeColor="text1"/>
              </w:rPr>
              <w:t>双重破坏重构策略</w:t>
            </w:r>
          </w:p>
        </w:tc>
      </w:tr>
      <w:tr w:rsidR="00603FF7" w:rsidRPr="00972016" w14:paraId="2ACD36FC" w14:textId="77777777" w:rsidTr="00C002D3">
        <w:trPr>
          <w:trHeight w:val="7625"/>
        </w:trPr>
        <w:tc>
          <w:tcPr>
            <w:tcW w:w="8129" w:type="dxa"/>
            <w:tcBorders>
              <w:top w:val="single" w:sz="6" w:space="0" w:color="auto"/>
            </w:tcBorders>
          </w:tcPr>
          <w:p w14:paraId="5C1EBA82" w14:textId="0DD2CB6E" w:rsidR="00603FF7" w:rsidRPr="00972016" w:rsidRDefault="00603FF7" w:rsidP="00B77F29">
            <w:pPr>
              <w:pStyle w:val="Text"/>
              <w:snapToGrid w:val="0"/>
              <w:spacing w:line="240" w:lineRule="auto"/>
              <w:ind w:left="292" w:hangingChars="146" w:hanging="292"/>
              <w:rPr>
                <w:color w:val="000000" w:themeColor="text1"/>
              </w:rPr>
            </w:pPr>
            <w:r w:rsidRPr="00972016">
              <w:rPr>
                <w:rFonts w:hint="eastAsia"/>
                <w:color w:val="000000" w:themeColor="text1"/>
              </w:rPr>
              <w:lastRenderedPageBreak/>
              <w:t>输入：当前解</w:t>
            </w:r>
            <m:oMath>
              <m:sSup>
                <m:sSupPr>
                  <m:ctrlPr>
                    <w:rPr>
                      <w:rFonts w:ascii="Cambria Math" w:hAnsi="Cambria Math"/>
                      <w:color w:val="000000" w:themeColor="text1"/>
                    </w:rPr>
                  </m:ctrlPr>
                </m:sSupPr>
                <m:e>
                  <m:r>
                    <w:rPr>
                      <w:rFonts w:ascii="Cambria Math" w:hAnsi="Cambria Math"/>
                      <w:color w:val="000000" w:themeColor="text1"/>
                    </w:rPr>
                    <m:t>π</m:t>
                  </m:r>
                </m:e>
                <m:sup>
                  <m:r>
                    <w:rPr>
                      <w:rFonts w:ascii="Cambria Math" w:hAnsi="Cambria Math"/>
                      <w:color w:val="000000" w:themeColor="text1"/>
                    </w:rPr>
                    <m:t>t</m:t>
                  </m:r>
                </m:sup>
              </m:sSup>
            </m:oMath>
            <w:r w:rsidRPr="00972016">
              <w:rPr>
                <w:rFonts w:hint="eastAsia"/>
                <w:color w:val="000000" w:themeColor="text1"/>
              </w:rPr>
              <w:t>，一个空的集合</w:t>
            </w:r>
            <m:oMath>
              <m:r>
                <w:rPr>
                  <w:rFonts w:ascii="Cambria Math" w:hAnsi="Cambria Math"/>
                  <w:color w:val="000000" w:themeColor="text1"/>
                </w:rPr>
                <m:t>π</m:t>
              </m:r>
              <m:r>
                <m:rPr>
                  <m:sty m:val="p"/>
                </m:rPr>
                <w:rPr>
                  <w:rFonts w:ascii="Cambria Math" w:hAnsi="Cambria Math"/>
                  <w:color w:val="000000" w:themeColor="text1"/>
                </w:rPr>
                <m:t>'</m:t>
              </m:r>
              <m:r>
                <w:rPr>
                  <w:rFonts w:ascii="Cambria Math" w:hAnsi="Cambria Math"/>
                  <w:color w:val="000000" w:themeColor="text1"/>
                </w:rPr>
                <m:t>=ϕ</m:t>
              </m:r>
            </m:oMath>
          </w:p>
          <w:p w14:paraId="21E5ED5D" w14:textId="3E1E2861" w:rsidR="00603FF7" w:rsidRPr="00972016" w:rsidRDefault="00603FF7" w:rsidP="00B77F29">
            <w:pPr>
              <w:pStyle w:val="Text"/>
              <w:snapToGrid w:val="0"/>
              <w:spacing w:line="240" w:lineRule="auto"/>
              <w:ind w:left="292" w:hangingChars="146" w:hanging="292"/>
              <w:rPr>
                <w:color w:val="000000" w:themeColor="text1"/>
              </w:rPr>
            </w:pPr>
            <w:r w:rsidRPr="00972016">
              <w:rPr>
                <w:color w:val="000000" w:themeColor="text1"/>
              </w:rPr>
              <w:t xml:space="preserve">01  </w:t>
            </w:r>
            <w:r w:rsidRPr="00972016">
              <w:rPr>
                <w:rFonts w:hint="eastAsia"/>
                <w:color w:val="000000" w:themeColor="text1"/>
              </w:rPr>
              <w:t>找出关键工厂</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oMath>
            <w:r w:rsidRPr="00972016">
              <w:rPr>
                <w:rFonts w:hint="eastAsia"/>
                <w:color w:val="000000" w:themeColor="text1"/>
              </w:rPr>
              <w:t>，和非关键工厂</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r</m:t>
                  </m:r>
                </m:sub>
              </m:sSub>
            </m:oMath>
          </w:p>
          <w:p w14:paraId="0CCFBDFD" w14:textId="10360F95" w:rsidR="00603FF7" w:rsidRPr="00972016" w:rsidRDefault="00603FF7" w:rsidP="00B77F29">
            <w:pPr>
              <w:pStyle w:val="Text"/>
              <w:snapToGrid w:val="0"/>
              <w:spacing w:line="240" w:lineRule="auto"/>
              <w:ind w:left="292" w:hangingChars="146" w:hanging="292"/>
              <w:rPr>
                <w:color w:val="000000" w:themeColor="text1"/>
              </w:rPr>
            </w:pPr>
            <w:r w:rsidRPr="00972016">
              <w:rPr>
                <w:color w:val="000000" w:themeColor="text1"/>
              </w:rPr>
              <w:t xml:space="preserve">02  </w:t>
            </w:r>
            <m:oMath>
              <m:r>
                <w:rPr>
                  <w:rFonts w:ascii="Cambria Math" w:hAnsi="Cambria Math"/>
                  <w:color w:val="000000" w:themeColor="text1"/>
                </w:rPr>
                <m:t>d←</m:t>
              </m:r>
            </m:oMath>
            <w:r w:rsidRPr="00972016">
              <w:rPr>
                <w:rFonts w:hint="eastAsia"/>
                <w:color w:val="000000" w:themeColor="text1"/>
              </w:rPr>
              <w:t>随机从</w:t>
            </w:r>
            <m:oMath>
              <m:r>
                <w:rPr>
                  <w:rFonts w:ascii="Cambria Math" w:hAnsi="Cambria Math"/>
                  <w:color w:val="000000" w:themeColor="text1"/>
                </w:rPr>
                <m:t>Dlist</m:t>
              </m:r>
            </m:oMath>
            <w:r w:rsidRPr="00972016">
              <w:rPr>
                <w:rFonts w:hint="eastAsia"/>
                <w:color w:val="000000" w:themeColor="text1"/>
              </w:rPr>
              <w:t>中取出一个值</w:t>
            </w:r>
          </w:p>
          <w:p w14:paraId="18B8450A" w14:textId="0DB92E55" w:rsidR="00603FF7" w:rsidRPr="00972016" w:rsidRDefault="00603FF7" w:rsidP="00B77F29">
            <w:pPr>
              <w:pStyle w:val="Text"/>
              <w:snapToGrid w:val="0"/>
              <w:spacing w:line="240" w:lineRule="auto"/>
              <w:ind w:left="292" w:hangingChars="146" w:hanging="292"/>
              <w:rPr>
                <w:color w:val="000000" w:themeColor="text1"/>
              </w:rPr>
            </w:pPr>
            <w:proofErr w:type="gramStart"/>
            <w:r w:rsidRPr="00972016">
              <w:rPr>
                <w:rFonts w:hint="eastAsia"/>
                <w:color w:val="000000" w:themeColor="text1"/>
              </w:rPr>
              <w:t>0</w:t>
            </w:r>
            <w:r w:rsidRPr="00972016">
              <w:rPr>
                <w:color w:val="000000" w:themeColor="text1"/>
              </w:rPr>
              <w:t xml:space="preserve">3  </w:t>
            </w:r>
            <w:r w:rsidRPr="00972016">
              <w:rPr>
                <w:rFonts w:hint="eastAsia"/>
                <w:b/>
                <w:bCs/>
                <w:color w:val="000000" w:themeColor="text1"/>
              </w:rPr>
              <w:t>i</w:t>
            </w:r>
            <w:r w:rsidRPr="00972016">
              <w:rPr>
                <w:b/>
                <w:bCs/>
                <w:color w:val="000000" w:themeColor="text1"/>
              </w:rPr>
              <w:t>f</w:t>
            </w:r>
            <w:proofErr w:type="gramEnd"/>
            <w:r w:rsidRPr="00972016">
              <w:rPr>
                <w:color w:val="000000" w:themeColor="text1"/>
              </w:rPr>
              <w:t xml:space="preserve"> (</w:t>
            </w:r>
            <m:oMath>
              <m:r>
                <w:rPr>
                  <w:rFonts w:ascii="Cambria Math" w:hAnsi="Cambria Math"/>
                  <w:color w:val="000000" w:themeColor="text1"/>
                </w:rPr>
                <m:t>d⩾</m:t>
              </m:r>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π</m:t>
                  </m:r>
                </m:e>
                <m:sub>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sub>
                <m:sup>
                  <m:r>
                    <w:rPr>
                      <w:rFonts w:ascii="Cambria Math" w:hAnsi="Cambria Math"/>
                      <w:color w:val="000000" w:themeColor="text1"/>
                    </w:rPr>
                    <m:t>t</m:t>
                  </m:r>
                </m:sup>
              </m:sSubSup>
              <m:r>
                <m:rPr>
                  <m:sty m:val="p"/>
                </m:rPr>
                <w:rPr>
                  <w:rFonts w:ascii="Cambria Math" w:hAnsi="Cambria Math"/>
                  <w:color w:val="000000" w:themeColor="text1"/>
                </w:rPr>
                <m:t>|</m:t>
              </m:r>
            </m:oMath>
            <w:r w:rsidRPr="00972016">
              <w:rPr>
                <w:rFonts w:hint="eastAsia"/>
                <w:color w:val="000000" w:themeColor="text1"/>
              </w:rPr>
              <w:t>或</w:t>
            </w:r>
            <m:oMath>
              <m:r>
                <w:rPr>
                  <w:rFonts w:ascii="Cambria Math" w:hAnsi="Cambria Math"/>
                  <w:color w:val="000000" w:themeColor="text1"/>
                </w:rPr>
                <m:t>d⩾</m:t>
              </m:r>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π</m:t>
                  </m:r>
                </m:e>
                <m:sub>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r</m:t>
                      </m:r>
                    </m:sub>
                  </m:sSub>
                </m:sub>
                <m:sup>
                  <m:r>
                    <w:rPr>
                      <w:rFonts w:ascii="Cambria Math" w:hAnsi="Cambria Math"/>
                      <w:color w:val="000000" w:themeColor="text1"/>
                    </w:rPr>
                    <m:t>t</m:t>
                  </m:r>
                </m:sup>
              </m:sSubSup>
              <m:r>
                <m:rPr>
                  <m:sty m:val="p"/>
                </m:rPr>
                <w:rPr>
                  <w:rFonts w:ascii="Cambria Math" w:hAnsi="Cambria Math"/>
                  <w:color w:val="000000" w:themeColor="text1"/>
                </w:rPr>
                <m:t>|</m:t>
              </m:r>
            </m:oMath>
            <w:r w:rsidRPr="00972016">
              <w:rPr>
                <w:color w:val="000000" w:themeColor="text1"/>
              </w:rPr>
              <w:t>)</w:t>
            </w:r>
          </w:p>
          <w:p w14:paraId="703D57F6" w14:textId="679FFAF8" w:rsidR="00603FF7" w:rsidRPr="00972016" w:rsidRDefault="00603FF7" w:rsidP="00B77F29">
            <w:pPr>
              <w:pStyle w:val="Text"/>
              <w:snapToGrid w:val="0"/>
              <w:spacing w:line="240" w:lineRule="auto"/>
              <w:ind w:left="292" w:hangingChars="146" w:hanging="292"/>
              <w:rPr>
                <w:color w:val="000000" w:themeColor="text1"/>
              </w:rPr>
            </w:pPr>
            <w:r w:rsidRPr="00972016">
              <w:rPr>
                <w:rFonts w:hint="eastAsia"/>
                <w:color w:val="000000" w:themeColor="text1"/>
              </w:rPr>
              <w:t>0</w:t>
            </w:r>
            <w:r w:rsidRPr="00972016">
              <w:rPr>
                <w:color w:val="000000" w:themeColor="text1"/>
              </w:rPr>
              <w:t xml:space="preserve">4   </w:t>
            </w:r>
            <m:oMath>
              <m:r>
                <w:rPr>
                  <w:rFonts w:ascii="Cambria Math" w:hAnsi="Cambria Math"/>
                  <w:color w:val="000000" w:themeColor="text1"/>
                </w:rPr>
                <m:t>d=3</m:t>
              </m:r>
            </m:oMath>
          </w:p>
          <w:p w14:paraId="7C647592" w14:textId="77777777" w:rsidR="00603FF7" w:rsidRPr="00972016" w:rsidRDefault="00603FF7" w:rsidP="00B77F29">
            <w:pPr>
              <w:pStyle w:val="Text"/>
              <w:snapToGrid w:val="0"/>
              <w:spacing w:line="240" w:lineRule="auto"/>
              <w:ind w:left="292" w:hangingChars="146" w:hanging="292"/>
              <w:rPr>
                <w:color w:val="000000" w:themeColor="text1"/>
              </w:rPr>
            </w:pPr>
            <w:proofErr w:type="gramStart"/>
            <w:r w:rsidRPr="00972016">
              <w:rPr>
                <w:rFonts w:hint="eastAsia"/>
                <w:color w:val="000000" w:themeColor="text1"/>
              </w:rPr>
              <w:t>0</w:t>
            </w:r>
            <w:r w:rsidRPr="00972016">
              <w:rPr>
                <w:color w:val="000000" w:themeColor="text1"/>
              </w:rPr>
              <w:t xml:space="preserve">5  </w:t>
            </w:r>
            <w:r w:rsidRPr="00972016">
              <w:rPr>
                <w:b/>
                <w:bCs/>
                <w:color w:val="000000" w:themeColor="text1"/>
              </w:rPr>
              <w:t>end</w:t>
            </w:r>
            <w:proofErr w:type="gramEnd"/>
            <w:r w:rsidRPr="00972016">
              <w:rPr>
                <w:b/>
                <w:bCs/>
                <w:color w:val="000000" w:themeColor="text1"/>
              </w:rPr>
              <w:t xml:space="preserve"> if</w:t>
            </w:r>
          </w:p>
          <w:p w14:paraId="34FF4FF6" w14:textId="77777777" w:rsidR="00603FF7" w:rsidRPr="00972016" w:rsidRDefault="00603FF7" w:rsidP="00B77F29">
            <w:pPr>
              <w:pStyle w:val="Text"/>
              <w:snapToGrid w:val="0"/>
              <w:spacing w:line="240" w:lineRule="auto"/>
              <w:ind w:left="292" w:hangingChars="146" w:hanging="292"/>
              <w:rPr>
                <w:bCs/>
                <w:i/>
                <w:iCs/>
                <w:color w:val="000000" w:themeColor="text1"/>
              </w:rPr>
            </w:pPr>
            <w:r w:rsidRPr="00972016">
              <w:rPr>
                <w:bCs/>
                <w:color w:val="000000" w:themeColor="text1"/>
              </w:rPr>
              <w:t>06  /*</w:t>
            </w:r>
            <w:r w:rsidRPr="00972016">
              <w:rPr>
                <w:rFonts w:hint="eastAsia"/>
                <w:bCs/>
                <w:color w:val="000000" w:themeColor="text1"/>
              </w:rPr>
              <w:t>第一层破坏重构策略</w:t>
            </w:r>
            <w:r w:rsidRPr="00972016">
              <w:rPr>
                <w:bCs/>
                <w:i/>
                <w:color w:val="000000" w:themeColor="text1"/>
              </w:rPr>
              <w:t>*/</w:t>
            </w:r>
          </w:p>
          <w:p w14:paraId="41AB55D3" w14:textId="4B6FE4E6" w:rsidR="00603FF7" w:rsidRPr="00972016" w:rsidRDefault="00603FF7" w:rsidP="00B77F29">
            <w:pPr>
              <w:pStyle w:val="Text"/>
              <w:snapToGrid w:val="0"/>
              <w:spacing w:line="240" w:lineRule="auto"/>
              <w:ind w:firstLine="0"/>
              <w:rPr>
                <w:b/>
                <w:color w:val="000000" w:themeColor="text1"/>
              </w:rPr>
            </w:pPr>
            <w:r w:rsidRPr="00972016">
              <w:rPr>
                <w:color w:val="000000" w:themeColor="text1"/>
              </w:rPr>
              <w:t xml:space="preserve">07  </w:t>
            </w:r>
            <w:r w:rsidRPr="00972016">
              <w:rPr>
                <w:b/>
                <w:bCs/>
                <w:color w:val="000000" w:themeColor="text1"/>
              </w:rPr>
              <w:t xml:space="preserve">for </w:t>
            </w:r>
            <m:oMath>
              <m:r>
                <w:rPr>
                  <w:rFonts w:ascii="Cambria Math" w:hAnsi="Cambria Math"/>
                  <w:color w:val="000000" w:themeColor="text1"/>
                </w:rPr>
                <m:t>i=1</m:t>
              </m:r>
            </m:oMath>
            <w:r w:rsidRPr="00972016">
              <w:rPr>
                <w:b/>
                <w:bCs/>
                <w:color w:val="000000" w:themeColor="text1"/>
              </w:rPr>
              <w:t xml:space="preserve"> to </w:t>
            </w:r>
            <m:oMath>
              <m:r>
                <w:rPr>
                  <w:rFonts w:ascii="Cambria Math" w:hAnsi="Cambria Math"/>
                  <w:color w:val="000000" w:themeColor="text1"/>
                </w:rPr>
                <m:t>d</m:t>
              </m:r>
            </m:oMath>
            <w:r w:rsidRPr="00972016">
              <w:rPr>
                <w:b/>
                <w:bCs/>
                <w:color w:val="000000" w:themeColor="text1"/>
              </w:rPr>
              <w:t xml:space="preserve"> </w:t>
            </w:r>
            <w:r w:rsidRPr="00972016">
              <w:rPr>
                <w:color w:val="000000" w:themeColor="text1"/>
              </w:rPr>
              <w:t xml:space="preserve">                  </w:t>
            </w:r>
            <w:r w:rsidRPr="00972016">
              <w:rPr>
                <w:bCs/>
                <w:iCs/>
                <w:color w:val="000000" w:themeColor="text1"/>
              </w:rPr>
              <w:t>%%</w:t>
            </w:r>
            <w:r w:rsidRPr="00972016">
              <w:rPr>
                <w:rFonts w:hint="eastAsia"/>
                <w:bCs/>
                <w:iCs/>
                <w:color w:val="000000" w:themeColor="text1"/>
              </w:rPr>
              <w:t>破坏</w:t>
            </w:r>
          </w:p>
          <w:p w14:paraId="6508681A" w14:textId="4DB39414" w:rsidR="00603FF7" w:rsidRPr="00972016" w:rsidRDefault="00603FF7" w:rsidP="00B77F29">
            <w:pPr>
              <w:snapToGrid w:val="0"/>
              <w:rPr>
                <w:color w:val="000000" w:themeColor="text1"/>
                <w:sz w:val="20"/>
                <w:szCs w:val="20"/>
              </w:rPr>
            </w:pPr>
            <w:r w:rsidRPr="00972016">
              <w:rPr>
                <w:color w:val="000000" w:themeColor="text1"/>
                <w:sz w:val="20"/>
                <w:szCs w:val="20"/>
              </w:rPr>
              <w:t xml:space="preserve">08    </w:t>
            </w:r>
            <m:oMath>
              <m:r>
                <w:rPr>
                  <w:rFonts w:ascii="Cambria Math" w:hAnsi="Cambria Math"/>
                  <w:color w:val="000000" w:themeColor="text1"/>
                  <w:sz w:val="20"/>
                  <w:szCs w:val="20"/>
                </w:rPr>
                <m:t>pt←Rand</m:t>
              </m:r>
              <m:d>
                <m:dPr>
                  <m:ctrlPr>
                    <w:rPr>
                      <w:rFonts w:ascii="Cambria Math" w:hAnsi="Cambria Math"/>
                      <w:color w:val="000000" w:themeColor="text1"/>
                      <w:sz w:val="20"/>
                      <w:szCs w:val="20"/>
                    </w:rPr>
                  </m:ctrlPr>
                </m:dPr>
                <m:e>
                  <m:r>
                    <w:rPr>
                      <w:rFonts w:ascii="Cambria Math" w:hAnsi="Cambria Math"/>
                      <w:color w:val="000000" w:themeColor="text1"/>
                      <w:sz w:val="20"/>
                      <w:szCs w:val="20"/>
                    </w:rPr>
                    <m:t>1</m:t>
                  </m:r>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π</m:t>
                      </m:r>
                    </m:e>
                    <m: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c</m:t>
                          </m:r>
                        </m:sub>
                      </m:sSub>
                    </m:sub>
                    <m:sup>
                      <m:r>
                        <w:rPr>
                          <w:rFonts w:ascii="Cambria Math" w:hAnsi="Cambria Math"/>
                          <w:color w:val="000000" w:themeColor="text1"/>
                          <w:sz w:val="20"/>
                          <w:szCs w:val="20"/>
                        </w:rPr>
                        <m:t>t</m:t>
                      </m:r>
                    </m:sup>
                  </m:sSubSup>
                  <m:r>
                    <m:rPr>
                      <m:sty m:val="p"/>
                    </m:rPr>
                    <w:rPr>
                      <w:rFonts w:ascii="Cambria Math" w:hAnsi="Cambria Math"/>
                      <w:color w:val="000000" w:themeColor="text1"/>
                      <w:sz w:val="20"/>
                      <w:szCs w:val="20"/>
                    </w:rPr>
                    <m:t>|</m:t>
                  </m:r>
                </m:e>
              </m:d>
            </m:oMath>
          </w:p>
          <w:p w14:paraId="0E8E8F3B" w14:textId="47B688A4" w:rsidR="00603FF7" w:rsidRPr="00972016" w:rsidRDefault="00603FF7" w:rsidP="00B77F29">
            <w:pPr>
              <w:pStyle w:val="Text"/>
              <w:snapToGrid w:val="0"/>
              <w:spacing w:line="240" w:lineRule="auto"/>
              <w:ind w:firstLine="0"/>
              <w:rPr>
                <w:b/>
                <w:bCs/>
                <w:color w:val="000000" w:themeColor="text1"/>
              </w:rPr>
            </w:pPr>
            <w:r w:rsidRPr="00972016">
              <w:rPr>
                <w:color w:val="000000" w:themeColor="text1"/>
              </w:rPr>
              <w:t xml:space="preserve">09    </w:t>
            </w:r>
            <w:r w:rsidRPr="00972016">
              <w:rPr>
                <w:rFonts w:hint="eastAsia"/>
                <w:color w:val="000000" w:themeColor="text1"/>
              </w:rPr>
              <w:t>提取</w:t>
            </w:r>
            <m:oMath>
              <m:sSubSup>
                <m:sSubSupPr>
                  <m:ctrlPr>
                    <w:rPr>
                      <w:rFonts w:ascii="Cambria Math" w:hAnsi="Cambria Math"/>
                      <w:color w:val="000000" w:themeColor="text1"/>
                    </w:rPr>
                  </m:ctrlPr>
                </m:sSubSupPr>
                <m:e>
                  <m:r>
                    <w:rPr>
                      <w:rFonts w:ascii="Cambria Math" w:hAnsi="Cambria Math"/>
                      <w:color w:val="000000" w:themeColor="text1"/>
                    </w:rPr>
                    <m:t>π</m:t>
                  </m:r>
                </m:e>
                <m:sub>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sub>
                <m:sup>
                  <m:r>
                    <w:rPr>
                      <w:rFonts w:ascii="Cambria Math" w:hAnsi="Cambria Math"/>
                      <w:color w:val="000000" w:themeColor="text1"/>
                    </w:rPr>
                    <m:t>t</m:t>
                  </m:r>
                </m:sup>
              </m:sSubSup>
            </m:oMath>
            <w:r w:rsidRPr="00972016">
              <w:rPr>
                <w:rFonts w:hint="eastAsia"/>
                <w:color w:val="000000" w:themeColor="text1"/>
              </w:rPr>
              <w:t>中的第</w:t>
            </w:r>
            <m:oMath>
              <m:r>
                <w:rPr>
                  <w:rFonts w:ascii="Cambria Math" w:hAnsi="Cambria Math"/>
                  <w:color w:val="000000" w:themeColor="text1"/>
                </w:rPr>
                <m:t>pt</m:t>
              </m:r>
            </m:oMath>
            <w:proofErr w:type="gramStart"/>
            <w:r w:rsidRPr="00972016">
              <w:rPr>
                <w:rFonts w:hint="eastAsia"/>
                <w:color w:val="000000" w:themeColor="text1"/>
              </w:rPr>
              <w:t>个</w:t>
            </w:r>
            <w:proofErr w:type="gramEnd"/>
            <w:r w:rsidRPr="00972016">
              <w:rPr>
                <w:rFonts w:hint="eastAsia"/>
                <w:color w:val="000000" w:themeColor="text1"/>
              </w:rPr>
              <w:t>工件，并添加到</w:t>
            </w:r>
            <m:oMath>
              <m:r>
                <w:rPr>
                  <w:rFonts w:ascii="Cambria Math" w:hAnsi="Cambria Math"/>
                  <w:color w:val="000000" w:themeColor="text1"/>
                </w:rPr>
                <m:t>π</m:t>
              </m:r>
              <m:r>
                <m:rPr>
                  <m:sty m:val="p"/>
                </m:rPr>
                <w:rPr>
                  <w:rFonts w:ascii="Cambria Math" w:hAnsi="Cambria Math"/>
                  <w:color w:val="000000" w:themeColor="text1"/>
                </w:rPr>
                <m:t>'</m:t>
              </m:r>
            </m:oMath>
            <w:r w:rsidRPr="00972016">
              <w:rPr>
                <w:rFonts w:hint="eastAsia"/>
                <w:color w:val="000000" w:themeColor="text1"/>
              </w:rPr>
              <w:t>中</w:t>
            </w:r>
          </w:p>
          <w:p w14:paraId="0E197F7C" w14:textId="77777777" w:rsidR="00603FF7" w:rsidRPr="00972016" w:rsidRDefault="00603FF7" w:rsidP="00B77F29">
            <w:pPr>
              <w:pStyle w:val="Text"/>
              <w:snapToGrid w:val="0"/>
              <w:spacing w:line="240" w:lineRule="auto"/>
              <w:ind w:firstLine="0"/>
              <w:rPr>
                <w:color w:val="000000" w:themeColor="text1"/>
              </w:rPr>
            </w:pPr>
            <w:proofErr w:type="gramStart"/>
            <w:r w:rsidRPr="00972016">
              <w:rPr>
                <w:color w:val="000000" w:themeColor="text1"/>
              </w:rPr>
              <w:t xml:space="preserve">10  </w:t>
            </w:r>
            <w:r w:rsidRPr="00972016">
              <w:rPr>
                <w:b/>
                <w:bCs/>
                <w:color w:val="000000" w:themeColor="text1"/>
              </w:rPr>
              <w:t>end</w:t>
            </w:r>
            <w:proofErr w:type="gramEnd"/>
            <w:r w:rsidRPr="00972016">
              <w:rPr>
                <w:b/>
                <w:bCs/>
                <w:color w:val="000000" w:themeColor="text1"/>
              </w:rPr>
              <w:t xml:space="preserve"> for </w:t>
            </w:r>
            <w:r w:rsidRPr="00972016">
              <w:rPr>
                <w:color w:val="000000" w:themeColor="text1"/>
              </w:rPr>
              <w:t xml:space="preserve">                           </w:t>
            </w:r>
          </w:p>
          <w:p w14:paraId="033C829B" w14:textId="0BACD2EC"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11  </w:t>
            </w:r>
            <w:r w:rsidRPr="00972016">
              <w:rPr>
                <w:b/>
                <w:bCs/>
                <w:color w:val="000000" w:themeColor="text1"/>
              </w:rPr>
              <w:t>for</w:t>
            </w:r>
            <w:r w:rsidRPr="00972016">
              <w:rPr>
                <w:color w:val="000000" w:themeColor="text1"/>
              </w:rPr>
              <w:t xml:space="preserve"> </w:t>
            </w:r>
            <m:oMath>
              <m:r>
                <w:rPr>
                  <w:rFonts w:ascii="Cambria Math" w:hAnsi="Cambria Math"/>
                  <w:color w:val="000000" w:themeColor="text1"/>
                </w:rPr>
                <m:t>i=1</m:t>
              </m:r>
            </m:oMath>
            <w:r w:rsidRPr="00972016">
              <w:rPr>
                <w:b/>
                <w:bCs/>
                <w:color w:val="000000" w:themeColor="text1"/>
              </w:rPr>
              <w:t xml:space="preserve"> to </w:t>
            </w:r>
            <m:oMath>
              <m:r>
                <w:rPr>
                  <w:rFonts w:ascii="Cambria Math" w:hAnsi="Cambria Math"/>
                  <w:color w:val="000000" w:themeColor="text1"/>
                </w:rPr>
                <m:t>d</m:t>
              </m:r>
            </m:oMath>
            <w:r w:rsidRPr="00972016">
              <w:rPr>
                <w:color w:val="000000" w:themeColor="text1"/>
              </w:rPr>
              <w:t xml:space="preserve">                   </w:t>
            </w:r>
            <w:r w:rsidRPr="00972016">
              <w:rPr>
                <w:bCs/>
                <w:iCs/>
                <w:color w:val="000000" w:themeColor="text1"/>
              </w:rPr>
              <w:t>%%</w:t>
            </w:r>
            <w:r w:rsidRPr="00972016">
              <w:rPr>
                <w:rFonts w:hint="eastAsia"/>
                <w:bCs/>
                <w:iCs/>
                <w:color w:val="000000" w:themeColor="text1"/>
              </w:rPr>
              <w:t>重构</w:t>
            </w:r>
          </w:p>
          <w:p w14:paraId="436B1D85" w14:textId="07885D09"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12     </w:t>
            </w:r>
            <w:r w:rsidRPr="00972016">
              <w:rPr>
                <w:rFonts w:hint="eastAsia"/>
              </w:rPr>
              <w:t>尝试将工件</w:t>
            </w:r>
            <m:oMath>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sup>
              </m:sSubSup>
            </m:oMath>
            <w:r w:rsidRPr="00972016">
              <w:rPr>
                <w:rFonts w:hint="eastAsia"/>
              </w:rPr>
              <w:t>插入到</w:t>
            </w:r>
            <m:oMath>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f</m:t>
                      </m:r>
                    </m:e>
                    <m:sub>
                      <m:r>
                        <w:rPr>
                          <w:rFonts w:ascii="Cambria Math" w:hAnsi="Cambria Math"/>
                        </w:rPr>
                        <m:t>c</m:t>
                      </m:r>
                    </m:sub>
                  </m:sSub>
                </m:sub>
                <m:sup>
                  <m:r>
                    <w:rPr>
                      <w:rFonts w:ascii="Cambria Math" w:hAnsi="Cambria Math"/>
                    </w:rPr>
                    <m:t>t</m:t>
                  </m:r>
                </m:sup>
              </m:sSubSup>
            </m:oMath>
            <w:r w:rsidRPr="00972016">
              <w:rPr>
                <w:rFonts w:hint="eastAsia"/>
                <w:color w:val="000000" w:themeColor="text1"/>
              </w:rPr>
              <w:t>中的所有位置，计算每一次插入的能耗值</w:t>
            </w:r>
          </w:p>
          <w:p w14:paraId="7F584D68" w14:textId="04A08861"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13     </w:t>
            </w:r>
            <w:r w:rsidRPr="00972016">
              <w:rPr>
                <w:rFonts w:hint="eastAsia"/>
              </w:rPr>
              <w:t>将工件</w:t>
            </w:r>
            <m:oMath>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sup>
              </m:sSubSup>
            </m:oMath>
            <w:r w:rsidRPr="00972016">
              <w:rPr>
                <w:rFonts w:hint="eastAsia"/>
              </w:rPr>
              <w:t>插入到</w:t>
            </w:r>
            <m:oMath>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f</m:t>
                      </m:r>
                    </m:e>
                    <m:sub>
                      <m:r>
                        <w:rPr>
                          <w:rFonts w:ascii="Cambria Math" w:hAnsi="Cambria Math"/>
                        </w:rPr>
                        <m:t>c</m:t>
                      </m:r>
                    </m:sub>
                  </m:sSub>
                </m:sub>
                <m:sup>
                  <m:r>
                    <w:rPr>
                      <w:rFonts w:ascii="Cambria Math" w:hAnsi="Cambria Math"/>
                    </w:rPr>
                    <m:t>t</m:t>
                  </m:r>
                </m:sup>
              </m:sSubSup>
            </m:oMath>
            <w:r w:rsidRPr="00972016">
              <w:rPr>
                <w:rFonts w:hint="eastAsia"/>
                <w:color w:val="000000" w:themeColor="text1"/>
              </w:rPr>
              <w:t>中的最好位置</w:t>
            </w:r>
            <m:oMath>
              <m:sSup>
                <m:sSupPr>
                  <m:ctrlPr>
                    <w:rPr>
                      <w:rFonts w:ascii="Cambria Math" w:hAnsi="Cambria Math"/>
                      <w:color w:val="000000" w:themeColor="text1"/>
                    </w:rPr>
                  </m:ctrlPr>
                </m:sSupPr>
                <m:e>
                  <m:r>
                    <w:rPr>
                      <w:rFonts w:ascii="Cambria Math" w:hAnsi="Cambria Math"/>
                      <w:color w:val="000000" w:themeColor="text1"/>
                    </w:rPr>
                    <m:t>p</m:t>
                  </m:r>
                </m:e>
                <m:sup>
                  <m:r>
                    <m:rPr>
                      <m:sty m:val="p"/>
                    </m:rPr>
                    <w:rPr>
                      <w:rFonts w:ascii="Cambria Math" w:hAnsi="Cambria Math"/>
                      <w:color w:val="000000" w:themeColor="text1"/>
                    </w:rPr>
                    <m:t>*</m:t>
                  </m:r>
                </m:sup>
              </m:sSup>
            </m:oMath>
            <w:r w:rsidRPr="00972016">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max</m:t>
                  </m:r>
                </m:sub>
              </m:sSub>
              <m:r>
                <w:rPr>
                  <w:rFonts w:ascii="Cambria Math" w:hAnsi="Cambria Math"/>
                  <w:color w:val="000000" w:themeColor="text1"/>
                </w:rPr>
                <m:t>&lt;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oMath>
            <w:r w:rsidRPr="00972016">
              <w:rPr>
                <w:rFonts w:hint="eastAsia"/>
                <w:color w:val="000000" w:themeColor="text1"/>
              </w:rPr>
              <w:t>）</w:t>
            </w:r>
          </w:p>
          <w:p w14:paraId="799E9AAB" w14:textId="77777777" w:rsidR="00603FF7" w:rsidRPr="00972016" w:rsidRDefault="00603FF7" w:rsidP="00B77F29">
            <w:pPr>
              <w:pStyle w:val="Text"/>
              <w:snapToGrid w:val="0"/>
              <w:spacing w:line="240" w:lineRule="auto"/>
              <w:ind w:firstLine="0"/>
              <w:rPr>
                <w:b/>
                <w:bCs/>
                <w:color w:val="000000" w:themeColor="text1"/>
              </w:rPr>
            </w:pPr>
            <w:proofErr w:type="gramStart"/>
            <w:r w:rsidRPr="00972016">
              <w:rPr>
                <w:color w:val="000000" w:themeColor="text1"/>
              </w:rPr>
              <w:t xml:space="preserve">14  </w:t>
            </w:r>
            <w:r w:rsidRPr="00972016">
              <w:rPr>
                <w:b/>
                <w:bCs/>
                <w:color w:val="000000" w:themeColor="text1"/>
              </w:rPr>
              <w:t>end</w:t>
            </w:r>
            <w:proofErr w:type="gramEnd"/>
            <w:r w:rsidRPr="00972016">
              <w:rPr>
                <w:b/>
                <w:bCs/>
                <w:color w:val="000000" w:themeColor="text1"/>
              </w:rPr>
              <w:t xml:space="preserve"> for</w:t>
            </w:r>
          </w:p>
          <w:p w14:paraId="54A0971E" w14:textId="77777777" w:rsidR="00603FF7" w:rsidRPr="00972016" w:rsidRDefault="00603FF7" w:rsidP="00B77F29">
            <w:pPr>
              <w:pStyle w:val="Text"/>
              <w:snapToGrid w:val="0"/>
              <w:spacing w:line="240" w:lineRule="auto"/>
              <w:ind w:firstLine="0"/>
              <w:rPr>
                <w:color w:val="000000" w:themeColor="text1"/>
              </w:rPr>
            </w:pPr>
            <w:r w:rsidRPr="00972016">
              <w:rPr>
                <w:color w:val="000000" w:themeColor="text1"/>
              </w:rPr>
              <w:t>15  /*</w:t>
            </w:r>
            <w:r w:rsidRPr="00972016">
              <w:rPr>
                <w:rFonts w:hint="eastAsia"/>
                <w:color w:val="000000" w:themeColor="text1"/>
              </w:rPr>
              <w:t>第二层破坏重构策略</w:t>
            </w:r>
            <w:r w:rsidRPr="00972016">
              <w:rPr>
                <w:i/>
                <w:color w:val="000000" w:themeColor="text1"/>
              </w:rPr>
              <w:t>*</w:t>
            </w:r>
            <w:r w:rsidRPr="00972016">
              <w:rPr>
                <w:rFonts w:hint="eastAsia"/>
                <w:i/>
                <w:color w:val="000000" w:themeColor="text1"/>
              </w:rPr>
              <w:t>/</w:t>
            </w:r>
          </w:p>
          <w:p w14:paraId="2FD243A0" w14:textId="388C26A7" w:rsidR="00603FF7" w:rsidRPr="00972016" w:rsidRDefault="00603FF7" w:rsidP="00B77F29">
            <w:pPr>
              <w:pStyle w:val="Text"/>
              <w:snapToGrid w:val="0"/>
              <w:spacing w:line="240" w:lineRule="auto"/>
              <w:ind w:firstLine="0"/>
              <w:rPr>
                <w:b/>
                <w:color w:val="000000" w:themeColor="text1"/>
              </w:rPr>
            </w:pPr>
            <w:r w:rsidRPr="00972016">
              <w:rPr>
                <w:color w:val="000000" w:themeColor="text1"/>
              </w:rPr>
              <w:t xml:space="preserve">16  </w:t>
            </w:r>
            <w:r w:rsidRPr="00972016">
              <w:rPr>
                <w:b/>
                <w:bCs/>
                <w:color w:val="000000" w:themeColor="text1"/>
              </w:rPr>
              <w:t xml:space="preserve">for </w:t>
            </w:r>
            <m:oMath>
              <m:r>
                <w:rPr>
                  <w:rFonts w:ascii="Cambria Math" w:hAnsi="Cambria Math"/>
                  <w:color w:val="000000" w:themeColor="text1"/>
                </w:rPr>
                <m:t>i=1</m:t>
              </m:r>
            </m:oMath>
            <w:r w:rsidRPr="00972016">
              <w:rPr>
                <w:b/>
                <w:bCs/>
                <w:color w:val="000000" w:themeColor="text1"/>
              </w:rPr>
              <w:t xml:space="preserve"> to </w:t>
            </w:r>
            <m:oMath>
              <m:r>
                <w:rPr>
                  <w:rFonts w:ascii="Cambria Math" w:hAnsi="Cambria Math"/>
                  <w:color w:val="000000" w:themeColor="text1"/>
                </w:rPr>
                <m:t>d</m:t>
              </m:r>
            </m:oMath>
            <w:r w:rsidRPr="00972016">
              <w:rPr>
                <w:b/>
                <w:bCs/>
                <w:color w:val="000000" w:themeColor="text1"/>
              </w:rPr>
              <w:t xml:space="preserve"> </w:t>
            </w:r>
            <w:r w:rsidRPr="00972016">
              <w:rPr>
                <w:color w:val="000000" w:themeColor="text1"/>
              </w:rPr>
              <w:t xml:space="preserve">                  </w:t>
            </w:r>
            <w:r w:rsidRPr="00972016">
              <w:rPr>
                <w:bCs/>
                <w:iCs/>
                <w:color w:val="000000" w:themeColor="text1"/>
              </w:rPr>
              <w:t>%%</w:t>
            </w:r>
            <w:r w:rsidRPr="00972016">
              <w:rPr>
                <w:rFonts w:hint="eastAsia"/>
                <w:bCs/>
                <w:iCs/>
                <w:color w:val="000000" w:themeColor="text1"/>
              </w:rPr>
              <w:t>破坏</w:t>
            </w:r>
          </w:p>
          <w:p w14:paraId="30790FEB" w14:textId="267EB193" w:rsidR="00603FF7" w:rsidRPr="00972016" w:rsidRDefault="00603FF7" w:rsidP="00B77F29">
            <w:pPr>
              <w:snapToGrid w:val="0"/>
              <w:rPr>
                <w:color w:val="000000" w:themeColor="text1"/>
                <w:sz w:val="20"/>
                <w:szCs w:val="20"/>
              </w:rPr>
            </w:pPr>
            <w:r w:rsidRPr="00972016">
              <w:rPr>
                <w:color w:val="000000" w:themeColor="text1"/>
                <w:sz w:val="20"/>
                <w:szCs w:val="20"/>
              </w:rPr>
              <w:t xml:space="preserve">17    </w:t>
            </w:r>
            <m:oMath>
              <m:r>
                <w:rPr>
                  <w:rFonts w:ascii="Cambria Math" w:hAnsi="Cambria Math"/>
                  <w:color w:val="000000" w:themeColor="text1"/>
                  <w:sz w:val="20"/>
                  <w:szCs w:val="20"/>
                </w:rPr>
                <m:t>pt←Rand</m:t>
              </m:r>
              <m:d>
                <m:dPr>
                  <m:ctrlPr>
                    <w:rPr>
                      <w:rFonts w:ascii="Cambria Math" w:hAnsi="Cambria Math"/>
                      <w:color w:val="000000" w:themeColor="text1"/>
                      <w:sz w:val="20"/>
                      <w:szCs w:val="20"/>
                    </w:rPr>
                  </m:ctrlPr>
                </m:dPr>
                <m:e>
                  <m:r>
                    <w:rPr>
                      <w:rFonts w:ascii="Cambria Math" w:hAnsi="Cambria Math"/>
                      <w:color w:val="000000" w:themeColor="text1"/>
                      <w:sz w:val="20"/>
                      <w:szCs w:val="20"/>
                    </w:rPr>
                    <m:t>1</m:t>
                  </m:r>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π</m:t>
                      </m:r>
                    </m:e>
                    <m: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r</m:t>
                          </m:r>
                        </m:sub>
                      </m:sSub>
                    </m:sub>
                    <m:sup>
                      <m:r>
                        <w:rPr>
                          <w:rFonts w:ascii="Cambria Math" w:hAnsi="Cambria Math"/>
                          <w:color w:val="000000" w:themeColor="text1"/>
                          <w:sz w:val="20"/>
                          <w:szCs w:val="20"/>
                        </w:rPr>
                        <m:t>t</m:t>
                      </m:r>
                    </m:sup>
                  </m:sSubSup>
                  <m:r>
                    <m:rPr>
                      <m:sty m:val="p"/>
                    </m:rPr>
                    <w:rPr>
                      <w:rFonts w:ascii="Cambria Math" w:hAnsi="Cambria Math"/>
                      <w:color w:val="000000" w:themeColor="text1"/>
                      <w:sz w:val="20"/>
                      <w:szCs w:val="20"/>
                    </w:rPr>
                    <m:t>|</m:t>
                  </m:r>
                </m:e>
              </m:d>
            </m:oMath>
          </w:p>
          <w:p w14:paraId="2F646617" w14:textId="73E8E0CE" w:rsidR="00603FF7" w:rsidRPr="00972016" w:rsidRDefault="00603FF7" w:rsidP="00B77F29">
            <w:pPr>
              <w:pStyle w:val="Text"/>
              <w:snapToGrid w:val="0"/>
              <w:spacing w:line="240" w:lineRule="auto"/>
              <w:ind w:firstLine="0"/>
              <w:rPr>
                <w:b/>
                <w:bCs/>
                <w:color w:val="000000" w:themeColor="text1"/>
              </w:rPr>
            </w:pPr>
            <w:r w:rsidRPr="00972016">
              <w:rPr>
                <w:color w:val="000000" w:themeColor="text1"/>
              </w:rPr>
              <w:t xml:space="preserve">18    </w:t>
            </w:r>
            <w:r w:rsidRPr="00972016">
              <w:rPr>
                <w:rFonts w:hint="eastAsia"/>
                <w:color w:val="000000" w:themeColor="text1"/>
              </w:rPr>
              <w:t>提取</w:t>
            </w:r>
            <m:oMath>
              <m:sSubSup>
                <m:sSubSupPr>
                  <m:ctrlPr>
                    <w:rPr>
                      <w:rFonts w:ascii="Cambria Math" w:hAnsi="Cambria Math"/>
                      <w:color w:val="000000" w:themeColor="text1"/>
                    </w:rPr>
                  </m:ctrlPr>
                </m:sSubSupPr>
                <m:e>
                  <m:r>
                    <w:rPr>
                      <w:rFonts w:ascii="Cambria Math" w:hAnsi="Cambria Math"/>
                      <w:color w:val="000000" w:themeColor="text1"/>
                    </w:rPr>
                    <m:t>π</m:t>
                  </m:r>
                </m:e>
                <m:sub>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r</m:t>
                      </m:r>
                    </m:sub>
                  </m:sSub>
                </m:sub>
                <m:sup>
                  <m:r>
                    <w:rPr>
                      <w:rFonts w:ascii="Cambria Math" w:hAnsi="Cambria Math"/>
                      <w:color w:val="000000" w:themeColor="text1"/>
                    </w:rPr>
                    <m:t>t</m:t>
                  </m:r>
                </m:sup>
              </m:sSubSup>
            </m:oMath>
            <w:r w:rsidRPr="00972016">
              <w:rPr>
                <w:rFonts w:hint="eastAsia"/>
                <w:color w:val="000000" w:themeColor="text1"/>
              </w:rPr>
              <w:t>中的第</w:t>
            </w:r>
            <m:oMath>
              <m:r>
                <w:rPr>
                  <w:rFonts w:ascii="Cambria Math" w:hAnsi="Cambria Math"/>
                  <w:color w:val="000000" w:themeColor="text1"/>
                </w:rPr>
                <m:t>pt</m:t>
              </m:r>
            </m:oMath>
            <w:proofErr w:type="gramStart"/>
            <w:r w:rsidRPr="00972016">
              <w:rPr>
                <w:rFonts w:hint="eastAsia"/>
                <w:color w:val="000000" w:themeColor="text1"/>
              </w:rPr>
              <w:t>个</w:t>
            </w:r>
            <w:proofErr w:type="gramEnd"/>
            <w:r w:rsidRPr="00972016">
              <w:rPr>
                <w:rFonts w:hint="eastAsia"/>
                <w:color w:val="000000" w:themeColor="text1"/>
              </w:rPr>
              <w:t>工件，并添加到</w:t>
            </w:r>
            <m:oMath>
              <m:r>
                <w:rPr>
                  <w:rFonts w:ascii="Cambria Math" w:hAnsi="Cambria Math"/>
                  <w:color w:val="000000" w:themeColor="text1"/>
                </w:rPr>
                <m:t>π</m:t>
              </m:r>
              <m:r>
                <m:rPr>
                  <m:sty m:val="p"/>
                </m:rPr>
                <w:rPr>
                  <w:rFonts w:ascii="Cambria Math" w:hAnsi="Cambria Math"/>
                  <w:color w:val="000000" w:themeColor="text1"/>
                </w:rPr>
                <m:t>'</m:t>
              </m:r>
            </m:oMath>
            <w:r w:rsidRPr="00972016">
              <w:rPr>
                <w:rFonts w:hint="eastAsia"/>
                <w:color w:val="000000" w:themeColor="text1"/>
              </w:rPr>
              <w:t>中</w:t>
            </w:r>
          </w:p>
          <w:p w14:paraId="39AD5147" w14:textId="77777777" w:rsidR="00603FF7" w:rsidRPr="00972016" w:rsidRDefault="00603FF7" w:rsidP="00B77F29">
            <w:pPr>
              <w:pStyle w:val="Text"/>
              <w:snapToGrid w:val="0"/>
              <w:spacing w:line="240" w:lineRule="auto"/>
              <w:ind w:firstLine="0"/>
              <w:rPr>
                <w:color w:val="000000" w:themeColor="text1"/>
              </w:rPr>
            </w:pPr>
            <w:proofErr w:type="gramStart"/>
            <w:r w:rsidRPr="00972016">
              <w:rPr>
                <w:color w:val="000000" w:themeColor="text1"/>
              </w:rPr>
              <w:t xml:space="preserve">19  </w:t>
            </w:r>
            <w:r w:rsidRPr="00972016">
              <w:rPr>
                <w:b/>
                <w:bCs/>
                <w:color w:val="000000" w:themeColor="text1"/>
              </w:rPr>
              <w:t>end</w:t>
            </w:r>
            <w:proofErr w:type="gramEnd"/>
            <w:r w:rsidRPr="00972016">
              <w:rPr>
                <w:b/>
                <w:bCs/>
                <w:color w:val="000000" w:themeColor="text1"/>
              </w:rPr>
              <w:t xml:space="preserve"> for </w:t>
            </w:r>
            <w:r w:rsidRPr="00972016">
              <w:rPr>
                <w:color w:val="000000" w:themeColor="text1"/>
              </w:rPr>
              <w:t xml:space="preserve">                           </w:t>
            </w:r>
          </w:p>
          <w:p w14:paraId="4913F13A" w14:textId="77A08E30"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20  </w:t>
            </w:r>
            <w:r w:rsidRPr="00972016">
              <w:rPr>
                <w:b/>
                <w:bCs/>
                <w:color w:val="000000" w:themeColor="text1"/>
              </w:rPr>
              <w:t>for</w:t>
            </w:r>
            <w:r w:rsidRPr="00972016">
              <w:rPr>
                <w:color w:val="000000" w:themeColor="text1"/>
              </w:rPr>
              <w:t xml:space="preserve"> </w:t>
            </w:r>
            <m:oMath>
              <m:r>
                <w:rPr>
                  <w:rFonts w:ascii="Cambria Math" w:hAnsi="Cambria Math"/>
                  <w:color w:val="000000" w:themeColor="text1"/>
                </w:rPr>
                <m:t>i=1</m:t>
              </m:r>
            </m:oMath>
            <w:r w:rsidRPr="00972016">
              <w:rPr>
                <w:b/>
                <w:bCs/>
                <w:color w:val="000000" w:themeColor="text1"/>
              </w:rPr>
              <w:t xml:space="preserve"> to </w:t>
            </w:r>
            <m:oMath>
              <m:r>
                <w:rPr>
                  <w:rFonts w:ascii="Cambria Math" w:hAnsi="Cambria Math"/>
                  <w:color w:val="000000" w:themeColor="text1"/>
                </w:rPr>
                <m:t>d</m:t>
              </m:r>
            </m:oMath>
            <w:r w:rsidRPr="00972016">
              <w:rPr>
                <w:color w:val="000000" w:themeColor="text1"/>
              </w:rPr>
              <w:t xml:space="preserve">                   </w:t>
            </w:r>
            <w:r w:rsidRPr="00972016">
              <w:rPr>
                <w:bCs/>
                <w:iCs/>
                <w:color w:val="000000" w:themeColor="text1"/>
              </w:rPr>
              <w:t>%%</w:t>
            </w:r>
            <w:r w:rsidRPr="00972016">
              <w:rPr>
                <w:rFonts w:hint="eastAsia"/>
                <w:bCs/>
                <w:iCs/>
                <w:color w:val="000000" w:themeColor="text1"/>
              </w:rPr>
              <w:t>重构</w:t>
            </w:r>
          </w:p>
          <w:p w14:paraId="1D1A0F25" w14:textId="335C1C4C"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21     </w:t>
            </w:r>
            <w:r w:rsidRPr="00972016">
              <w:rPr>
                <w:rFonts w:hint="eastAsia"/>
              </w:rPr>
              <w:t>尝试将工件</w:t>
            </w:r>
            <m:oMath>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sup>
              </m:sSubSup>
            </m:oMath>
            <w:r w:rsidRPr="00972016">
              <w:rPr>
                <w:rFonts w:hint="eastAsia"/>
              </w:rPr>
              <w:t>插入到</w:t>
            </w:r>
            <m:oMath>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f</m:t>
                      </m:r>
                    </m:e>
                    <m:sub>
                      <m:r>
                        <w:rPr>
                          <w:rFonts w:ascii="Cambria Math" w:hAnsi="Cambria Math"/>
                        </w:rPr>
                        <m:t>r</m:t>
                      </m:r>
                    </m:sub>
                  </m:sSub>
                </m:sub>
                <m:sup>
                  <m:r>
                    <w:rPr>
                      <w:rFonts w:ascii="Cambria Math" w:hAnsi="Cambria Math"/>
                    </w:rPr>
                    <m:t>t</m:t>
                  </m:r>
                </m:sup>
              </m:sSubSup>
            </m:oMath>
            <w:r w:rsidRPr="00972016">
              <w:rPr>
                <w:rFonts w:hint="eastAsia"/>
                <w:color w:val="000000" w:themeColor="text1"/>
              </w:rPr>
              <w:t>中的所有位置，计算每一次插入的能耗值</w:t>
            </w:r>
          </w:p>
          <w:p w14:paraId="0BC3C673" w14:textId="4BC664BB" w:rsidR="00603FF7" w:rsidRPr="00972016" w:rsidRDefault="00603FF7" w:rsidP="00B77F29">
            <w:pPr>
              <w:pStyle w:val="Text"/>
              <w:snapToGrid w:val="0"/>
              <w:spacing w:line="240" w:lineRule="auto"/>
              <w:ind w:firstLine="0"/>
              <w:rPr>
                <w:color w:val="000000" w:themeColor="text1"/>
              </w:rPr>
            </w:pPr>
            <w:r w:rsidRPr="00972016">
              <w:rPr>
                <w:color w:val="000000" w:themeColor="text1"/>
              </w:rPr>
              <w:t xml:space="preserve">22     </w:t>
            </w:r>
            <w:r w:rsidRPr="00972016">
              <w:rPr>
                <w:rFonts w:hint="eastAsia"/>
              </w:rPr>
              <w:t>将工件</w:t>
            </w:r>
            <m:oMath>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sup>
              </m:sSubSup>
            </m:oMath>
            <w:r w:rsidRPr="00972016">
              <w:rPr>
                <w:rFonts w:hint="eastAsia"/>
              </w:rPr>
              <w:t>插入到</w:t>
            </w:r>
            <m:oMath>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f</m:t>
                      </m:r>
                    </m:e>
                    <m:sub>
                      <m:r>
                        <w:rPr>
                          <w:rFonts w:ascii="Cambria Math" w:hAnsi="Cambria Math"/>
                        </w:rPr>
                        <m:t>r</m:t>
                      </m:r>
                    </m:sub>
                  </m:sSub>
                </m:sub>
                <m:sup>
                  <m:r>
                    <w:rPr>
                      <w:rFonts w:ascii="Cambria Math" w:hAnsi="Cambria Math"/>
                    </w:rPr>
                    <m:t>t</m:t>
                  </m:r>
                </m:sup>
              </m:sSubSup>
            </m:oMath>
            <w:r w:rsidRPr="00972016">
              <w:rPr>
                <w:rFonts w:hint="eastAsia"/>
                <w:color w:val="000000" w:themeColor="text1"/>
              </w:rPr>
              <w:t>中的最好位置</w:t>
            </w:r>
            <m:oMath>
              <m:sSup>
                <m:sSupPr>
                  <m:ctrlPr>
                    <w:rPr>
                      <w:rFonts w:ascii="Cambria Math" w:hAnsi="Cambria Math"/>
                      <w:color w:val="000000" w:themeColor="text1"/>
                    </w:rPr>
                  </m:ctrlPr>
                </m:sSupPr>
                <m:e>
                  <m:r>
                    <w:rPr>
                      <w:rFonts w:ascii="Cambria Math" w:hAnsi="Cambria Math"/>
                      <w:color w:val="000000" w:themeColor="text1"/>
                    </w:rPr>
                    <m:t>p</m:t>
                  </m:r>
                </m:e>
                <m:sup>
                  <m:r>
                    <m:rPr>
                      <m:sty m:val="p"/>
                    </m:rPr>
                    <w:rPr>
                      <w:rFonts w:ascii="Cambria Math" w:hAnsi="Cambria Math"/>
                      <w:color w:val="000000" w:themeColor="text1"/>
                    </w:rPr>
                    <m:t>*</m:t>
                  </m:r>
                </m:sup>
              </m:sSup>
            </m:oMath>
            <w:r w:rsidRPr="00972016">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max</m:t>
                  </m:r>
                </m:sub>
              </m:sSub>
              <m:r>
                <w:rPr>
                  <w:rFonts w:ascii="Cambria Math" w:hAnsi="Cambria Math"/>
                  <w:color w:val="000000" w:themeColor="text1"/>
                </w:rPr>
                <m:t>&lt;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oMath>
            <w:r w:rsidRPr="00972016">
              <w:rPr>
                <w:rFonts w:hint="eastAsia"/>
                <w:color w:val="000000" w:themeColor="text1"/>
              </w:rPr>
              <w:t>）</w:t>
            </w:r>
          </w:p>
          <w:p w14:paraId="70A0F29B" w14:textId="77777777" w:rsidR="00603FF7" w:rsidRPr="00972016" w:rsidRDefault="00603FF7" w:rsidP="00B77F29">
            <w:pPr>
              <w:pStyle w:val="Text"/>
              <w:snapToGrid w:val="0"/>
              <w:spacing w:line="240" w:lineRule="auto"/>
              <w:ind w:left="292" w:hangingChars="146" w:hanging="292"/>
              <w:rPr>
                <w:b/>
                <w:bCs/>
                <w:color w:val="000000" w:themeColor="text1"/>
              </w:rPr>
            </w:pPr>
            <w:proofErr w:type="gramStart"/>
            <w:r w:rsidRPr="00972016">
              <w:rPr>
                <w:color w:val="000000" w:themeColor="text1"/>
              </w:rPr>
              <w:t xml:space="preserve">23  </w:t>
            </w:r>
            <w:r w:rsidRPr="00972016">
              <w:rPr>
                <w:b/>
                <w:bCs/>
                <w:color w:val="000000" w:themeColor="text1"/>
              </w:rPr>
              <w:t>end</w:t>
            </w:r>
            <w:proofErr w:type="gramEnd"/>
            <w:r w:rsidRPr="00972016">
              <w:rPr>
                <w:b/>
                <w:bCs/>
                <w:color w:val="000000" w:themeColor="text1"/>
              </w:rPr>
              <w:t xml:space="preserve"> for</w:t>
            </w:r>
          </w:p>
          <w:p w14:paraId="6988136D" w14:textId="03531D42" w:rsidR="00603FF7" w:rsidRPr="00972016" w:rsidRDefault="00603FF7" w:rsidP="00B77F29">
            <w:pPr>
              <w:pStyle w:val="Text"/>
              <w:snapToGrid w:val="0"/>
              <w:spacing w:line="240" w:lineRule="auto"/>
              <w:ind w:left="292" w:hangingChars="146" w:hanging="292"/>
              <w:rPr>
                <w:b/>
                <w:i/>
                <w:color w:val="000000" w:themeColor="text1"/>
              </w:rPr>
            </w:pPr>
            <w:r w:rsidRPr="00972016">
              <w:rPr>
                <w:color w:val="000000" w:themeColor="text1"/>
              </w:rPr>
              <w:t xml:space="preserve">24  </w:t>
            </w:r>
            <w:r w:rsidRPr="00972016">
              <w:rPr>
                <w:b/>
                <w:color w:val="000000" w:themeColor="text1"/>
              </w:rPr>
              <w:t>/*</w:t>
            </w:r>
            <w:r w:rsidRPr="00972016">
              <w:rPr>
                <w:rFonts w:hint="eastAsia"/>
                <w:bCs/>
                <w:color w:val="000000" w:themeColor="text1"/>
              </w:rPr>
              <w:t>更新</w:t>
            </w:r>
            <m:oMath>
              <m:r>
                <w:rPr>
                  <w:rFonts w:ascii="Cambria Math" w:hAnsi="Cambria Math"/>
                  <w:color w:val="000000" w:themeColor="text1"/>
                </w:rPr>
                <m:t>Dlist</m:t>
              </m:r>
            </m:oMath>
            <w:r w:rsidRPr="00972016">
              <w:rPr>
                <w:rFonts w:hint="eastAsia"/>
                <w:bCs/>
                <w:color w:val="000000" w:themeColor="text1"/>
              </w:rPr>
              <w:t>表</w:t>
            </w:r>
            <w:r w:rsidRPr="00972016">
              <w:rPr>
                <w:b/>
                <w:i/>
                <w:color w:val="000000" w:themeColor="text1"/>
              </w:rPr>
              <w:t>*/</w:t>
            </w:r>
          </w:p>
          <w:p w14:paraId="245E24D3" w14:textId="086B2E0E" w:rsidR="00603FF7" w:rsidRPr="00972016" w:rsidRDefault="00603FF7" w:rsidP="00B77F29">
            <w:pPr>
              <w:pStyle w:val="Text"/>
              <w:snapToGrid w:val="0"/>
              <w:spacing w:line="240" w:lineRule="auto"/>
              <w:ind w:left="292" w:hangingChars="146" w:hanging="292"/>
              <w:rPr>
                <w:b/>
                <w:color w:val="000000" w:themeColor="text1"/>
              </w:rPr>
            </w:pPr>
            <w:r w:rsidRPr="00972016">
              <w:rPr>
                <w:bCs/>
                <w:iCs/>
                <w:color w:val="000000" w:themeColor="text1"/>
              </w:rPr>
              <w:t xml:space="preserve">25  </w:t>
            </w:r>
            <w:r w:rsidRPr="00972016">
              <w:rPr>
                <w:b/>
                <w:iCs/>
                <w:color w:val="000000" w:themeColor="text1"/>
              </w:rPr>
              <w:t>if</w:t>
            </w:r>
            <w:r w:rsidRPr="00972016">
              <w:rPr>
                <w:bCs/>
                <w:iCs/>
                <w:color w:val="000000" w:themeColor="text1"/>
              </w:rPr>
              <w:t xml:space="preserve"> (</w:t>
            </w:r>
            <m:oMath>
              <m:sSup>
                <m:sSupPr>
                  <m:ctrlPr>
                    <w:rPr>
                      <w:rFonts w:ascii="Cambria Math" w:hAnsi="Cambria Math"/>
                      <w:bCs/>
                      <w:iCs/>
                      <w:color w:val="000000" w:themeColor="text1"/>
                    </w:rPr>
                  </m:ctrlPr>
                </m:sSupPr>
                <m:e>
                  <m:r>
                    <w:rPr>
                      <w:rFonts w:ascii="Cambria Math" w:hAnsi="Cambria Math"/>
                      <w:color w:val="000000" w:themeColor="text1"/>
                    </w:rPr>
                    <m:t>π</m:t>
                  </m:r>
                </m:e>
                <m:sup>
                  <m:r>
                    <w:rPr>
                      <w:rFonts w:ascii="Cambria Math" w:hAnsi="Cambria Math"/>
                      <w:color w:val="000000" w:themeColor="text1"/>
                    </w:rPr>
                    <m:t>t</m:t>
                  </m:r>
                </m:sup>
              </m:sSup>
            </m:oMath>
            <w:r w:rsidRPr="00972016">
              <w:rPr>
                <w:rFonts w:hint="eastAsia"/>
                <w:color w:val="000000" w:themeColor="text1"/>
              </w:rPr>
              <w:t>得到改善</w:t>
            </w:r>
            <w:r w:rsidRPr="00972016">
              <w:rPr>
                <w:bCs/>
                <w:iCs/>
                <w:color w:val="000000" w:themeColor="text1"/>
              </w:rPr>
              <w:t>)</w:t>
            </w:r>
          </w:p>
          <w:p w14:paraId="4AB77F87" w14:textId="6FA0F694" w:rsidR="00603FF7" w:rsidRPr="00972016" w:rsidRDefault="00603FF7" w:rsidP="00B77F29">
            <w:pPr>
              <w:pStyle w:val="Text"/>
              <w:snapToGrid w:val="0"/>
              <w:spacing w:line="240" w:lineRule="auto"/>
              <w:ind w:left="292" w:hangingChars="146" w:hanging="292"/>
              <w:rPr>
                <w:bCs/>
                <w:color w:val="000000" w:themeColor="text1"/>
              </w:rPr>
            </w:pPr>
            <w:r w:rsidRPr="00972016">
              <w:rPr>
                <w:bCs/>
                <w:color w:val="000000" w:themeColor="text1"/>
              </w:rPr>
              <w:t xml:space="preserve">26    </w:t>
            </w:r>
            <w:r w:rsidRPr="00972016">
              <w:rPr>
                <w:rFonts w:hint="eastAsia"/>
                <w:bCs/>
                <w:color w:val="000000" w:themeColor="text1"/>
              </w:rPr>
              <w:t>将此时</w:t>
            </w:r>
            <m:oMath>
              <m:r>
                <w:rPr>
                  <w:rFonts w:ascii="Cambria Math" w:hAnsi="Cambria Math"/>
                  <w:color w:val="000000" w:themeColor="text1"/>
                </w:rPr>
                <m:t>d</m:t>
              </m:r>
            </m:oMath>
            <w:r w:rsidRPr="00972016">
              <w:rPr>
                <w:rFonts w:hint="eastAsia"/>
                <w:bCs/>
                <w:color w:val="000000" w:themeColor="text1"/>
              </w:rPr>
              <w:t>的值添加到</w:t>
            </w:r>
            <m:oMath>
              <m:r>
                <w:rPr>
                  <w:rFonts w:ascii="Cambria Math" w:hAnsi="Cambria Math"/>
                  <w:color w:val="000000" w:themeColor="text1"/>
                </w:rPr>
                <m:t>Dlist</m:t>
              </m:r>
            </m:oMath>
            <w:r w:rsidRPr="00972016">
              <w:rPr>
                <w:rFonts w:hint="eastAsia"/>
                <w:bCs/>
                <w:color w:val="000000" w:themeColor="text1"/>
              </w:rPr>
              <w:t>表的末尾</w:t>
            </w:r>
          </w:p>
          <w:p w14:paraId="7CA445D1" w14:textId="77777777" w:rsidR="00603FF7" w:rsidRPr="00972016" w:rsidRDefault="00603FF7" w:rsidP="00B77F29">
            <w:pPr>
              <w:pStyle w:val="Text"/>
              <w:snapToGrid w:val="0"/>
              <w:spacing w:line="240" w:lineRule="auto"/>
              <w:ind w:left="292" w:hangingChars="146" w:hanging="292"/>
              <w:rPr>
                <w:iCs/>
                <w:color w:val="000000" w:themeColor="text1"/>
              </w:rPr>
            </w:pPr>
            <w:proofErr w:type="gramStart"/>
            <w:r w:rsidRPr="00972016">
              <w:rPr>
                <w:color w:val="000000" w:themeColor="text1"/>
              </w:rPr>
              <w:t xml:space="preserve">27  </w:t>
            </w:r>
            <w:r w:rsidRPr="00972016">
              <w:rPr>
                <w:b/>
                <w:bCs/>
                <w:color w:val="000000" w:themeColor="text1"/>
              </w:rPr>
              <w:t>end</w:t>
            </w:r>
            <w:proofErr w:type="gramEnd"/>
            <w:r w:rsidRPr="00972016">
              <w:rPr>
                <w:b/>
                <w:bCs/>
                <w:color w:val="000000" w:themeColor="text1"/>
              </w:rPr>
              <w:t xml:space="preserve"> if</w:t>
            </w:r>
          </w:p>
          <w:p w14:paraId="451752B8" w14:textId="7CCC9640" w:rsidR="00603FF7" w:rsidRPr="00972016" w:rsidRDefault="00603FF7" w:rsidP="00B77F29">
            <w:pPr>
              <w:pStyle w:val="Text"/>
              <w:snapToGrid w:val="0"/>
              <w:spacing w:line="240" w:lineRule="auto"/>
              <w:ind w:left="292" w:hangingChars="146" w:hanging="292"/>
              <w:rPr>
                <w:color w:val="000000" w:themeColor="text1"/>
              </w:rPr>
            </w:pPr>
            <w:r w:rsidRPr="00972016">
              <w:rPr>
                <w:rFonts w:hint="eastAsia"/>
                <w:color w:val="000000" w:themeColor="text1"/>
              </w:rPr>
              <w:t>输出：</w:t>
            </w:r>
            <m:oMath>
              <m:sSup>
                <m:sSupPr>
                  <m:ctrlPr>
                    <w:rPr>
                      <w:rFonts w:ascii="Cambria Math" w:hAnsi="Cambria Math"/>
                      <w:color w:val="000000" w:themeColor="text1"/>
                    </w:rPr>
                  </m:ctrlPr>
                </m:sSupPr>
                <m:e>
                  <m:r>
                    <w:rPr>
                      <w:rFonts w:ascii="Cambria Math" w:hAnsi="Cambria Math"/>
                      <w:color w:val="000000" w:themeColor="text1"/>
                    </w:rPr>
                    <m:t>π</m:t>
                  </m:r>
                </m:e>
                <m:sup>
                  <m:r>
                    <w:rPr>
                      <w:rFonts w:ascii="Cambria Math" w:hAnsi="Cambria Math"/>
                      <w:color w:val="000000" w:themeColor="text1"/>
                    </w:rPr>
                    <m:t>t</m:t>
                  </m:r>
                </m:sup>
              </m:sSup>
            </m:oMath>
          </w:p>
        </w:tc>
      </w:tr>
    </w:tbl>
    <w:p w14:paraId="1DC328BB" w14:textId="77777777" w:rsidR="00603FF7" w:rsidRPr="00972016" w:rsidRDefault="00603FF7" w:rsidP="00603FF7">
      <w:pPr>
        <w:spacing w:line="288" w:lineRule="auto"/>
        <w:rPr>
          <w:sz w:val="20"/>
          <w:szCs w:val="20"/>
        </w:rPr>
      </w:pPr>
    </w:p>
    <w:p w14:paraId="62FE56D6" w14:textId="77777777" w:rsidR="00603FF7" w:rsidRDefault="00603FF7" w:rsidP="00603FF7">
      <w:pPr>
        <w:spacing w:line="288" w:lineRule="auto"/>
        <w:jc w:val="center"/>
        <w:rPr>
          <w:sz w:val="20"/>
          <w:szCs w:val="20"/>
        </w:rPr>
      </w:pPr>
      <w:r>
        <w:rPr>
          <w:noProof/>
        </w:rPr>
        <w:drawing>
          <wp:inline distT="0" distB="0" distL="0" distR="0" wp14:anchorId="6D0B24A4" wp14:editId="5F898FF4">
            <wp:extent cx="3206337" cy="2231234"/>
            <wp:effectExtent l="0" t="0" r="0" b="0"/>
            <wp:docPr id="9841198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23082" cy="2242887"/>
                    </a:xfrm>
                    <a:prstGeom prst="rect">
                      <a:avLst/>
                    </a:prstGeom>
                    <a:noFill/>
                    <a:ln>
                      <a:noFill/>
                    </a:ln>
                  </pic:spPr>
                </pic:pic>
              </a:graphicData>
            </a:graphic>
          </wp:inline>
        </w:drawing>
      </w:r>
    </w:p>
    <w:p w14:paraId="52C1BA0B" w14:textId="68BA4C7B" w:rsidR="00603FF7" w:rsidRPr="00A14175" w:rsidRDefault="00603FF7" w:rsidP="00A14175">
      <w:pPr>
        <w:spacing w:line="460" w:lineRule="exact"/>
        <w:jc w:val="center"/>
        <w:rPr>
          <w:rFonts w:eastAsia="楷体"/>
          <w:szCs w:val="21"/>
        </w:rPr>
      </w:pPr>
      <w:r w:rsidRPr="00071613">
        <w:rPr>
          <w:rFonts w:eastAsia="楷体"/>
          <w:szCs w:val="21"/>
        </w:rPr>
        <w:t>图</w:t>
      </w:r>
      <w:r w:rsidRPr="00071613">
        <w:rPr>
          <w:rFonts w:eastAsia="楷体"/>
          <w:szCs w:val="21"/>
        </w:rPr>
        <w:t>4-2 Dlist</w:t>
      </w:r>
      <w:r w:rsidRPr="00071613">
        <w:rPr>
          <w:rFonts w:eastAsia="楷体"/>
          <w:szCs w:val="21"/>
        </w:rPr>
        <w:t>表的更新过程</w:t>
      </w:r>
    </w:p>
    <w:p w14:paraId="548D8A3E" w14:textId="77777777" w:rsidR="00071613" w:rsidRPr="00071613" w:rsidRDefault="00071613" w:rsidP="00071613">
      <w:pPr>
        <w:pStyle w:val="3"/>
        <w:spacing w:before="0" w:after="0" w:line="460" w:lineRule="exact"/>
        <w:rPr>
          <w:sz w:val="24"/>
          <w:szCs w:val="24"/>
        </w:rPr>
      </w:pPr>
      <w:r w:rsidRPr="00071613">
        <w:rPr>
          <w:sz w:val="24"/>
          <w:szCs w:val="24"/>
        </w:rPr>
        <w:t xml:space="preserve">4.3.5 </w:t>
      </w:r>
      <w:r w:rsidRPr="00071613">
        <w:rPr>
          <w:rFonts w:hint="eastAsia"/>
          <w:sz w:val="24"/>
          <w:szCs w:val="24"/>
        </w:rPr>
        <w:t>自我调节的变邻域下降策略</w:t>
      </w:r>
    </w:p>
    <w:p w14:paraId="5813551D" w14:textId="534C3E0A" w:rsidR="003B6C5B" w:rsidRPr="00071613" w:rsidRDefault="00071613" w:rsidP="009E5E7A">
      <w:pPr>
        <w:spacing w:line="460" w:lineRule="exact"/>
        <w:ind w:firstLineChars="200" w:firstLine="480"/>
        <w:rPr>
          <w:sz w:val="24"/>
        </w:rPr>
      </w:pPr>
      <w:r w:rsidRPr="00071613">
        <w:rPr>
          <w:sz w:val="24"/>
        </w:rPr>
        <w:t>基于</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003B6C5B" w:rsidRPr="003B6C5B">
        <w:rPr>
          <w:rFonts w:hint="eastAsia"/>
          <w:sz w:val="24"/>
        </w:rPr>
        <w:t>的</w:t>
      </w:r>
      <w:r w:rsidRPr="00071613">
        <w:rPr>
          <w:sz w:val="24"/>
        </w:rPr>
        <w:t>问题特征，为了有效降低生产能耗，从工厂层面和工件层面进行探索至关重要。为此，本章设计了一种</w:t>
      </w:r>
      <w:r w:rsidRPr="00071613">
        <w:rPr>
          <w:sz w:val="24"/>
        </w:rPr>
        <w:t>SVND</w:t>
      </w:r>
      <w:r w:rsidRPr="00071613">
        <w:rPr>
          <w:sz w:val="24"/>
        </w:rPr>
        <w:t>策略，其中包括工厂之间的</w:t>
      </w:r>
      <w:r w:rsidRPr="00071613">
        <w:rPr>
          <w:sz w:val="24"/>
        </w:rPr>
        <w:t>VND</w:t>
      </w:r>
      <w:r w:rsidRPr="00071613">
        <w:rPr>
          <w:sz w:val="24"/>
        </w:rPr>
        <w:t>策略（</w:t>
      </w:r>
      <w:r w:rsidRPr="00071613">
        <w:rPr>
          <w:sz w:val="24"/>
        </w:rPr>
        <w:t>VND_Fac</w:t>
      </w:r>
      <w:r w:rsidRPr="00071613">
        <w:rPr>
          <w:sz w:val="24"/>
        </w:rPr>
        <w:t>）和工件之间的</w:t>
      </w:r>
      <w:r w:rsidRPr="00071613">
        <w:rPr>
          <w:sz w:val="24"/>
        </w:rPr>
        <w:t>VND</w:t>
      </w:r>
      <w:r w:rsidRPr="00071613">
        <w:rPr>
          <w:sz w:val="24"/>
        </w:rPr>
        <w:t>策略（</w:t>
      </w:r>
      <w:r w:rsidRPr="00071613">
        <w:rPr>
          <w:sz w:val="24"/>
        </w:rPr>
        <w:t>VND_Job</w:t>
      </w:r>
      <w:r w:rsidRPr="00071613">
        <w:rPr>
          <w:sz w:val="24"/>
        </w:rPr>
        <w:t>）。</w:t>
      </w:r>
      <w:r w:rsidR="00725C6F">
        <w:rPr>
          <w:rFonts w:hint="eastAsia"/>
          <w:sz w:val="24"/>
        </w:rPr>
        <w:lastRenderedPageBreak/>
        <w:t>在</w:t>
      </w:r>
      <w:r w:rsidR="00725C6F">
        <w:rPr>
          <w:rFonts w:hint="eastAsia"/>
          <w:sz w:val="24"/>
        </w:rPr>
        <w:t>SVND</w:t>
      </w:r>
      <w:r w:rsidR="00725C6F">
        <w:rPr>
          <w:rFonts w:hint="eastAsia"/>
          <w:sz w:val="24"/>
        </w:rPr>
        <w:t>中，嵌入了一种简单的学习机制，能够实现策略选择时的自我调节，其</w:t>
      </w:r>
      <w:r w:rsidRPr="00071613">
        <w:rPr>
          <w:sz w:val="24"/>
        </w:rPr>
        <w:t>伪代码如算法</w:t>
      </w:r>
      <w:r w:rsidRPr="00071613">
        <w:rPr>
          <w:sz w:val="24"/>
        </w:rPr>
        <w:t>4-5</w:t>
      </w:r>
      <w:r w:rsidRPr="00071613">
        <w:rPr>
          <w:sz w:val="24"/>
        </w:rPr>
        <w:t>所示。在</w:t>
      </w:r>
      <w:r w:rsidRPr="00071613">
        <w:rPr>
          <w:sz w:val="24"/>
        </w:rPr>
        <w:t>SVND</w:t>
      </w:r>
      <w:r w:rsidRPr="00071613">
        <w:rPr>
          <w:sz w:val="24"/>
        </w:rPr>
        <w:t>的前半部分（学习阶段），通过学习解集的构成来自动调整参数</w:t>
      </w:r>
      <m:oMath>
        <m:r>
          <w:rPr>
            <w:rFonts w:ascii="Cambria Math" w:hAnsi="Cambria Math"/>
            <w:sz w:val="24"/>
          </w:rPr>
          <m:t>R0</m:t>
        </m:r>
      </m:oMath>
      <w:r w:rsidRPr="00071613">
        <w:rPr>
          <w:sz w:val="24"/>
        </w:rPr>
        <w:t>和</w:t>
      </w:r>
      <m:oMath>
        <m:r>
          <w:rPr>
            <w:rFonts w:ascii="Cambria Math" w:hAnsi="Cambria Math"/>
            <w:sz w:val="24"/>
          </w:rPr>
          <m:t>R1</m:t>
        </m:r>
      </m:oMath>
      <w:r w:rsidRPr="00071613">
        <w:rPr>
          <w:sz w:val="24"/>
        </w:rPr>
        <w:t>（</w:t>
      </w:r>
      <m:oMath>
        <m:r>
          <w:rPr>
            <w:rFonts w:ascii="Cambria Math" w:hAnsi="Cambria Math"/>
            <w:sz w:val="24"/>
          </w:rPr>
          <m:t>R0</m:t>
        </m:r>
      </m:oMath>
      <w:r w:rsidRPr="00071613">
        <w:rPr>
          <w:sz w:val="24"/>
        </w:rPr>
        <w:t>和</w:t>
      </w:r>
      <m:oMath>
        <m:r>
          <w:rPr>
            <w:rFonts w:ascii="Cambria Math" w:hAnsi="Cambria Math"/>
            <w:sz w:val="24"/>
          </w:rPr>
          <m:t>R1</m:t>
        </m:r>
      </m:oMath>
      <w:r w:rsidRPr="00071613">
        <w:rPr>
          <w:sz w:val="24"/>
        </w:rPr>
        <w:t>分别作为选择</w:t>
      </w:r>
      <w:r w:rsidRPr="00071613">
        <w:rPr>
          <w:sz w:val="24"/>
        </w:rPr>
        <w:t>VND_Fac</w:t>
      </w:r>
      <w:r w:rsidRPr="00071613">
        <w:rPr>
          <w:sz w:val="24"/>
        </w:rPr>
        <w:t>策略和</w:t>
      </w:r>
      <w:r w:rsidRPr="00071613">
        <w:rPr>
          <w:sz w:val="24"/>
        </w:rPr>
        <w:t>VND_Job</w:t>
      </w:r>
      <w:r w:rsidRPr="00071613">
        <w:rPr>
          <w:sz w:val="24"/>
        </w:rPr>
        <w:t>策略的概率的权重参数）。当</w:t>
      </w:r>
      <m:oMath>
        <m:r>
          <w:rPr>
            <w:rFonts w:ascii="Cambria Math" w:hAnsi="Cambria Math"/>
            <w:sz w:val="24"/>
          </w:rPr>
          <m:t>R0</m:t>
        </m:r>
      </m:oMath>
      <w:r w:rsidRPr="00071613">
        <w:rPr>
          <w:sz w:val="24"/>
        </w:rPr>
        <w:t>较大时，选择</w:t>
      </w:r>
      <w:r w:rsidRPr="00071613">
        <w:rPr>
          <w:sz w:val="24"/>
        </w:rPr>
        <w:t>VND_Fac</w:t>
      </w:r>
      <w:r w:rsidRPr="00071613">
        <w:rPr>
          <w:sz w:val="24"/>
        </w:rPr>
        <w:t>的概率较高，而当</w:t>
      </w:r>
      <m:oMath>
        <m:r>
          <w:rPr>
            <w:rFonts w:ascii="Cambria Math" w:hAnsi="Cambria Math"/>
            <w:sz w:val="24"/>
          </w:rPr>
          <m:t>R1</m:t>
        </m:r>
      </m:oMath>
      <w:r w:rsidRPr="00071613">
        <w:rPr>
          <w:sz w:val="24"/>
        </w:rPr>
        <w:t>较大时，选择</w:t>
      </w:r>
      <w:r w:rsidRPr="00071613">
        <w:rPr>
          <w:sz w:val="24"/>
        </w:rPr>
        <w:t>VND_Job</w:t>
      </w:r>
      <w:r w:rsidRPr="00071613">
        <w:rPr>
          <w:sz w:val="24"/>
        </w:rPr>
        <w:t>的概率较高。算法的后半部分是</w:t>
      </w:r>
      <w:r w:rsidRPr="00071613">
        <w:rPr>
          <w:sz w:val="24"/>
        </w:rPr>
        <w:t>SVND</w:t>
      </w:r>
      <w:r w:rsidRPr="00071613">
        <w:rPr>
          <w:sz w:val="24"/>
        </w:rPr>
        <w:t>的自我调节阶段。在迭代过程中，</w:t>
      </w:r>
      <w:r w:rsidR="00725C6F">
        <w:rPr>
          <w:rFonts w:hint="eastAsia"/>
          <w:sz w:val="24"/>
        </w:rPr>
        <w:t>哪种</w:t>
      </w:r>
      <w:r w:rsidRPr="00071613">
        <w:rPr>
          <w:sz w:val="24"/>
        </w:rPr>
        <w:t>VND</w:t>
      </w:r>
      <w:r w:rsidRPr="00071613">
        <w:rPr>
          <w:sz w:val="24"/>
        </w:rPr>
        <w:t>策略改善解的次数越多，选择该策略的概率越高。图</w:t>
      </w:r>
      <w:r w:rsidRPr="00071613">
        <w:rPr>
          <w:sz w:val="24"/>
        </w:rPr>
        <w:t>4-3</w:t>
      </w:r>
      <w:r w:rsidRPr="00071613">
        <w:rPr>
          <w:sz w:val="24"/>
        </w:rPr>
        <w:t>展示了</w:t>
      </w:r>
      <w:r w:rsidRPr="00071613">
        <w:rPr>
          <w:sz w:val="24"/>
        </w:rPr>
        <w:t>SVND</w:t>
      </w:r>
      <w:r w:rsidRPr="00071613">
        <w:rPr>
          <w:sz w:val="24"/>
        </w:rPr>
        <w:t>的流程图。通过学习和自我调节阶段的协同作用，</w:t>
      </w:r>
      <w:r w:rsidRPr="00071613">
        <w:rPr>
          <w:sz w:val="24"/>
        </w:rPr>
        <w:t>SVND</w:t>
      </w:r>
      <w:r w:rsidRPr="00071613">
        <w:rPr>
          <w:sz w:val="24"/>
        </w:rPr>
        <w:t>能够探索不同层次的邻域空间，增加解的多样性，有助于找到更优质的解。另外</w:t>
      </w:r>
      <w:r w:rsidRPr="00071613">
        <w:rPr>
          <w:sz w:val="24"/>
        </w:rPr>
        <w:t>SVND</w:t>
      </w:r>
      <w:r w:rsidRPr="00071613">
        <w:rPr>
          <w:sz w:val="24"/>
        </w:rPr>
        <w:t>能够在不同的邻域结构之间切换，有助于算法摆脱局部最优，提高全局搜索能力。算法</w:t>
      </w:r>
      <w:r w:rsidRPr="00071613">
        <w:rPr>
          <w:sz w:val="24"/>
        </w:rPr>
        <w:t>4-6</w:t>
      </w:r>
      <w:r w:rsidRPr="00071613">
        <w:rPr>
          <w:sz w:val="24"/>
        </w:rPr>
        <w:t>和算法</w:t>
      </w:r>
      <w:r w:rsidRPr="00071613">
        <w:rPr>
          <w:sz w:val="24"/>
        </w:rPr>
        <w:t>4-7</w:t>
      </w:r>
      <w:r w:rsidRPr="00071613">
        <w:rPr>
          <w:sz w:val="24"/>
        </w:rPr>
        <w:t>列出了</w:t>
      </w:r>
      <w:r w:rsidRPr="00071613">
        <w:rPr>
          <w:sz w:val="24"/>
        </w:rPr>
        <w:t>VND_Fac</w:t>
      </w:r>
      <w:r w:rsidRPr="00071613">
        <w:rPr>
          <w:sz w:val="24"/>
        </w:rPr>
        <w:t>和</w:t>
      </w:r>
      <w:r w:rsidRPr="00071613">
        <w:rPr>
          <w:sz w:val="24"/>
        </w:rPr>
        <w:t>VND_Job</w:t>
      </w:r>
      <w:r w:rsidRPr="00071613">
        <w:rPr>
          <w:sz w:val="24"/>
        </w:rPr>
        <w:t>的伪代码。</w:t>
      </w:r>
    </w:p>
    <w:p w14:paraId="3A091205" w14:textId="161E36CB" w:rsidR="009E5E7A" w:rsidRPr="00071613" w:rsidRDefault="00071613" w:rsidP="00B14233">
      <w:pPr>
        <w:spacing w:line="460" w:lineRule="exact"/>
        <w:ind w:firstLineChars="200" w:firstLine="480"/>
        <w:rPr>
          <w:sz w:val="24"/>
        </w:rPr>
      </w:pPr>
      <w:r w:rsidRPr="009E5E7A">
        <w:rPr>
          <w:sz w:val="24"/>
        </w:rPr>
        <w:t>算法</w:t>
      </w:r>
      <w:r w:rsidRPr="009E5E7A">
        <w:rPr>
          <w:sz w:val="24"/>
        </w:rPr>
        <w:t>4-6</w:t>
      </w:r>
      <w:r w:rsidRPr="009E5E7A">
        <w:rPr>
          <w:sz w:val="24"/>
        </w:rPr>
        <w:t>为</w:t>
      </w:r>
      <w:r w:rsidRPr="009E5E7A">
        <w:rPr>
          <w:sz w:val="24"/>
        </w:rPr>
        <w:t>VND_Fac</w:t>
      </w:r>
      <w:r w:rsidRPr="009E5E7A">
        <w:rPr>
          <w:sz w:val="24"/>
        </w:rPr>
        <w:t>的具体流程。根据参数</w:t>
      </w:r>
      <m:oMath>
        <m:r>
          <w:rPr>
            <w:rFonts w:ascii="Cambria Math" w:hAnsi="Cambria Math"/>
            <w:sz w:val="24"/>
          </w:rPr>
          <m:t>count</m:t>
        </m:r>
      </m:oMath>
      <w:r w:rsidRPr="009E5E7A">
        <w:rPr>
          <w:sz w:val="24"/>
        </w:rPr>
        <w:t>的值来选择两种不同的邻域搜索策略，即工厂间插入策略</w:t>
      </w:r>
      <w:r w:rsidR="009E5E7A" w:rsidRPr="009E5E7A">
        <w:rPr>
          <w:rFonts w:hint="eastAsia"/>
          <w:sz w:val="24"/>
        </w:rPr>
        <w:t>（</w:t>
      </w:r>
      <w:r w:rsidRPr="009E5E7A">
        <w:rPr>
          <w:sz w:val="24"/>
        </w:rPr>
        <w:t>FacInsert</w:t>
      </w:r>
      <w:r w:rsidR="009E5E7A" w:rsidRPr="009E5E7A">
        <w:rPr>
          <w:rFonts w:hint="eastAsia"/>
          <w:sz w:val="24"/>
        </w:rPr>
        <w:t>）</w:t>
      </w:r>
      <w:r w:rsidRPr="009E5E7A">
        <w:rPr>
          <w:sz w:val="24"/>
        </w:rPr>
        <w:t>和工厂间交换策略</w:t>
      </w:r>
      <w:r w:rsidR="009E5E7A" w:rsidRPr="009E5E7A">
        <w:rPr>
          <w:rFonts w:hint="eastAsia"/>
          <w:sz w:val="24"/>
        </w:rPr>
        <w:t>（</w:t>
      </w:r>
      <w:r w:rsidRPr="009E5E7A">
        <w:rPr>
          <w:sz w:val="24"/>
        </w:rPr>
        <w:t>FacSwap</w:t>
      </w:r>
      <w:r w:rsidR="009E5E7A" w:rsidRPr="009E5E7A">
        <w:rPr>
          <w:rFonts w:hint="eastAsia"/>
          <w:sz w:val="24"/>
        </w:rPr>
        <w:t>）</w:t>
      </w:r>
      <w:r w:rsidRPr="009E5E7A">
        <w:rPr>
          <w:sz w:val="24"/>
        </w:rPr>
        <w:t>。若执行</w:t>
      </w:r>
      <w:r w:rsidRPr="009E5E7A">
        <w:rPr>
          <w:sz w:val="24"/>
        </w:rPr>
        <w:t>FacInsert</w:t>
      </w:r>
      <w:r w:rsidRPr="009E5E7A">
        <w:rPr>
          <w:sz w:val="24"/>
        </w:rPr>
        <w:t>后能耗降低，则</w:t>
      </w:r>
      <w:r w:rsidR="009E5E7A" w:rsidRPr="009E5E7A">
        <w:rPr>
          <w:rFonts w:hint="eastAsia"/>
          <w:sz w:val="24"/>
        </w:rPr>
        <w:t>将</w:t>
      </w:r>
      <m:oMath>
        <m:r>
          <w:rPr>
            <w:rFonts w:ascii="Cambria Math" w:hAnsi="Cambria Math"/>
            <w:sz w:val="24"/>
          </w:rPr>
          <m:t>count</m:t>
        </m:r>
      </m:oMath>
      <w:r w:rsidR="009E5E7A" w:rsidRPr="009E5E7A">
        <w:rPr>
          <w:rFonts w:hint="eastAsia"/>
          <w:sz w:val="24"/>
        </w:rPr>
        <w:t>设</w:t>
      </w:r>
      <w:r w:rsidRPr="009E5E7A">
        <w:rPr>
          <w:sz w:val="24"/>
        </w:rPr>
        <w:t>为</w:t>
      </w:r>
      <w:r w:rsidRPr="009E5E7A">
        <w:rPr>
          <w:sz w:val="24"/>
        </w:rPr>
        <w:t>1</w:t>
      </w:r>
      <w:r w:rsidRPr="009E5E7A">
        <w:rPr>
          <w:sz w:val="24"/>
        </w:rPr>
        <w:t>，并让</w:t>
      </w:r>
      <m:oMath>
        <m:r>
          <w:rPr>
            <w:rFonts w:ascii="Cambria Math" w:hAnsi="Cambria Math"/>
            <w:sz w:val="24"/>
          </w:rPr>
          <m:t>R0</m:t>
        </m:r>
      </m:oMath>
      <w:r w:rsidRPr="009E5E7A">
        <w:rPr>
          <w:sz w:val="24"/>
        </w:rPr>
        <w:t>+1</w:t>
      </w:r>
      <w:r w:rsidRPr="009E5E7A">
        <w:rPr>
          <w:sz w:val="24"/>
        </w:rPr>
        <w:t>，随后继续执行</w:t>
      </w:r>
      <w:r w:rsidRPr="009E5E7A">
        <w:rPr>
          <w:sz w:val="24"/>
        </w:rPr>
        <w:t>FacSwap</w:t>
      </w:r>
      <w:r w:rsidRPr="009E5E7A">
        <w:rPr>
          <w:sz w:val="24"/>
        </w:rPr>
        <w:t>操作。若能耗没有降低，则令</w:t>
      </w:r>
      <m:oMath>
        <m:r>
          <w:rPr>
            <w:rFonts w:ascii="Cambria Math" w:hAnsi="Cambria Math"/>
            <w:sz w:val="24"/>
          </w:rPr>
          <m:t>count</m:t>
        </m:r>
      </m:oMath>
      <w:r w:rsidRPr="009E5E7A">
        <w:rPr>
          <w:sz w:val="24"/>
        </w:rPr>
        <w:t>+1</w:t>
      </w:r>
      <w:r w:rsidRPr="009E5E7A">
        <w:rPr>
          <w:sz w:val="24"/>
        </w:rPr>
        <w:t>，随后执行</w:t>
      </w:r>
      <w:r w:rsidRPr="009E5E7A">
        <w:rPr>
          <w:sz w:val="24"/>
        </w:rPr>
        <w:t>FacSwap</w:t>
      </w:r>
      <w:r w:rsidRPr="009E5E7A">
        <w:rPr>
          <w:sz w:val="24"/>
        </w:rPr>
        <w:t>操作。两种工厂间的邻域搜索策略步骤如下：</w:t>
      </w:r>
    </w:p>
    <w:p w14:paraId="4677E83D" w14:textId="05F11645" w:rsidR="009E5E7A" w:rsidRPr="009E5E7A" w:rsidRDefault="00071613" w:rsidP="009E5E7A">
      <w:pPr>
        <w:spacing w:line="460" w:lineRule="exact"/>
        <w:ind w:firstLineChars="200" w:firstLine="480"/>
        <w:rPr>
          <w:sz w:val="24"/>
        </w:rPr>
      </w:pPr>
      <w:r w:rsidRPr="00071613">
        <w:rPr>
          <w:sz w:val="24"/>
        </w:rPr>
        <w:t>FacInsert</w:t>
      </w:r>
      <w:r w:rsidRPr="00071613">
        <w:rPr>
          <w:sz w:val="24"/>
        </w:rPr>
        <w:t>：（</w:t>
      </w:r>
      <w:r w:rsidRPr="00071613">
        <w:rPr>
          <w:sz w:val="24"/>
        </w:rPr>
        <w:t>1</w:t>
      </w:r>
      <w:r w:rsidRPr="00071613">
        <w:rPr>
          <w:sz w:val="24"/>
        </w:rPr>
        <w:t>）找到关键工厂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071613">
        <w:rPr>
          <w:sz w:val="24"/>
        </w:rPr>
        <w:t>和能耗最小的工厂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071613">
        <w:rPr>
          <w:sz w:val="24"/>
        </w:rPr>
        <w:t>；（</w:t>
      </w:r>
      <w:r w:rsidRPr="00071613">
        <w:rPr>
          <w:sz w:val="24"/>
        </w:rPr>
        <w:t>2</w:t>
      </w:r>
      <w:r w:rsidRPr="00071613">
        <w:rPr>
          <w:sz w:val="24"/>
        </w:rPr>
        <w:t>）根据公式</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=arg</m:t>
        </m:r>
        <m:d>
          <m:dPr>
            <m:ctrlPr>
              <w:rPr>
                <w:rFonts w:ascii="Cambria Math" w:hAnsi="Cambria Math"/>
                <w:sz w:val="24"/>
              </w:rPr>
            </m:ctrlPr>
          </m:dPr>
          <m:e>
            <m:r>
              <m:rPr>
                <m:sty m:val="p"/>
              </m:rPr>
              <w:rPr>
                <w:rFonts w:ascii="Cambria Math" w:hAnsi="Cambria Math"/>
                <w:sz w:val="24"/>
              </w:rPr>
              <m:t>ma</m:t>
            </m:r>
            <m:sSubSup>
              <m:sSubSupPr>
                <m:ctrlPr>
                  <w:rPr>
                    <w:rFonts w:ascii="Cambria Math" w:hAnsi="Cambria Math"/>
                    <w:sz w:val="24"/>
                  </w:rPr>
                </m:ctrlPr>
              </m:sSubSupPr>
              <m:e>
                <m:r>
                  <m:rPr>
                    <m:sty m:val="p"/>
                  </m:rPr>
                  <w:rPr>
                    <w:rFonts w:ascii="Cambria Math" w:hAnsi="Cambria Math"/>
                    <w:sz w:val="24"/>
                  </w:rPr>
                  <m:t>x</m:t>
                </m:r>
              </m:e>
              <m:sub>
                <m:r>
                  <w:rPr>
                    <w:rFonts w:ascii="Cambria Math" w:hAnsi="Cambria Math"/>
                    <w:sz w:val="24"/>
                  </w:rPr>
                  <m:t>j=</m:t>
                </m:r>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r>
                  <w:rPr>
                    <w:rFonts w:ascii="Cambria Math" w:hAnsi="Cambria Math"/>
                    <w:sz w:val="24"/>
                  </w:rPr>
                  <m:t>_1</m:t>
                </m:r>
              </m:sub>
              <m:sup>
                <m:sSub>
                  <m:sSubPr>
                    <m:ctrlPr>
                      <w:rPr>
                        <w:rFonts w:ascii="Cambria Math" w:hAnsi="Cambria Math"/>
                        <w:sz w:val="24"/>
                      </w:rPr>
                    </m:ctrlPr>
                  </m:sSubPr>
                  <m:e>
                    <m:r>
                      <w:rPr>
                        <w:rFonts w:ascii="Cambria Math" w:hAnsi="Cambria Math"/>
                        <w:sz w:val="24"/>
                      </w:rPr>
                      <m:t>f</m:t>
                    </m:r>
                  </m:e>
                  <m:sub>
                    <m:r>
                      <m:rPr>
                        <m:sty m:val="p"/>
                      </m:rPr>
                      <w:rPr>
                        <w:rFonts w:ascii="Cambria Math" w:hAnsi="Cambria Math"/>
                        <w:sz w:val="24"/>
                      </w:rPr>
                      <m:t>max</m:t>
                    </m:r>
                  </m:sub>
                </m:sSub>
                <m:r>
                  <w:rPr>
                    <w:rFonts w:ascii="Cambria Math" w:hAnsi="Cambria Math"/>
                    <w:sz w:val="24"/>
                  </w:rPr>
                  <m:t>_</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e>
                </m:d>
              </m:sup>
            </m:sSubSup>
            <m:nary>
              <m:naryPr>
                <m:chr m:val="∑"/>
                <m:limLoc m:val="subSup"/>
                <m:ctrlPr>
                  <w:rPr>
                    <w:rFonts w:ascii="Cambria Math" w:hAnsi="Cambria Math"/>
                    <w:i/>
                    <w:sz w:val="24"/>
                  </w:rPr>
                </m:ctrlPr>
              </m:naryPr>
              <m:sub>
                <m:r>
                  <w:rPr>
                    <w:rFonts w:ascii="Cambria Math" w:hAnsi="Cambria Math"/>
                    <w:sz w:val="24"/>
                  </w:rPr>
                  <m:t>s=1</m:t>
                </m:r>
              </m:sub>
              <m:sup>
                <m:r>
                  <w:rPr>
                    <w:rFonts w:ascii="Cambria Math" w:hAnsi="Cambria Math"/>
                    <w:sz w:val="24"/>
                  </w:rPr>
                  <m:t>S</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e>
            </m:nary>
          </m:e>
        </m:d>
      </m:oMath>
      <w:r w:rsidRPr="00071613">
        <w:rPr>
          <w:sz w:val="24"/>
        </w:rPr>
        <w:t>，将在所有阶段上的累计加工时间最长的工件</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071613">
        <w:rPr>
          <w:sz w:val="24"/>
        </w:rPr>
        <w:t>从工厂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071613">
        <w:rPr>
          <w:sz w:val="24"/>
        </w:rPr>
        <w:t>移除；（</w:t>
      </w:r>
      <w:r w:rsidRPr="00071613">
        <w:rPr>
          <w:sz w:val="24"/>
        </w:rPr>
        <w:t>3</w:t>
      </w:r>
      <w:r w:rsidRPr="00071613">
        <w:rPr>
          <w:sz w:val="24"/>
        </w:rPr>
        <w:t>）在不超过</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071613">
        <w:rPr>
          <w:sz w:val="24"/>
        </w:rPr>
        <w:t>上限的情况下，根据公式</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r>
          <w:rPr>
            <w:rFonts w:ascii="Cambria Math" w:hAnsi="Cambria Math"/>
            <w:sz w:val="24"/>
          </w:rPr>
          <m:t>=arg</m:t>
        </m:r>
        <m:d>
          <m:dPr>
            <m:ctrlPr>
              <w:rPr>
                <w:rFonts w:ascii="Cambria Math" w:hAnsi="Cambria Math"/>
                <w:sz w:val="24"/>
              </w:rPr>
            </m:ctrlPr>
          </m:dPr>
          <m:e>
            <m:r>
              <m:rPr>
                <m:sty m:val="p"/>
              </m:rPr>
              <w:rPr>
                <w:rFonts w:ascii="Cambria Math" w:hAnsi="Cambria Math"/>
                <w:sz w:val="24"/>
              </w:rPr>
              <m:t>mi</m:t>
            </m:r>
            <m:sSubSup>
              <m:sSubSupPr>
                <m:ctrlPr>
                  <w:rPr>
                    <w:rFonts w:ascii="Cambria Math" w:hAnsi="Cambria Math"/>
                    <w:sz w:val="24"/>
                  </w:rPr>
                </m:ctrlPr>
              </m:sSubSupPr>
              <m:e>
                <m:r>
                  <m:rPr>
                    <m:sty m:val="p"/>
                  </m:rPr>
                  <w:rPr>
                    <w:rFonts w:ascii="Cambria Math" w:hAnsi="Cambria Math"/>
                    <w:sz w:val="24"/>
                  </w:rPr>
                  <m:t>n</m:t>
                </m:r>
              </m:e>
              <m:sub>
                <m:r>
                  <w:rPr>
                    <w:rFonts w:ascii="Cambria Math" w:hAnsi="Cambria Math"/>
                    <w:sz w:val="24"/>
                  </w:rPr>
                  <m:t>p=1</m:t>
                </m:r>
              </m:sub>
              <m:sup>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e>
                </m:d>
                <m:r>
                  <w:rPr>
                    <w:rFonts w:ascii="Cambria Math" w:hAnsi="Cambria Math"/>
                    <w:sz w:val="24"/>
                  </w:rPr>
                  <m:t>+1</m:t>
                </m:r>
              </m:sup>
            </m:sSubSup>
            <m:r>
              <w:rPr>
                <w:rFonts w:ascii="Cambria Math" w:hAnsi="Cambria Math"/>
                <w:sz w:val="24"/>
              </w:rPr>
              <m:t>E</m:t>
            </m:r>
            <m:sSub>
              <m:sSubPr>
                <m:ctrlPr>
                  <w:rPr>
                    <w:rFonts w:ascii="Cambria Math" w:hAnsi="Cambria Math"/>
                    <w:sz w:val="24"/>
                  </w:rPr>
                </m:ctrlPr>
              </m:sSubPr>
              <m:e>
                <m:r>
                  <w:rPr>
                    <w:rFonts w:ascii="Cambria Math" w:hAnsi="Cambria Math"/>
                    <w:sz w:val="24"/>
                  </w:rPr>
                  <m:t>C</m:t>
                </m:r>
              </m:e>
              <m:sub>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sub>
            </m:sSub>
          </m:e>
        </m:d>
      </m:oMath>
      <w:r w:rsidRPr="00071613">
        <w:rPr>
          <w:sz w:val="24"/>
        </w:rPr>
        <w:t>，尝试把工件</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071613">
        <w:rPr>
          <w:sz w:val="24"/>
        </w:rPr>
        <w:t>插入到工厂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oMath>
      <w:r w:rsidRPr="00071613">
        <w:rPr>
          <w:sz w:val="24"/>
        </w:rPr>
        <w:t>中能耗最小的位置。</w:t>
      </w:r>
    </w:p>
    <w:p w14:paraId="1E318922" w14:textId="2EF3DD8D" w:rsidR="00071613" w:rsidRPr="00071613" w:rsidRDefault="00071613" w:rsidP="00071613">
      <w:pPr>
        <w:spacing w:line="460" w:lineRule="exact"/>
        <w:ind w:firstLineChars="200" w:firstLine="480"/>
        <w:rPr>
          <w:rStyle w:val="rynqvb"/>
          <w:sz w:val="24"/>
          <w:lang w:val="en"/>
        </w:rPr>
      </w:pPr>
      <w:r w:rsidRPr="00071613">
        <w:rPr>
          <w:sz w:val="24"/>
        </w:rPr>
        <w:t>FacSwap</w:t>
      </w:r>
      <w:r w:rsidRPr="00071613">
        <w:rPr>
          <w:sz w:val="24"/>
        </w:rPr>
        <w:t>：（</w:t>
      </w:r>
      <w:r w:rsidRPr="00071613">
        <w:rPr>
          <w:sz w:val="24"/>
        </w:rPr>
        <w:t>1</w:t>
      </w:r>
      <w:r w:rsidRPr="00071613">
        <w:rPr>
          <w:sz w:val="24"/>
        </w:rPr>
        <w:t>）找出关键工厂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sidRPr="00071613">
        <w:rPr>
          <w:sz w:val="24"/>
        </w:rPr>
        <w:t>以及非关键工厂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oMath>
      <w:r w:rsidRPr="00071613">
        <w:rPr>
          <w:sz w:val="24"/>
        </w:rPr>
        <w:t>；（</w:t>
      </w:r>
      <w:r w:rsidRPr="00071613">
        <w:rPr>
          <w:sz w:val="24"/>
        </w:rPr>
        <w:t>2</w:t>
      </w:r>
      <w:r w:rsidRPr="00071613">
        <w:rPr>
          <w:sz w:val="24"/>
        </w:rPr>
        <w:t>）</w:t>
      </w:r>
      <w:r w:rsidR="009E5E7A">
        <w:rPr>
          <w:rFonts w:hint="eastAsia"/>
          <w:sz w:val="24"/>
        </w:rPr>
        <w:t>各</w:t>
      </w:r>
      <w:r w:rsidRPr="00071613">
        <w:rPr>
          <w:sz w:val="24"/>
        </w:rPr>
        <w:t>从两个工厂中</w:t>
      </w:r>
      <w:r w:rsidR="009E5E7A">
        <w:rPr>
          <w:rFonts w:hint="eastAsia"/>
          <w:sz w:val="24"/>
        </w:rPr>
        <w:t>随机</w:t>
      </w:r>
      <w:r w:rsidRPr="00071613">
        <w:rPr>
          <w:sz w:val="24"/>
        </w:rPr>
        <w:t>选择一个工件，然后交换两个工件的位置；（</w:t>
      </w:r>
      <w:r w:rsidRPr="00071613">
        <w:rPr>
          <w:sz w:val="24"/>
        </w:rPr>
        <w:t>3</w:t>
      </w:r>
      <w:r w:rsidRPr="00071613">
        <w:rPr>
          <w:sz w:val="24"/>
        </w:rPr>
        <w:t>）若解得到了改进且最大完成时间没有超过</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071613">
        <w:rPr>
          <w:sz w:val="24"/>
        </w:rPr>
        <w:t>，则更新当前解；（</w:t>
      </w:r>
      <w:r w:rsidRPr="00071613">
        <w:rPr>
          <w:sz w:val="24"/>
        </w:rPr>
        <w:t>4</w:t>
      </w:r>
      <w:r w:rsidRPr="00071613">
        <w:rPr>
          <w:sz w:val="24"/>
        </w:rPr>
        <w:t>）重复步骤（</w:t>
      </w:r>
      <w:r w:rsidRPr="00071613">
        <w:rPr>
          <w:sz w:val="24"/>
        </w:rPr>
        <w:t>2</w:t>
      </w:r>
      <w:r w:rsidRPr="00071613">
        <w:rPr>
          <w:sz w:val="24"/>
        </w:rPr>
        <w:t>），直到执行</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e>
        </m:d>
      </m:oMath>
      <w:r w:rsidRPr="00071613">
        <w:rPr>
          <w:rStyle w:val="rynqvb"/>
          <w:sz w:val="24"/>
          <w:lang w:val="en"/>
        </w:rPr>
        <w:t>次。</w:t>
      </w:r>
    </w:p>
    <w:p w14:paraId="6D66A667" w14:textId="715E7BD2" w:rsidR="00071613" w:rsidRPr="00847B9D" w:rsidRDefault="00071613" w:rsidP="00071613">
      <w:pPr>
        <w:spacing w:line="460" w:lineRule="exact"/>
        <w:ind w:firstLineChars="200" w:firstLine="480"/>
        <w:rPr>
          <w:sz w:val="24"/>
        </w:rPr>
      </w:pPr>
      <w:r w:rsidRPr="00847B9D">
        <w:rPr>
          <w:sz w:val="24"/>
        </w:rPr>
        <w:t>算法</w:t>
      </w:r>
      <w:r w:rsidRPr="00847B9D">
        <w:rPr>
          <w:sz w:val="24"/>
        </w:rPr>
        <w:t>4-7</w:t>
      </w:r>
      <w:r w:rsidRPr="00847B9D">
        <w:rPr>
          <w:sz w:val="24"/>
        </w:rPr>
        <w:t>为</w:t>
      </w:r>
      <w:r w:rsidRPr="00847B9D">
        <w:rPr>
          <w:sz w:val="24"/>
        </w:rPr>
        <w:t>VND_Job</w:t>
      </w:r>
      <w:r w:rsidRPr="00847B9D">
        <w:rPr>
          <w:sz w:val="24"/>
        </w:rPr>
        <w:t>的具体流程。随机选择一个工厂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oMath>
      <w:r w:rsidRPr="00847B9D">
        <w:rPr>
          <w:sz w:val="24"/>
        </w:rPr>
        <w:t>，并在该工厂内进行两次局部搜索：</w:t>
      </w:r>
      <w:r w:rsidRPr="00847B9D">
        <w:rPr>
          <w:sz w:val="24"/>
        </w:rPr>
        <w:t>JobInsert</w:t>
      </w:r>
      <w:r w:rsidRPr="00847B9D">
        <w:rPr>
          <w:sz w:val="24"/>
        </w:rPr>
        <w:t>和</w:t>
      </w:r>
      <w:r w:rsidRPr="00847B9D">
        <w:rPr>
          <w:sz w:val="24"/>
        </w:rPr>
        <w:t>JobSwap</w:t>
      </w:r>
      <w:r w:rsidRPr="00847B9D">
        <w:rPr>
          <w:sz w:val="24"/>
        </w:rPr>
        <w:t>。根据参数</w:t>
      </w:r>
      <m:oMath>
        <m:r>
          <w:rPr>
            <w:rFonts w:ascii="Cambria Math" w:hAnsi="Cambria Math"/>
            <w:sz w:val="24"/>
          </w:rPr>
          <m:t>count</m:t>
        </m:r>
      </m:oMath>
      <w:r w:rsidRPr="00847B9D">
        <w:rPr>
          <w:sz w:val="24"/>
        </w:rPr>
        <w:t>的值来选择两种不同的局部搜索策略。若执行</w:t>
      </w:r>
      <w:r w:rsidRPr="00847B9D">
        <w:rPr>
          <w:sz w:val="24"/>
        </w:rPr>
        <w:t>JobInsert</w:t>
      </w:r>
      <w:r w:rsidRPr="00847B9D">
        <w:rPr>
          <w:sz w:val="24"/>
        </w:rPr>
        <w:t>后能耗降低，则</w:t>
      </w:r>
      <w:r w:rsidR="00847B9D" w:rsidRPr="00847B9D">
        <w:rPr>
          <w:rFonts w:hint="eastAsia"/>
          <w:sz w:val="24"/>
        </w:rPr>
        <w:t>将</w:t>
      </w:r>
      <m:oMath>
        <m:r>
          <w:rPr>
            <w:rFonts w:ascii="Cambria Math" w:hAnsi="Cambria Math"/>
            <w:sz w:val="24"/>
          </w:rPr>
          <m:t>count</m:t>
        </m:r>
      </m:oMath>
      <w:r w:rsidR="00847B9D" w:rsidRPr="00847B9D">
        <w:rPr>
          <w:rFonts w:hint="eastAsia"/>
          <w:sz w:val="24"/>
        </w:rPr>
        <w:t>设</w:t>
      </w:r>
      <w:r w:rsidRPr="00847B9D">
        <w:rPr>
          <w:sz w:val="24"/>
        </w:rPr>
        <w:t>为</w:t>
      </w:r>
      <w:r w:rsidRPr="00847B9D">
        <w:rPr>
          <w:sz w:val="24"/>
        </w:rPr>
        <w:t>1</w:t>
      </w:r>
      <w:r w:rsidRPr="00847B9D">
        <w:rPr>
          <w:sz w:val="24"/>
        </w:rPr>
        <w:t>，并让</w:t>
      </w:r>
      <m:oMath>
        <m:r>
          <w:rPr>
            <w:rFonts w:ascii="Cambria Math" w:hAnsi="Cambria Math"/>
            <w:sz w:val="24"/>
          </w:rPr>
          <m:t>R1</m:t>
        </m:r>
      </m:oMath>
      <w:r w:rsidRPr="00847B9D">
        <w:rPr>
          <w:sz w:val="24"/>
        </w:rPr>
        <w:t>+1</w:t>
      </w:r>
      <w:r w:rsidRPr="00847B9D">
        <w:rPr>
          <w:sz w:val="24"/>
        </w:rPr>
        <w:t>，随后继续执行</w:t>
      </w:r>
      <w:r w:rsidRPr="00847B9D">
        <w:rPr>
          <w:sz w:val="24"/>
        </w:rPr>
        <w:t>JobSwap</w:t>
      </w:r>
      <w:r w:rsidRPr="00847B9D">
        <w:rPr>
          <w:sz w:val="24"/>
        </w:rPr>
        <w:t>操作。若能耗没有降低，则令</w:t>
      </w:r>
      <m:oMath>
        <m:r>
          <w:rPr>
            <w:rFonts w:ascii="Cambria Math" w:hAnsi="Cambria Math"/>
            <w:sz w:val="24"/>
          </w:rPr>
          <m:t>count</m:t>
        </m:r>
      </m:oMath>
      <w:r w:rsidRPr="00847B9D">
        <w:rPr>
          <w:sz w:val="24"/>
        </w:rPr>
        <w:t>+1</w:t>
      </w:r>
      <w:r w:rsidRPr="00847B9D">
        <w:rPr>
          <w:sz w:val="24"/>
        </w:rPr>
        <w:t>，随后执行</w:t>
      </w:r>
      <w:r w:rsidRPr="00847B9D">
        <w:rPr>
          <w:sz w:val="24"/>
        </w:rPr>
        <w:t>JobSwap</w:t>
      </w:r>
      <w:r w:rsidRPr="00847B9D">
        <w:rPr>
          <w:sz w:val="24"/>
        </w:rPr>
        <w:t>操作。两种局部搜索策略步骤如下：</w:t>
      </w:r>
    </w:p>
    <w:p w14:paraId="160AC172" w14:textId="4795796D" w:rsidR="00071613" w:rsidRPr="00071613" w:rsidRDefault="00071613" w:rsidP="00071613">
      <w:pPr>
        <w:spacing w:line="460" w:lineRule="exact"/>
        <w:ind w:firstLineChars="200" w:firstLine="480"/>
        <w:rPr>
          <w:sz w:val="24"/>
        </w:rPr>
      </w:pPr>
      <w:r w:rsidRPr="00071613">
        <w:rPr>
          <w:sz w:val="24"/>
        </w:rPr>
        <w:t>JobInsert</w:t>
      </w:r>
      <w:r w:rsidRPr="00071613">
        <w:rPr>
          <w:sz w:val="24"/>
        </w:rPr>
        <w:t>：（</w:t>
      </w:r>
      <w:r w:rsidRPr="00071613">
        <w:rPr>
          <w:sz w:val="24"/>
        </w:rPr>
        <w:t>1</w:t>
      </w:r>
      <w:r w:rsidRPr="00071613">
        <w:rPr>
          <w:sz w:val="24"/>
        </w:rPr>
        <w:t>）根据公式</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=arg</m:t>
        </m:r>
        <m:d>
          <m:dPr>
            <m:ctrlPr>
              <w:rPr>
                <w:rFonts w:ascii="Cambria Math" w:hAnsi="Cambria Math"/>
                <w:sz w:val="24"/>
              </w:rPr>
            </m:ctrlPr>
          </m:dPr>
          <m:e>
            <m:r>
              <m:rPr>
                <m:sty m:val="p"/>
              </m:rPr>
              <w:rPr>
                <w:rFonts w:ascii="Cambria Math" w:hAnsi="Cambria Math"/>
                <w:sz w:val="24"/>
              </w:rPr>
              <m:t>ma</m:t>
            </m:r>
            <m:sSubSup>
              <m:sSubSupPr>
                <m:ctrlPr>
                  <w:rPr>
                    <w:rFonts w:ascii="Cambria Math" w:hAnsi="Cambria Math"/>
                    <w:sz w:val="24"/>
                  </w:rPr>
                </m:ctrlPr>
              </m:sSubSupPr>
              <m:e>
                <m:r>
                  <m:rPr>
                    <m:sty m:val="p"/>
                  </m:rPr>
                  <w:rPr>
                    <w:rFonts w:ascii="Cambria Math" w:hAnsi="Cambria Math"/>
                    <w:sz w:val="24"/>
                  </w:rPr>
                  <m:t>x</m:t>
                </m:r>
              </m:e>
              <m:sub>
                <m:r>
                  <w:rPr>
                    <w:rFonts w:ascii="Cambria Math" w:hAnsi="Cambria Math"/>
                    <w:sz w:val="24"/>
                  </w:rPr>
                  <m:t>j=</m:t>
                </m:r>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r>
                  <w:rPr>
                    <w:rFonts w:ascii="Cambria Math" w:hAnsi="Cambria Math"/>
                    <w:sz w:val="24"/>
                  </w:rPr>
                  <m:t>_1</m:t>
                </m:r>
              </m:sub>
              <m:sup>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r>
                  <w:rPr>
                    <w:rFonts w:ascii="Cambria Math" w:hAnsi="Cambria Math"/>
                    <w:sz w:val="24"/>
                  </w:rPr>
                  <m:t>_</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e>
                </m:d>
              </m:sup>
            </m:sSubSup>
            <m:nary>
              <m:naryPr>
                <m:chr m:val="∑"/>
                <m:limLoc m:val="subSup"/>
                <m:ctrlPr>
                  <w:rPr>
                    <w:rFonts w:ascii="Cambria Math" w:hAnsi="Cambria Math"/>
                    <w:i/>
                    <w:sz w:val="24"/>
                  </w:rPr>
                </m:ctrlPr>
              </m:naryPr>
              <m:sub>
                <m:r>
                  <w:rPr>
                    <w:rFonts w:ascii="Cambria Math" w:hAnsi="Cambria Math"/>
                    <w:sz w:val="24"/>
                  </w:rPr>
                  <m:t>s=1</m:t>
                </m:r>
              </m:sub>
              <m:sup>
                <m:r>
                  <w:rPr>
                    <w:rFonts w:ascii="Cambria Math" w:hAnsi="Cambria Math"/>
                    <w:sz w:val="24"/>
                  </w:rPr>
                  <m:t>S</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e>
            </m:nary>
          </m:e>
        </m:d>
      </m:oMath>
      <w:r w:rsidRPr="00071613">
        <w:rPr>
          <w:sz w:val="24"/>
        </w:rPr>
        <w:t>，找到所有阶段上的累计加工时间最长的工件</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071613">
        <w:rPr>
          <w:sz w:val="24"/>
        </w:rPr>
        <w:t>；（</w:t>
      </w:r>
      <w:r w:rsidRPr="00071613">
        <w:rPr>
          <w:sz w:val="24"/>
        </w:rPr>
        <w:t>2</w:t>
      </w:r>
      <w:r w:rsidRPr="00071613">
        <w:rPr>
          <w:sz w:val="24"/>
        </w:rPr>
        <w:t>）将工件</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071613">
        <w:rPr>
          <w:sz w:val="24"/>
        </w:rPr>
        <w:t>从工厂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oMath>
      <w:r w:rsidRPr="00071613">
        <w:rPr>
          <w:sz w:val="24"/>
        </w:rPr>
        <w:t>中移除；（</w:t>
      </w:r>
      <w:r w:rsidRPr="00071613">
        <w:rPr>
          <w:sz w:val="24"/>
        </w:rPr>
        <w:t>3</w:t>
      </w:r>
      <w:r w:rsidRPr="00071613">
        <w:rPr>
          <w:sz w:val="24"/>
        </w:rPr>
        <w:t>）在不超过</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071613">
        <w:rPr>
          <w:sz w:val="24"/>
        </w:rPr>
        <w:t>上限的情况下，根据公式</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r>
          <w:rPr>
            <w:rFonts w:ascii="Cambria Math" w:hAnsi="Cambria Math"/>
            <w:sz w:val="24"/>
          </w:rPr>
          <m:t>=arg</m:t>
        </m:r>
        <m:d>
          <m:dPr>
            <m:ctrlPr>
              <w:rPr>
                <w:rFonts w:ascii="Cambria Math" w:hAnsi="Cambria Math"/>
                <w:sz w:val="24"/>
              </w:rPr>
            </m:ctrlPr>
          </m:dPr>
          <m:e>
            <m:r>
              <m:rPr>
                <m:sty m:val="p"/>
              </m:rPr>
              <w:rPr>
                <w:rFonts w:ascii="Cambria Math" w:hAnsi="Cambria Math"/>
                <w:sz w:val="24"/>
              </w:rPr>
              <m:t>mi</m:t>
            </m:r>
            <m:sSubSup>
              <m:sSubSupPr>
                <m:ctrlPr>
                  <w:rPr>
                    <w:rFonts w:ascii="Cambria Math" w:hAnsi="Cambria Math"/>
                    <w:sz w:val="24"/>
                  </w:rPr>
                </m:ctrlPr>
              </m:sSubSupPr>
              <m:e>
                <m:r>
                  <m:rPr>
                    <m:sty m:val="p"/>
                  </m:rPr>
                  <w:rPr>
                    <w:rFonts w:ascii="Cambria Math" w:hAnsi="Cambria Math"/>
                    <w:sz w:val="24"/>
                  </w:rPr>
                  <m:t>n</m:t>
                </m:r>
              </m:e>
              <m:sub>
                <m:r>
                  <w:rPr>
                    <w:rFonts w:ascii="Cambria Math" w:hAnsi="Cambria Math"/>
                    <w:sz w:val="24"/>
                  </w:rPr>
                  <m:t>p=1</m:t>
                </m:r>
              </m:sub>
              <m:sup>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e>
                </m:d>
                <m:r>
                  <w:rPr>
                    <w:rFonts w:ascii="Cambria Math" w:hAnsi="Cambria Math"/>
                    <w:sz w:val="24"/>
                  </w:rPr>
                  <m:t>+1</m:t>
                </m:r>
              </m:sup>
            </m:sSubSup>
            <m:r>
              <w:rPr>
                <w:rFonts w:ascii="Cambria Math" w:hAnsi="Cambria Math"/>
                <w:sz w:val="24"/>
              </w:rPr>
              <m:t>E</m:t>
            </m:r>
            <m:sSub>
              <m:sSubPr>
                <m:ctrlPr>
                  <w:rPr>
                    <w:rFonts w:ascii="Cambria Math" w:hAnsi="Cambria Math"/>
                    <w:sz w:val="24"/>
                  </w:rPr>
                </m:ctrlPr>
              </m:sSubPr>
              <m:e>
                <m:r>
                  <w:rPr>
                    <w:rFonts w:ascii="Cambria Math" w:hAnsi="Cambria Math"/>
                    <w:sz w:val="24"/>
                  </w:rPr>
                  <m:t>C</m:t>
                </m:r>
              </m:e>
              <m:sub>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sub>
            </m:sSub>
          </m:e>
        </m:d>
      </m:oMath>
      <w:r w:rsidRPr="00071613">
        <w:rPr>
          <w:sz w:val="24"/>
        </w:rPr>
        <w:t>，尝试把工件</w:t>
      </w:r>
      <m:oMath>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oMath>
      <w:r w:rsidRPr="00071613">
        <w:rPr>
          <w:sz w:val="24"/>
        </w:rPr>
        <w:t>重新插入到工厂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oMath>
      <w:r w:rsidRPr="00071613">
        <w:rPr>
          <w:sz w:val="24"/>
        </w:rPr>
        <w:t>中的位置</w:t>
      </w:r>
      <m:oMath>
        <m:sSup>
          <m:sSupPr>
            <m:ctrlPr>
              <w:rPr>
                <w:rFonts w:ascii="Cambria Math" w:hAnsi="Cambria Math"/>
                <w:sz w:val="24"/>
              </w:rPr>
            </m:ctrlPr>
          </m:sSupPr>
          <m:e>
            <m:r>
              <w:rPr>
                <w:rFonts w:ascii="Cambria Math" w:hAnsi="Cambria Math"/>
                <w:sz w:val="24"/>
              </w:rPr>
              <m:t>p</m:t>
            </m:r>
          </m:e>
          <m:sup>
            <m:r>
              <m:rPr>
                <m:sty m:val="p"/>
              </m:rPr>
              <w:rPr>
                <w:rFonts w:ascii="Cambria Math" w:hAnsi="Cambria Math"/>
                <w:sz w:val="24"/>
              </w:rPr>
              <m:t>*</m:t>
            </m:r>
          </m:sup>
        </m:sSup>
      </m:oMath>
      <w:r w:rsidRPr="00071613">
        <w:rPr>
          <w:sz w:val="24"/>
        </w:rPr>
        <w:t>。</w:t>
      </w:r>
    </w:p>
    <w:p w14:paraId="1EEFA9E2" w14:textId="163FB300" w:rsidR="00071613" w:rsidRPr="00B14233" w:rsidRDefault="00071613" w:rsidP="00B14233">
      <w:pPr>
        <w:spacing w:line="460" w:lineRule="exact"/>
        <w:ind w:firstLineChars="200" w:firstLine="480"/>
        <w:rPr>
          <w:sz w:val="24"/>
        </w:rPr>
      </w:pPr>
      <w:r w:rsidRPr="00071613">
        <w:rPr>
          <w:sz w:val="24"/>
        </w:rPr>
        <w:t>JobSwap</w:t>
      </w:r>
      <w:r w:rsidRPr="00071613">
        <w:rPr>
          <w:sz w:val="24"/>
        </w:rPr>
        <w:t>：（</w:t>
      </w:r>
      <w:r w:rsidRPr="00071613">
        <w:rPr>
          <w:sz w:val="24"/>
        </w:rPr>
        <w:t>1</w:t>
      </w:r>
      <w:r w:rsidRPr="00071613">
        <w:rPr>
          <w:sz w:val="24"/>
        </w:rPr>
        <w:t>）随机选择两个不同的工件</w:t>
      </w:r>
      <m:oMath>
        <m:r>
          <w:rPr>
            <w:rFonts w:ascii="Cambria Math" w:hAnsi="Cambria Math"/>
            <w:sz w:val="24"/>
          </w:rPr>
          <m:t>j</m:t>
        </m:r>
      </m:oMath>
      <w:r w:rsidRPr="00071613">
        <w:rPr>
          <w:sz w:val="24"/>
        </w:rPr>
        <w:t>和</w:t>
      </w:r>
      <m:oMath>
        <m:r>
          <w:rPr>
            <w:rFonts w:ascii="Cambria Math" w:hAnsi="Cambria Math"/>
            <w:sz w:val="24"/>
          </w:rPr>
          <m:t>i</m:t>
        </m:r>
      </m:oMath>
      <w:r w:rsidRPr="00071613">
        <w:rPr>
          <w:sz w:val="24"/>
        </w:rPr>
        <w:t>；（</w:t>
      </w:r>
      <w:r w:rsidRPr="00071613">
        <w:rPr>
          <w:sz w:val="24"/>
        </w:rPr>
        <w:t>2</w:t>
      </w:r>
      <w:r w:rsidRPr="00071613">
        <w:rPr>
          <w:sz w:val="24"/>
        </w:rPr>
        <w:t>）交换这两个工件的位置，若解得到了改进且最大完成时间没有超过</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C</m:t>
            </m:r>
          </m:sub>
        </m:sSub>
      </m:oMath>
      <w:r w:rsidRPr="00071613">
        <w:rPr>
          <w:sz w:val="24"/>
        </w:rPr>
        <w:t>，则更新当前解；（</w:t>
      </w:r>
      <w:r w:rsidRPr="00071613">
        <w:rPr>
          <w:sz w:val="24"/>
        </w:rPr>
        <w:t>3</w:t>
      </w:r>
      <w:r w:rsidRPr="00071613">
        <w:rPr>
          <w:sz w:val="24"/>
        </w:rPr>
        <w:t>）重复步骤（</w:t>
      </w:r>
      <w:r w:rsidRPr="00071613">
        <w:rPr>
          <w:sz w:val="24"/>
        </w:rPr>
        <w:t>1</w:t>
      </w:r>
      <w:r w:rsidRPr="00071613">
        <w:rPr>
          <w:sz w:val="24"/>
        </w:rPr>
        <w:t>），直到执行</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r</m:t>
                </m:r>
              </m:sub>
            </m:sSub>
          </m:e>
        </m:d>
      </m:oMath>
      <w:r w:rsidRPr="00071613">
        <w:rPr>
          <w:rStyle w:val="rynqvb"/>
          <w:sz w:val="24"/>
          <w:lang w:val="en"/>
        </w:rPr>
        <w:t>次。</w:t>
      </w:r>
    </w:p>
    <w:p w14:paraId="6B54F5D3" w14:textId="77777777" w:rsidR="00071613" w:rsidRPr="00E12C0F" w:rsidRDefault="00071613" w:rsidP="00071613">
      <w:pPr>
        <w:spacing w:line="288" w:lineRule="auto"/>
        <w:ind w:firstLineChars="200" w:firstLine="320"/>
        <w:jc w:val="center"/>
        <w:rPr>
          <w:sz w:val="16"/>
          <w:szCs w:val="16"/>
        </w:rPr>
      </w:pPr>
      <w:r w:rsidRPr="00E12C0F">
        <w:rPr>
          <w:sz w:val="16"/>
          <w:szCs w:val="16"/>
        </w:rPr>
        <w:object w:dxaOrig="13296" w:dyaOrig="13728" w14:anchorId="391ACC44">
          <v:shape id="_x0000_i1028" type="#_x0000_t75" style="width:244.5pt;height:252pt" o:ole="">
            <v:imagedata r:id="rId64" o:title=""/>
          </v:shape>
          <o:OLEObject Type="Embed" ProgID="Visio.Drawing.15" ShapeID="_x0000_i1028" DrawAspect="Content" ObjectID="_1771851154" r:id="rId65"/>
        </w:object>
      </w:r>
    </w:p>
    <w:p w14:paraId="6341482B" w14:textId="088DD144" w:rsidR="00071613" w:rsidRPr="004675E1" w:rsidRDefault="00071613" w:rsidP="004675E1">
      <w:pPr>
        <w:spacing w:line="460" w:lineRule="exact"/>
        <w:jc w:val="center"/>
        <w:rPr>
          <w:sz w:val="16"/>
          <w:szCs w:val="16"/>
        </w:rPr>
      </w:pPr>
      <w:r w:rsidRPr="003422B0">
        <w:rPr>
          <w:rFonts w:eastAsia="楷体"/>
          <w:szCs w:val="21"/>
        </w:rPr>
        <w:t>图</w:t>
      </w:r>
      <w:r w:rsidRPr="003422B0">
        <w:rPr>
          <w:rFonts w:eastAsia="楷体"/>
          <w:szCs w:val="21"/>
        </w:rPr>
        <w:t>4-3 SVND</w:t>
      </w:r>
      <w:r w:rsidRPr="003422B0">
        <w:rPr>
          <w:rFonts w:eastAsia="楷体"/>
          <w:szCs w:val="21"/>
        </w:rPr>
        <w:t>的流程图</w:t>
      </w:r>
    </w:p>
    <w:tbl>
      <w:tblPr>
        <w:tblStyle w:val="a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071613" w:rsidRPr="003635B5" w14:paraId="2A1EBFD6" w14:textId="77777777" w:rsidTr="00B77F29">
        <w:tc>
          <w:tcPr>
            <w:tcW w:w="8286" w:type="dxa"/>
            <w:tcBorders>
              <w:top w:val="single" w:sz="6" w:space="0" w:color="auto"/>
              <w:bottom w:val="single" w:sz="6" w:space="0" w:color="auto"/>
            </w:tcBorders>
          </w:tcPr>
          <w:p w14:paraId="5A7A8A76" w14:textId="77777777" w:rsidR="00071613" w:rsidRPr="003635B5" w:rsidRDefault="00071613" w:rsidP="00B77F29">
            <w:pPr>
              <w:snapToGrid w:val="0"/>
              <w:rPr>
                <w:b/>
                <w:bCs/>
                <w:sz w:val="20"/>
                <w:szCs w:val="20"/>
              </w:rPr>
            </w:pPr>
            <w:r w:rsidRPr="003635B5">
              <w:rPr>
                <w:b/>
                <w:bCs/>
                <w:sz w:val="20"/>
                <w:szCs w:val="20"/>
              </w:rPr>
              <w:t>算法</w:t>
            </w:r>
            <w:r w:rsidRPr="003635B5">
              <w:rPr>
                <w:b/>
                <w:bCs/>
                <w:sz w:val="20"/>
                <w:szCs w:val="20"/>
              </w:rPr>
              <w:t xml:space="preserve">4-5 </w:t>
            </w:r>
            <w:r w:rsidRPr="003635B5">
              <w:rPr>
                <w:sz w:val="20"/>
                <w:szCs w:val="20"/>
              </w:rPr>
              <w:t>自我调节的变邻域下降策略</w:t>
            </w:r>
          </w:p>
        </w:tc>
      </w:tr>
      <w:tr w:rsidR="00071613" w:rsidRPr="003635B5" w14:paraId="6B8BDB27" w14:textId="77777777" w:rsidTr="00B77F29">
        <w:tc>
          <w:tcPr>
            <w:tcW w:w="8286" w:type="dxa"/>
            <w:tcBorders>
              <w:top w:val="single" w:sz="6" w:space="0" w:color="auto"/>
            </w:tcBorders>
          </w:tcPr>
          <w:p w14:paraId="78B24EF4" w14:textId="2C7332CD" w:rsidR="00071613" w:rsidRPr="003635B5" w:rsidRDefault="00071613" w:rsidP="00B77F29">
            <w:pPr>
              <w:snapToGrid w:val="0"/>
              <w:rPr>
                <w:sz w:val="20"/>
                <w:szCs w:val="20"/>
              </w:rPr>
            </w:pPr>
            <w:r w:rsidRPr="003635B5">
              <w:rPr>
                <w:sz w:val="20"/>
                <w:szCs w:val="20"/>
              </w:rPr>
              <w:t>输入：当前解</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3635B5">
              <w:rPr>
                <w:sz w:val="20"/>
                <w:szCs w:val="20"/>
              </w:rPr>
              <w:t>，参数</w:t>
            </w:r>
            <m:oMath>
              <m:r>
                <w:rPr>
                  <w:rFonts w:ascii="Cambria Math" w:hAnsi="Cambria Math"/>
                  <w:sz w:val="20"/>
                  <w:szCs w:val="20"/>
                </w:rPr>
                <m:t>R0</m:t>
              </m:r>
            </m:oMath>
            <w:r w:rsidRPr="003635B5">
              <w:rPr>
                <w:sz w:val="20"/>
                <w:szCs w:val="20"/>
              </w:rPr>
              <w:t>和</w:t>
            </w:r>
            <m:oMath>
              <m:r>
                <w:rPr>
                  <w:rFonts w:ascii="Cambria Math" w:hAnsi="Cambria Math"/>
                  <w:sz w:val="20"/>
                  <w:szCs w:val="20"/>
                </w:rPr>
                <m:t>R1</m:t>
              </m:r>
            </m:oMath>
            <w:r w:rsidRPr="003635B5">
              <w:rPr>
                <w:sz w:val="20"/>
                <w:szCs w:val="20"/>
              </w:rPr>
              <w:t>，完成时间的上限</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p>
        </w:tc>
      </w:tr>
      <w:tr w:rsidR="00071613" w:rsidRPr="003635B5" w14:paraId="505C9D78" w14:textId="77777777" w:rsidTr="00B77F29">
        <w:tc>
          <w:tcPr>
            <w:tcW w:w="8286" w:type="dxa"/>
          </w:tcPr>
          <w:p w14:paraId="6F635263" w14:textId="77777777" w:rsidR="00071613" w:rsidRPr="003635B5" w:rsidRDefault="00071613" w:rsidP="00B77F29">
            <w:pPr>
              <w:snapToGrid w:val="0"/>
              <w:rPr>
                <w:sz w:val="20"/>
                <w:szCs w:val="20"/>
              </w:rPr>
            </w:pPr>
            <w:r w:rsidRPr="003635B5">
              <w:rPr>
                <w:sz w:val="20"/>
                <w:szCs w:val="20"/>
              </w:rPr>
              <w:t>01 /*</w:t>
            </w:r>
            <w:r w:rsidRPr="003635B5">
              <w:rPr>
                <w:sz w:val="20"/>
                <w:szCs w:val="20"/>
              </w:rPr>
              <w:t>学习阶段</w:t>
            </w:r>
            <w:r w:rsidRPr="003635B5">
              <w:rPr>
                <w:sz w:val="20"/>
                <w:szCs w:val="20"/>
              </w:rPr>
              <w:t>*/</w:t>
            </w:r>
          </w:p>
        </w:tc>
      </w:tr>
      <w:tr w:rsidR="00071613" w:rsidRPr="003635B5" w14:paraId="25FF0972" w14:textId="77777777" w:rsidTr="00B77F29">
        <w:tc>
          <w:tcPr>
            <w:tcW w:w="8286" w:type="dxa"/>
          </w:tcPr>
          <w:p w14:paraId="0C11E807" w14:textId="77777777" w:rsidR="00071613" w:rsidRPr="003635B5" w:rsidRDefault="00071613" w:rsidP="00B77F29">
            <w:pPr>
              <w:snapToGrid w:val="0"/>
              <w:rPr>
                <w:sz w:val="20"/>
                <w:szCs w:val="20"/>
              </w:rPr>
            </w:pPr>
            <w:r w:rsidRPr="003635B5">
              <w:rPr>
                <w:sz w:val="20"/>
                <w:szCs w:val="20"/>
              </w:rPr>
              <w:t xml:space="preserve">02  </w:t>
            </w:r>
            <w:r w:rsidRPr="003635B5">
              <w:rPr>
                <w:b/>
                <w:bCs/>
                <w:sz w:val="20"/>
                <w:szCs w:val="20"/>
              </w:rPr>
              <w:t>if</w:t>
            </w:r>
            <w:r w:rsidRPr="003635B5">
              <w:rPr>
                <w:sz w:val="20"/>
                <w:szCs w:val="20"/>
              </w:rPr>
              <w:t xml:space="preserve"> </w:t>
            </w:r>
            <w:r w:rsidRPr="003635B5">
              <w:rPr>
                <w:rFonts w:hint="eastAsia"/>
                <w:sz w:val="20"/>
                <w:szCs w:val="20"/>
              </w:rPr>
              <w:t>(</w:t>
            </w:r>
            <w:r w:rsidRPr="003635B5">
              <w:rPr>
                <w:rFonts w:hint="eastAsia"/>
                <w:sz w:val="20"/>
                <w:szCs w:val="20"/>
              </w:rPr>
              <w:t>运行时间</w:t>
            </w:r>
            <w:r w:rsidRPr="003635B5">
              <w:rPr>
                <w:sz w:val="20"/>
                <w:szCs w:val="20"/>
              </w:rPr>
              <w:t>&lt;</w:t>
            </w:r>
            <w:r w:rsidRPr="003635B5">
              <w:rPr>
                <w:rFonts w:hint="eastAsia"/>
                <w:sz w:val="20"/>
                <w:szCs w:val="20"/>
              </w:rPr>
              <w:t>终止时间</w:t>
            </w:r>
            <w:r w:rsidRPr="003635B5">
              <w:rPr>
                <w:rFonts w:hint="eastAsia"/>
                <w:sz w:val="20"/>
                <w:szCs w:val="20"/>
              </w:rPr>
              <w:t>/</w:t>
            </w:r>
            <w:r w:rsidRPr="003635B5">
              <w:rPr>
                <w:sz w:val="20"/>
                <w:szCs w:val="20"/>
              </w:rPr>
              <w:t>2)</w:t>
            </w:r>
          </w:p>
        </w:tc>
      </w:tr>
      <w:tr w:rsidR="00071613" w:rsidRPr="003635B5" w14:paraId="37F265B9" w14:textId="77777777" w:rsidTr="00B77F29">
        <w:tc>
          <w:tcPr>
            <w:tcW w:w="8286" w:type="dxa"/>
          </w:tcPr>
          <w:p w14:paraId="441A1708" w14:textId="050FAAE7" w:rsidR="00071613" w:rsidRPr="003635B5" w:rsidRDefault="00071613" w:rsidP="00B77F29">
            <w:pPr>
              <w:snapToGrid w:val="0"/>
              <w:rPr>
                <w:sz w:val="20"/>
                <w:szCs w:val="20"/>
              </w:rPr>
            </w:pPr>
            <w:r w:rsidRPr="003635B5">
              <w:rPr>
                <w:sz w:val="20"/>
                <w:szCs w:val="20"/>
              </w:rPr>
              <w:t xml:space="preserve">03    </w:t>
            </w:r>
            <w:r w:rsidRPr="003635B5">
              <w:rPr>
                <w:b/>
                <w:bCs/>
                <w:sz w:val="20"/>
                <w:szCs w:val="20"/>
              </w:rPr>
              <w:t>if</w:t>
            </w:r>
            <w:r w:rsidRPr="003635B5">
              <w:rPr>
                <w:sz w:val="20"/>
                <w:szCs w:val="20"/>
              </w:rPr>
              <w:t xml:space="preserve"> (</w:t>
            </w:r>
            <m:oMath>
              <m:r>
                <w:rPr>
                  <w:rFonts w:ascii="Cambria Math" w:hAnsi="Cambria Math"/>
                  <w:sz w:val="20"/>
                  <w:szCs w:val="20"/>
                </w:rPr>
                <m:t>rand</m:t>
              </m:r>
              <m:r>
                <m:rPr>
                  <m:sty m:val="p"/>
                </m:rPr>
                <w:rPr>
                  <w:rFonts w:ascii="Cambria Math" w:hAnsi="Cambria Math"/>
                  <w:sz w:val="20"/>
                  <w:szCs w:val="20"/>
                </w:rPr>
                <m:t>%</m:t>
              </m:r>
              <m:r>
                <w:rPr>
                  <w:rFonts w:ascii="Cambria Math" w:hAnsi="Cambria Math"/>
                  <w:sz w:val="20"/>
                  <w:szCs w:val="20"/>
                </w:rPr>
                <m:t>2==0</m:t>
              </m:r>
            </m:oMath>
            <w:r w:rsidRPr="003635B5">
              <w:rPr>
                <w:sz w:val="20"/>
                <w:szCs w:val="20"/>
              </w:rPr>
              <w:t>)</w:t>
            </w:r>
          </w:p>
        </w:tc>
      </w:tr>
      <w:tr w:rsidR="00071613" w:rsidRPr="003635B5" w14:paraId="3AD3D9CB" w14:textId="77777777" w:rsidTr="00B77F29">
        <w:tc>
          <w:tcPr>
            <w:tcW w:w="8286" w:type="dxa"/>
          </w:tcPr>
          <w:p w14:paraId="69353F8C" w14:textId="1558B86C" w:rsidR="00071613" w:rsidRPr="003635B5" w:rsidRDefault="00071613" w:rsidP="00B77F29">
            <w:pPr>
              <w:snapToGrid w:val="0"/>
              <w:rPr>
                <w:sz w:val="20"/>
                <w:szCs w:val="20"/>
              </w:rPr>
            </w:pPr>
            <w:r w:rsidRPr="003635B5">
              <w:rPr>
                <w:sz w:val="20"/>
                <w:szCs w:val="20"/>
              </w:rPr>
              <w:t xml:space="preserve">04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←VND_Fac</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R0</m:t>
                  </m:r>
                </m:e>
              </m:d>
            </m:oMath>
          </w:p>
        </w:tc>
      </w:tr>
      <w:tr w:rsidR="00071613" w:rsidRPr="003635B5" w14:paraId="616223AB" w14:textId="77777777" w:rsidTr="00B77F29">
        <w:tc>
          <w:tcPr>
            <w:tcW w:w="8286" w:type="dxa"/>
          </w:tcPr>
          <w:p w14:paraId="6C5704DB" w14:textId="77777777" w:rsidR="00071613" w:rsidRPr="003635B5" w:rsidRDefault="00071613" w:rsidP="00B77F29">
            <w:pPr>
              <w:snapToGrid w:val="0"/>
              <w:rPr>
                <w:sz w:val="20"/>
                <w:szCs w:val="20"/>
              </w:rPr>
            </w:pPr>
            <w:r w:rsidRPr="003635B5">
              <w:rPr>
                <w:sz w:val="20"/>
                <w:szCs w:val="20"/>
              </w:rPr>
              <w:t xml:space="preserve">05    </w:t>
            </w:r>
            <w:r w:rsidRPr="003635B5">
              <w:rPr>
                <w:b/>
                <w:bCs/>
                <w:sz w:val="20"/>
                <w:szCs w:val="20"/>
              </w:rPr>
              <w:t>else</w:t>
            </w:r>
          </w:p>
        </w:tc>
      </w:tr>
      <w:tr w:rsidR="00071613" w:rsidRPr="003635B5" w14:paraId="35D515BA" w14:textId="77777777" w:rsidTr="00B77F29">
        <w:tc>
          <w:tcPr>
            <w:tcW w:w="8286" w:type="dxa"/>
            <w:vAlign w:val="center"/>
          </w:tcPr>
          <w:p w14:paraId="0CFF365C" w14:textId="24B5CA2C" w:rsidR="00071613" w:rsidRPr="003635B5" w:rsidRDefault="00071613" w:rsidP="00B77F29">
            <w:pPr>
              <w:snapToGrid w:val="0"/>
              <w:rPr>
                <w:sz w:val="20"/>
                <w:szCs w:val="20"/>
              </w:rPr>
            </w:pPr>
            <w:r w:rsidRPr="003635B5">
              <w:rPr>
                <w:sz w:val="20"/>
                <w:szCs w:val="20"/>
              </w:rPr>
              <w:t xml:space="preserve">06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←VND_Job</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R1</m:t>
                  </m:r>
                </m:e>
              </m:d>
            </m:oMath>
          </w:p>
        </w:tc>
      </w:tr>
      <w:tr w:rsidR="00071613" w:rsidRPr="003635B5" w14:paraId="45A1EF01" w14:textId="77777777" w:rsidTr="00B77F29">
        <w:tc>
          <w:tcPr>
            <w:tcW w:w="8286" w:type="dxa"/>
          </w:tcPr>
          <w:p w14:paraId="4AAF6426" w14:textId="77777777" w:rsidR="00071613" w:rsidRPr="003635B5" w:rsidRDefault="00071613" w:rsidP="00B77F29">
            <w:pPr>
              <w:snapToGrid w:val="0"/>
              <w:rPr>
                <w:sz w:val="20"/>
                <w:szCs w:val="20"/>
              </w:rPr>
            </w:pPr>
            <w:r w:rsidRPr="003635B5">
              <w:rPr>
                <w:sz w:val="20"/>
                <w:szCs w:val="20"/>
              </w:rPr>
              <w:t xml:space="preserve">07    </w:t>
            </w:r>
            <w:r w:rsidRPr="003635B5">
              <w:rPr>
                <w:b/>
                <w:bCs/>
                <w:sz w:val="20"/>
                <w:szCs w:val="20"/>
              </w:rPr>
              <w:t>end if</w:t>
            </w:r>
            <w:r w:rsidRPr="003635B5">
              <w:rPr>
                <w:sz w:val="20"/>
                <w:szCs w:val="20"/>
              </w:rPr>
              <w:t xml:space="preserve"> </w:t>
            </w:r>
          </w:p>
        </w:tc>
      </w:tr>
      <w:tr w:rsidR="00071613" w:rsidRPr="003635B5" w14:paraId="6787C202" w14:textId="77777777" w:rsidTr="00B77F29">
        <w:tc>
          <w:tcPr>
            <w:tcW w:w="8286" w:type="dxa"/>
          </w:tcPr>
          <w:p w14:paraId="705AD419" w14:textId="77777777" w:rsidR="00071613" w:rsidRPr="003635B5" w:rsidRDefault="00071613" w:rsidP="00B77F29">
            <w:pPr>
              <w:snapToGrid w:val="0"/>
              <w:rPr>
                <w:sz w:val="20"/>
                <w:szCs w:val="20"/>
              </w:rPr>
            </w:pPr>
            <w:r w:rsidRPr="003635B5">
              <w:rPr>
                <w:sz w:val="20"/>
                <w:szCs w:val="20"/>
              </w:rPr>
              <w:t>08 /*</w:t>
            </w:r>
            <w:r w:rsidRPr="003635B5">
              <w:rPr>
                <w:rFonts w:hint="eastAsia"/>
                <w:sz w:val="20"/>
                <w:szCs w:val="20"/>
              </w:rPr>
              <w:t>自我调节阶段</w:t>
            </w:r>
            <w:r w:rsidRPr="003635B5">
              <w:rPr>
                <w:sz w:val="20"/>
                <w:szCs w:val="20"/>
              </w:rPr>
              <w:t>*/</w:t>
            </w:r>
          </w:p>
        </w:tc>
      </w:tr>
      <w:tr w:rsidR="00071613" w:rsidRPr="003635B5" w14:paraId="28697DCB" w14:textId="77777777" w:rsidTr="00B77F29">
        <w:tc>
          <w:tcPr>
            <w:tcW w:w="8286" w:type="dxa"/>
          </w:tcPr>
          <w:p w14:paraId="5E2ABB8A" w14:textId="77777777" w:rsidR="00071613" w:rsidRPr="003635B5" w:rsidRDefault="00071613" w:rsidP="00B77F29">
            <w:pPr>
              <w:snapToGrid w:val="0"/>
              <w:rPr>
                <w:sz w:val="20"/>
                <w:szCs w:val="20"/>
              </w:rPr>
            </w:pPr>
            <w:proofErr w:type="gramStart"/>
            <w:r w:rsidRPr="003635B5">
              <w:rPr>
                <w:sz w:val="20"/>
                <w:szCs w:val="20"/>
              </w:rPr>
              <w:t xml:space="preserve">09  </w:t>
            </w:r>
            <w:r w:rsidRPr="003635B5">
              <w:rPr>
                <w:b/>
                <w:bCs/>
                <w:sz w:val="20"/>
                <w:szCs w:val="20"/>
              </w:rPr>
              <w:t>else</w:t>
            </w:r>
            <w:proofErr w:type="gramEnd"/>
            <w:r w:rsidRPr="003635B5">
              <w:rPr>
                <w:sz w:val="20"/>
                <w:szCs w:val="20"/>
              </w:rPr>
              <w:t xml:space="preserve">    </w:t>
            </w:r>
          </w:p>
        </w:tc>
      </w:tr>
      <w:tr w:rsidR="00071613" w:rsidRPr="003635B5" w14:paraId="41476F6E" w14:textId="77777777" w:rsidTr="00B77F29">
        <w:tc>
          <w:tcPr>
            <w:tcW w:w="8286" w:type="dxa"/>
          </w:tcPr>
          <w:p w14:paraId="720B945C" w14:textId="00F8C329" w:rsidR="00071613" w:rsidRPr="003635B5" w:rsidRDefault="00071613" w:rsidP="00B77F29">
            <w:pPr>
              <w:snapToGrid w:val="0"/>
              <w:rPr>
                <w:sz w:val="20"/>
                <w:szCs w:val="20"/>
              </w:rPr>
            </w:pPr>
            <w:r w:rsidRPr="003635B5">
              <w:rPr>
                <w:sz w:val="20"/>
                <w:szCs w:val="20"/>
              </w:rPr>
              <w:t xml:space="preserve">10    </w:t>
            </w:r>
            <w:r w:rsidRPr="003635B5">
              <w:rPr>
                <w:b/>
                <w:bCs/>
                <w:sz w:val="20"/>
                <w:szCs w:val="20"/>
              </w:rPr>
              <w:t>if</w:t>
            </w:r>
            <w:r w:rsidRPr="003635B5">
              <w:rPr>
                <w:sz w:val="20"/>
                <w:szCs w:val="20"/>
              </w:rPr>
              <w:t xml:space="preserve"> (</w:t>
            </w:r>
            <m:oMath>
              <m:r>
                <w:rPr>
                  <w:rFonts w:ascii="Cambria Math" w:hAnsi="Cambria Math"/>
                  <w:sz w:val="20"/>
                  <w:szCs w:val="20"/>
                </w:rPr>
                <m:t>R0</m:t>
              </m:r>
              <m:r>
                <m:rPr>
                  <m:sty m:val="p"/>
                </m:rPr>
                <w:rPr>
                  <w:rFonts w:ascii="Cambria Math" w:hAnsi="Cambria Math"/>
                  <w:sz w:val="20"/>
                  <w:szCs w:val="20"/>
                </w:rPr>
                <m:t>和</m:t>
              </m:r>
              <m:r>
                <w:rPr>
                  <w:rFonts w:ascii="Cambria Math" w:hAnsi="Cambria Math"/>
                  <w:sz w:val="20"/>
                  <w:szCs w:val="20"/>
                </w:rPr>
                <m:t>R1=0</m:t>
              </m:r>
            </m:oMath>
            <w:r w:rsidRPr="003635B5">
              <w:rPr>
                <w:sz w:val="20"/>
                <w:szCs w:val="20"/>
              </w:rPr>
              <w:t>)</w:t>
            </w:r>
          </w:p>
        </w:tc>
      </w:tr>
      <w:tr w:rsidR="00071613" w:rsidRPr="003635B5" w14:paraId="1C192D90" w14:textId="77777777" w:rsidTr="00B77F29">
        <w:tc>
          <w:tcPr>
            <w:tcW w:w="8286" w:type="dxa"/>
          </w:tcPr>
          <w:p w14:paraId="6C8A98EA" w14:textId="653FF6A4" w:rsidR="00071613" w:rsidRPr="003635B5" w:rsidRDefault="00071613" w:rsidP="00B77F29">
            <w:pPr>
              <w:snapToGrid w:val="0"/>
              <w:rPr>
                <w:sz w:val="20"/>
                <w:szCs w:val="20"/>
              </w:rPr>
            </w:pPr>
            <w:r w:rsidRPr="003635B5">
              <w:rPr>
                <w:sz w:val="20"/>
                <w:szCs w:val="20"/>
              </w:rPr>
              <w:t xml:space="preserve">11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←VND_Fac</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R0</m:t>
                  </m:r>
                </m:e>
              </m:d>
            </m:oMath>
          </w:p>
        </w:tc>
      </w:tr>
      <w:tr w:rsidR="00071613" w:rsidRPr="003635B5" w14:paraId="4A8D045C" w14:textId="77777777" w:rsidTr="00B77F29">
        <w:tc>
          <w:tcPr>
            <w:tcW w:w="8286" w:type="dxa"/>
          </w:tcPr>
          <w:p w14:paraId="0CF5BE2A" w14:textId="5D671E7A" w:rsidR="00071613" w:rsidRPr="003635B5" w:rsidRDefault="00071613" w:rsidP="00B77F29">
            <w:pPr>
              <w:snapToGrid w:val="0"/>
              <w:rPr>
                <w:sz w:val="20"/>
                <w:szCs w:val="20"/>
              </w:rPr>
            </w:pPr>
            <w:r w:rsidRPr="003635B5">
              <w:rPr>
                <w:sz w:val="20"/>
                <w:szCs w:val="20"/>
              </w:rPr>
              <w:t xml:space="preserve">12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←VND_Job</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R1</m:t>
                  </m:r>
                </m:e>
              </m:d>
            </m:oMath>
          </w:p>
        </w:tc>
      </w:tr>
      <w:tr w:rsidR="00071613" w:rsidRPr="003635B5" w14:paraId="07EFFF09" w14:textId="77777777" w:rsidTr="00B77F29">
        <w:tc>
          <w:tcPr>
            <w:tcW w:w="8286" w:type="dxa"/>
          </w:tcPr>
          <w:p w14:paraId="1EED129E" w14:textId="77777777" w:rsidR="00071613" w:rsidRPr="003635B5" w:rsidRDefault="00071613" w:rsidP="00B77F29">
            <w:pPr>
              <w:snapToGrid w:val="0"/>
              <w:rPr>
                <w:sz w:val="20"/>
                <w:szCs w:val="20"/>
              </w:rPr>
            </w:pPr>
            <w:r w:rsidRPr="003635B5">
              <w:rPr>
                <w:sz w:val="20"/>
                <w:szCs w:val="20"/>
              </w:rPr>
              <w:t xml:space="preserve">13    </w:t>
            </w:r>
            <w:r w:rsidRPr="003635B5">
              <w:rPr>
                <w:b/>
                <w:bCs/>
                <w:sz w:val="20"/>
                <w:szCs w:val="20"/>
              </w:rPr>
              <w:t>else</w:t>
            </w:r>
          </w:p>
        </w:tc>
      </w:tr>
      <w:tr w:rsidR="00071613" w:rsidRPr="003635B5" w14:paraId="2EB89B57" w14:textId="77777777" w:rsidTr="00B77F29">
        <w:tc>
          <w:tcPr>
            <w:tcW w:w="8286" w:type="dxa"/>
          </w:tcPr>
          <w:p w14:paraId="1D17A243" w14:textId="792FD6CB" w:rsidR="00071613" w:rsidRPr="003635B5" w:rsidRDefault="00071613" w:rsidP="00B77F29">
            <w:pPr>
              <w:snapToGrid w:val="0"/>
              <w:rPr>
                <w:sz w:val="20"/>
                <w:szCs w:val="20"/>
              </w:rPr>
            </w:pPr>
            <w:r w:rsidRPr="003635B5">
              <w:rPr>
                <w:sz w:val="20"/>
                <w:szCs w:val="20"/>
              </w:rPr>
              <w:t xml:space="preserve">14      </w:t>
            </w:r>
            <w:r w:rsidRPr="003635B5">
              <w:rPr>
                <w:b/>
                <w:bCs/>
                <w:sz w:val="20"/>
                <w:szCs w:val="20"/>
              </w:rPr>
              <w:t>if</w:t>
            </w:r>
            <w:r w:rsidRPr="003635B5">
              <w:rPr>
                <w:sz w:val="20"/>
                <w:szCs w:val="20"/>
              </w:rPr>
              <w:t xml:space="preserve"> (</w:t>
            </w:r>
            <m:oMath>
              <m:r>
                <w:rPr>
                  <w:rFonts w:ascii="Cambria Math" w:hAnsi="Cambria Math"/>
                  <w:sz w:val="20"/>
                  <w:szCs w:val="20"/>
                </w:rPr>
                <m:t>rand</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r>
                <w:rPr>
                  <w:rFonts w:ascii="Cambria Math" w:hAnsi="Cambria Math"/>
                  <w:sz w:val="20"/>
                  <w:szCs w:val="20"/>
                </w:rPr>
                <m:t>⩽R0</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R0+R1</m:t>
                  </m:r>
                </m:e>
              </m:d>
            </m:oMath>
            <w:r w:rsidRPr="003635B5">
              <w:rPr>
                <w:sz w:val="20"/>
                <w:szCs w:val="20"/>
              </w:rPr>
              <w:t xml:space="preserve">) </w:t>
            </w:r>
          </w:p>
        </w:tc>
      </w:tr>
      <w:tr w:rsidR="00071613" w:rsidRPr="003635B5" w14:paraId="65B57DD5" w14:textId="77777777" w:rsidTr="00B77F29">
        <w:tc>
          <w:tcPr>
            <w:tcW w:w="8286" w:type="dxa"/>
          </w:tcPr>
          <w:p w14:paraId="7B2C1884" w14:textId="150C70DC" w:rsidR="00071613" w:rsidRPr="003635B5" w:rsidRDefault="00071613" w:rsidP="00B77F29">
            <w:pPr>
              <w:snapToGrid w:val="0"/>
              <w:rPr>
                <w:sz w:val="20"/>
                <w:szCs w:val="20"/>
              </w:rPr>
            </w:pPr>
            <w:r w:rsidRPr="003635B5">
              <w:rPr>
                <w:sz w:val="20"/>
                <w:szCs w:val="20"/>
              </w:rPr>
              <w:t xml:space="preserve">15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←VND_Fac</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R0</m:t>
                  </m:r>
                </m:e>
              </m:d>
            </m:oMath>
          </w:p>
        </w:tc>
      </w:tr>
      <w:tr w:rsidR="00071613" w:rsidRPr="003635B5" w14:paraId="3C44E1AC" w14:textId="77777777" w:rsidTr="00B77F29">
        <w:tc>
          <w:tcPr>
            <w:tcW w:w="8286" w:type="dxa"/>
          </w:tcPr>
          <w:p w14:paraId="7EA93435" w14:textId="77777777" w:rsidR="00071613" w:rsidRPr="003635B5" w:rsidRDefault="00071613" w:rsidP="00B77F29">
            <w:pPr>
              <w:snapToGrid w:val="0"/>
              <w:rPr>
                <w:sz w:val="20"/>
                <w:szCs w:val="20"/>
              </w:rPr>
            </w:pPr>
            <w:r w:rsidRPr="003635B5">
              <w:rPr>
                <w:sz w:val="20"/>
                <w:szCs w:val="20"/>
              </w:rPr>
              <w:t xml:space="preserve">16      </w:t>
            </w:r>
            <w:r w:rsidRPr="003635B5">
              <w:rPr>
                <w:b/>
                <w:bCs/>
                <w:sz w:val="20"/>
                <w:szCs w:val="20"/>
              </w:rPr>
              <w:t>else</w:t>
            </w:r>
          </w:p>
        </w:tc>
      </w:tr>
      <w:tr w:rsidR="00071613" w:rsidRPr="003635B5" w14:paraId="3B9DB2A8" w14:textId="77777777" w:rsidTr="00B77F29">
        <w:tc>
          <w:tcPr>
            <w:tcW w:w="8286" w:type="dxa"/>
          </w:tcPr>
          <w:p w14:paraId="3992463F" w14:textId="7A823A93" w:rsidR="00071613" w:rsidRPr="003635B5" w:rsidRDefault="00071613" w:rsidP="00B77F29">
            <w:pPr>
              <w:snapToGrid w:val="0"/>
              <w:rPr>
                <w:sz w:val="20"/>
                <w:szCs w:val="20"/>
              </w:rPr>
            </w:pPr>
            <w:r w:rsidRPr="003635B5">
              <w:rPr>
                <w:sz w:val="20"/>
                <w:szCs w:val="20"/>
              </w:rPr>
              <w:t xml:space="preserve">17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←VND_Job</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R1</m:t>
                  </m:r>
                </m:e>
              </m:d>
            </m:oMath>
          </w:p>
        </w:tc>
      </w:tr>
      <w:tr w:rsidR="00071613" w:rsidRPr="003635B5" w14:paraId="268A67C5" w14:textId="77777777" w:rsidTr="00B77F29">
        <w:tc>
          <w:tcPr>
            <w:tcW w:w="8286" w:type="dxa"/>
          </w:tcPr>
          <w:p w14:paraId="2BDBB3B8" w14:textId="77777777" w:rsidR="00071613" w:rsidRPr="003635B5" w:rsidRDefault="00071613" w:rsidP="00B77F29">
            <w:pPr>
              <w:snapToGrid w:val="0"/>
              <w:rPr>
                <w:sz w:val="20"/>
                <w:szCs w:val="20"/>
              </w:rPr>
            </w:pPr>
            <w:r w:rsidRPr="003635B5">
              <w:rPr>
                <w:sz w:val="20"/>
                <w:szCs w:val="20"/>
              </w:rPr>
              <w:t xml:space="preserve">18      </w:t>
            </w:r>
            <w:r w:rsidRPr="003635B5">
              <w:rPr>
                <w:b/>
                <w:bCs/>
                <w:sz w:val="20"/>
                <w:szCs w:val="20"/>
              </w:rPr>
              <w:t xml:space="preserve">end </w:t>
            </w:r>
            <w:proofErr w:type="gramStart"/>
            <w:r w:rsidRPr="003635B5">
              <w:rPr>
                <w:b/>
                <w:bCs/>
                <w:sz w:val="20"/>
                <w:szCs w:val="20"/>
              </w:rPr>
              <w:t>if</w:t>
            </w:r>
            <w:proofErr w:type="gramEnd"/>
          </w:p>
        </w:tc>
      </w:tr>
      <w:tr w:rsidR="00071613" w:rsidRPr="003635B5" w14:paraId="0CC6CFAA" w14:textId="77777777" w:rsidTr="00B77F29">
        <w:tc>
          <w:tcPr>
            <w:tcW w:w="8286" w:type="dxa"/>
          </w:tcPr>
          <w:p w14:paraId="26BBC6D0" w14:textId="77777777" w:rsidR="00071613" w:rsidRPr="003635B5" w:rsidRDefault="00071613" w:rsidP="00B77F29">
            <w:pPr>
              <w:snapToGrid w:val="0"/>
              <w:rPr>
                <w:sz w:val="20"/>
                <w:szCs w:val="20"/>
              </w:rPr>
            </w:pPr>
            <w:r w:rsidRPr="003635B5">
              <w:rPr>
                <w:sz w:val="20"/>
                <w:szCs w:val="20"/>
              </w:rPr>
              <w:lastRenderedPageBreak/>
              <w:t xml:space="preserve">19    </w:t>
            </w:r>
            <w:r w:rsidRPr="003635B5">
              <w:rPr>
                <w:b/>
                <w:bCs/>
                <w:sz w:val="20"/>
                <w:szCs w:val="20"/>
              </w:rPr>
              <w:t xml:space="preserve">end </w:t>
            </w:r>
            <w:proofErr w:type="gramStart"/>
            <w:r w:rsidRPr="003635B5">
              <w:rPr>
                <w:b/>
                <w:bCs/>
                <w:sz w:val="20"/>
                <w:szCs w:val="20"/>
              </w:rPr>
              <w:t>if</w:t>
            </w:r>
            <w:proofErr w:type="gramEnd"/>
          </w:p>
        </w:tc>
      </w:tr>
      <w:tr w:rsidR="00071613" w:rsidRPr="003635B5" w14:paraId="636265E6" w14:textId="77777777" w:rsidTr="00B77F29">
        <w:tc>
          <w:tcPr>
            <w:tcW w:w="8286" w:type="dxa"/>
          </w:tcPr>
          <w:p w14:paraId="421965C7" w14:textId="77777777" w:rsidR="00071613" w:rsidRPr="003635B5" w:rsidRDefault="00071613" w:rsidP="00B77F29">
            <w:pPr>
              <w:snapToGrid w:val="0"/>
              <w:rPr>
                <w:sz w:val="20"/>
                <w:szCs w:val="20"/>
              </w:rPr>
            </w:pPr>
            <w:proofErr w:type="gramStart"/>
            <w:r w:rsidRPr="003635B5">
              <w:rPr>
                <w:sz w:val="20"/>
                <w:szCs w:val="20"/>
              </w:rPr>
              <w:t xml:space="preserve">20  </w:t>
            </w:r>
            <w:r w:rsidRPr="003635B5">
              <w:rPr>
                <w:b/>
                <w:bCs/>
                <w:sz w:val="20"/>
                <w:szCs w:val="20"/>
              </w:rPr>
              <w:t>end</w:t>
            </w:r>
            <w:proofErr w:type="gramEnd"/>
            <w:r w:rsidRPr="003635B5">
              <w:rPr>
                <w:b/>
                <w:bCs/>
                <w:sz w:val="20"/>
                <w:szCs w:val="20"/>
              </w:rPr>
              <w:t xml:space="preserve"> if</w:t>
            </w:r>
          </w:p>
        </w:tc>
      </w:tr>
      <w:tr w:rsidR="00071613" w:rsidRPr="003635B5" w14:paraId="095E2BC8" w14:textId="77777777" w:rsidTr="00B77F29">
        <w:tc>
          <w:tcPr>
            <w:tcW w:w="8286" w:type="dxa"/>
          </w:tcPr>
          <w:p w14:paraId="50EC03E4" w14:textId="568A0CD4" w:rsidR="00071613" w:rsidRPr="003635B5" w:rsidRDefault="00071613" w:rsidP="00B77F29">
            <w:pPr>
              <w:snapToGrid w:val="0"/>
              <w:rPr>
                <w:sz w:val="20"/>
                <w:szCs w:val="20"/>
              </w:rPr>
            </w:pPr>
            <w:r w:rsidRPr="003635B5">
              <w:rPr>
                <w:rFonts w:hint="eastAsia"/>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bl>
    <w:p w14:paraId="7CC244FC" w14:textId="77777777" w:rsidR="00071613" w:rsidRDefault="00071613" w:rsidP="00071613">
      <w:pPr>
        <w:spacing w:line="288" w:lineRule="auto"/>
        <w:rPr>
          <w:sz w:val="20"/>
          <w:szCs w:val="20"/>
        </w:rPr>
      </w:pPr>
    </w:p>
    <w:tbl>
      <w:tblPr>
        <w:tblStyle w:val="a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071613" w:rsidRPr="003635B5" w14:paraId="21A9B989" w14:textId="77777777" w:rsidTr="00B77F29">
        <w:tc>
          <w:tcPr>
            <w:tcW w:w="8286" w:type="dxa"/>
            <w:tcBorders>
              <w:top w:val="single" w:sz="6" w:space="0" w:color="auto"/>
              <w:bottom w:val="single" w:sz="6" w:space="0" w:color="auto"/>
            </w:tcBorders>
          </w:tcPr>
          <w:p w14:paraId="43DD73A1" w14:textId="5F518F1F" w:rsidR="00071613" w:rsidRPr="003635B5" w:rsidRDefault="00071613" w:rsidP="00B77F29">
            <w:pPr>
              <w:snapToGrid w:val="0"/>
              <w:rPr>
                <w:b/>
                <w:bCs/>
                <w:sz w:val="20"/>
                <w:szCs w:val="20"/>
              </w:rPr>
            </w:pPr>
            <w:r w:rsidRPr="003635B5">
              <w:rPr>
                <w:rFonts w:hint="eastAsia"/>
                <w:b/>
                <w:bCs/>
                <w:sz w:val="20"/>
                <w:szCs w:val="20"/>
              </w:rPr>
              <w:t>算法</w:t>
            </w:r>
            <w:r w:rsidRPr="003635B5">
              <w:rPr>
                <w:rFonts w:hint="eastAsia"/>
                <w:b/>
                <w:bCs/>
                <w:sz w:val="20"/>
                <w:szCs w:val="20"/>
              </w:rPr>
              <w:t>4-</w:t>
            </w:r>
            <w:r w:rsidRPr="003635B5">
              <w:rPr>
                <w:b/>
                <w:bCs/>
                <w:sz w:val="20"/>
                <w:szCs w:val="20"/>
              </w:rPr>
              <w:t xml:space="preserve">6 </w:t>
            </w:r>
            <m:oMath>
              <m:r>
                <w:rPr>
                  <w:rFonts w:ascii="Cambria Math" w:hAnsi="Cambria Math"/>
                  <w:sz w:val="20"/>
                  <w:szCs w:val="20"/>
                </w:rPr>
                <m:t>VND_Fac</m:t>
              </m:r>
              <m:d>
                <m:dPr>
                  <m:ctrlPr>
                    <w:rPr>
                      <w:rFonts w:ascii="Cambria Math" w:hAnsi="Cambria Math"/>
                      <w:bCs/>
                      <w:sz w:val="20"/>
                      <w:szCs w:val="20"/>
                    </w:rPr>
                  </m:ctrlPr>
                </m:dPr>
                <m:e>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R0</m:t>
                  </m:r>
                </m:e>
              </m:d>
            </m:oMath>
          </w:p>
        </w:tc>
      </w:tr>
      <w:tr w:rsidR="00071613" w:rsidRPr="003635B5" w14:paraId="2CE95733" w14:textId="77777777" w:rsidTr="00B77F29">
        <w:tc>
          <w:tcPr>
            <w:tcW w:w="8286" w:type="dxa"/>
            <w:tcBorders>
              <w:top w:val="single" w:sz="6" w:space="0" w:color="auto"/>
            </w:tcBorders>
          </w:tcPr>
          <w:p w14:paraId="073F92A4" w14:textId="773134C9" w:rsidR="00071613" w:rsidRPr="003635B5" w:rsidRDefault="00071613" w:rsidP="00B77F29">
            <w:pPr>
              <w:snapToGrid w:val="0"/>
              <w:rPr>
                <w:sz w:val="20"/>
                <w:szCs w:val="20"/>
              </w:rPr>
            </w:pPr>
            <w:r w:rsidRPr="003635B5">
              <w:rPr>
                <w:rFonts w:hint="eastAsia"/>
                <w:sz w:val="20"/>
                <w:szCs w:val="20"/>
              </w:rPr>
              <w:t>输入：</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3635B5">
              <w:rPr>
                <w:rFonts w:hint="eastAsia"/>
                <w:sz w:val="20"/>
                <w:szCs w:val="20"/>
              </w:rPr>
              <w:t>，</w:t>
            </w:r>
            <m:oMath>
              <m:r>
                <w:rPr>
                  <w:rFonts w:ascii="Cambria Math" w:hAnsi="Cambria Math"/>
                  <w:sz w:val="20"/>
                  <w:szCs w:val="20"/>
                </w:rPr>
                <m:t>R0</m:t>
              </m:r>
            </m:oMath>
            <w:r w:rsidRPr="003635B5">
              <w:rPr>
                <w:rFonts w:hint="eastAsia"/>
                <w:sz w:val="20"/>
                <w:szCs w:val="20"/>
              </w:rPr>
              <w:t>，</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p>
        </w:tc>
      </w:tr>
      <w:tr w:rsidR="00071613" w:rsidRPr="003635B5" w14:paraId="6BDC71E6" w14:textId="77777777" w:rsidTr="00B77F29">
        <w:tc>
          <w:tcPr>
            <w:tcW w:w="8286" w:type="dxa"/>
          </w:tcPr>
          <w:p w14:paraId="0EC30D28" w14:textId="09F47A1F" w:rsidR="00071613" w:rsidRPr="003635B5" w:rsidRDefault="00071613" w:rsidP="00B77F29">
            <w:pPr>
              <w:snapToGrid w:val="0"/>
              <w:rPr>
                <w:sz w:val="20"/>
                <w:szCs w:val="20"/>
              </w:rPr>
            </w:pPr>
            <w:r w:rsidRPr="003635B5">
              <w:rPr>
                <w:sz w:val="20"/>
                <w:szCs w:val="20"/>
              </w:rPr>
              <w:t>0</w:t>
            </w:r>
            <w:r w:rsidRPr="003635B5">
              <w:rPr>
                <w:rFonts w:hint="eastAsia"/>
                <w:sz w:val="20"/>
                <w:szCs w:val="20"/>
              </w:rPr>
              <w:t>1</w:t>
            </w:r>
            <w:r w:rsidRPr="003635B5">
              <w:rPr>
                <w:sz w:val="20"/>
                <w:szCs w:val="20"/>
              </w:rPr>
              <w:t xml:space="preserve">  </w:t>
            </w:r>
            <m:oMath>
              <m:r>
                <w:rPr>
                  <w:rFonts w:ascii="Cambria Math" w:hAnsi="Cambria Math"/>
                  <w:sz w:val="20"/>
                  <w:szCs w:val="20"/>
                </w:rPr>
                <m:t>count=1</m:t>
              </m:r>
            </m:oMath>
          </w:p>
        </w:tc>
      </w:tr>
      <w:tr w:rsidR="00071613" w:rsidRPr="003635B5" w14:paraId="42B11989" w14:textId="77777777" w:rsidTr="00B77F29">
        <w:tc>
          <w:tcPr>
            <w:tcW w:w="8286" w:type="dxa"/>
          </w:tcPr>
          <w:p w14:paraId="030A7181" w14:textId="713813CF" w:rsidR="00071613" w:rsidRPr="003635B5" w:rsidRDefault="00071613" w:rsidP="00B77F29">
            <w:pPr>
              <w:snapToGrid w:val="0"/>
              <w:rPr>
                <w:sz w:val="20"/>
                <w:szCs w:val="20"/>
              </w:rPr>
            </w:pPr>
            <w:proofErr w:type="gramStart"/>
            <w:r w:rsidRPr="003635B5">
              <w:rPr>
                <w:sz w:val="20"/>
                <w:szCs w:val="20"/>
              </w:rPr>
              <w:t>0</w:t>
            </w:r>
            <w:r w:rsidRPr="003635B5">
              <w:rPr>
                <w:rFonts w:hint="eastAsia"/>
                <w:sz w:val="20"/>
                <w:szCs w:val="20"/>
              </w:rPr>
              <w:t>2</w:t>
            </w:r>
            <w:r w:rsidRPr="003635B5">
              <w:rPr>
                <w:sz w:val="20"/>
                <w:szCs w:val="20"/>
              </w:rPr>
              <w:t xml:space="preserve">  </w:t>
            </w:r>
            <w:r w:rsidRPr="003635B5">
              <w:rPr>
                <w:b/>
                <w:bCs/>
                <w:sz w:val="20"/>
                <w:szCs w:val="20"/>
              </w:rPr>
              <w:t>while</w:t>
            </w:r>
            <w:proofErr w:type="gramEnd"/>
            <w:r w:rsidRPr="003635B5">
              <w:rPr>
                <w:sz w:val="20"/>
                <w:szCs w:val="20"/>
              </w:rPr>
              <w:t xml:space="preserve"> (</w:t>
            </w:r>
            <m:oMath>
              <m:r>
                <w:rPr>
                  <w:rFonts w:ascii="Cambria Math" w:hAnsi="Cambria Math"/>
                  <w:sz w:val="20"/>
                  <w:szCs w:val="20"/>
                </w:rPr>
                <m:t>count⩽2</m:t>
              </m:r>
            </m:oMath>
            <w:r w:rsidRPr="003635B5">
              <w:rPr>
                <w:sz w:val="20"/>
                <w:szCs w:val="20"/>
              </w:rPr>
              <w:t>)</w:t>
            </w:r>
          </w:p>
        </w:tc>
      </w:tr>
      <w:tr w:rsidR="00071613" w:rsidRPr="003635B5" w14:paraId="2DEFCA10" w14:textId="77777777" w:rsidTr="00B77F29">
        <w:tc>
          <w:tcPr>
            <w:tcW w:w="8286" w:type="dxa"/>
          </w:tcPr>
          <w:p w14:paraId="1F2D750A" w14:textId="20F9C429" w:rsidR="00071613" w:rsidRPr="003635B5" w:rsidRDefault="00071613" w:rsidP="00B77F29">
            <w:pPr>
              <w:snapToGrid w:val="0"/>
              <w:rPr>
                <w:sz w:val="20"/>
                <w:szCs w:val="20"/>
              </w:rPr>
            </w:pPr>
            <w:r w:rsidRPr="003635B5">
              <w:rPr>
                <w:sz w:val="20"/>
                <w:szCs w:val="20"/>
              </w:rPr>
              <w:t>0</w:t>
            </w:r>
            <w:r w:rsidRPr="003635B5">
              <w:rPr>
                <w:rFonts w:hint="eastAsia"/>
                <w:sz w:val="20"/>
                <w:szCs w:val="20"/>
              </w:rPr>
              <w:t>3</w:t>
            </w:r>
            <w:r w:rsidRPr="003635B5">
              <w:rPr>
                <w:sz w:val="20"/>
                <w:szCs w:val="20"/>
              </w:rPr>
              <w:t xml:space="preserve">    </w:t>
            </w:r>
            <w:r w:rsidRPr="003635B5">
              <w:rPr>
                <w:b/>
                <w:bCs/>
                <w:sz w:val="20"/>
                <w:szCs w:val="20"/>
              </w:rPr>
              <w:t>switch</w:t>
            </w:r>
            <w:r w:rsidRPr="003635B5">
              <w:rPr>
                <w:sz w:val="20"/>
                <w:szCs w:val="20"/>
              </w:rPr>
              <w:t xml:space="preserve"> (</w:t>
            </w:r>
            <m:oMath>
              <m:r>
                <w:rPr>
                  <w:rFonts w:ascii="Cambria Math" w:hAnsi="Cambria Math"/>
                  <w:sz w:val="20"/>
                  <w:szCs w:val="20"/>
                </w:rPr>
                <m:t>count</m:t>
              </m:r>
            </m:oMath>
            <w:r w:rsidRPr="003635B5">
              <w:rPr>
                <w:sz w:val="20"/>
                <w:szCs w:val="20"/>
              </w:rPr>
              <w:t>)</w:t>
            </w:r>
          </w:p>
        </w:tc>
      </w:tr>
      <w:tr w:rsidR="00071613" w:rsidRPr="003635B5" w14:paraId="027CD4D4" w14:textId="77777777" w:rsidTr="00B77F29">
        <w:tc>
          <w:tcPr>
            <w:tcW w:w="8286" w:type="dxa"/>
          </w:tcPr>
          <w:p w14:paraId="6327A1F3" w14:textId="328C1659" w:rsidR="00071613" w:rsidRPr="003635B5" w:rsidRDefault="00071613" w:rsidP="00B77F29">
            <w:pPr>
              <w:snapToGrid w:val="0"/>
              <w:rPr>
                <w:sz w:val="20"/>
                <w:szCs w:val="20"/>
              </w:rPr>
            </w:pPr>
            <w:r w:rsidRPr="003635B5">
              <w:rPr>
                <w:sz w:val="20"/>
                <w:szCs w:val="20"/>
              </w:rPr>
              <w:t>0</w:t>
            </w:r>
            <w:r w:rsidRPr="003635B5">
              <w:rPr>
                <w:rFonts w:hint="eastAsia"/>
                <w:sz w:val="20"/>
                <w:szCs w:val="20"/>
              </w:rPr>
              <w:t>4</w:t>
            </w:r>
            <w:r w:rsidRPr="003635B5">
              <w:rPr>
                <w:sz w:val="20"/>
                <w:szCs w:val="20"/>
              </w:rPr>
              <w:t xml:space="preserve">      </w:t>
            </w:r>
            <w:r w:rsidRPr="003635B5">
              <w:rPr>
                <w:b/>
                <w:bCs/>
                <w:sz w:val="20"/>
                <w:szCs w:val="20"/>
              </w:rPr>
              <w:t>case 1:</w:t>
            </w:r>
            <m:oMath>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r>
                <w:rPr>
                  <w:rFonts w:ascii="Cambria Math" w:hAnsi="Cambria Math"/>
                  <w:sz w:val="20"/>
                  <w:szCs w:val="20"/>
                </w:rPr>
                <m:t>←FacInsert</m:t>
              </m:r>
              <m:d>
                <m:dPr>
                  <m:ctrlPr>
                    <w:rPr>
                      <w:rFonts w:ascii="Cambria Math" w:hAnsi="Cambria Math"/>
                      <w:bCs/>
                      <w:sz w:val="20"/>
                      <w:szCs w:val="20"/>
                    </w:rPr>
                  </m:ctrlPr>
                </m:dPr>
                <m:e>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U</m:t>
                      </m:r>
                    </m:e>
                    <m:sub>
                      <m:r>
                        <w:rPr>
                          <w:rFonts w:ascii="Cambria Math" w:hAnsi="Cambria Math"/>
                          <w:sz w:val="20"/>
                          <w:szCs w:val="20"/>
                        </w:rPr>
                        <m:t>C</m:t>
                      </m:r>
                    </m:sub>
                  </m:sSub>
                </m:e>
              </m:d>
            </m:oMath>
            <w:r w:rsidRPr="003635B5">
              <w:rPr>
                <w:sz w:val="20"/>
                <w:szCs w:val="20"/>
              </w:rPr>
              <w:t xml:space="preserve">  </w:t>
            </w:r>
            <w:r w:rsidRPr="003635B5">
              <w:rPr>
                <w:b/>
                <w:bCs/>
                <w:sz w:val="20"/>
                <w:szCs w:val="20"/>
              </w:rPr>
              <w:t>break</w:t>
            </w:r>
          </w:p>
        </w:tc>
      </w:tr>
      <w:tr w:rsidR="00071613" w:rsidRPr="003635B5" w14:paraId="5A141CAD" w14:textId="77777777" w:rsidTr="00B77F29">
        <w:tc>
          <w:tcPr>
            <w:tcW w:w="8286" w:type="dxa"/>
            <w:vAlign w:val="center"/>
          </w:tcPr>
          <w:p w14:paraId="09FD6B90" w14:textId="42B048ED" w:rsidR="00071613" w:rsidRPr="003635B5" w:rsidRDefault="00071613" w:rsidP="00B77F29">
            <w:pPr>
              <w:snapToGrid w:val="0"/>
              <w:rPr>
                <w:sz w:val="20"/>
                <w:szCs w:val="20"/>
              </w:rPr>
            </w:pPr>
            <w:r w:rsidRPr="003635B5">
              <w:rPr>
                <w:sz w:val="20"/>
                <w:szCs w:val="20"/>
              </w:rPr>
              <w:t>0</w:t>
            </w:r>
            <w:r w:rsidRPr="003635B5">
              <w:rPr>
                <w:rFonts w:hint="eastAsia"/>
                <w:sz w:val="20"/>
                <w:szCs w:val="20"/>
              </w:rPr>
              <w:t>5</w:t>
            </w:r>
            <w:r w:rsidRPr="003635B5">
              <w:rPr>
                <w:sz w:val="20"/>
                <w:szCs w:val="20"/>
              </w:rPr>
              <w:t xml:space="preserve">      </w:t>
            </w:r>
            <w:r w:rsidRPr="003635B5">
              <w:rPr>
                <w:b/>
                <w:bCs/>
                <w:sz w:val="20"/>
                <w:szCs w:val="20"/>
              </w:rPr>
              <w:t>case 2:</w:t>
            </w:r>
            <m:oMath>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r>
                <w:rPr>
                  <w:rFonts w:ascii="Cambria Math" w:hAnsi="Cambria Math"/>
                  <w:sz w:val="20"/>
                  <w:szCs w:val="20"/>
                </w:rPr>
                <m:t>←FacSwap</m:t>
              </m:r>
              <m:d>
                <m:dPr>
                  <m:ctrlPr>
                    <w:rPr>
                      <w:rFonts w:ascii="Cambria Math" w:hAnsi="Cambria Math"/>
                      <w:bCs/>
                      <w:sz w:val="20"/>
                      <w:szCs w:val="20"/>
                    </w:rPr>
                  </m:ctrlPr>
                </m:dPr>
                <m:e>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r>
                    <w:rPr>
                      <w:rFonts w:ascii="Cambria Math" w:hAnsi="Cambria Math"/>
                      <w:sz w:val="20"/>
                      <w:szCs w:val="20"/>
                    </w:rPr>
                    <m:t>C</m:t>
                  </m:r>
                </m:e>
              </m:d>
            </m:oMath>
            <w:r w:rsidRPr="003635B5">
              <w:rPr>
                <w:sz w:val="20"/>
                <w:szCs w:val="20"/>
              </w:rPr>
              <w:t xml:space="preserve">  </w:t>
            </w:r>
            <w:r w:rsidRPr="003635B5">
              <w:rPr>
                <w:b/>
                <w:bCs/>
                <w:sz w:val="20"/>
                <w:szCs w:val="20"/>
              </w:rPr>
              <w:t>break</w:t>
            </w:r>
          </w:p>
        </w:tc>
      </w:tr>
      <w:tr w:rsidR="00071613" w:rsidRPr="003635B5" w14:paraId="2F506886" w14:textId="77777777" w:rsidTr="00B77F29">
        <w:tc>
          <w:tcPr>
            <w:tcW w:w="8286" w:type="dxa"/>
          </w:tcPr>
          <w:p w14:paraId="509CED82" w14:textId="2515F2B5" w:rsidR="00071613" w:rsidRPr="003635B5" w:rsidRDefault="00071613" w:rsidP="00B77F29">
            <w:pPr>
              <w:snapToGrid w:val="0"/>
              <w:rPr>
                <w:sz w:val="20"/>
                <w:szCs w:val="20"/>
              </w:rPr>
            </w:pPr>
            <w:r w:rsidRPr="003635B5">
              <w:rPr>
                <w:sz w:val="20"/>
                <w:szCs w:val="20"/>
              </w:rPr>
              <w:t>0</w:t>
            </w:r>
            <w:r w:rsidRPr="003635B5">
              <w:rPr>
                <w:rFonts w:hint="eastAsia"/>
                <w:sz w:val="20"/>
                <w:szCs w:val="20"/>
              </w:rPr>
              <w:t>6</w:t>
            </w:r>
            <w:r w:rsidRPr="003635B5">
              <w:rPr>
                <w:sz w:val="20"/>
                <w:szCs w:val="20"/>
              </w:rPr>
              <w:t xml:space="preserve">    </w:t>
            </w:r>
            <w:r w:rsidRPr="003635B5">
              <w:rPr>
                <w:b/>
                <w:bCs/>
                <w:sz w:val="20"/>
                <w:szCs w:val="20"/>
              </w:rPr>
              <w:t xml:space="preserve">if </w:t>
            </w:r>
            <w:r w:rsidRPr="003635B5">
              <w:rPr>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oMath>
            <w:r w:rsidRPr="003635B5">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3635B5">
              <w:rPr>
                <w:sz w:val="20"/>
                <w:szCs w:val="20"/>
              </w:rPr>
              <w:t>)</w:t>
            </w:r>
          </w:p>
        </w:tc>
      </w:tr>
      <w:tr w:rsidR="00071613" w:rsidRPr="003635B5" w14:paraId="7091E94F" w14:textId="77777777" w:rsidTr="00B77F29">
        <w:tc>
          <w:tcPr>
            <w:tcW w:w="8286" w:type="dxa"/>
          </w:tcPr>
          <w:p w14:paraId="3AC69D6B" w14:textId="6A513777" w:rsidR="00071613" w:rsidRPr="003635B5" w:rsidRDefault="00071613" w:rsidP="00B77F29">
            <w:pPr>
              <w:snapToGrid w:val="0"/>
              <w:rPr>
                <w:sz w:val="20"/>
                <w:szCs w:val="20"/>
              </w:rPr>
            </w:pPr>
            <w:r w:rsidRPr="003635B5">
              <w:rPr>
                <w:sz w:val="20"/>
                <w:szCs w:val="20"/>
              </w:rPr>
              <w:t>0</w:t>
            </w:r>
            <w:r w:rsidRPr="003635B5">
              <w:rPr>
                <w:rFonts w:hint="eastAsia"/>
                <w:sz w:val="20"/>
                <w:szCs w:val="20"/>
              </w:rPr>
              <w:t>7</w:t>
            </w:r>
            <w:r w:rsidRPr="003635B5">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oMath>
            <w:r w:rsidRPr="003635B5">
              <w:rPr>
                <w:rFonts w:hint="eastAsia"/>
                <w:sz w:val="20"/>
                <w:szCs w:val="20"/>
              </w:rPr>
              <w:t>，</w:t>
            </w:r>
            <m:oMath>
              <m:r>
                <w:rPr>
                  <w:rFonts w:ascii="Cambria Math" w:hAnsi="Cambria Math"/>
                  <w:sz w:val="20"/>
                  <w:szCs w:val="20"/>
                </w:rPr>
                <m:t>count=1</m:t>
              </m:r>
            </m:oMath>
            <w:r w:rsidRPr="003635B5">
              <w:rPr>
                <w:rFonts w:hint="eastAsia"/>
                <w:sz w:val="20"/>
                <w:szCs w:val="20"/>
              </w:rPr>
              <w:t>，</w:t>
            </w:r>
            <m:oMath>
              <m:r>
                <w:rPr>
                  <w:rFonts w:ascii="Cambria Math" w:hAnsi="Cambria Math"/>
                  <w:sz w:val="20"/>
                  <w:szCs w:val="20"/>
                </w:rPr>
                <m:t>R0++</m:t>
              </m:r>
            </m:oMath>
          </w:p>
        </w:tc>
      </w:tr>
      <w:tr w:rsidR="00071613" w:rsidRPr="003635B5" w14:paraId="1568C06C" w14:textId="77777777" w:rsidTr="00B77F29">
        <w:tc>
          <w:tcPr>
            <w:tcW w:w="8286" w:type="dxa"/>
          </w:tcPr>
          <w:p w14:paraId="28B07AEE" w14:textId="77777777" w:rsidR="00071613" w:rsidRPr="003635B5" w:rsidRDefault="00071613" w:rsidP="00B77F29">
            <w:pPr>
              <w:snapToGrid w:val="0"/>
              <w:rPr>
                <w:sz w:val="20"/>
                <w:szCs w:val="20"/>
              </w:rPr>
            </w:pPr>
            <w:r w:rsidRPr="003635B5">
              <w:rPr>
                <w:sz w:val="20"/>
                <w:szCs w:val="20"/>
              </w:rPr>
              <w:t>0</w:t>
            </w:r>
            <w:r w:rsidRPr="003635B5">
              <w:rPr>
                <w:rFonts w:hint="eastAsia"/>
                <w:sz w:val="20"/>
                <w:szCs w:val="20"/>
              </w:rPr>
              <w:t>8</w:t>
            </w:r>
            <w:r w:rsidRPr="003635B5">
              <w:rPr>
                <w:sz w:val="20"/>
                <w:szCs w:val="20"/>
              </w:rPr>
              <w:t xml:space="preserve">    </w:t>
            </w:r>
            <w:r w:rsidRPr="003635B5">
              <w:rPr>
                <w:b/>
                <w:bCs/>
                <w:sz w:val="20"/>
                <w:szCs w:val="20"/>
              </w:rPr>
              <w:t>else</w:t>
            </w:r>
          </w:p>
        </w:tc>
      </w:tr>
      <w:tr w:rsidR="00071613" w:rsidRPr="003635B5" w14:paraId="277DE042" w14:textId="77777777" w:rsidTr="00B77F29">
        <w:tc>
          <w:tcPr>
            <w:tcW w:w="8286" w:type="dxa"/>
          </w:tcPr>
          <w:p w14:paraId="6EAABF68" w14:textId="3CDE07F7" w:rsidR="00071613" w:rsidRPr="003635B5" w:rsidRDefault="00071613" w:rsidP="00B77F29">
            <w:pPr>
              <w:snapToGrid w:val="0"/>
              <w:rPr>
                <w:sz w:val="20"/>
                <w:szCs w:val="20"/>
              </w:rPr>
            </w:pPr>
            <w:r w:rsidRPr="003635B5">
              <w:rPr>
                <w:sz w:val="20"/>
                <w:szCs w:val="20"/>
              </w:rPr>
              <w:t>0</w:t>
            </w:r>
            <w:r w:rsidRPr="003635B5">
              <w:rPr>
                <w:rFonts w:hint="eastAsia"/>
                <w:sz w:val="20"/>
                <w:szCs w:val="20"/>
              </w:rPr>
              <w:t>9</w:t>
            </w:r>
            <w:r w:rsidRPr="003635B5">
              <w:rPr>
                <w:sz w:val="20"/>
                <w:szCs w:val="20"/>
              </w:rPr>
              <w:t xml:space="preserve">      </w:t>
            </w:r>
            <m:oMath>
              <m:r>
                <w:rPr>
                  <w:rFonts w:ascii="Cambria Math" w:hAnsi="Cambria Math"/>
                  <w:sz w:val="20"/>
                  <w:szCs w:val="20"/>
                </w:rPr>
                <m:t>count++</m:t>
              </m:r>
            </m:oMath>
          </w:p>
        </w:tc>
      </w:tr>
      <w:tr w:rsidR="00071613" w:rsidRPr="003635B5" w14:paraId="61D176AF" w14:textId="77777777" w:rsidTr="00B77F29">
        <w:tc>
          <w:tcPr>
            <w:tcW w:w="8286" w:type="dxa"/>
          </w:tcPr>
          <w:p w14:paraId="231117F9" w14:textId="77777777" w:rsidR="00071613" w:rsidRPr="003635B5" w:rsidRDefault="00071613" w:rsidP="00B77F29">
            <w:pPr>
              <w:snapToGrid w:val="0"/>
              <w:rPr>
                <w:sz w:val="20"/>
                <w:szCs w:val="20"/>
              </w:rPr>
            </w:pPr>
            <w:r w:rsidRPr="003635B5">
              <w:rPr>
                <w:rFonts w:hint="eastAsia"/>
                <w:sz w:val="20"/>
                <w:szCs w:val="20"/>
              </w:rPr>
              <w:t>1</w:t>
            </w:r>
            <w:r w:rsidRPr="003635B5">
              <w:rPr>
                <w:sz w:val="20"/>
                <w:szCs w:val="20"/>
              </w:rPr>
              <w:t xml:space="preserve">0   </w:t>
            </w:r>
            <w:r w:rsidRPr="003635B5">
              <w:rPr>
                <w:b/>
                <w:bCs/>
                <w:sz w:val="20"/>
                <w:szCs w:val="20"/>
              </w:rPr>
              <w:t xml:space="preserve">end </w:t>
            </w:r>
            <w:proofErr w:type="gramStart"/>
            <w:r w:rsidRPr="003635B5">
              <w:rPr>
                <w:b/>
                <w:bCs/>
                <w:sz w:val="20"/>
                <w:szCs w:val="20"/>
              </w:rPr>
              <w:t>if</w:t>
            </w:r>
            <w:proofErr w:type="gramEnd"/>
          </w:p>
        </w:tc>
      </w:tr>
      <w:tr w:rsidR="00071613" w:rsidRPr="003635B5" w14:paraId="42D0A8DE" w14:textId="77777777" w:rsidTr="00B77F29">
        <w:tc>
          <w:tcPr>
            <w:tcW w:w="8286" w:type="dxa"/>
          </w:tcPr>
          <w:p w14:paraId="3BC2FF80" w14:textId="77777777" w:rsidR="00071613" w:rsidRPr="003635B5" w:rsidRDefault="00071613" w:rsidP="00B77F29">
            <w:pPr>
              <w:snapToGrid w:val="0"/>
              <w:rPr>
                <w:sz w:val="20"/>
                <w:szCs w:val="20"/>
              </w:rPr>
            </w:pPr>
            <w:proofErr w:type="gramStart"/>
            <w:r w:rsidRPr="003635B5">
              <w:rPr>
                <w:rFonts w:hint="eastAsia"/>
                <w:sz w:val="20"/>
                <w:szCs w:val="20"/>
              </w:rPr>
              <w:t>1</w:t>
            </w:r>
            <w:r w:rsidRPr="003635B5">
              <w:rPr>
                <w:sz w:val="20"/>
                <w:szCs w:val="20"/>
              </w:rPr>
              <w:t xml:space="preserve">1  </w:t>
            </w:r>
            <w:r w:rsidRPr="003635B5">
              <w:rPr>
                <w:b/>
                <w:bCs/>
                <w:sz w:val="20"/>
                <w:szCs w:val="20"/>
              </w:rPr>
              <w:t>end</w:t>
            </w:r>
            <w:proofErr w:type="gramEnd"/>
            <w:r w:rsidRPr="003635B5">
              <w:rPr>
                <w:b/>
                <w:bCs/>
                <w:sz w:val="20"/>
                <w:szCs w:val="20"/>
              </w:rPr>
              <w:t xml:space="preserve"> while</w:t>
            </w:r>
          </w:p>
        </w:tc>
      </w:tr>
      <w:tr w:rsidR="00071613" w:rsidRPr="003635B5" w14:paraId="2BFFA8CB" w14:textId="77777777" w:rsidTr="00B77F29">
        <w:tc>
          <w:tcPr>
            <w:tcW w:w="8286" w:type="dxa"/>
          </w:tcPr>
          <w:p w14:paraId="59EB1E8B" w14:textId="42F9D39C" w:rsidR="00071613" w:rsidRPr="003635B5" w:rsidRDefault="00071613" w:rsidP="00B77F29">
            <w:pPr>
              <w:snapToGrid w:val="0"/>
              <w:rPr>
                <w:sz w:val="20"/>
                <w:szCs w:val="20"/>
              </w:rPr>
            </w:pPr>
            <w:r w:rsidRPr="003635B5">
              <w:rPr>
                <w:rFonts w:hint="eastAsia"/>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bl>
    <w:p w14:paraId="09FB359D" w14:textId="77777777" w:rsidR="00071613" w:rsidRDefault="00071613" w:rsidP="00071613">
      <w:pPr>
        <w:spacing w:line="288" w:lineRule="auto"/>
        <w:rPr>
          <w:sz w:val="20"/>
          <w:szCs w:val="20"/>
        </w:rPr>
      </w:pPr>
    </w:p>
    <w:tbl>
      <w:tblPr>
        <w:tblStyle w:val="a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071613" w:rsidRPr="003635B5" w14:paraId="2D51D8A3" w14:textId="77777777" w:rsidTr="00B77F29">
        <w:tc>
          <w:tcPr>
            <w:tcW w:w="8286" w:type="dxa"/>
            <w:tcBorders>
              <w:top w:val="single" w:sz="6" w:space="0" w:color="auto"/>
              <w:bottom w:val="single" w:sz="6" w:space="0" w:color="auto"/>
            </w:tcBorders>
          </w:tcPr>
          <w:p w14:paraId="05446E8D" w14:textId="5C8EC5D9" w:rsidR="00071613" w:rsidRPr="003635B5" w:rsidRDefault="00071613" w:rsidP="00B77F29">
            <w:pPr>
              <w:snapToGrid w:val="0"/>
              <w:rPr>
                <w:b/>
                <w:bCs/>
                <w:sz w:val="20"/>
                <w:szCs w:val="20"/>
              </w:rPr>
            </w:pPr>
            <w:r w:rsidRPr="003635B5">
              <w:rPr>
                <w:rFonts w:hint="eastAsia"/>
                <w:b/>
                <w:bCs/>
                <w:sz w:val="20"/>
                <w:szCs w:val="20"/>
              </w:rPr>
              <w:t>算法</w:t>
            </w:r>
            <w:r w:rsidRPr="003635B5">
              <w:rPr>
                <w:rFonts w:hint="eastAsia"/>
                <w:b/>
                <w:bCs/>
                <w:sz w:val="20"/>
                <w:szCs w:val="20"/>
              </w:rPr>
              <w:t>4-</w:t>
            </w:r>
            <w:r w:rsidRPr="003635B5">
              <w:rPr>
                <w:b/>
                <w:bCs/>
                <w:sz w:val="20"/>
                <w:szCs w:val="20"/>
              </w:rPr>
              <w:t xml:space="preserve">7 </w:t>
            </w:r>
            <m:oMath>
              <m:r>
                <w:rPr>
                  <w:rFonts w:ascii="Cambria Math" w:hAnsi="Cambria Math"/>
                  <w:sz w:val="20"/>
                  <w:szCs w:val="20"/>
                </w:rPr>
                <m:t>VND_Job</m:t>
              </m:r>
              <m:d>
                <m:dPr>
                  <m:ctrlPr>
                    <w:rPr>
                      <w:rFonts w:ascii="Cambria Math" w:hAnsi="Cambria Math"/>
                      <w:bCs/>
                      <w:sz w:val="20"/>
                      <w:szCs w:val="20"/>
                    </w:rPr>
                  </m:ctrlPr>
                </m:dPr>
                <m:e>
                  <m:sSup>
                    <m:sSupPr>
                      <m:ctrlPr>
                        <w:rPr>
                          <w:rFonts w:ascii="Cambria Math" w:hAnsi="Cambria Math"/>
                          <w:bCs/>
                          <w:sz w:val="20"/>
                          <w:szCs w:val="20"/>
                        </w:rPr>
                      </m:ctrlPr>
                    </m:sSupPr>
                    <m:e>
                      <m:r>
                        <w:rPr>
                          <w:rFonts w:ascii="Cambria Math" w:hAnsi="Cambria Math"/>
                          <w:sz w:val="20"/>
                          <w:szCs w:val="20"/>
                        </w:rPr>
                        <m:t>π</m:t>
                      </m:r>
                    </m:e>
                    <m:sup>
                      <m:r>
                        <w:rPr>
                          <w:rFonts w:ascii="Cambria Math" w:hAnsi="Cambria Math"/>
                          <w:sz w:val="20"/>
                          <w:szCs w:val="20"/>
                        </w:rPr>
                        <m:t>t</m:t>
                      </m:r>
                    </m:sup>
                  </m:s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U</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R1</m:t>
                  </m:r>
                </m:e>
              </m:d>
            </m:oMath>
          </w:p>
        </w:tc>
      </w:tr>
      <w:tr w:rsidR="00071613" w:rsidRPr="003635B5" w14:paraId="2768CA15" w14:textId="77777777" w:rsidTr="00B77F29">
        <w:tc>
          <w:tcPr>
            <w:tcW w:w="8286" w:type="dxa"/>
            <w:tcBorders>
              <w:top w:val="single" w:sz="6" w:space="0" w:color="auto"/>
            </w:tcBorders>
          </w:tcPr>
          <w:p w14:paraId="37F0AEA5" w14:textId="1A806943" w:rsidR="00071613" w:rsidRPr="003635B5" w:rsidRDefault="00071613" w:rsidP="00B77F29">
            <w:pPr>
              <w:snapToGrid w:val="0"/>
              <w:rPr>
                <w:sz w:val="20"/>
                <w:szCs w:val="20"/>
              </w:rPr>
            </w:pPr>
            <w:r w:rsidRPr="003635B5">
              <w:rPr>
                <w:rFonts w:hint="eastAsia"/>
                <w:sz w:val="20"/>
                <w:szCs w:val="20"/>
              </w:rPr>
              <w:t>输入：</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3635B5">
              <w:rPr>
                <w:rFonts w:hint="eastAsia"/>
                <w:sz w:val="20"/>
                <w:szCs w:val="20"/>
              </w:rPr>
              <w:t>，</w:t>
            </w:r>
            <m:oMath>
              <m:r>
                <w:rPr>
                  <w:rFonts w:ascii="Cambria Math" w:hAnsi="Cambria Math"/>
                  <w:sz w:val="20"/>
                  <w:szCs w:val="20"/>
                </w:rPr>
                <m:t>R1</m:t>
              </m:r>
            </m:oMath>
            <w:r w:rsidRPr="003635B5">
              <w:rPr>
                <w:rFonts w:hint="eastAsia"/>
                <w:sz w:val="20"/>
                <w:szCs w:val="20"/>
              </w:rPr>
              <w:t>，</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C</m:t>
                  </m:r>
                </m:sub>
              </m:sSub>
            </m:oMath>
            <w:r w:rsidRPr="003635B5">
              <w:rPr>
                <w:sz w:val="20"/>
                <w:szCs w:val="20"/>
              </w:rPr>
              <w:t xml:space="preserve"> </w:t>
            </w:r>
          </w:p>
        </w:tc>
      </w:tr>
      <w:tr w:rsidR="00071613" w:rsidRPr="003635B5" w14:paraId="51654A78" w14:textId="77777777" w:rsidTr="00B77F29">
        <w:tc>
          <w:tcPr>
            <w:tcW w:w="8286" w:type="dxa"/>
          </w:tcPr>
          <w:p w14:paraId="7A1D4ECF" w14:textId="3574A226" w:rsidR="00071613" w:rsidRPr="003635B5" w:rsidRDefault="00071613" w:rsidP="00B77F29">
            <w:pPr>
              <w:snapToGrid w:val="0"/>
              <w:rPr>
                <w:sz w:val="20"/>
                <w:szCs w:val="20"/>
              </w:rPr>
            </w:pPr>
            <w:r w:rsidRPr="003635B5">
              <w:rPr>
                <w:sz w:val="20"/>
                <w:szCs w:val="20"/>
              </w:rPr>
              <w:t>0</w:t>
            </w:r>
            <w:r w:rsidRPr="003635B5">
              <w:rPr>
                <w:rFonts w:hint="eastAsia"/>
                <w:sz w:val="20"/>
                <w:szCs w:val="20"/>
              </w:rPr>
              <w:t>1</w:t>
            </w:r>
            <w:r w:rsidRPr="003635B5">
              <w:rPr>
                <w:sz w:val="20"/>
                <w:szCs w:val="20"/>
              </w:rPr>
              <w:t xml:space="preserve">  </w:t>
            </w:r>
            <m:oMath>
              <m:r>
                <w:rPr>
                  <w:rFonts w:ascii="Cambria Math" w:hAnsi="Cambria Math"/>
                  <w:sz w:val="20"/>
                  <w:szCs w:val="20"/>
                </w:rPr>
                <m:t>count=1</m:t>
              </m:r>
            </m:oMath>
          </w:p>
        </w:tc>
      </w:tr>
      <w:tr w:rsidR="00071613" w:rsidRPr="003635B5" w14:paraId="6D96C053" w14:textId="77777777" w:rsidTr="00B77F29">
        <w:tc>
          <w:tcPr>
            <w:tcW w:w="8286" w:type="dxa"/>
          </w:tcPr>
          <w:p w14:paraId="35E6AD65" w14:textId="399A7F73" w:rsidR="00071613" w:rsidRPr="003635B5" w:rsidRDefault="00071613" w:rsidP="00B77F29">
            <w:pPr>
              <w:snapToGrid w:val="0"/>
              <w:rPr>
                <w:sz w:val="20"/>
                <w:szCs w:val="20"/>
              </w:rPr>
            </w:pPr>
            <w:r w:rsidRPr="003635B5">
              <w:rPr>
                <w:sz w:val="20"/>
                <w:szCs w:val="20"/>
              </w:rPr>
              <w:t>0</w:t>
            </w:r>
            <w:r w:rsidRPr="003635B5">
              <w:rPr>
                <w:rFonts w:hint="eastAsia"/>
                <w:sz w:val="20"/>
                <w:szCs w:val="20"/>
              </w:rPr>
              <w:t>2</w:t>
            </w:r>
            <w:r w:rsidRPr="003635B5">
              <w:rPr>
                <w:sz w:val="20"/>
                <w:szCs w:val="20"/>
              </w:rPr>
              <w:t xml:space="preserve">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rand</m:t>
                  </m:r>
                </m:sub>
              </m:sSub>
              <m:r>
                <w:rPr>
                  <w:rFonts w:ascii="Cambria Math" w:hAnsi="Cambria Math"/>
                  <w:sz w:val="20"/>
                  <w:szCs w:val="20"/>
                </w:rPr>
                <m:t>=rand</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F</m:t>
                  </m:r>
                </m:e>
              </m:d>
            </m:oMath>
            <w:r w:rsidRPr="003635B5">
              <w:rPr>
                <w:sz w:val="20"/>
                <w:szCs w:val="20"/>
              </w:rPr>
              <w:t xml:space="preserve">                      </w:t>
            </w:r>
            <w:r w:rsidRPr="003635B5">
              <w:rPr>
                <w:rFonts w:hint="eastAsia"/>
                <w:color w:val="000000" w:themeColor="text1"/>
                <w:sz w:val="20"/>
                <w:szCs w:val="20"/>
              </w:rPr>
              <w:t>%%</w:t>
            </w:r>
            <w:r w:rsidRPr="003635B5">
              <w:rPr>
                <w:rFonts w:hint="eastAsia"/>
                <w:color w:val="000000" w:themeColor="text1"/>
                <w:sz w:val="20"/>
                <w:szCs w:val="20"/>
              </w:rPr>
              <w:t>随机选择一个工厂</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rand</m:t>
                  </m:r>
                </m:sub>
              </m:sSub>
            </m:oMath>
          </w:p>
        </w:tc>
      </w:tr>
      <w:tr w:rsidR="00071613" w:rsidRPr="003635B5" w14:paraId="4D888DAC" w14:textId="77777777" w:rsidTr="00B77F29">
        <w:tc>
          <w:tcPr>
            <w:tcW w:w="8286" w:type="dxa"/>
          </w:tcPr>
          <w:p w14:paraId="4B5D18AD" w14:textId="7B390F07" w:rsidR="00071613" w:rsidRPr="003635B5" w:rsidRDefault="00071613" w:rsidP="00B77F29">
            <w:pPr>
              <w:snapToGrid w:val="0"/>
              <w:rPr>
                <w:sz w:val="20"/>
                <w:szCs w:val="20"/>
              </w:rPr>
            </w:pPr>
            <w:proofErr w:type="gramStart"/>
            <w:r w:rsidRPr="003635B5">
              <w:rPr>
                <w:sz w:val="20"/>
                <w:szCs w:val="20"/>
              </w:rPr>
              <w:t xml:space="preserve">03  </w:t>
            </w:r>
            <w:r w:rsidRPr="003635B5">
              <w:rPr>
                <w:b/>
                <w:bCs/>
                <w:sz w:val="20"/>
                <w:szCs w:val="20"/>
              </w:rPr>
              <w:t>while</w:t>
            </w:r>
            <w:proofErr w:type="gramEnd"/>
            <w:r w:rsidRPr="003635B5">
              <w:rPr>
                <w:sz w:val="20"/>
                <w:szCs w:val="20"/>
              </w:rPr>
              <w:t xml:space="preserve"> (</w:t>
            </w:r>
            <m:oMath>
              <m:r>
                <w:rPr>
                  <w:rFonts w:ascii="Cambria Math" w:hAnsi="Cambria Math"/>
                  <w:sz w:val="20"/>
                  <w:szCs w:val="20"/>
                </w:rPr>
                <m:t>count⩽2</m:t>
              </m:r>
            </m:oMath>
            <w:r w:rsidRPr="003635B5">
              <w:rPr>
                <w:sz w:val="20"/>
                <w:szCs w:val="20"/>
              </w:rPr>
              <w:t>)</w:t>
            </w:r>
          </w:p>
        </w:tc>
      </w:tr>
      <w:tr w:rsidR="00071613" w:rsidRPr="003635B5" w14:paraId="17DAAF32" w14:textId="77777777" w:rsidTr="00B77F29">
        <w:tc>
          <w:tcPr>
            <w:tcW w:w="8286" w:type="dxa"/>
          </w:tcPr>
          <w:p w14:paraId="0AAFDDBF" w14:textId="33C54F45" w:rsidR="00071613" w:rsidRPr="003635B5" w:rsidRDefault="00071613" w:rsidP="00B77F29">
            <w:pPr>
              <w:snapToGrid w:val="0"/>
              <w:rPr>
                <w:sz w:val="20"/>
                <w:szCs w:val="20"/>
              </w:rPr>
            </w:pPr>
            <w:r w:rsidRPr="003635B5">
              <w:rPr>
                <w:sz w:val="20"/>
                <w:szCs w:val="20"/>
              </w:rPr>
              <w:t xml:space="preserve">04    </w:t>
            </w:r>
            <w:r w:rsidRPr="003635B5">
              <w:rPr>
                <w:b/>
                <w:bCs/>
                <w:sz w:val="20"/>
                <w:szCs w:val="20"/>
              </w:rPr>
              <w:t>switch</w:t>
            </w:r>
            <w:r w:rsidRPr="003635B5">
              <w:rPr>
                <w:sz w:val="20"/>
                <w:szCs w:val="20"/>
              </w:rPr>
              <w:t xml:space="preserve"> (</w:t>
            </w:r>
            <m:oMath>
              <m:r>
                <w:rPr>
                  <w:rFonts w:ascii="Cambria Math" w:hAnsi="Cambria Math"/>
                  <w:sz w:val="20"/>
                  <w:szCs w:val="20"/>
                </w:rPr>
                <m:t>count</m:t>
              </m:r>
            </m:oMath>
            <w:r w:rsidRPr="003635B5">
              <w:rPr>
                <w:sz w:val="20"/>
                <w:szCs w:val="20"/>
              </w:rPr>
              <w:t>)</w:t>
            </w:r>
          </w:p>
        </w:tc>
      </w:tr>
      <w:tr w:rsidR="00071613" w:rsidRPr="003635B5" w14:paraId="3364CE2F" w14:textId="77777777" w:rsidTr="00B77F29">
        <w:tc>
          <w:tcPr>
            <w:tcW w:w="8286" w:type="dxa"/>
          </w:tcPr>
          <w:p w14:paraId="3B7FDD97" w14:textId="18A94111" w:rsidR="00071613" w:rsidRPr="003635B5" w:rsidRDefault="00071613" w:rsidP="00B77F29">
            <w:pPr>
              <w:snapToGrid w:val="0"/>
              <w:rPr>
                <w:sz w:val="20"/>
                <w:szCs w:val="20"/>
              </w:rPr>
            </w:pPr>
            <w:r w:rsidRPr="003635B5">
              <w:rPr>
                <w:sz w:val="20"/>
                <w:szCs w:val="20"/>
              </w:rPr>
              <w:t xml:space="preserve">05      </w:t>
            </w:r>
            <w:r w:rsidRPr="003635B5">
              <w:rPr>
                <w:b/>
                <w:bCs/>
                <w:sz w:val="20"/>
                <w:szCs w:val="20"/>
              </w:rPr>
              <w:t>case 1:</w:t>
            </w:r>
            <m:oMath>
              <m:sSubSup>
                <m:sSubSupPr>
                  <m:ctrlPr>
                    <w:rPr>
                      <w:rFonts w:ascii="Cambria Math" w:hAnsi="Cambria Math"/>
                      <w:bCs/>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r>
                    <m:rPr>
                      <m:sty m:val="p"/>
                    </m:rPr>
                    <w:rPr>
                      <w:rFonts w:ascii="Cambria Math" w:hAnsi="Cambria Math"/>
                      <w:sz w:val="20"/>
                      <w:szCs w:val="20"/>
                    </w:rPr>
                    <m:t>'</m:t>
                  </m:r>
                </m:sup>
              </m:sSubSup>
              <m:r>
                <w:rPr>
                  <w:rFonts w:ascii="Cambria Math" w:hAnsi="Cambria Math"/>
                  <w:sz w:val="20"/>
                  <w:szCs w:val="20"/>
                </w:rPr>
                <m:t>←JobInsert</m:t>
              </m:r>
              <m:d>
                <m:dPr>
                  <m:ctrlPr>
                    <w:rPr>
                      <w:rFonts w:ascii="Cambria Math" w:hAnsi="Cambria Math"/>
                      <w:bCs/>
                      <w:sz w:val="20"/>
                      <w:szCs w:val="20"/>
                    </w:rPr>
                  </m:ctrlPr>
                </m:dPr>
                <m:e>
                  <m:eqArr>
                    <m:eqArrPr>
                      <m:ctrlPr>
                        <w:rPr>
                          <w:rFonts w:ascii="Cambria Math" w:hAnsi="Cambria Math"/>
                          <w:bCs/>
                          <w:sz w:val="20"/>
                          <w:szCs w:val="20"/>
                        </w:rPr>
                      </m:ctrlPr>
                    </m:eqArrPr>
                    <m:e>
                      <m:sSubSup>
                        <m:sSubSupPr>
                          <m:ctrlPr>
                            <w:rPr>
                              <w:rFonts w:ascii="Cambria Math" w:hAnsi="Cambria Math"/>
                              <w:bCs/>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sup>
                      </m:sSub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U</m:t>
                          </m:r>
                        </m:e>
                        <m:sub>
                          <m:r>
                            <w:rPr>
                              <w:rFonts w:ascii="Cambria Math" w:hAnsi="Cambria Math"/>
                              <w:sz w:val="20"/>
                              <w:szCs w:val="20"/>
                            </w:rPr>
                            <m:t>C</m:t>
                          </m:r>
                        </m:sub>
                      </m:sSub>
                    </m:e>
                  </m:eqArr>
                </m:e>
              </m:d>
            </m:oMath>
            <w:r w:rsidRPr="003635B5">
              <w:rPr>
                <w:sz w:val="20"/>
                <w:szCs w:val="20"/>
              </w:rPr>
              <w:t xml:space="preserve">  </w:t>
            </w:r>
            <w:r w:rsidRPr="003635B5">
              <w:rPr>
                <w:b/>
                <w:bCs/>
                <w:sz w:val="20"/>
                <w:szCs w:val="20"/>
              </w:rPr>
              <w:t>break</w:t>
            </w:r>
          </w:p>
        </w:tc>
      </w:tr>
      <w:tr w:rsidR="00071613" w:rsidRPr="003635B5" w14:paraId="5EBC8653" w14:textId="77777777" w:rsidTr="00B77F29">
        <w:tc>
          <w:tcPr>
            <w:tcW w:w="8286" w:type="dxa"/>
            <w:vAlign w:val="center"/>
          </w:tcPr>
          <w:p w14:paraId="3D46C33B" w14:textId="15E9C590" w:rsidR="00071613" w:rsidRPr="003635B5" w:rsidRDefault="00071613" w:rsidP="00B77F29">
            <w:pPr>
              <w:snapToGrid w:val="0"/>
              <w:rPr>
                <w:sz w:val="20"/>
                <w:szCs w:val="20"/>
              </w:rPr>
            </w:pPr>
            <w:r w:rsidRPr="003635B5">
              <w:rPr>
                <w:sz w:val="20"/>
                <w:szCs w:val="20"/>
              </w:rPr>
              <w:t xml:space="preserve">06      </w:t>
            </w:r>
            <w:r w:rsidRPr="003635B5">
              <w:rPr>
                <w:b/>
                <w:bCs/>
                <w:sz w:val="20"/>
                <w:szCs w:val="20"/>
              </w:rPr>
              <w:t>case 2:</w:t>
            </w:r>
            <m:oMath>
              <m:sSubSup>
                <m:sSubSupPr>
                  <m:ctrlPr>
                    <w:rPr>
                      <w:rFonts w:ascii="Cambria Math" w:hAnsi="Cambria Math"/>
                      <w:bCs/>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r>
                    <m:rPr>
                      <m:sty m:val="p"/>
                    </m:rPr>
                    <w:rPr>
                      <w:rFonts w:ascii="Cambria Math" w:hAnsi="Cambria Math"/>
                      <w:sz w:val="20"/>
                      <w:szCs w:val="20"/>
                    </w:rPr>
                    <m:t>'</m:t>
                  </m:r>
                </m:sup>
              </m:sSubSup>
              <m:r>
                <w:rPr>
                  <w:rFonts w:ascii="Cambria Math" w:hAnsi="Cambria Math"/>
                  <w:sz w:val="20"/>
                  <w:szCs w:val="20"/>
                </w:rPr>
                <m:t>←JobSwap</m:t>
              </m:r>
              <m:d>
                <m:dPr>
                  <m:ctrlPr>
                    <w:rPr>
                      <w:rFonts w:ascii="Cambria Math" w:hAnsi="Cambria Math"/>
                      <w:bCs/>
                      <w:sz w:val="20"/>
                      <w:szCs w:val="20"/>
                    </w:rPr>
                  </m:ctrlPr>
                </m:dPr>
                <m:e>
                  <m:sSubSup>
                    <m:sSubSupPr>
                      <m:ctrlPr>
                        <w:rPr>
                          <w:rFonts w:ascii="Cambria Math" w:hAnsi="Cambria Math"/>
                          <w:bCs/>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sup>
                  </m:sSubSup>
                  <m:r>
                    <m:rPr>
                      <m:sty m:val="p"/>
                    </m:rPr>
                    <w:rPr>
                      <w:rFonts w:ascii="Cambria Math" w:hAnsi="Cambria Math"/>
                      <w:sz w:val="20"/>
                      <w:szCs w:val="20"/>
                    </w:rPr>
                    <m:t>,</m:t>
                  </m:r>
                  <m:sSub>
                    <m:sSubPr>
                      <m:ctrlPr>
                        <w:rPr>
                          <w:rFonts w:ascii="Cambria Math" w:hAnsi="Cambria Math"/>
                          <w:bCs/>
                          <w:sz w:val="20"/>
                          <w:szCs w:val="20"/>
                        </w:rPr>
                      </m:ctrlPr>
                    </m:sSubPr>
                    <m:e>
                      <m:r>
                        <w:rPr>
                          <w:rFonts w:ascii="Cambria Math" w:hAnsi="Cambria Math"/>
                          <w:sz w:val="20"/>
                          <w:szCs w:val="20"/>
                        </w:rPr>
                        <m:t>U</m:t>
                      </m:r>
                    </m:e>
                    <m:sub>
                      <m:r>
                        <w:rPr>
                          <w:rFonts w:ascii="Cambria Math" w:hAnsi="Cambria Math"/>
                          <w:sz w:val="20"/>
                          <w:szCs w:val="20"/>
                        </w:rPr>
                        <m:t>C</m:t>
                      </m:r>
                    </m:sub>
                  </m:sSub>
                </m:e>
              </m:d>
            </m:oMath>
            <w:r w:rsidRPr="003635B5">
              <w:rPr>
                <w:sz w:val="20"/>
                <w:szCs w:val="20"/>
              </w:rPr>
              <w:t xml:space="preserve">  </w:t>
            </w:r>
            <w:r w:rsidRPr="003635B5">
              <w:rPr>
                <w:b/>
                <w:bCs/>
                <w:sz w:val="20"/>
                <w:szCs w:val="20"/>
              </w:rPr>
              <w:t>break</w:t>
            </w:r>
          </w:p>
        </w:tc>
      </w:tr>
      <w:tr w:rsidR="00071613" w:rsidRPr="003635B5" w14:paraId="3F8A78AE" w14:textId="77777777" w:rsidTr="00B77F29">
        <w:tc>
          <w:tcPr>
            <w:tcW w:w="8286" w:type="dxa"/>
          </w:tcPr>
          <w:p w14:paraId="0179FA78" w14:textId="537CC8D7" w:rsidR="00071613" w:rsidRPr="003635B5" w:rsidRDefault="00071613" w:rsidP="00B77F29">
            <w:pPr>
              <w:snapToGrid w:val="0"/>
              <w:rPr>
                <w:sz w:val="20"/>
                <w:szCs w:val="20"/>
              </w:rPr>
            </w:pPr>
            <w:r w:rsidRPr="003635B5">
              <w:rPr>
                <w:sz w:val="20"/>
                <w:szCs w:val="20"/>
              </w:rPr>
              <w:t xml:space="preserve">07    </w:t>
            </w:r>
            <w:r w:rsidRPr="003635B5">
              <w:rPr>
                <w:b/>
                <w:bCs/>
                <w:sz w:val="20"/>
                <w:szCs w:val="20"/>
              </w:rPr>
              <w:t xml:space="preserve">if </w:t>
            </w:r>
            <w:r w:rsidRPr="003635B5">
              <w:rPr>
                <w:sz w:val="20"/>
                <w:szCs w:val="20"/>
              </w:rPr>
              <w:t>(</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r>
                    <m:rPr>
                      <m:sty m:val="p"/>
                    </m:rPr>
                    <w:rPr>
                      <w:rFonts w:ascii="Cambria Math" w:hAnsi="Cambria Math"/>
                      <w:sz w:val="20"/>
                      <w:szCs w:val="20"/>
                    </w:rPr>
                    <m:t>'</m:t>
                  </m:r>
                </m:sup>
              </m:sSubSup>
            </m:oMath>
            <w:r w:rsidRPr="003635B5">
              <w:rPr>
                <w:rFonts w:hint="eastAsia"/>
                <w:sz w:val="20"/>
                <w:szCs w:val="20"/>
              </w:rPr>
              <w:t>好于</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sup>
              </m:sSubSup>
            </m:oMath>
            <w:r w:rsidRPr="003635B5">
              <w:rPr>
                <w:sz w:val="20"/>
                <w:szCs w:val="20"/>
              </w:rPr>
              <w:t xml:space="preserve">)             </w:t>
            </w:r>
          </w:p>
        </w:tc>
      </w:tr>
      <w:tr w:rsidR="00071613" w:rsidRPr="003635B5" w14:paraId="627DE5B7" w14:textId="77777777" w:rsidTr="00B77F29">
        <w:tc>
          <w:tcPr>
            <w:tcW w:w="8286" w:type="dxa"/>
          </w:tcPr>
          <w:p w14:paraId="3E446FB2" w14:textId="6ED1A4B3" w:rsidR="00071613" w:rsidRPr="003635B5" w:rsidRDefault="00071613" w:rsidP="00B77F29">
            <w:pPr>
              <w:snapToGrid w:val="0"/>
              <w:rPr>
                <w:sz w:val="20"/>
                <w:szCs w:val="20"/>
              </w:rPr>
            </w:pPr>
            <w:r w:rsidRPr="003635B5">
              <w:rPr>
                <w:sz w:val="20"/>
                <w:szCs w:val="20"/>
              </w:rPr>
              <w:t xml:space="preserve">08      </w:t>
            </w:r>
            <m:oMath>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π</m:t>
                  </m:r>
                </m:e>
                <m:sub>
                  <m:r>
                    <w:rPr>
                      <w:rFonts w:ascii="Cambria Math" w:hAnsi="Cambria Math"/>
                      <w:sz w:val="20"/>
                      <w:szCs w:val="20"/>
                    </w:rPr>
                    <m:t>frand</m:t>
                  </m:r>
                </m:sub>
                <m:sup>
                  <m:r>
                    <w:rPr>
                      <w:rFonts w:ascii="Cambria Math" w:hAnsi="Cambria Math"/>
                      <w:sz w:val="20"/>
                      <w:szCs w:val="20"/>
                    </w:rPr>
                    <m:t>t</m:t>
                  </m:r>
                  <m:r>
                    <m:rPr>
                      <m:sty m:val="p"/>
                    </m:rPr>
                    <w:rPr>
                      <w:rFonts w:ascii="Cambria Math" w:hAnsi="Cambria Math"/>
                      <w:sz w:val="20"/>
                      <w:szCs w:val="20"/>
                    </w:rPr>
                    <m:t>'</m:t>
                  </m:r>
                </m:sup>
              </m:sSubSup>
            </m:oMath>
            <w:r w:rsidRPr="003635B5">
              <w:rPr>
                <w:sz w:val="20"/>
                <w:szCs w:val="20"/>
              </w:rPr>
              <w:t xml:space="preserve">, </w:t>
            </w:r>
            <m:oMath>
              <m:r>
                <w:rPr>
                  <w:rFonts w:ascii="Cambria Math" w:hAnsi="Cambria Math"/>
                  <w:sz w:val="20"/>
                  <w:szCs w:val="20"/>
                </w:rPr>
                <m:t>count=1</m:t>
              </m:r>
            </m:oMath>
            <w:r w:rsidRPr="003635B5">
              <w:rPr>
                <w:sz w:val="20"/>
                <w:szCs w:val="20"/>
              </w:rPr>
              <w:t xml:space="preserve">, </w:t>
            </w:r>
            <m:oMath>
              <m:r>
                <w:rPr>
                  <w:rFonts w:ascii="Cambria Math" w:hAnsi="Cambria Math"/>
                  <w:sz w:val="20"/>
                  <w:szCs w:val="20"/>
                </w:rPr>
                <m:t>R1++</m:t>
              </m:r>
            </m:oMath>
          </w:p>
        </w:tc>
      </w:tr>
      <w:tr w:rsidR="00071613" w:rsidRPr="003635B5" w14:paraId="174CFC57" w14:textId="77777777" w:rsidTr="00B77F29">
        <w:tc>
          <w:tcPr>
            <w:tcW w:w="8286" w:type="dxa"/>
          </w:tcPr>
          <w:p w14:paraId="12E28675" w14:textId="77777777" w:rsidR="00071613" w:rsidRPr="003635B5" w:rsidRDefault="00071613" w:rsidP="00B77F29">
            <w:pPr>
              <w:snapToGrid w:val="0"/>
              <w:rPr>
                <w:sz w:val="20"/>
                <w:szCs w:val="20"/>
              </w:rPr>
            </w:pPr>
            <w:r w:rsidRPr="003635B5">
              <w:rPr>
                <w:sz w:val="20"/>
                <w:szCs w:val="20"/>
              </w:rPr>
              <w:t xml:space="preserve">09    </w:t>
            </w:r>
            <w:r w:rsidRPr="003635B5">
              <w:rPr>
                <w:b/>
                <w:bCs/>
                <w:sz w:val="20"/>
                <w:szCs w:val="20"/>
              </w:rPr>
              <w:t>else</w:t>
            </w:r>
          </w:p>
        </w:tc>
      </w:tr>
      <w:tr w:rsidR="00071613" w:rsidRPr="003635B5" w14:paraId="6C9EE928" w14:textId="77777777" w:rsidTr="00B77F29">
        <w:tc>
          <w:tcPr>
            <w:tcW w:w="8286" w:type="dxa"/>
          </w:tcPr>
          <w:p w14:paraId="7F79542B" w14:textId="7B73D2C3" w:rsidR="00071613" w:rsidRPr="003635B5" w:rsidRDefault="00071613" w:rsidP="00B77F29">
            <w:pPr>
              <w:snapToGrid w:val="0"/>
              <w:rPr>
                <w:sz w:val="20"/>
                <w:szCs w:val="20"/>
              </w:rPr>
            </w:pPr>
            <w:r w:rsidRPr="003635B5">
              <w:rPr>
                <w:sz w:val="20"/>
                <w:szCs w:val="20"/>
              </w:rPr>
              <w:t xml:space="preserve">10      </w:t>
            </w:r>
            <m:oMath>
              <m:r>
                <w:rPr>
                  <w:rFonts w:ascii="Cambria Math" w:hAnsi="Cambria Math"/>
                  <w:sz w:val="20"/>
                  <w:szCs w:val="20"/>
                </w:rPr>
                <m:t>count++</m:t>
              </m:r>
            </m:oMath>
          </w:p>
        </w:tc>
      </w:tr>
      <w:tr w:rsidR="00071613" w:rsidRPr="003635B5" w14:paraId="35172ED6" w14:textId="77777777" w:rsidTr="00B77F29">
        <w:tc>
          <w:tcPr>
            <w:tcW w:w="8286" w:type="dxa"/>
          </w:tcPr>
          <w:p w14:paraId="2763A755" w14:textId="77777777" w:rsidR="00071613" w:rsidRPr="003635B5" w:rsidRDefault="00071613" w:rsidP="00B77F29">
            <w:pPr>
              <w:snapToGrid w:val="0"/>
              <w:rPr>
                <w:sz w:val="20"/>
                <w:szCs w:val="20"/>
              </w:rPr>
            </w:pPr>
            <w:r w:rsidRPr="003635B5">
              <w:rPr>
                <w:rFonts w:hint="eastAsia"/>
                <w:sz w:val="20"/>
                <w:szCs w:val="20"/>
              </w:rPr>
              <w:t>1</w:t>
            </w:r>
            <w:r w:rsidRPr="003635B5">
              <w:rPr>
                <w:sz w:val="20"/>
                <w:szCs w:val="20"/>
              </w:rPr>
              <w:t xml:space="preserve">1   </w:t>
            </w:r>
            <w:r w:rsidRPr="003635B5">
              <w:rPr>
                <w:b/>
                <w:bCs/>
                <w:sz w:val="20"/>
                <w:szCs w:val="20"/>
              </w:rPr>
              <w:t xml:space="preserve">end </w:t>
            </w:r>
            <w:proofErr w:type="gramStart"/>
            <w:r w:rsidRPr="003635B5">
              <w:rPr>
                <w:b/>
                <w:bCs/>
                <w:sz w:val="20"/>
                <w:szCs w:val="20"/>
              </w:rPr>
              <w:t>if</w:t>
            </w:r>
            <w:proofErr w:type="gramEnd"/>
          </w:p>
        </w:tc>
      </w:tr>
      <w:tr w:rsidR="00071613" w:rsidRPr="003635B5" w14:paraId="4393C1E5" w14:textId="77777777" w:rsidTr="00B77F29">
        <w:tc>
          <w:tcPr>
            <w:tcW w:w="8286" w:type="dxa"/>
          </w:tcPr>
          <w:p w14:paraId="556CA21B" w14:textId="77777777" w:rsidR="00071613" w:rsidRPr="003635B5" w:rsidRDefault="00071613" w:rsidP="00B77F29">
            <w:pPr>
              <w:snapToGrid w:val="0"/>
              <w:rPr>
                <w:sz w:val="20"/>
                <w:szCs w:val="20"/>
              </w:rPr>
            </w:pPr>
            <w:proofErr w:type="gramStart"/>
            <w:r w:rsidRPr="003635B5">
              <w:rPr>
                <w:rFonts w:hint="eastAsia"/>
                <w:sz w:val="20"/>
                <w:szCs w:val="20"/>
              </w:rPr>
              <w:t>1</w:t>
            </w:r>
            <w:r w:rsidRPr="003635B5">
              <w:rPr>
                <w:sz w:val="20"/>
                <w:szCs w:val="20"/>
              </w:rPr>
              <w:t xml:space="preserve">2  </w:t>
            </w:r>
            <w:r w:rsidRPr="003635B5">
              <w:rPr>
                <w:b/>
                <w:bCs/>
                <w:sz w:val="20"/>
                <w:szCs w:val="20"/>
              </w:rPr>
              <w:t>end</w:t>
            </w:r>
            <w:proofErr w:type="gramEnd"/>
            <w:r w:rsidRPr="003635B5">
              <w:rPr>
                <w:b/>
                <w:bCs/>
                <w:sz w:val="20"/>
                <w:szCs w:val="20"/>
              </w:rPr>
              <w:t xml:space="preserve"> while</w:t>
            </w:r>
          </w:p>
        </w:tc>
      </w:tr>
      <w:tr w:rsidR="00071613" w:rsidRPr="003635B5" w14:paraId="206DFCEF" w14:textId="77777777" w:rsidTr="00B77F29">
        <w:tc>
          <w:tcPr>
            <w:tcW w:w="8286" w:type="dxa"/>
          </w:tcPr>
          <w:p w14:paraId="16825119" w14:textId="720B0328" w:rsidR="00071613" w:rsidRPr="003635B5" w:rsidRDefault="00071613" w:rsidP="00B77F29">
            <w:pPr>
              <w:snapToGrid w:val="0"/>
              <w:rPr>
                <w:sz w:val="20"/>
                <w:szCs w:val="20"/>
              </w:rPr>
            </w:pPr>
            <w:r w:rsidRPr="003635B5">
              <w:rPr>
                <w:rFonts w:hint="eastAsia"/>
                <w:sz w:val="20"/>
                <w:szCs w:val="20"/>
              </w:rPr>
              <w:t>输出：</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bl>
    <w:p w14:paraId="7D242F8F" w14:textId="77777777" w:rsidR="005D6A28" w:rsidRPr="005D6A28" w:rsidRDefault="005D6A28" w:rsidP="005D6A28">
      <w:pPr>
        <w:pStyle w:val="3"/>
        <w:spacing w:before="0" w:after="0" w:line="460" w:lineRule="exact"/>
        <w:rPr>
          <w:sz w:val="24"/>
          <w:szCs w:val="24"/>
        </w:rPr>
      </w:pPr>
      <w:r w:rsidRPr="005D6A28">
        <w:rPr>
          <w:sz w:val="24"/>
          <w:szCs w:val="24"/>
        </w:rPr>
        <w:t xml:space="preserve">4.3.6 </w:t>
      </w:r>
      <w:r w:rsidRPr="005D6A28">
        <w:rPr>
          <w:rFonts w:hint="eastAsia"/>
          <w:sz w:val="24"/>
          <w:szCs w:val="24"/>
        </w:rPr>
        <w:t>接受准则</w:t>
      </w:r>
    </w:p>
    <w:p w14:paraId="128B1983" w14:textId="53B09B52" w:rsidR="005D6A28" w:rsidRPr="005D6A28" w:rsidRDefault="005D6A28" w:rsidP="0047612A">
      <w:pPr>
        <w:adjustRightInd w:val="0"/>
        <w:snapToGrid w:val="0"/>
        <w:spacing w:line="460" w:lineRule="exact"/>
        <w:ind w:firstLineChars="200" w:firstLine="480"/>
        <w:rPr>
          <w:sz w:val="24"/>
        </w:rPr>
      </w:pPr>
      <w:r w:rsidRPr="005D6A28">
        <w:rPr>
          <w:rFonts w:hint="eastAsia"/>
          <w:sz w:val="24"/>
        </w:rPr>
        <w:t>模拟退火（</w:t>
      </w:r>
      <w:r w:rsidR="001B1056" w:rsidRPr="001B1056">
        <w:rPr>
          <w:sz w:val="24"/>
        </w:rPr>
        <w:t xml:space="preserve">Simulated </w:t>
      </w:r>
      <w:r w:rsidR="001B1056">
        <w:rPr>
          <w:rFonts w:hint="eastAsia"/>
          <w:sz w:val="24"/>
        </w:rPr>
        <w:t>A</w:t>
      </w:r>
      <w:r w:rsidR="001B1056" w:rsidRPr="001B1056">
        <w:rPr>
          <w:sz w:val="24"/>
        </w:rPr>
        <w:t>nnealing</w:t>
      </w:r>
      <w:r w:rsidR="001B1056">
        <w:rPr>
          <w:rFonts w:hint="eastAsia"/>
          <w:sz w:val="24"/>
        </w:rPr>
        <w:t>，</w:t>
      </w:r>
      <w:r w:rsidRPr="005D6A28">
        <w:rPr>
          <w:sz w:val="24"/>
        </w:rPr>
        <w:t>SA</w:t>
      </w:r>
      <w:r w:rsidRPr="005D6A28">
        <w:rPr>
          <w:sz w:val="24"/>
        </w:rPr>
        <w:t>）策略允许以一定的概率接受较差的解</w:t>
      </w:r>
      <w:r w:rsidRPr="005D6A28">
        <w:rPr>
          <w:rFonts w:hint="eastAsia"/>
          <w:sz w:val="24"/>
        </w:rPr>
        <w:t>，</w:t>
      </w:r>
      <w:r w:rsidR="000A15E8">
        <w:rPr>
          <w:rFonts w:hint="eastAsia"/>
          <w:sz w:val="24"/>
        </w:rPr>
        <w:t>从而使</w:t>
      </w:r>
      <w:r w:rsidRPr="005D6A28">
        <w:rPr>
          <w:sz w:val="24"/>
        </w:rPr>
        <w:t>算法</w:t>
      </w:r>
      <w:r w:rsidR="000A15E8">
        <w:rPr>
          <w:rFonts w:hint="eastAsia"/>
          <w:sz w:val="24"/>
        </w:rPr>
        <w:t>有机会</w:t>
      </w:r>
      <w:r w:rsidRPr="005D6A28">
        <w:rPr>
          <w:sz w:val="24"/>
        </w:rPr>
        <w:t>跳出当前</w:t>
      </w:r>
      <w:r w:rsidR="000A15E8">
        <w:rPr>
          <w:rFonts w:hint="eastAsia"/>
          <w:sz w:val="24"/>
        </w:rPr>
        <w:t>局部</w:t>
      </w:r>
      <w:r w:rsidRPr="005D6A28">
        <w:rPr>
          <w:sz w:val="24"/>
        </w:rPr>
        <w:t>解，转向</w:t>
      </w:r>
      <w:r w:rsidRPr="005D6A28">
        <w:rPr>
          <w:rFonts w:hint="eastAsia"/>
          <w:sz w:val="24"/>
        </w:rPr>
        <w:t>更优质</w:t>
      </w:r>
      <w:r w:rsidRPr="005D6A28">
        <w:rPr>
          <w:sz w:val="24"/>
        </w:rPr>
        <w:t>的解。算法</w:t>
      </w:r>
      <w:r w:rsidRPr="005D6A28">
        <w:rPr>
          <w:sz w:val="24"/>
        </w:rPr>
        <w:t>4</w:t>
      </w:r>
      <w:r w:rsidRPr="005D6A28">
        <w:rPr>
          <w:rFonts w:hint="eastAsia"/>
          <w:sz w:val="24"/>
        </w:rPr>
        <w:t>-</w:t>
      </w:r>
      <w:r w:rsidRPr="005D6A28">
        <w:rPr>
          <w:sz w:val="24"/>
        </w:rPr>
        <w:t>8</w:t>
      </w:r>
      <w:r w:rsidRPr="005D6A28">
        <w:rPr>
          <w:rFonts w:hint="eastAsia"/>
          <w:sz w:val="24"/>
        </w:rPr>
        <w:t>列出</w:t>
      </w:r>
      <w:r w:rsidRPr="005D6A28">
        <w:rPr>
          <w:sz w:val="24"/>
        </w:rPr>
        <w:t>了</w:t>
      </w:r>
      <w:r w:rsidRPr="005D6A28">
        <w:rPr>
          <w:sz w:val="24"/>
        </w:rPr>
        <w:t>SA</w:t>
      </w:r>
      <w:r w:rsidRPr="005D6A28">
        <w:rPr>
          <w:sz w:val="24"/>
        </w:rPr>
        <w:t>的伪代码。</w:t>
      </w:r>
      <w:r w:rsidR="0047612A">
        <w:rPr>
          <w:rFonts w:hint="eastAsia"/>
          <w:sz w:val="24"/>
        </w:rPr>
        <w:t>根据</w:t>
      </w:r>
      <w:r w:rsidRPr="005D6A28">
        <w:rPr>
          <w:rFonts w:hint="eastAsia"/>
          <w:sz w:val="24"/>
        </w:rPr>
        <w:t>参考</w:t>
      </w:r>
      <w:r w:rsidR="00591DD4">
        <w:rPr>
          <w:rFonts w:hint="eastAsia"/>
          <w:sz w:val="24"/>
        </w:rPr>
        <w:t>文献</w:t>
      </w:r>
      <w:r w:rsidRPr="005D6A28">
        <w:rPr>
          <w:sz w:val="24"/>
        </w:rPr>
        <w:fldChar w:fldCharType="begin"/>
      </w:r>
      <w:r w:rsidR="00C269D4">
        <w:rPr>
          <w:sz w:val="24"/>
        </w:rPr>
        <w:instrText xml:space="preserve"> ADDIN ZOTERO_ITEM CSL_CITATION {"citationID":"Lo2tVb0a","properties":{"formattedCitation":"\\super [64]\\nosupersub{}","plainCitation":"[64]","noteIndex":0},"citationItems":[{"id":4059,"uris":["http://zotero.org/users/9145449/items/J44ZYEUJ"],"itemData":{"id":4059,"type":"article-journal","abstract":"With the continuous development of national economies, problems of various energy consumption levels and pollution emissions in manufacturing have attracted attention from researchers. Most existing research has focused on reducing economic costs and energy consumption. However, the Hybrid Flow Shop Scheduling Problem with energy-efficient criteria has not yet been well studied, especially with blocking constraints. This paper is the first to present a mathematical model of the blocking hybrid flow shop problem with an energy-efficient criterion and a modified Iterative Greedy algorithm based on a swap strategy designed to optimize the constructed model. In the proposed algorithm, first, a heuristic is adopted to generate the initial solution. Second, a local perturbation strategy based on a swap operator is designed to ensure the convergence of the algorithm. Third, a simple global perturbation strategy based on a half-swap operator is proposed as a means to further search for the potentially best solution with the traditional simulated annealing criterion. The proposed algorithm is applied to 150 test instances at different scales and compared to state-of-the-art algorithms. The experimental results demonstrate that the proposed algorithm outperforms the compared algorithms and can obtain a better solution.","container-title":"Swarm and Evolutionary Computation","DOI":"10.1016/j.swevo.2021.100992","ISSN":"2210-6502","journalAbbreviation":"Swarm and Evolutionary Computation","page":"100992","source":"ScienceDirect","title":"An improved iterated greedy algorithm for the energy-efficient blocking hybrid flow shop scheduling problem","volume":"69","author":[{"family":"Qin","given":"Hao-Xiang"},{"family":"Han","given":"Yu-Yan"},{"family":"Zhang","given":"Biao"},{"family":"Meng","given":"Lei-Lei"},{"family":"Liu","given":"Yi-Ping"},{"family":"Pan","given":"Quan-Ke"},{"family":"Gong","given":"Dun-Wei"}],"issued":{"date-parts":[["2022",3,1]]}}}],"schema":"https://github.com/citation-style-language/schema/raw/master/csl-citation.json"} </w:instrText>
      </w:r>
      <w:r w:rsidRPr="005D6A28">
        <w:rPr>
          <w:sz w:val="24"/>
        </w:rPr>
        <w:fldChar w:fldCharType="separate"/>
      </w:r>
      <w:r w:rsidR="001647F0" w:rsidRPr="001647F0">
        <w:rPr>
          <w:kern w:val="0"/>
          <w:sz w:val="24"/>
          <w:vertAlign w:val="superscript"/>
        </w:rPr>
        <w:t>[64]</w:t>
      </w:r>
      <w:r w:rsidRPr="005D6A28">
        <w:rPr>
          <w:sz w:val="24"/>
        </w:rPr>
        <w:fldChar w:fldCharType="end"/>
      </w:r>
      <w:r w:rsidRPr="005D6A28">
        <w:rPr>
          <w:sz w:val="24"/>
        </w:rPr>
        <w:t>的研究，</w:t>
      </w:r>
      <w:r w:rsidR="0047612A">
        <w:rPr>
          <w:rFonts w:hint="eastAsia"/>
          <w:sz w:val="24"/>
        </w:rPr>
        <w:t>本章</w:t>
      </w:r>
      <w:r w:rsidRPr="005D6A28">
        <w:rPr>
          <w:sz w:val="24"/>
        </w:rPr>
        <w:t>使用概率</w:t>
      </w:r>
      <m:oMath>
        <m:r>
          <w:rPr>
            <w:rFonts w:ascii="Cambria Math" w:hAnsi="Cambria Math"/>
            <w:sz w:val="24"/>
          </w:rPr>
          <m:t>exp</m:t>
        </m:r>
        <m:d>
          <m:dPr>
            <m:ctrlPr>
              <w:rPr>
                <w:rFonts w:ascii="Cambria Math" w:hAnsi="Cambria Math"/>
                <w:sz w:val="24"/>
              </w:rPr>
            </m:ctrlPr>
          </m:dPr>
          <m:e>
            <m:r>
              <w:rPr>
                <w:rFonts w:ascii="Cambria Math" w:hAnsi="Cambria Math"/>
                <w:sz w:val="24"/>
              </w:rPr>
              <m:t>-</m:t>
            </m:r>
            <m:d>
              <m:dPr>
                <m:ctrlPr>
                  <w:rPr>
                    <w:rFonts w:ascii="Cambria Math" w:hAnsi="Cambria Math"/>
                    <w:sz w:val="24"/>
                  </w:rPr>
                </m:ctrlPr>
              </m:dPr>
              <m:e>
                <m:r>
                  <w:rPr>
                    <w:rFonts w:ascii="Cambria Math" w:hAnsi="Cambria Math"/>
                    <w:sz w:val="24"/>
                  </w:rPr>
                  <m:t>TEC</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π</m:t>
                        </m:r>
                      </m:e>
                      <m:sup>
                        <m:r>
                          <w:rPr>
                            <w:rFonts w:ascii="Cambria Math" w:hAnsi="Cambria Math"/>
                            <w:sz w:val="24"/>
                          </w:rPr>
                          <m:t>t</m:t>
                        </m:r>
                      </m:sup>
                    </m:sSup>
                  </m:e>
                </m:d>
                <m:r>
                  <w:rPr>
                    <w:rFonts w:ascii="Cambria Math" w:hAnsi="Cambria Math"/>
                    <w:sz w:val="24"/>
                  </w:rPr>
                  <m:t>-TEC</m:t>
                </m:r>
                <m:d>
                  <m:dPr>
                    <m:ctrlPr>
                      <w:rPr>
                        <w:rFonts w:ascii="Cambria Math" w:hAnsi="Cambria Math"/>
                        <w:sz w:val="24"/>
                      </w:rPr>
                    </m:ctrlPr>
                  </m:dPr>
                  <m:e>
                    <m:r>
                      <w:rPr>
                        <w:rFonts w:ascii="Cambria Math" w:hAnsi="Cambria Math"/>
                        <w:sz w:val="24"/>
                      </w:rPr>
                      <m:t>π</m:t>
                    </m:r>
                  </m:e>
                </m:d>
              </m:e>
            </m:d>
            <m:r>
              <m:rPr>
                <m:sty m:val="p"/>
              </m:rPr>
              <w:rPr>
                <w:rFonts w:ascii="Cambria Math" w:hAnsi="Cambria Math"/>
                <w:sz w:val="24"/>
              </w:rPr>
              <m:t>/</m:t>
            </m:r>
            <m:r>
              <w:rPr>
                <w:rFonts w:ascii="Cambria Math" w:hAnsi="Cambria Math"/>
                <w:sz w:val="24"/>
              </w:rPr>
              <m:t>T</m:t>
            </m:r>
          </m:e>
        </m:d>
      </m:oMath>
      <w:r w:rsidRPr="005D6A28">
        <w:rPr>
          <w:sz w:val="24"/>
        </w:rPr>
        <w:t>来决定是否保留劣解。</w:t>
      </w:r>
      <w:r w:rsidRPr="005D6A28">
        <w:rPr>
          <w:rFonts w:hint="eastAsia"/>
          <w:sz w:val="24"/>
        </w:rPr>
        <w:t>其中</w:t>
      </w:r>
      <m:oMath>
        <m:r>
          <w:rPr>
            <w:rFonts w:ascii="Cambria Math" w:hAnsi="Cambria Math"/>
            <w:sz w:val="24"/>
          </w:rPr>
          <m:t>T</m:t>
        </m:r>
      </m:oMath>
      <w:r w:rsidRPr="005D6A28">
        <w:rPr>
          <w:sz w:val="24"/>
        </w:rPr>
        <w:t>是温度系数，计算公式为</w:t>
      </w:r>
      <m:oMath>
        <m:r>
          <w:rPr>
            <w:rFonts w:ascii="Cambria Math" w:hAnsi="Cambria Math"/>
            <w:sz w:val="24"/>
          </w:rPr>
          <m:t>T=</m:t>
        </m:r>
        <m:nary>
          <m:naryPr>
            <m:chr m:val="∑"/>
            <m:limLoc m:val="undOvr"/>
            <m:ctrlPr>
              <w:rPr>
                <w:rFonts w:ascii="Cambria Math" w:hAnsi="Cambria Math"/>
                <w:sz w:val="24"/>
              </w:rPr>
            </m:ctrlPr>
          </m:naryPr>
          <m:sub>
            <m:r>
              <w:rPr>
                <w:rFonts w:ascii="Cambria Math" w:hAnsi="Cambria Math"/>
                <w:sz w:val="24"/>
              </w:rPr>
              <m:t>j=1</m:t>
            </m:r>
          </m:sub>
          <m:sup>
            <m:r>
              <w:rPr>
                <w:rFonts w:ascii="Cambria Math" w:hAnsi="Cambria Math"/>
                <w:sz w:val="24"/>
              </w:rPr>
              <m:t>J</m:t>
            </m:r>
          </m:sup>
          <m:e>
            <m:nary>
              <m:naryPr>
                <m:chr m:val="∑"/>
                <m:limLoc m:val="undOvr"/>
                <m:ctrlPr>
                  <w:rPr>
                    <w:rFonts w:ascii="Cambria Math" w:hAnsi="Cambria Math"/>
                    <w:sz w:val="24"/>
                  </w:rPr>
                </m:ctrlPr>
              </m:naryPr>
              <m:sub>
                <m:r>
                  <w:rPr>
                    <w:rFonts w:ascii="Cambria Math" w:hAnsi="Cambria Math"/>
                    <w:sz w:val="24"/>
                  </w:rPr>
                  <m:t>s=1</m:t>
                </m:r>
              </m:sub>
              <m:sup>
                <m:r>
                  <w:rPr>
                    <w:rFonts w:ascii="Cambria Math" w:hAnsi="Cambria Math"/>
                    <w:sz w:val="24"/>
                  </w:rPr>
                  <m:t>S</m:t>
                </m:r>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s</m:t>
                    </m:r>
                  </m:sub>
                </m:sSub>
                <m:r>
                  <m:rPr>
                    <m:sty m:val="p"/>
                  </m:rPr>
                  <w:rPr>
                    <w:rFonts w:ascii="Cambria Math" w:hAnsi="Cambria Math"/>
                    <w:sz w:val="24"/>
                  </w:rPr>
                  <m:t>/</m:t>
                </m:r>
                <m:d>
                  <m:dPr>
                    <m:ctrlPr>
                      <w:rPr>
                        <w:rFonts w:ascii="Cambria Math" w:hAnsi="Cambria Math"/>
                        <w:sz w:val="24"/>
                      </w:rPr>
                    </m:ctrlPr>
                  </m:dPr>
                  <m:e>
                    <m:r>
                      <w:rPr>
                        <w:rFonts w:ascii="Cambria Math" w:hAnsi="Cambria Math"/>
                        <w:sz w:val="24"/>
                      </w:rPr>
                      <m:t>10×J×S</m:t>
                    </m:r>
                  </m:e>
                </m:d>
              </m:e>
            </m:nary>
          </m:e>
        </m:nary>
        <m:r>
          <w:rPr>
            <w:rFonts w:ascii="Cambria Math" w:hAnsi="Cambria Math"/>
            <w:sz w:val="24"/>
          </w:rPr>
          <m:t>×0</m:t>
        </m:r>
        <m:r>
          <m:rPr>
            <m:sty m:val="p"/>
          </m:rPr>
          <w:rPr>
            <w:rFonts w:ascii="Cambria Math" w:hAnsi="Cambria Math"/>
            <w:sz w:val="24"/>
          </w:rPr>
          <m:t>.</m:t>
        </m:r>
        <m:r>
          <w:rPr>
            <w:rFonts w:ascii="Cambria Math" w:hAnsi="Cambria Math"/>
            <w:sz w:val="24"/>
          </w:rPr>
          <m:t>5</m:t>
        </m:r>
      </m:oMath>
      <w:r w:rsidRPr="005D6A28">
        <w:rPr>
          <w:sz w:val="24"/>
        </w:rPr>
        <w:t>。</w:t>
      </w:r>
    </w:p>
    <w:tbl>
      <w:tblPr>
        <w:tblStyle w:val="a4"/>
        <w:tblW w:w="0" w:type="auto"/>
        <w:tblBorders>
          <w:top w:val="none" w:sz="0"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5D6A28" w:rsidRPr="005D6A28" w14:paraId="648A9D90" w14:textId="77777777" w:rsidTr="00B77F29">
        <w:tc>
          <w:tcPr>
            <w:tcW w:w="8286" w:type="dxa"/>
            <w:tcBorders>
              <w:top w:val="single" w:sz="6" w:space="0" w:color="auto"/>
              <w:bottom w:val="single" w:sz="6" w:space="0" w:color="auto"/>
            </w:tcBorders>
          </w:tcPr>
          <w:p w14:paraId="1BA00272" w14:textId="77777777" w:rsidR="005D6A28" w:rsidRPr="005D6A28" w:rsidRDefault="005D6A28" w:rsidP="00B77F29">
            <w:pPr>
              <w:snapToGrid w:val="0"/>
              <w:rPr>
                <w:b/>
                <w:bCs/>
                <w:sz w:val="20"/>
                <w:szCs w:val="20"/>
              </w:rPr>
            </w:pPr>
            <w:r w:rsidRPr="005D6A28">
              <w:rPr>
                <w:rFonts w:hint="eastAsia"/>
                <w:b/>
                <w:bCs/>
                <w:sz w:val="20"/>
                <w:szCs w:val="20"/>
              </w:rPr>
              <w:t>算法</w:t>
            </w:r>
            <w:r w:rsidRPr="005D6A28">
              <w:rPr>
                <w:rFonts w:hint="eastAsia"/>
                <w:b/>
                <w:bCs/>
                <w:sz w:val="20"/>
                <w:szCs w:val="20"/>
              </w:rPr>
              <w:t>4-</w:t>
            </w:r>
            <w:r w:rsidRPr="005D6A28">
              <w:rPr>
                <w:b/>
                <w:bCs/>
                <w:sz w:val="20"/>
                <w:szCs w:val="20"/>
              </w:rPr>
              <w:t>8</w:t>
            </w:r>
            <w:r w:rsidRPr="005D6A28">
              <w:rPr>
                <w:sz w:val="20"/>
                <w:szCs w:val="20"/>
              </w:rPr>
              <w:t xml:space="preserve"> </w:t>
            </w:r>
            <w:r w:rsidRPr="005D6A28">
              <w:rPr>
                <w:rFonts w:hint="eastAsia"/>
                <w:sz w:val="20"/>
                <w:szCs w:val="20"/>
              </w:rPr>
              <w:t>接受准则</w:t>
            </w:r>
          </w:p>
        </w:tc>
      </w:tr>
      <w:tr w:rsidR="005D6A28" w:rsidRPr="005D6A28" w14:paraId="7F3EE6F6" w14:textId="77777777" w:rsidTr="00B77F29">
        <w:tc>
          <w:tcPr>
            <w:tcW w:w="8286" w:type="dxa"/>
            <w:tcBorders>
              <w:top w:val="single" w:sz="6" w:space="0" w:color="auto"/>
            </w:tcBorders>
          </w:tcPr>
          <w:p w14:paraId="34CB8876" w14:textId="657B1C31" w:rsidR="005D6A28" w:rsidRPr="005D6A28" w:rsidRDefault="005D6A28" w:rsidP="00B77F29">
            <w:pPr>
              <w:snapToGrid w:val="0"/>
              <w:rPr>
                <w:sz w:val="20"/>
                <w:szCs w:val="20"/>
              </w:rPr>
            </w:pPr>
            <w:r w:rsidRPr="005D6A28">
              <w:rPr>
                <w:rFonts w:hint="eastAsia"/>
                <w:sz w:val="20"/>
                <w:szCs w:val="20"/>
              </w:rPr>
              <w:lastRenderedPageBreak/>
              <w:t>输入：</w:t>
            </w:r>
            <m:oMath>
              <m:r>
                <w:rPr>
                  <w:rFonts w:ascii="Cambria Math" w:hAnsi="Cambria Math"/>
                  <w:sz w:val="20"/>
                  <w:szCs w:val="20"/>
                </w:rPr>
                <m:t>π</m:t>
              </m:r>
            </m:oMath>
            <w:r w:rsidRPr="005D6A28">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5D6A28">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p>
        </w:tc>
      </w:tr>
      <w:tr w:rsidR="005D6A28" w:rsidRPr="005D6A28" w14:paraId="563E6633" w14:textId="77777777" w:rsidTr="00B77F29">
        <w:tc>
          <w:tcPr>
            <w:tcW w:w="8286" w:type="dxa"/>
          </w:tcPr>
          <w:p w14:paraId="2B2F723D" w14:textId="44CD565A" w:rsidR="005D6A28" w:rsidRPr="005D6A28" w:rsidRDefault="005D6A28" w:rsidP="00B77F29">
            <w:pPr>
              <w:snapToGrid w:val="0"/>
              <w:rPr>
                <w:sz w:val="20"/>
                <w:szCs w:val="20"/>
              </w:rPr>
            </w:pPr>
            <w:r w:rsidRPr="005D6A28">
              <w:rPr>
                <w:sz w:val="20"/>
                <w:szCs w:val="20"/>
              </w:rPr>
              <w:t>0</w:t>
            </w:r>
            <w:r w:rsidRPr="005D6A28">
              <w:rPr>
                <w:rFonts w:hint="eastAsia"/>
                <w:sz w:val="20"/>
                <w:szCs w:val="20"/>
              </w:rPr>
              <w:t>1</w:t>
            </w:r>
            <w:r w:rsidRPr="005D6A28">
              <w:rPr>
                <w:sz w:val="20"/>
                <w:szCs w:val="20"/>
              </w:rPr>
              <w:t xml:space="preserve">  </w:t>
            </w:r>
            <w:r w:rsidRPr="005D6A28">
              <w:rPr>
                <w:b/>
                <w:bCs/>
                <w:sz w:val="20"/>
                <w:szCs w:val="20"/>
              </w:rPr>
              <w:t xml:space="preserve">if </w:t>
            </w:r>
            <w:r w:rsidRPr="005D6A28">
              <w:rPr>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5D6A28">
              <w:rPr>
                <w:rFonts w:hint="eastAsia"/>
                <w:sz w:val="20"/>
                <w:szCs w:val="20"/>
              </w:rPr>
              <w:t>好于</w:t>
            </w:r>
            <m:oMath>
              <m:r>
                <w:rPr>
                  <w:rFonts w:ascii="Cambria Math" w:hAnsi="Cambria Math"/>
                  <w:sz w:val="20"/>
                  <w:szCs w:val="20"/>
                </w:rPr>
                <m:t>π</m:t>
              </m:r>
            </m:oMath>
            <w:r w:rsidRPr="005D6A28">
              <w:rPr>
                <w:sz w:val="20"/>
                <w:szCs w:val="20"/>
              </w:rPr>
              <w:t>)</w:t>
            </w:r>
          </w:p>
        </w:tc>
      </w:tr>
      <w:tr w:rsidR="005D6A28" w:rsidRPr="005D6A28" w14:paraId="6102477F" w14:textId="77777777" w:rsidTr="00B77F29">
        <w:tc>
          <w:tcPr>
            <w:tcW w:w="8286" w:type="dxa"/>
          </w:tcPr>
          <w:p w14:paraId="32E39CC7" w14:textId="2BA82C85" w:rsidR="005D6A28" w:rsidRPr="005D6A28" w:rsidRDefault="005D6A28" w:rsidP="00B77F29">
            <w:pPr>
              <w:snapToGrid w:val="0"/>
              <w:rPr>
                <w:sz w:val="20"/>
                <w:szCs w:val="20"/>
              </w:rPr>
            </w:pPr>
            <w:r w:rsidRPr="005D6A28">
              <w:rPr>
                <w:sz w:val="20"/>
                <w:szCs w:val="20"/>
              </w:rPr>
              <w:t>0</w:t>
            </w:r>
            <w:r w:rsidRPr="005D6A28">
              <w:rPr>
                <w:rFonts w:hint="eastAsia"/>
                <w:sz w:val="20"/>
                <w:szCs w:val="20"/>
              </w:rPr>
              <w:t>2</w:t>
            </w:r>
            <w:r w:rsidRPr="005D6A28">
              <w:rPr>
                <w:sz w:val="20"/>
                <w:szCs w:val="20"/>
              </w:rPr>
              <w:t xml:space="preserve">    </w:t>
            </w:r>
            <m:oMath>
              <m:r>
                <w:rPr>
                  <w:rFonts w:ascii="Cambria Math" w:hAnsi="Cambria Math"/>
                  <w:sz w:val="20"/>
                  <w:szCs w:val="20"/>
                </w:rPr>
                <m:t>π=</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r w:rsidR="005D6A28" w:rsidRPr="005D6A28" w14:paraId="060B05D9" w14:textId="77777777" w:rsidTr="00B77F29">
        <w:tc>
          <w:tcPr>
            <w:tcW w:w="8286" w:type="dxa"/>
          </w:tcPr>
          <w:p w14:paraId="2F7DBEBC" w14:textId="36ECCF3B" w:rsidR="005D6A28" w:rsidRPr="005D6A28" w:rsidRDefault="005D6A28" w:rsidP="00B77F29">
            <w:pPr>
              <w:snapToGrid w:val="0"/>
              <w:rPr>
                <w:sz w:val="20"/>
                <w:szCs w:val="20"/>
              </w:rPr>
            </w:pPr>
            <w:r w:rsidRPr="005D6A28">
              <w:rPr>
                <w:sz w:val="20"/>
                <w:szCs w:val="20"/>
              </w:rPr>
              <w:t>0</w:t>
            </w:r>
            <w:r w:rsidRPr="005D6A28">
              <w:rPr>
                <w:rFonts w:hint="eastAsia"/>
                <w:sz w:val="20"/>
                <w:szCs w:val="20"/>
              </w:rPr>
              <w:t>3</w:t>
            </w:r>
            <w:r w:rsidRPr="005D6A28">
              <w:rPr>
                <w:sz w:val="20"/>
                <w:szCs w:val="20"/>
              </w:rPr>
              <w:t xml:space="preserve">    </w:t>
            </w:r>
            <w:r w:rsidRPr="005D6A28">
              <w:rPr>
                <w:b/>
                <w:bCs/>
                <w:sz w:val="20"/>
                <w:szCs w:val="20"/>
              </w:rPr>
              <w:t>if</w:t>
            </w:r>
            <w:r w:rsidRPr="005D6A28">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5D6A28">
              <w:rPr>
                <w:rFonts w:hint="eastAsia"/>
                <w:sz w:val="20"/>
                <w:szCs w:val="20"/>
              </w:rPr>
              <w:t>好于</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r w:rsidRPr="005D6A28">
              <w:rPr>
                <w:sz w:val="20"/>
                <w:szCs w:val="20"/>
              </w:rPr>
              <w:t>)</w:t>
            </w:r>
          </w:p>
        </w:tc>
      </w:tr>
      <w:tr w:rsidR="005D6A28" w:rsidRPr="005D6A28" w14:paraId="4A792C8A" w14:textId="77777777" w:rsidTr="00B77F29">
        <w:tc>
          <w:tcPr>
            <w:tcW w:w="8286" w:type="dxa"/>
          </w:tcPr>
          <w:p w14:paraId="6FEBF73F" w14:textId="187CC790" w:rsidR="005D6A28" w:rsidRPr="005D6A28" w:rsidRDefault="005D6A28" w:rsidP="00B77F29">
            <w:pPr>
              <w:snapToGrid w:val="0"/>
              <w:rPr>
                <w:sz w:val="20"/>
                <w:szCs w:val="20"/>
              </w:rPr>
            </w:pPr>
            <w:r w:rsidRPr="005D6A28">
              <w:rPr>
                <w:sz w:val="20"/>
                <w:szCs w:val="20"/>
              </w:rPr>
              <w:t>0</w:t>
            </w:r>
            <w:r w:rsidRPr="005D6A28">
              <w:rPr>
                <w:rFonts w:hint="eastAsia"/>
                <w:sz w:val="20"/>
                <w:szCs w:val="20"/>
              </w:rPr>
              <w:t>4</w:t>
            </w:r>
            <w:r w:rsidRPr="005D6A28">
              <w:rPr>
                <w:sz w:val="20"/>
                <w:szCs w:val="20"/>
              </w:rPr>
              <w:t xml:space="preserve">      </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r w:rsidR="005D6A28" w:rsidRPr="005D6A28" w14:paraId="32578126" w14:textId="77777777" w:rsidTr="00B77F29">
        <w:tc>
          <w:tcPr>
            <w:tcW w:w="8286" w:type="dxa"/>
          </w:tcPr>
          <w:p w14:paraId="25AE7F54" w14:textId="77777777" w:rsidR="005D6A28" w:rsidRPr="005D6A28" w:rsidRDefault="005D6A28" w:rsidP="00B77F29">
            <w:pPr>
              <w:snapToGrid w:val="0"/>
              <w:rPr>
                <w:sz w:val="20"/>
                <w:szCs w:val="20"/>
              </w:rPr>
            </w:pPr>
            <w:r w:rsidRPr="005D6A28">
              <w:rPr>
                <w:sz w:val="20"/>
                <w:szCs w:val="20"/>
              </w:rPr>
              <w:t>0</w:t>
            </w:r>
            <w:r w:rsidRPr="005D6A28">
              <w:rPr>
                <w:rFonts w:hint="eastAsia"/>
                <w:sz w:val="20"/>
                <w:szCs w:val="20"/>
              </w:rPr>
              <w:t>5</w:t>
            </w:r>
            <w:r w:rsidRPr="005D6A28">
              <w:rPr>
                <w:sz w:val="20"/>
                <w:szCs w:val="20"/>
              </w:rPr>
              <w:t xml:space="preserve">    </w:t>
            </w:r>
            <w:r w:rsidRPr="005D6A28">
              <w:rPr>
                <w:b/>
                <w:bCs/>
                <w:sz w:val="20"/>
                <w:szCs w:val="20"/>
              </w:rPr>
              <w:t>end if</w:t>
            </w:r>
          </w:p>
        </w:tc>
      </w:tr>
      <w:tr w:rsidR="005D6A28" w:rsidRPr="005D6A28" w14:paraId="0F6FEAE5" w14:textId="77777777" w:rsidTr="00B77F29">
        <w:tc>
          <w:tcPr>
            <w:tcW w:w="8286" w:type="dxa"/>
            <w:vAlign w:val="center"/>
          </w:tcPr>
          <w:p w14:paraId="62025B28" w14:textId="5E0DC32D" w:rsidR="005D6A28" w:rsidRPr="005D6A28" w:rsidRDefault="005D6A28" w:rsidP="00B77F29">
            <w:pPr>
              <w:snapToGrid w:val="0"/>
              <w:rPr>
                <w:sz w:val="20"/>
                <w:szCs w:val="20"/>
              </w:rPr>
            </w:pPr>
            <w:proofErr w:type="gramStart"/>
            <w:r w:rsidRPr="005D6A28">
              <w:rPr>
                <w:sz w:val="20"/>
                <w:szCs w:val="20"/>
              </w:rPr>
              <w:t>0</w:t>
            </w:r>
            <w:r w:rsidRPr="005D6A28">
              <w:rPr>
                <w:rFonts w:hint="eastAsia"/>
                <w:sz w:val="20"/>
                <w:szCs w:val="20"/>
              </w:rPr>
              <w:t>6</w:t>
            </w:r>
            <w:r w:rsidRPr="005D6A28">
              <w:rPr>
                <w:sz w:val="20"/>
                <w:szCs w:val="20"/>
              </w:rPr>
              <w:t xml:space="preserve">  </w:t>
            </w:r>
            <w:r w:rsidRPr="005D6A28">
              <w:rPr>
                <w:b/>
                <w:bCs/>
                <w:sz w:val="20"/>
                <w:szCs w:val="20"/>
              </w:rPr>
              <w:t>else</w:t>
            </w:r>
            <w:proofErr w:type="gramEnd"/>
            <w:r w:rsidRPr="005D6A28">
              <w:rPr>
                <w:b/>
                <w:bCs/>
                <w:sz w:val="20"/>
                <w:szCs w:val="20"/>
              </w:rPr>
              <w:t xml:space="preserve"> if</w:t>
            </w:r>
            <w:r w:rsidRPr="005D6A28">
              <w:rPr>
                <w:sz w:val="20"/>
                <w:szCs w:val="20"/>
              </w:rPr>
              <w:t xml:space="preserve"> (</w:t>
            </w:r>
            <m:oMath>
              <m:r>
                <w:rPr>
                  <w:rFonts w:ascii="Cambria Math" w:hAnsi="Cambria Math"/>
                  <w:sz w:val="20"/>
                  <w:szCs w:val="20"/>
                </w:rPr>
                <m:t>rand</m:t>
              </m:r>
              <m:r>
                <m:rPr>
                  <m:sty m:val="p"/>
                </m:rPr>
                <w:rPr>
                  <w:rFonts w:ascii="Cambria Math" w:hAnsi="Cambria Math"/>
                  <w:sz w:val="20"/>
                  <w:szCs w:val="20"/>
                </w:rPr>
                <m:t>/</m:t>
              </m:r>
              <m:r>
                <w:rPr>
                  <w:rFonts w:ascii="Cambria Math" w:hAnsi="Cambria Math"/>
                  <w:sz w:val="20"/>
                  <w:szCs w:val="20"/>
                </w:rPr>
                <m:t>Rand_MAX⩽exp</m:t>
              </m:r>
              <m:d>
                <m:dPr>
                  <m:ctrlPr>
                    <w:rPr>
                      <w:rFonts w:ascii="Cambria Math" w:hAnsi="Cambria Math"/>
                      <w:sz w:val="20"/>
                      <w:szCs w:val="20"/>
                    </w:rPr>
                  </m:ctrlPr>
                </m:dPr>
                <m:e>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TEC</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e>
                      </m:d>
                      <m:r>
                        <w:rPr>
                          <w:rFonts w:ascii="Cambria Math" w:hAnsi="Cambria Math"/>
                          <w:sz w:val="20"/>
                          <w:szCs w:val="20"/>
                        </w:rPr>
                        <m:t>-TEC</m:t>
                      </m:r>
                      <m:d>
                        <m:dPr>
                          <m:ctrlPr>
                            <w:rPr>
                              <w:rFonts w:ascii="Cambria Math" w:hAnsi="Cambria Math"/>
                              <w:sz w:val="20"/>
                              <w:szCs w:val="20"/>
                            </w:rPr>
                          </m:ctrlPr>
                        </m:dPr>
                        <m:e>
                          <m:r>
                            <w:rPr>
                              <w:rFonts w:ascii="Cambria Math" w:hAnsi="Cambria Math"/>
                              <w:sz w:val="20"/>
                              <w:szCs w:val="20"/>
                            </w:rPr>
                            <m:t>π</m:t>
                          </m:r>
                        </m:e>
                      </m:d>
                    </m:e>
                  </m:d>
                  <m:r>
                    <m:rPr>
                      <m:sty m:val="p"/>
                    </m:rPr>
                    <w:rPr>
                      <w:rFonts w:ascii="Cambria Math" w:hAnsi="Cambria Math"/>
                      <w:sz w:val="20"/>
                      <w:szCs w:val="20"/>
                    </w:rPr>
                    <m:t>/</m:t>
                  </m:r>
                  <m:r>
                    <w:rPr>
                      <w:rFonts w:ascii="Cambria Math" w:hAnsi="Cambria Math"/>
                      <w:sz w:val="20"/>
                      <w:szCs w:val="20"/>
                    </w:rPr>
                    <m:t>T</m:t>
                  </m:r>
                </m:e>
              </m:d>
            </m:oMath>
            <w:r w:rsidRPr="005D6A28">
              <w:rPr>
                <w:sz w:val="20"/>
                <w:szCs w:val="20"/>
              </w:rPr>
              <w:t xml:space="preserve">) </w:t>
            </w:r>
          </w:p>
        </w:tc>
      </w:tr>
      <w:tr w:rsidR="005D6A28" w:rsidRPr="005D6A28" w14:paraId="4C50CA53" w14:textId="77777777" w:rsidTr="00B77F29">
        <w:tc>
          <w:tcPr>
            <w:tcW w:w="8286" w:type="dxa"/>
          </w:tcPr>
          <w:p w14:paraId="5393131B" w14:textId="0F851D55" w:rsidR="005D6A28" w:rsidRPr="005D6A28" w:rsidRDefault="005D6A28" w:rsidP="00B77F29">
            <w:pPr>
              <w:snapToGrid w:val="0"/>
              <w:rPr>
                <w:sz w:val="20"/>
                <w:szCs w:val="20"/>
              </w:rPr>
            </w:pPr>
            <w:r w:rsidRPr="005D6A28">
              <w:rPr>
                <w:sz w:val="20"/>
                <w:szCs w:val="20"/>
              </w:rPr>
              <w:t>0</w:t>
            </w:r>
            <w:r w:rsidRPr="005D6A28">
              <w:rPr>
                <w:rFonts w:hint="eastAsia"/>
                <w:sz w:val="20"/>
                <w:szCs w:val="20"/>
              </w:rPr>
              <w:t>7</w:t>
            </w:r>
            <w:r w:rsidRPr="005D6A28">
              <w:rPr>
                <w:sz w:val="20"/>
                <w:szCs w:val="20"/>
              </w:rPr>
              <w:t xml:space="preserve">    </w:t>
            </w:r>
            <m:oMath>
              <m:r>
                <w:rPr>
                  <w:rFonts w:ascii="Cambria Math" w:hAnsi="Cambria Math"/>
                  <w:sz w:val="20"/>
                  <w:szCs w:val="20"/>
                </w:rPr>
                <m:t>π=</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p>
        </w:tc>
      </w:tr>
      <w:tr w:rsidR="005D6A28" w:rsidRPr="005D6A28" w14:paraId="7BAEF699" w14:textId="77777777" w:rsidTr="00B77F29">
        <w:tc>
          <w:tcPr>
            <w:tcW w:w="8286" w:type="dxa"/>
          </w:tcPr>
          <w:p w14:paraId="526EB1FC" w14:textId="77777777" w:rsidR="005D6A28" w:rsidRPr="005D6A28" w:rsidRDefault="005D6A28" w:rsidP="00B77F29">
            <w:pPr>
              <w:snapToGrid w:val="0"/>
              <w:rPr>
                <w:sz w:val="20"/>
                <w:szCs w:val="20"/>
              </w:rPr>
            </w:pPr>
            <w:proofErr w:type="gramStart"/>
            <w:r w:rsidRPr="005D6A28">
              <w:rPr>
                <w:sz w:val="20"/>
                <w:szCs w:val="20"/>
              </w:rPr>
              <w:t>0</w:t>
            </w:r>
            <w:r w:rsidRPr="005D6A28">
              <w:rPr>
                <w:rFonts w:hint="eastAsia"/>
                <w:sz w:val="20"/>
                <w:szCs w:val="20"/>
              </w:rPr>
              <w:t>8</w:t>
            </w:r>
            <w:r w:rsidRPr="005D6A28">
              <w:rPr>
                <w:sz w:val="20"/>
                <w:szCs w:val="20"/>
              </w:rPr>
              <w:t xml:space="preserve">  </w:t>
            </w:r>
            <w:r w:rsidRPr="005D6A28">
              <w:rPr>
                <w:b/>
                <w:bCs/>
                <w:sz w:val="20"/>
                <w:szCs w:val="20"/>
              </w:rPr>
              <w:t>end</w:t>
            </w:r>
            <w:proofErr w:type="gramEnd"/>
            <w:r w:rsidRPr="005D6A28">
              <w:rPr>
                <w:b/>
                <w:bCs/>
                <w:sz w:val="20"/>
                <w:szCs w:val="20"/>
              </w:rPr>
              <w:t xml:space="preserve"> if</w:t>
            </w:r>
          </w:p>
        </w:tc>
      </w:tr>
      <w:tr w:rsidR="005D6A28" w:rsidRPr="005D6A28" w14:paraId="1AE817DC" w14:textId="77777777" w:rsidTr="00B77F29">
        <w:tc>
          <w:tcPr>
            <w:tcW w:w="8286" w:type="dxa"/>
          </w:tcPr>
          <w:p w14:paraId="02373490" w14:textId="5336BE55" w:rsidR="005D6A28" w:rsidRPr="005D6A28" w:rsidRDefault="005D6A28" w:rsidP="00B77F29">
            <w:pPr>
              <w:snapToGrid w:val="0"/>
              <w:rPr>
                <w:sz w:val="20"/>
                <w:szCs w:val="20"/>
              </w:rPr>
            </w:pPr>
            <w:r w:rsidRPr="005D6A28">
              <w:rPr>
                <w:rFonts w:hint="eastAsia"/>
                <w:sz w:val="20"/>
                <w:szCs w:val="20"/>
              </w:rPr>
              <w:t>输出：</w:t>
            </w:r>
            <m:oMath>
              <m:r>
                <w:rPr>
                  <w:rFonts w:ascii="Cambria Math" w:hAnsi="Cambria Math"/>
                  <w:sz w:val="20"/>
                  <w:szCs w:val="20"/>
                </w:rPr>
                <m:t>π</m:t>
              </m:r>
            </m:oMath>
            <w:r w:rsidRPr="005D6A28">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oMath>
            <w:r w:rsidRPr="005D6A28">
              <w:rPr>
                <w:rFonts w:hint="eastAsia"/>
                <w:sz w:val="20"/>
                <w:szCs w:val="20"/>
              </w:rPr>
              <w:t>，</w:t>
            </w:r>
            <m:oMath>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best</m:t>
                  </m:r>
                </m:sup>
              </m:sSup>
            </m:oMath>
          </w:p>
        </w:tc>
      </w:tr>
    </w:tbl>
    <w:p w14:paraId="7181D9F3" w14:textId="77777777" w:rsidR="00B956F4" w:rsidRPr="00B956F4" w:rsidRDefault="00B956F4" w:rsidP="00B956F4">
      <w:pPr>
        <w:pStyle w:val="2"/>
        <w:spacing w:beforeLines="100" w:before="240" w:afterLines="100" w:after="240" w:line="460" w:lineRule="exact"/>
        <w:rPr>
          <w:rFonts w:ascii="Times New Roman" w:eastAsia="宋体" w:hAnsi="Times New Roman"/>
          <w:sz w:val="28"/>
          <w:szCs w:val="28"/>
        </w:rPr>
      </w:pPr>
      <w:bookmarkStart w:id="45" w:name="_Toc159654711"/>
      <w:bookmarkStart w:id="46" w:name="_Toc160177562"/>
      <w:r w:rsidRPr="00B956F4">
        <w:rPr>
          <w:rFonts w:ascii="Times New Roman" w:eastAsia="宋体" w:hAnsi="Times New Roman"/>
          <w:sz w:val="28"/>
          <w:szCs w:val="28"/>
        </w:rPr>
        <w:t xml:space="preserve">4.4 </w:t>
      </w:r>
      <w:r w:rsidRPr="00B956F4">
        <w:rPr>
          <w:rFonts w:ascii="Times New Roman" w:eastAsia="宋体" w:hAnsi="Times New Roman" w:hint="eastAsia"/>
          <w:sz w:val="28"/>
          <w:szCs w:val="28"/>
        </w:rPr>
        <w:t>仿真实验及其分析</w:t>
      </w:r>
      <w:bookmarkEnd w:id="45"/>
      <w:bookmarkEnd w:id="46"/>
    </w:p>
    <w:p w14:paraId="1D932CAD" w14:textId="0FB221C6" w:rsidR="00B956F4" w:rsidRPr="00B956F4" w:rsidRDefault="00B956F4" w:rsidP="00B956F4">
      <w:pPr>
        <w:spacing w:line="460" w:lineRule="exact"/>
        <w:ind w:firstLineChars="200" w:firstLine="480"/>
        <w:rPr>
          <w:sz w:val="24"/>
        </w:rPr>
      </w:pPr>
      <w:r w:rsidRPr="00B956F4">
        <w:rPr>
          <w:sz w:val="24"/>
        </w:rPr>
        <w:t>本章的数据集由</w:t>
      </w:r>
      <w:r w:rsidRPr="00B956F4">
        <w:rPr>
          <w:sz w:val="24"/>
        </w:rPr>
        <w:t>90</w:t>
      </w:r>
      <w:r w:rsidRPr="00B956F4">
        <w:rPr>
          <w:sz w:val="24"/>
        </w:rPr>
        <w:t>个不同规模的实例组成，每一个组合</w:t>
      </w:r>
      <m:oMath>
        <m:r>
          <w:rPr>
            <w:rFonts w:ascii="Cambria Math" w:hAnsi="Cambria Math"/>
            <w:sz w:val="24"/>
          </w:rPr>
          <m:t>F×S×J</m:t>
        </m:r>
      </m:oMath>
      <w:r w:rsidRPr="00B956F4">
        <w:rPr>
          <w:sz w:val="24"/>
        </w:rPr>
        <w:t>为一个实例，其中工厂个数</w:t>
      </w:r>
      <m:oMath>
        <m:r>
          <w:rPr>
            <w:rFonts w:ascii="Cambria Math" w:hAnsi="Cambria Math"/>
            <w:sz w:val="24"/>
          </w:rPr>
          <m:t>F∈</m:t>
        </m:r>
        <m:d>
          <m:dPr>
            <m:begChr m:val="{"/>
            <m:endChr m:val="}"/>
            <m:ctrlPr>
              <w:rPr>
                <w:rFonts w:ascii="Cambria Math" w:hAnsi="Cambria Math"/>
                <w:sz w:val="24"/>
              </w:rPr>
            </m:ctrlPr>
          </m:dPr>
          <m:e>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6</m:t>
            </m:r>
          </m:e>
        </m:d>
      </m:oMath>
      <w:r w:rsidRPr="00B956F4">
        <w:rPr>
          <w:sz w:val="24"/>
        </w:rPr>
        <w:t>，工件个数</w:t>
      </w:r>
      <m:oMath>
        <m:r>
          <w:rPr>
            <w:rFonts w:ascii="Cambria Math" w:hAnsi="Cambria Math"/>
            <w:sz w:val="24"/>
          </w:rPr>
          <m:t>J∈</m:t>
        </m:r>
        <m:d>
          <m:dPr>
            <m:begChr m:val="{"/>
            <m:endChr m:val="}"/>
            <m:ctrlPr>
              <w:rPr>
                <w:rFonts w:ascii="Cambria Math" w:hAnsi="Cambria Math"/>
                <w:sz w:val="24"/>
              </w:rPr>
            </m:ctrlPr>
          </m:dPr>
          <m:e>
            <m:r>
              <w:rPr>
                <w:rFonts w:ascii="Cambria Math" w:hAnsi="Cambria Math"/>
                <w:sz w:val="24"/>
              </w:rPr>
              <m:t>50</m:t>
            </m:r>
            <m:r>
              <m:rPr>
                <m:sty m:val="p"/>
              </m:rPr>
              <w:rPr>
                <w:rFonts w:ascii="Cambria Math" w:hAnsi="Cambria Math"/>
                <w:sz w:val="24"/>
              </w:rPr>
              <m:t>,</m:t>
            </m:r>
            <m:r>
              <w:rPr>
                <w:rFonts w:ascii="Cambria Math" w:hAnsi="Cambria Math"/>
                <w:sz w:val="24"/>
              </w:rPr>
              <m:t>100</m:t>
            </m:r>
            <m:r>
              <m:rPr>
                <m:sty m:val="p"/>
              </m:rPr>
              <w:rPr>
                <w:rFonts w:ascii="Cambria Math" w:hAnsi="Cambria Math"/>
                <w:sz w:val="24"/>
              </w:rPr>
              <m:t>,</m:t>
            </m:r>
            <m:r>
              <w:rPr>
                <w:rFonts w:ascii="Cambria Math" w:hAnsi="Cambria Math"/>
                <w:sz w:val="24"/>
              </w:rPr>
              <m:t>150</m:t>
            </m:r>
            <m:r>
              <m:rPr>
                <m:sty m:val="p"/>
              </m:rPr>
              <w:rPr>
                <w:rFonts w:ascii="Cambria Math" w:hAnsi="Cambria Math"/>
                <w:sz w:val="24"/>
              </w:rPr>
              <m:t>,</m:t>
            </m:r>
            <m:r>
              <w:rPr>
                <w:rFonts w:ascii="Cambria Math" w:hAnsi="Cambria Math"/>
                <w:sz w:val="24"/>
              </w:rPr>
              <m:t>200</m:t>
            </m:r>
            <m:r>
              <m:rPr>
                <m:sty m:val="p"/>
              </m:rPr>
              <w:rPr>
                <w:rFonts w:ascii="Cambria Math" w:hAnsi="Cambria Math"/>
                <w:sz w:val="24"/>
              </w:rPr>
              <m:t>,</m:t>
            </m:r>
            <m:r>
              <w:rPr>
                <w:rFonts w:ascii="Cambria Math" w:hAnsi="Cambria Math"/>
                <w:sz w:val="24"/>
              </w:rPr>
              <m:t>250</m:t>
            </m:r>
            <m:r>
              <m:rPr>
                <m:sty m:val="p"/>
              </m:rPr>
              <w:rPr>
                <w:rFonts w:ascii="Cambria Math" w:hAnsi="Cambria Math"/>
                <w:sz w:val="24"/>
              </w:rPr>
              <m:t>,</m:t>
            </m:r>
            <m:r>
              <w:rPr>
                <w:rFonts w:ascii="Cambria Math" w:hAnsi="Cambria Math"/>
                <w:sz w:val="24"/>
              </w:rPr>
              <m:t>300</m:t>
            </m:r>
          </m:e>
        </m:d>
      </m:oMath>
      <w:r w:rsidRPr="00B956F4">
        <w:rPr>
          <w:sz w:val="24"/>
        </w:rPr>
        <w:t>，加工阶段数</w:t>
      </w:r>
      <m:oMath>
        <m:r>
          <w:rPr>
            <w:rFonts w:ascii="Cambria Math" w:hAnsi="Cambria Math"/>
            <w:sz w:val="24"/>
          </w:rPr>
          <m:t>S∈</m:t>
        </m:r>
        <m:d>
          <m:dPr>
            <m:begChr m:val="{"/>
            <m:endChr m:val="}"/>
            <m:ctrlPr>
              <w:rPr>
                <w:rFonts w:ascii="Cambria Math" w:hAnsi="Cambria Math"/>
                <w:sz w:val="24"/>
              </w:rPr>
            </m:ctrlPr>
          </m:dPr>
          <m:e>
            <m:r>
              <w:rPr>
                <w:rFonts w:ascii="Cambria Math" w:hAnsi="Cambria Math"/>
                <w:sz w:val="24"/>
              </w:rPr>
              <m:t>5</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10</m:t>
            </m:r>
          </m:e>
        </m:d>
      </m:oMath>
      <w:r w:rsidR="006C32F9">
        <w:rPr>
          <w:rFonts w:hint="eastAsia"/>
          <w:sz w:val="24"/>
        </w:rPr>
        <w:t>，</w:t>
      </w:r>
      <w:r w:rsidRPr="00B956F4">
        <w:rPr>
          <w:sz w:val="24"/>
        </w:rPr>
        <w:t>每个实例独立</w:t>
      </w:r>
      <w:r w:rsidR="006C32F9">
        <w:rPr>
          <w:rFonts w:hint="eastAsia"/>
          <w:sz w:val="24"/>
        </w:rPr>
        <w:t>重复</w:t>
      </w:r>
      <w:r w:rsidRPr="00B956F4">
        <w:rPr>
          <w:sz w:val="24"/>
        </w:rPr>
        <w:t>20</w:t>
      </w:r>
      <w:r w:rsidRPr="00B956F4">
        <w:rPr>
          <w:sz w:val="24"/>
        </w:rPr>
        <w:t>次。工件在每个阶段上的加工时间在</w:t>
      </w:r>
      <w:r w:rsidRPr="00B956F4">
        <w:rPr>
          <w:sz w:val="24"/>
        </w:rPr>
        <w:t>[1</w:t>
      </w:r>
      <w:r w:rsidRPr="00B956F4">
        <w:rPr>
          <w:sz w:val="24"/>
        </w:rPr>
        <w:t>，</w:t>
      </w:r>
      <w:r w:rsidRPr="00B956F4">
        <w:rPr>
          <w:sz w:val="24"/>
        </w:rPr>
        <w:t>30]</w:t>
      </w:r>
      <w:r w:rsidRPr="00B956F4">
        <w:rPr>
          <w:sz w:val="24"/>
        </w:rPr>
        <w:t>范围内随机产生。机器单位时间的能耗由均匀分布决定：</w:t>
      </w:r>
      <w:r w:rsidR="00771D82" w:rsidRPr="00B956F4">
        <w:rPr>
          <w:sz w:val="24"/>
        </w:rPr>
        <w:t>空闲</w:t>
      </w:r>
      <w:r w:rsidRPr="00B956F4">
        <w:rPr>
          <w:sz w:val="24"/>
        </w:rPr>
        <w:t>状态的单位能耗范围为</w:t>
      </w:r>
      <w:r w:rsidRPr="00B956F4">
        <w:rPr>
          <w:sz w:val="24"/>
        </w:rPr>
        <w:t>[1</w:t>
      </w:r>
      <w:r w:rsidRPr="00B956F4">
        <w:rPr>
          <w:sz w:val="24"/>
        </w:rPr>
        <w:t>，</w:t>
      </w:r>
      <w:r w:rsidRPr="00B956F4">
        <w:rPr>
          <w:sz w:val="24"/>
        </w:rPr>
        <w:t>2]</w:t>
      </w:r>
      <w:r w:rsidRPr="00B956F4">
        <w:rPr>
          <w:sz w:val="24"/>
        </w:rPr>
        <w:t>，</w:t>
      </w:r>
      <w:r w:rsidR="00771D82" w:rsidRPr="00B956F4">
        <w:rPr>
          <w:sz w:val="24"/>
        </w:rPr>
        <w:t>阻塞</w:t>
      </w:r>
      <w:r w:rsidRPr="00B956F4">
        <w:rPr>
          <w:sz w:val="24"/>
        </w:rPr>
        <w:t>状态的单位能耗范围为</w:t>
      </w:r>
      <w:r w:rsidRPr="00B956F4">
        <w:rPr>
          <w:sz w:val="24"/>
        </w:rPr>
        <w:t>[3</w:t>
      </w:r>
      <w:r w:rsidRPr="00B956F4">
        <w:rPr>
          <w:sz w:val="24"/>
        </w:rPr>
        <w:t>，</w:t>
      </w:r>
      <w:r w:rsidRPr="00B956F4">
        <w:rPr>
          <w:sz w:val="24"/>
        </w:rPr>
        <w:t>4]</w:t>
      </w:r>
      <w:r w:rsidRPr="00B956F4">
        <w:rPr>
          <w:sz w:val="24"/>
        </w:rPr>
        <w:t>，加工状态的单位能耗范围是</w:t>
      </w:r>
      <w:r w:rsidRPr="00B956F4">
        <w:rPr>
          <w:sz w:val="24"/>
        </w:rPr>
        <w:t>[5</w:t>
      </w:r>
      <w:r w:rsidRPr="00B956F4">
        <w:rPr>
          <w:sz w:val="24"/>
        </w:rPr>
        <w:t>，</w:t>
      </w:r>
      <w:r w:rsidRPr="00B956F4">
        <w:rPr>
          <w:sz w:val="24"/>
        </w:rPr>
        <w:t>6]</w:t>
      </w:r>
      <w:r w:rsidRPr="00B956F4">
        <w:rPr>
          <w:sz w:val="24"/>
        </w:rPr>
        <w:t>。每个阶段的机器数量在</w:t>
      </w:r>
      <w:r w:rsidRPr="00B956F4">
        <w:rPr>
          <w:sz w:val="24"/>
        </w:rPr>
        <w:t>[1</w:t>
      </w:r>
      <w:r w:rsidRPr="00B956F4">
        <w:rPr>
          <w:sz w:val="24"/>
        </w:rPr>
        <w:t>，</w:t>
      </w:r>
      <w:r w:rsidRPr="00B956F4">
        <w:rPr>
          <w:sz w:val="24"/>
        </w:rPr>
        <w:t>3]</w:t>
      </w:r>
      <w:r w:rsidRPr="00B956F4">
        <w:rPr>
          <w:sz w:val="24"/>
        </w:rPr>
        <w:t>范围内均匀产生。所有算法均用</w:t>
      </w:r>
      <w:r w:rsidRPr="00B956F4">
        <w:rPr>
          <w:sz w:val="24"/>
        </w:rPr>
        <w:t>C++</w:t>
      </w:r>
      <w:r w:rsidRPr="00B956F4">
        <w:rPr>
          <w:sz w:val="24"/>
        </w:rPr>
        <w:t>语言实现，并使用</w:t>
      </w:r>
      <w:r w:rsidRPr="00B956F4">
        <w:rPr>
          <w:sz w:val="24"/>
        </w:rPr>
        <w:t>Visual Studio 2019</w:t>
      </w:r>
      <w:r w:rsidRPr="00B956F4">
        <w:rPr>
          <w:sz w:val="24"/>
        </w:rPr>
        <w:t>进行编译。所有仿真实验</w:t>
      </w:r>
      <w:r w:rsidR="0063667E">
        <w:rPr>
          <w:rFonts w:hint="eastAsia"/>
          <w:sz w:val="24"/>
        </w:rPr>
        <w:t>环境</w:t>
      </w:r>
      <w:r w:rsidRPr="00B956F4">
        <w:rPr>
          <w:sz w:val="24"/>
        </w:rPr>
        <w:t>与第三章第四章相同。算法的终止条件设置为相同的</w:t>
      </w:r>
      <w:r w:rsidRPr="00B956F4">
        <w:rPr>
          <w:sz w:val="24"/>
        </w:rPr>
        <w:t>CPU</w:t>
      </w:r>
      <w:r w:rsidRPr="00B956F4">
        <w:rPr>
          <w:sz w:val="24"/>
        </w:rPr>
        <w:t>运行时间，表示为</w:t>
      </w:r>
      <m:oMath>
        <m:r>
          <w:rPr>
            <w:rFonts w:ascii="Cambria Math" w:hAnsi="Cambria Math"/>
            <w:sz w:val="24"/>
          </w:rPr>
          <m:t>StopTime=J×S×t</m:t>
        </m:r>
      </m:oMath>
      <w:r w:rsidRPr="00B956F4">
        <w:rPr>
          <w:sz w:val="24"/>
        </w:rPr>
        <w:t>毫秒</w:t>
      </w:r>
      <w:r w:rsidRPr="00B956F4">
        <w:rPr>
          <w:rFonts w:hint="eastAsia"/>
          <w:sz w:val="24"/>
        </w:rPr>
        <w:t>，其中，控制参数</w:t>
      </w:r>
      <m:oMath>
        <m:r>
          <w:rPr>
            <w:rFonts w:ascii="Cambria Math" w:hAnsi="Cambria Math"/>
            <w:sz w:val="24"/>
          </w:rPr>
          <m:t>t</m:t>
        </m:r>
      </m:oMath>
      <w:r w:rsidRPr="00B956F4">
        <w:rPr>
          <w:rFonts w:hint="eastAsia"/>
          <w:sz w:val="24"/>
        </w:rPr>
        <w:t>被设置为</w:t>
      </w:r>
      <w:r w:rsidRPr="00B956F4">
        <w:rPr>
          <w:rFonts w:hint="eastAsia"/>
          <w:sz w:val="24"/>
        </w:rPr>
        <w:t>2</w:t>
      </w:r>
      <w:r w:rsidRPr="00B956F4">
        <w:rPr>
          <w:rFonts w:hint="eastAsia"/>
          <w:sz w:val="24"/>
        </w:rPr>
        <w:t>和</w:t>
      </w:r>
      <w:r w:rsidRPr="00B956F4">
        <w:rPr>
          <w:rFonts w:hint="eastAsia"/>
          <w:sz w:val="24"/>
        </w:rPr>
        <w:t>4</w:t>
      </w:r>
      <w:r w:rsidRPr="00B956F4">
        <w:rPr>
          <w:sz w:val="24"/>
        </w:rPr>
        <w:t>。</w:t>
      </w:r>
    </w:p>
    <w:p w14:paraId="14273616" w14:textId="4FE46588" w:rsidR="006C32F9" w:rsidRPr="006C32F9" w:rsidRDefault="006C32F9" w:rsidP="006C32F9">
      <w:pPr>
        <w:spacing w:line="460" w:lineRule="exact"/>
        <w:ind w:firstLineChars="200" w:firstLine="480"/>
        <w:rPr>
          <w:sz w:val="24"/>
        </w:rPr>
      </w:pPr>
      <w:r>
        <w:rPr>
          <w:rFonts w:hint="eastAsia"/>
          <w:sz w:val="24"/>
        </w:rPr>
        <w:t>与前两章相同，</w:t>
      </w:r>
      <w:r w:rsidR="00B956F4" w:rsidRPr="00B956F4">
        <w:rPr>
          <w:sz w:val="24"/>
        </w:rPr>
        <w:t>所有算法都使用统一的评估指标，即相对增长百分比</w:t>
      </w:r>
      <w:r w:rsidR="00B956F4" w:rsidRPr="00B956F4">
        <w:rPr>
          <w:sz w:val="24"/>
        </w:rPr>
        <w:t>(RPI)</w:t>
      </w:r>
      <w:r w:rsidR="00B956F4" w:rsidRPr="00B956F4">
        <w:rPr>
          <w:sz w:val="24"/>
        </w:rPr>
        <w:t>，其定义如公式</w:t>
      </w:r>
      <w:r w:rsidR="00B956F4" w:rsidRPr="00B956F4">
        <w:rPr>
          <w:sz w:val="24"/>
        </w:rPr>
        <w:t>(4-2</w:t>
      </w:r>
      <w:r w:rsidR="003F7348">
        <w:rPr>
          <w:rFonts w:hint="eastAsia"/>
          <w:sz w:val="24"/>
        </w:rPr>
        <w:t>6</w:t>
      </w:r>
      <w:r w:rsidR="00B956F4" w:rsidRPr="00B956F4">
        <w:rPr>
          <w:sz w:val="24"/>
        </w:rPr>
        <w:t>)</w:t>
      </w:r>
      <w:r w:rsidR="00B956F4" w:rsidRPr="00B956F4">
        <w:rPr>
          <w:sz w:val="24"/>
        </w:rPr>
        <w:t>。</w:t>
      </w:r>
    </w:p>
    <w:p w14:paraId="690A60E4" w14:textId="382AD7AB" w:rsidR="00B956F4" w:rsidRPr="00B956F4" w:rsidRDefault="008C1545" w:rsidP="00B956F4">
      <w:pPr>
        <w:spacing w:line="460" w:lineRule="exact"/>
        <w:ind w:firstLineChars="200" w:firstLine="480"/>
        <w:rPr>
          <w:sz w:val="24"/>
        </w:rPr>
      </w:pPr>
      <m:oMath>
        <m:r>
          <w:rPr>
            <w:rFonts w:ascii="Cambria Math" w:hAnsi="Cambria Math"/>
            <w:sz w:val="24"/>
          </w:rPr>
          <m:t>RPI=</m:t>
        </m:r>
        <m:d>
          <m:dPr>
            <m:ctrlPr>
              <w:rPr>
                <w:rFonts w:ascii="Cambria Math" w:hAnsi="Cambria Math"/>
                <w:sz w:val="24"/>
              </w:rPr>
            </m:ctrlPr>
          </m:dPr>
          <m:e>
            <m:r>
              <w:rPr>
                <w:rFonts w:ascii="Cambria Math" w:hAnsi="Cambria Math"/>
                <w:sz w:val="24"/>
              </w:rPr>
              <m:t>TE</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-TE</m:t>
            </m:r>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e>
        </m:d>
        <m:r>
          <m:rPr>
            <m:sty m:val="p"/>
          </m:rPr>
          <w:rPr>
            <w:rFonts w:ascii="Cambria Math" w:hAnsi="Cambria Math"/>
            <w:sz w:val="24"/>
          </w:rPr>
          <m:t>/</m:t>
        </m:r>
        <m:r>
          <w:rPr>
            <w:rFonts w:ascii="Cambria Math" w:hAnsi="Cambria Math"/>
            <w:sz w:val="24"/>
          </w:rPr>
          <m:t>TE</m:t>
        </m:r>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r>
          <w:rPr>
            <w:rFonts w:ascii="Cambria Math" w:hAnsi="Cambria Math"/>
            <w:sz w:val="24"/>
          </w:rPr>
          <m:t>×100</m:t>
        </m:r>
      </m:oMath>
      <w:r w:rsidR="00B956F4" w:rsidRPr="00B956F4">
        <w:rPr>
          <w:sz w:val="24"/>
        </w:rPr>
        <w:tab/>
      </w:r>
      <w:r w:rsidR="00B956F4" w:rsidRPr="00B956F4">
        <w:rPr>
          <w:sz w:val="24"/>
        </w:rPr>
        <w:tab/>
      </w:r>
      <w:r w:rsidR="00B956F4" w:rsidRPr="00B956F4">
        <w:rPr>
          <w:sz w:val="24"/>
        </w:rPr>
        <w:tab/>
      </w:r>
      <w:r w:rsidR="00B956F4" w:rsidRPr="00B956F4">
        <w:rPr>
          <w:sz w:val="24"/>
        </w:rPr>
        <w:tab/>
      </w:r>
      <w:r w:rsidR="00B956F4" w:rsidRPr="00B956F4">
        <w:rPr>
          <w:sz w:val="24"/>
        </w:rPr>
        <w:tab/>
      </w:r>
      <w:r w:rsidR="00B956F4" w:rsidRPr="00B956F4">
        <w:rPr>
          <w:sz w:val="24"/>
        </w:rPr>
        <w:tab/>
      </w:r>
      <w:r w:rsidR="00B956F4" w:rsidRPr="00B956F4">
        <w:rPr>
          <w:sz w:val="24"/>
        </w:rPr>
        <w:tab/>
      </w:r>
      <w:r w:rsidR="00B956F4" w:rsidRPr="00B956F4">
        <w:rPr>
          <w:sz w:val="24"/>
        </w:rPr>
        <w:tab/>
        <w:t>(4-2</w:t>
      </w:r>
      <w:r w:rsidR="003F7348">
        <w:rPr>
          <w:rFonts w:hint="eastAsia"/>
          <w:sz w:val="24"/>
        </w:rPr>
        <w:t>6</w:t>
      </w:r>
      <w:r w:rsidR="00B956F4" w:rsidRPr="00B956F4">
        <w:rPr>
          <w:sz w:val="24"/>
        </w:rPr>
        <w:t>)</w:t>
      </w:r>
    </w:p>
    <w:p w14:paraId="39427580" w14:textId="0E27075D" w:rsidR="00B956F4" w:rsidRPr="00B956F4" w:rsidRDefault="00B956F4" w:rsidP="00B956F4">
      <w:pPr>
        <w:spacing w:line="460" w:lineRule="exact"/>
        <w:ind w:firstLineChars="200" w:firstLine="480"/>
        <w:rPr>
          <w:sz w:val="24"/>
        </w:rPr>
      </w:pPr>
      <w:r w:rsidRPr="00B956F4">
        <w:rPr>
          <w:sz w:val="24"/>
        </w:rPr>
        <w:t>其中，</w:t>
      </w:r>
      <m:oMath>
        <m:r>
          <w:rPr>
            <w:rFonts w:ascii="Cambria Math" w:hAnsi="Cambria Math"/>
            <w:sz w:val="24"/>
          </w:rPr>
          <m:t>TE</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oMath>
      <w:r w:rsidRPr="00B956F4">
        <w:rPr>
          <w:sz w:val="24"/>
        </w:rPr>
        <w:t>指算法</w:t>
      </w:r>
      <m:oMath>
        <m:r>
          <w:rPr>
            <w:rFonts w:ascii="Cambria Math" w:hAnsi="Cambria Math"/>
            <w:sz w:val="24"/>
          </w:rPr>
          <m:t>i</m:t>
        </m:r>
      </m:oMath>
      <w:r w:rsidRPr="00B956F4">
        <w:rPr>
          <w:sz w:val="24"/>
        </w:rPr>
        <w:t>独立运行</w:t>
      </w:r>
      <w:r w:rsidRPr="00B956F4">
        <w:rPr>
          <w:sz w:val="24"/>
        </w:rPr>
        <w:t>20</w:t>
      </w:r>
      <w:r w:rsidRPr="00B956F4">
        <w:rPr>
          <w:sz w:val="24"/>
        </w:rPr>
        <w:t>次后得到的总能耗的平均值，</w:t>
      </w:r>
      <m:oMath>
        <m:r>
          <w:rPr>
            <w:rFonts w:ascii="Cambria Math" w:hAnsi="Cambria Math"/>
            <w:sz w:val="24"/>
          </w:rPr>
          <m:t>TE</m:t>
        </m:r>
        <m:sSub>
          <m:sSubPr>
            <m:ctrlPr>
              <w:rPr>
                <w:rFonts w:ascii="Cambria Math" w:hAnsi="Cambria Math"/>
                <w:sz w:val="24"/>
              </w:rPr>
            </m:ctrlPr>
          </m:sSubPr>
          <m:e>
            <m:r>
              <w:rPr>
                <w:rFonts w:ascii="Cambria Math" w:hAnsi="Cambria Math"/>
                <w:sz w:val="24"/>
              </w:rPr>
              <m:t>C</m:t>
            </m:r>
          </m:e>
          <m:sub>
            <m:r>
              <w:rPr>
                <w:rFonts w:ascii="Cambria Math" w:hAnsi="Cambria Math"/>
                <w:sz w:val="24"/>
              </w:rPr>
              <m:t>min</m:t>
            </m:r>
          </m:sub>
        </m:sSub>
      </m:oMath>
      <w:r w:rsidRPr="00B956F4">
        <w:rPr>
          <w:sz w:val="24"/>
        </w:rPr>
        <w:t>指所有算法独立运行</w:t>
      </w:r>
      <w:r w:rsidRPr="00B956F4">
        <w:rPr>
          <w:sz w:val="24"/>
        </w:rPr>
        <w:t>20</w:t>
      </w:r>
      <w:r w:rsidRPr="00B956F4">
        <w:rPr>
          <w:sz w:val="24"/>
        </w:rPr>
        <w:t>次后找到的总能耗的最小值。由公式可知，</w:t>
      </w:r>
      <w:r w:rsidRPr="00B956F4">
        <w:rPr>
          <w:sz w:val="24"/>
        </w:rPr>
        <w:t>RPI</w:t>
      </w:r>
      <w:r w:rsidRPr="00B956F4">
        <w:rPr>
          <w:sz w:val="24"/>
        </w:rPr>
        <w:t>的值越小，算法的性能越好。</w:t>
      </w:r>
    </w:p>
    <w:p w14:paraId="45A2745C" w14:textId="77777777" w:rsidR="00B956F4" w:rsidRPr="00B956F4" w:rsidRDefault="00B956F4" w:rsidP="00B956F4">
      <w:pPr>
        <w:pStyle w:val="3"/>
        <w:spacing w:before="0" w:after="0" w:line="460" w:lineRule="exact"/>
        <w:rPr>
          <w:sz w:val="24"/>
          <w:szCs w:val="24"/>
        </w:rPr>
      </w:pPr>
      <w:r w:rsidRPr="00B956F4">
        <w:rPr>
          <w:sz w:val="24"/>
          <w:szCs w:val="24"/>
        </w:rPr>
        <w:t xml:space="preserve">4.4.1 </w:t>
      </w:r>
      <w:r w:rsidRPr="00B956F4">
        <w:rPr>
          <w:rFonts w:hint="eastAsia"/>
          <w:sz w:val="24"/>
          <w:szCs w:val="24"/>
        </w:rPr>
        <w:t>模型评估</w:t>
      </w:r>
    </w:p>
    <w:p w14:paraId="0456C47E" w14:textId="147BF25A" w:rsidR="00B956F4" w:rsidRPr="00B956F4" w:rsidRDefault="00B956F4" w:rsidP="00B956F4">
      <w:pPr>
        <w:spacing w:line="460" w:lineRule="exact"/>
        <w:ind w:firstLineChars="200" w:firstLine="480"/>
        <w:rPr>
          <w:sz w:val="24"/>
        </w:rPr>
      </w:pPr>
      <w:r w:rsidRPr="00B956F4">
        <w:rPr>
          <w:sz w:val="24"/>
        </w:rPr>
        <w:t>为了评估所提出的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B956F4">
        <w:rPr>
          <w:sz w:val="24"/>
        </w:rPr>
        <w:t>的</w:t>
      </w:r>
      <w:r w:rsidRPr="00B956F4">
        <w:rPr>
          <w:sz w:val="24"/>
        </w:rPr>
        <w:t>MILP</w:t>
      </w:r>
      <w:r w:rsidRPr="00B956F4">
        <w:rPr>
          <w:sz w:val="24"/>
        </w:rPr>
        <w:t>模型，</w:t>
      </w:r>
      <w:r w:rsidR="00F11558">
        <w:rPr>
          <w:rFonts w:hint="eastAsia"/>
          <w:sz w:val="24"/>
        </w:rPr>
        <w:t>并</w:t>
      </w:r>
      <w:r w:rsidRPr="00B956F4">
        <w:rPr>
          <w:sz w:val="24"/>
        </w:rPr>
        <w:t>验证</w:t>
      </w:r>
      <w:r w:rsidRPr="00B956F4">
        <w:rPr>
          <w:sz w:val="24"/>
        </w:rPr>
        <w:t>SIG</w:t>
      </w:r>
      <w:r w:rsidRPr="00B956F4">
        <w:rPr>
          <w:sz w:val="24"/>
        </w:rPr>
        <w:t>的性能，本节随机选择了</w:t>
      </w:r>
      <w:r w:rsidR="00A260F4">
        <w:rPr>
          <w:sz w:val="24"/>
        </w:rPr>
        <w:t>10</w:t>
      </w:r>
      <w:r w:rsidRPr="00B956F4">
        <w:rPr>
          <w:sz w:val="24"/>
        </w:rPr>
        <w:t>个小规模实例，并使用</w:t>
      </w:r>
      <w:r w:rsidRPr="00B956F4">
        <w:rPr>
          <w:sz w:val="24"/>
        </w:rPr>
        <w:t>Gurobi</w:t>
      </w:r>
      <w:r w:rsidRPr="00B956F4">
        <w:rPr>
          <w:sz w:val="24"/>
        </w:rPr>
        <w:t>求解器和</w:t>
      </w:r>
      <w:r w:rsidRPr="00B956F4">
        <w:rPr>
          <w:sz w:val="24"/>
        </w:rPr>
        <w:t>SIG</w:t>
      </w:r>
      <w:r w:rsidRPr="00B956F4">
        <w:rPr>
          <w:sz w:val="24"/>
        </w:rPr>
        <w:t>分别对其进行了求解。</w:t>
      </w:r>
      <w:r w:rsidRPr="00B956F4">
        <w:rPr>
          <w:sz w:val="24"/>
        </w:rPr>
        <w:t>Gurobi</w:t>
      </w:r>
      <w:r w:rsidRPr="00B956F4">
        <w:rPr>
          <w:sz w:val="24"/>
        </w:rPr>
        <w:t>求解器和</w:t>
      </w:r>
      <w:r w:rsidRPr="00B956F4">
        <w:rPr>
          <w:sz w:val="24"/>
        </w:rPr>
        <w:t>SIG</w:t>
      </w:r>
      <w:r w:rsidRPr="00B956F4">
        <w:rPr>
          <w:sz w:val="24"/>
        </w:rPr>
        <w:t>的运行时间分别设置为</w:t>
      </w:r>
      <w:r w:rsidRPr="00B956F4">
        <w:rPr>
          <w:sz w:val="24"/>
        </w:rPr>
        <w:t>3600(s)</w:t>
      </w:r>
      <w:r w:rsidRPr="00B956F4">
        <w:rPr>
          <w:sz w:val="24"/>
        </w:rPr>
        <w:t>和</w:t>
      </w:r>
      <m:oMath>
        <m:r>
          <w:rPr>
            <w:rFonts w:ascii="Cambria Math" w:hAnsi="Cambria Math"/>
            <w:sz w:val="24"/>
          </w:rPr>
          <m:t>S×J×2</m:t>
        </m:r>
        <m:r>
          <m:rPr>
            <m:sty m:val="p"/>
          </m:rPr>
          <w:rPr>
            <w:rFonts w:ascii="Cambria Math" w:hAnsi="Cambria Math"/>
            <w:sz w:val="24"/>
          </w:rPr>
          <m:t>/</m:t>
        </m:r>
        <m:r>
          <w:rPr>
            <w:rFonts w:ascii="Cambria Math" w:hAnsi="Cambria Math"/>
            <w:sz w:val="24"/>
          </w:rPr>
          <m:t>1000</m:t>
        </m:r>
      </m:oMath>
      <w:r w:rsidRPr="00B956F4">
        <w:rPr>
          <w:sz w:val="24"/>
        </w:rPr>
        <w:t>(s)</w:t>
      </w:r>
      <w:r w:rsidRPr="00B956F4">
        <w:rPr>
          <w:sz w:val="24"/>
        </w:rPr>
        <w:t>。表</w:t>
      </w:r>
      <w:r w:rsidRPr="00B956F4">
        <w:rPr>
          <w:sz w:val="24"/>
        </w:rPr>
        <w:t>4-1</w:t>
      </w:r>
      <w:r w:rsidRPr="00B956F4">
        <w:rPr>
          <w:sz w:val="24"/>
        </w:rPr>
        <w:t>列出了实验结果。</w:t>
      </w:r>
      <w:r w:rsidRPr="00B956F4">
        <w:rPr>
          <w:sz w:val="24"/>
        </w:rPr>
        <w:t>“</w:t>
      </w:r>
      <w:r>
        <w:rPr>
          <w:rFonts w:hint="eastAsia"/>
          <w:sz w:val="24"/>
        </w:rPr>
        <w:t>Time</w:t>
      </w:r>
      <w:r w:rsidRPr="00B956F4">
        <w:rPr>
          <w:sz w:val="24"/>
        </w:rPr>
        <w:t>(s)”</w:t>
      </w:r>
      <w:r w:rsidRPr="00B956F4">
        <w:rPr>
          <w:sz w:val="24"/>
        </w:rPr>
        <w:t>列表</w:t>
      </w:r>
      <w:proofErr w:type="gramStart"/>
      <w:r w:rsidRPr="00B956F4">
        <w:rPr>
          <w:sz w:val="24"/>
        </w:rPr>
        <w:t>示</w:t>
      </w:r>
      <w:r w:rsidR="00F11558">
        <w:rPr>
          <w:rFonts w:hint="eastAsia"/>
          <w:sz w:val="24"/>
        </w:rPr>
        <w:t>取得</w:t>
      </w:r>
      <w:proofErr w:type="gramEnd"/>
      <w:r w:rsidRPr="00B956F4">
        <w:rPr>
          <w:sz w:val="24"/>
        </w:rPr>
        <w:t>目标值所花费的时间。对于</w:t>
      </w:r>
      <w:r w:rsidRPr="00B956F4">
        <w:rPr>
          <w:sz w:val="24"/>
        </w:rPr>
        <w:t>Gurobi</w:t>
      </w:r>
      <w:r w:rsidRPr="00B956F4">
        <w:rPr>
          <w:sz w:val="24"/>
        </w:rPr>
        <w:t>求解器，</w:t>
      </w:r>
      <w:r w:rsidRPr="00B956F4">
        <w:rPr>
          <w:sz w:val="24"/>
        </w:rPr>
        <w:t>“Gap”</w:t>
      </w:r>
      <w:r w:rsidRPr="00B956F4">
        <w:rPr>
          <w:sz w:val="24"/>
        </w:rPr>
        <w:t>值越小越好，</w:t>
      </w:r>
      <w:r w:rsidR="00F11558">
        <w:rPr>
          <w:rFonts w:hint="eastAsia"/>
          <w:sz w:val="24"/>
        </w:rPr>
        <w:t>当</w:t>
      </w:r>
      <w:r w:rsidRPr="00B956F4">
        <w:rPr>
          <w:sz w:val="24"/>
        </w:rPr>
        <w:t>Gap=0</w:t>
      </w:r>
      <w:r w:rsidR="00F11558">
        <w:rPr>
          <w:rFonts w:hint="eastAsia"/>
          <w:sz w:val="24"/>
        </w:rPr>
        <w:t>时，</w:t>
      </w:r>
      <w:r w:rsidRPr="00B956F4">
        <w:rPr>
          <w:sz w:val="24"/>
        </w:rPr>
        <w:t>表明求解</w:t>
      </w:r>
      <w:proofErr w:type="gramStart"/>
      <w:r w:rsidRPr="00B956F4">
        <w:rPr>
          <w:sz w:val="24"/>
        </w:rPr>
        <w:t>器找</w:t>
      </w:r>
      <w:r w:rsidRPr="00B956F4">
        <w:rPr>
          <w:sz w:val="24"/>
        </w:rPr>
        <w:lastRenderedPageBreak/>
        <w:t>到</w:t>
      </w:r>
      <w:proofErr w:type="gramEnd"/>
      <w:r w:rsidRPr="00B956F4">
        <w:rPr>
          <w:sz w:val="24"/>
        </w:rPr>
        <w:t>了最优解。表</w:t>
      </w:r>
      <w:r w:rsidRPr="00B956F4">
        <w:rPr>
          <w:sz w:val="24"/>
        </w:rPr>
        <w:t>4-1</w:t>
      </w:r>
      <w:r w:rsidRPr="00B956F4">
        <w:rPr>
          <w:sz w:val="24"/>
        </w:rPr>
        <w:t>中的</w:t>
      </w:r>
      <w:proofErr w:type="gramStart"/>
      <w:r w:rsidRPr="00B956F4">
        <w:rPr>
          <w:sz w:val="24"/>
        </w:rPr>
        <w:t>最佳值</w:t>
      </w:r>
      <w:proofErr w:type="gramEnd"/>
      <w:r w:rsidRPr="00B956F4">
        <w:rPr>
          <w:sz w:val="24"/>
        </w:rPr>
        <w:t>以粗体显示。</w:t>
      </w:r>
    </w:p>
    <w:p w14:paraId="1D5E6234" w14:textId="0365347F" w:rsidR="00DA13FC" w:rsidRPr="00DA13FC" w:rsidRDefault="00B956F4" w:rsidP="00DA13FC">
      <w:pPr>
        <w:spacing w:line="460" w:lineRule="exact"/>
        <w:ind w:firstLineChars="200" w:firstLine="480"/>
        <w:rPr>
          <w:sz w:val="24"/>
        </w:rPr>
      </w:pPr>
      <w:r w:rsidRPr="00E4141E">
        <w:rPr>
          <w:sz w:val="24"/>
        </w:rPr>
        <w:t>在表</w:t>
      </w:r>
      <w:r w:rsidRPr="00E4141E">
        <w:rPr>
          <w:sz w:val="24"/>
        </w:rPr>
        <w:t>4-1</w:t>
      </w:r>
      <w:r w:rsidRPr="00E4141E">
        <w:rPr>
          <w:sz w:val="24"/>
        </w:rPr>
        <w:t>中，</w:t>
      </w:r>
      <w:r w:rsidRPr="00E4141E">
        <w:rPr>
          <w:sz w:val="24"/>
        </w:rPr>
        <w:t>MILP</w:t>
      </w:r>
      <w:r w:rsidRPr="00E4141E">
        <w:rPr>
          <w:sz w:val="24"/>
        </w:rPr>
        <w:t>模型在实例</w:t>
      </w:r>
      <m:oMath>
        <m:r>
          <w:rPr>
            <w:rFonts w:ascii="Cambria Math" w:hAnsi="Cambria Math"/>
            <w:sz w:val="24"/>
          </w:rPr>
          <m:t>2×10×2</m:t>
        </m:r>
      </m:oMath>
      <w:r w:rsidRPr="00E4141E">
        <w:rPr>
          <w:sz w:val="24"/>
        </w:rPr>
        <w:t>上找到最优解，但需要</w:t>
      </w:r>
      <w:r w:rsidR="00E4141E" w:rsidRPr="00E4141E">
        <w:rPr>
          <w:rFonts w:hint="eastAsia"/>
          <w:sz w:val="24"/>
        </w:rPr>
        <w:t>较</w:t>
      </w:r>
      <w:r w:rsidRPr="00E4141E">
        <w:rPr>
          <w:sz w:val="24"/>
        </w:rPr>
        <w:t>长的时间。此外，对于实例</w:t>
      </w:r>
      <m:oMath>
        <m:r>
          <w:rPr>
            <w:rFonts w:ascii="Cambria Math" w:hAnsi="Cambria Math"/>
            <w:sz w:val="24"/>
          </w:rPr>
          <m:t>2×15×2</m:t>
        </m:r>
      </m:oMath>
      <w:r w:rsidRPr="00E4141E">
        <w:rPr>
          <w:sz w:val="24"/>
        </w:rPr>
        <w:t>和</w:t>
      </w:r>
      <m:oMath>
        <m:r>
          <w:rPr>
            <w:rFonts w:ascii="Cambria Math" w:hAnsi="Cambria Math"/>
            <w:sz w:val="24"/>
          </w:rPr>
          <m:t>2×20×2</m:t>
        </m:r>
      </m:oMath>
      <w:r w:rsidRPr="00E4141E">
        <w:rPr>
          <w:sz w:val="24"/>
        </w:rPr>
        <w:t>，</w:t>
      </w:r>
      <w:r w:rsidRPr="00E4141E">
        <w:rPr>
          <w:sz w:val="24"/>
        </w:rPr>
        <w:t>MILP</w:t>
      </w:r>
      <w:r w:rsidRPr="00E4141E">
        <w:rPr>
          <w:sz w:val="24"/>
        </w:rPr>
        <w:t>模型比</w:t>
      </w:r>
      <w:r w:rsidRPr="00E4141E">
        <w:rPr>
          <w:sz w:val="24"/>
        </w:rPr>
        <w:t>SIG</w:t>
      </w:r>
      <w:r w:rsidRPr="00E4141E">
        <w:rPr>
          <w:sz w:val="24"/>
        </w:rPr>
        <w:t>得到了更好的目标值。随着实例规模的增大，与</w:t>
      </w:r>
      <w:r w:rsidRPr="00E4141E">
        <w:rPr>
          <w:sz w:val="24"/>
        </w:rPr>
        <w:t>MILP</w:t>
      </w:r>
      <w:r w:rsidRPr="00E4141E">
        <w:rPr>
          <w:sz w:val="24"/>
        </w:rPr>
        <w:t>模型相比，</w:t>
      </w:r>
      <w:r w:rsidRPr="00E4141E">
        <w:rPr>
          <w:sz w:val="24"/>
        </w:rPr>
        <w:t>SIG</w:t>
      </w:r>
      <w:r w:rsidRPr="00E4141E">
        <w:rPr>
          <w:sz w:val="24"/>
        </w:rPr>
        <w:t>可以在短时间内得到更优质的解，例如</w:t>
      </w:r>
      <m:oMath>
        <m:r>
          <w:rPr>
            <w:rFonts w:ascii="Cambria Math" w:hAnsi="Cambria Math"/>
            <w:sz w:val="24"/>
          </w:rPr>
          <m:t>2×25×2</m:t>
        </m:r>
      </m:oMath>
      <w:r w:rsidRPr="00E4141E">
        <w:rPr>
          <w:sz w:val="24"/>
        </w:rPr>
        <w:t>、</w:t>
      </w:r>
      <m:oMath>
        <m:r>
          <w:rPr>
            <w:rFonts w:ascii="Cambria Math" w:hAnsi="Cambria Math"/>
            <w:sz w:val="24"/>
          </w:rPr>
          <m:t>3×30×2</m:t>
        </m:r>
      </m:oMath>
      <w:r w:rsidRPr="00E4141E">
        <w:rPr>
          <w:sz w:val="24"/>
        </w:rPr>
        <w:t>、</w:t>
      </w:r>
      <m:oMath>
        <m:r>
          <w:rPr>
            <w:rFonts w:ascii="Cambria Math" w:hAnsi="Cambria Math"/>
            <w:sz w:val="24"/>
          </w:rPr>
          <m:t>3×35×2</m:t>
        </m:r>
      </m:oMath>
      <w:r w:rsidRPr="00E4141E">
        <w:rPr>
          <w:sz w:val="24"/>
        </w:rPr>
        <w:t>、</w:t>
      </w:r>
      <m:oMath>
        <m:r>
          <w:rPr>
            <w:rFonts w:ascii="Cambria Math" w:hAnsi="Cambria Math"/>
            <w:sz w:val="24"/>
          </w:rPr>
          <m:t>3×40×3</m:t>
        </m:r>
      </m:oMath>
      <w:r w:rsidRPr="00E4141E">
        <w:rPr>
          <w:sz w:val="24"/>
        </w:rPr>
        <w:t>、</w:t>
      </w:r>
      <m:oMath>
        <m:r>
          <w:rPr>
            <w:rFonts w:ascii="Cambria Math" w:hAnsi="Cambria Math"/>
            <w:sz w:val="24"/>
          </w:rPr>
          <m:t>3×50×3</m:t>
        </m:r>
      </m:oMath>
      <w:r w:rsidR="00E4141E" w:rsidRPr="00E4141E">
        <w:rPr>
          <w:rFonts w:hint="eastAsia"/>
          <w:sz w:val="24"/>
        </w:rPr>
        <w:t>、</w:t>
      </w:r>
      <m:oMath>
        <m:r>
          <w:rPr>
            <w:rFonts w:ascii="Cambria Math" w:hAnsi="Cambria Math"/>
            <w:sz w:val="24"/>
          </w:rPr>
          <m:t>3×55×3</m:t>
        </m:r>
      </m:oMath>
      <w:r w:rsidR="00E4141E" w:rsidRPr="00E4141E">
        <w:rPr>
          <w:rFonts w:hint="eastAsia"/>
          <w:sz w:val="24"/>
        </w:rPr>
        <w:t>和</w:t>
      </w:r>
      <m:oMath>
        <m:r>
          <w:rPr>
            <w:rFonts w:ascii="Cambria Math" w:hAnsi="Cambria Math"/>
            <w:sz w:val="24"/>
          </w:rPr>
          <m:t>3×60×3</m:t>
        </m:r>
      </m:oMath>
      <w:r w:rsidRPr="00B956F4">
        <w:rPr>
          <w:sz w:val="24"/>
        </w:rPr>
        <w:t>。</w:t>
      </w:r>
      <w:r w:rsidR="00824776">
        <w:rPr>
          <w:rFonts w:hint="eastAsia"/>
          <w:sz w:val="24"/>
        </w:rPr>
        <w:t>另外，</w:t>
      </w:r>
      <w:r w:rsidRPr="00B956F4">
        <w:rPr>
          <w:sz w:val="24"/>
        </w:rPr>
        <w:t>对于最后</w:t>
      </w:r>
      <w:r w:rsidR="009662BE">
        <w:rPr>
          <w:rFonts w:hint="eastAsia"/>
          <w:sz w:val="24"/>
        </w:rPr>
        <w:t>三</w:t>
      </w:r>
      <w:r w:rsidRPr="00B956F4">
        <w:rPr>
          <w:sz w:val="24"/>
        </w:rPr>
        <w:t>个实例，</w:t>
      </w:r>
      <w:r w:rsidRPr="00B956F4">
        <w:rPr>
          <w:sz w:val="24"/>
        </w:rPr>
        <w:t>Gap</w:t>
      </w:r>
      <w:r w:rsidRPr="00B956F4">
        <w:rPr>
          <w:sz w:val="24"/>
        </w:rPr>
        <w:t>值和</w:t>
      </w:r>
      <w:r w:rsidRPr="00B956F4">
        <w:rPr>
          <w:sz w:val="24"/>
        </w:rPr>
        <w:t>Gurobi</w:t>
      </w:r>
      <w:r w:rsidRPr="00B956F4">
        <w:rPr>
          <w:sz w:val="24"/>
        </w:rPr>
        <w:t>求解器获得的目标值显示为</w:t>
      </w:r>
      <w:r w:rsidRPr="00B956F4">
        <w:rPr>
          <w:sz w:val="24"/>
        </w:rPr>
        <w:t>“/”</w:t>
      </w:r>
      <w:r w:rsidRPr="00B956F4">
        <w:rPr>
          <w:sz w:val="24"/>
        </w:rPr>
        <w:t>，表明</w:t>
      </w:r>
      <w:r w:rsidRPr="00B956F4">
        <w:rPr>
          <w:sz w:val="24"/>
        </w:rPr>
        <w:t>MILP</w:t>
      </w:r>
      <w:r w:rsidRPr="00B956F4">
        <w:rPr>
          <w:sz w:val="24"/>
        </w:rPr>
        <w:t>未能在</w:t>
      </w:r>
      <w:r w:rsidRPr="00B956F4">
        <w:rPr>
          <w:sz w:val="24"/>
        </w:rPr>
        <w:t>3600</w:t>
      </w:r>
      <w:r w:rsidRPr="00B956F4">
        <w:rPr>
          <w:sz w:val="24"/>
        </w:rPr>
        <w:t>秒内找到可行解。这是因为随着问题规模的增加，约束的数量也随之激增，导致问题的计算复杂度更高。因此，</w:t>
      </w:r>
      <w:r w:rsidRPr="00B956F4">
        <w:rPr>
          <w:sz w:val="24"/>
        </w:rPr>
        <w:t>MILP</w:t>
      </w:r>
      <w:r w:rsidRPr="00B956F4">
        <w:rPr>
          <w:sz w:val="24"/>
        </w:rPr>
        <w:t>无法使用</w:t>
      </w:r>
      <w:r w:rsidRPr="00B956F4">
        <w:rPr>
          <w:sz w:val="24"/>
        </w:rPr>
        <w:t>Gurobi</w:t>
      </w:r>
      <w:r w:rsidRPr="00B956F4">
        <w:rPr>
          <w:sz w:val="24"/>
        </w:rPr>
        <w:t>求解器在有限时间内找到可行解。表</w:t>
      </w:r>
      <w:r w:rsidRPr="00B956F4">
        <w:rPr>
          <w:sz w:val="24"/>
        </w:rPr>
        <w:t>4-1</w:t>
      </w:r>
      <w:r w:rsidRPr="00B956F4">
        <w:rPr>
          <w:sz w:val="24"/>
        </w:rPr>
        <w:t>表明</w:t>
      </w:r>
      <w:r w:rsidRPr="00B956F4">
        <w:rPr>
          <w:sz w:val="24"/>
        </w:rPr>
        <w:t>MILP</w:t>
      </w:r>
      <w:r w:rsidRPr="00B956F4">
        <w:rPr>
          <w:sz w:val="24"/>
        </w:rPr>
        <w:t>更适合解决小规模实例，而随着实例规模的增大，</w:t>
      </w:r>
      <w:r w:rsidR="00824776" w:rsidRPr="00B956F4">
        <w:rPr>
          <w:sz w:val="24"/>
        </w:rPr>
        <w:t>SIG</w:t>
      </w:r>
      <w:r w:rsidRPr="00B956F4">
        <w:rPr>
          <w:sz w:val="24"/>
        </w:rPr>
        <w:t>性能逐渐优于</w:t>
      </w:r>
      <w:r w:rsidRPr="00B956F4">
        <w:rPr>
          <w:sz w:val="24"/>
        </w:rPr>
        <w:t>MILP</w:t>
      </w:r>
      <w:r w:rsidRPr="00B956F4">
        <w:rPr>
          <w:sz w:val="24"/>
        </w:rPr>
        <w:t>。这也就是本章采用元启发式算法来解决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B956F4">
        <w:rPr>
          <w:sz w:val="24"/>
        </w:rPr>
        <w:t>的原因。</w:t>
      </w:r>
    </w:p>
    <w:p w14:paraId="58E32986" w14:textId="77777777" w:rsidR="00B956F4" w:rsidRPr="00AA4729" w:rsidRDefault="00B956F4" w:rsidP="00AA4729">
      <w:pPr>
        <w:spacing w:line="460" w:lineRule="exact"/>
        <w:ind w:firstLineChars="200" w:firstLine="420"/>
        <w:jc w:val="center"/>
        <w:rPr>
          <w:rFonts w:eastAsia="楷体"/>
          <w:szCs w:val="21"/>
        </w:rPr>
      </w:pPr>
      <w:r w:rsidRPr="00AA4729">
        <w:rPr>
          <w:rFonts w:eastAsia="楷体"/>
          <w:szCs w:val="21"/>
        </w:rPr>
        <w:t>表</w:t>
      </w:r>
      <w:r w:rsidRPr="00AA4729">
        <w:rPr>
          <w:rFonts w:eastAsia="楷体"/>
          <w:szCs w:val="21"/>
        </w:rPr>
        <w:t>4-1 MILP</w:t>
      </w:r>
      <w:r w:rsidRPr="00AA4729">
        <w:rPr>
          <w:rFonts w:eastAsia="楷体"/>
          <w:szCs w:val="21"/>
        </w:rPr>
        <w:t>模型和</w:t>
      </w:r>
      <w:r w:rsidRPr="00AA4729">
        <w:rPr>
          <w:rFonts w:eastAsia="楷体"/>
          <w:szCs w:val="21"/>
        </w:rPr>
        <w:t>SIG</w:t>
      </w:r>
      <w:r w:rsidRPr="00AA4729">
        <w:rPr>
          <w:rFonts w:eastAsia="楷体"/>
          <w:szCs w:val="21"/>
        </w:rPr>
        <w:t>的实验结果</w:t>
      </w: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1246"/>
        <w:gridCol w:w="1191"/>
        <w:gridCol w:w="952"/>
        <w:gridCol w:w="1191"/>
        <w:gridCol w:w="1253"/>
      </w:tblGrid>
      <w:tr w:rsidR="00B956F4" w:rsidRPr="00403ECF" w14:paraId="3A022826" w14:textId="77777777" w:rsidTr="00B77F29">
        <w:trPr>
          <w:jc w:val="center"/>
        </w:trPr>
        <w:tc>
          <w:tcPr>
            <w:tcW w:w="1126" w:type="dxa"/>
            <w:vMerge w:val="restart"/>
            <w:tcBorders>
              <w:top w:val="single" w:sz="8" w:space="0" w:color="auto"/>
              <w:bottom w:val="nil"/>
            </w:tcBorders>
            <w:vAlign w:val="center"/>
          </w:tcPr>
          <w:p w14:paraId="1DBCE069" w14:textId="01D154B9" w:rsidR="00B956F4" w:rsidRPr="00AA4729" w:rsidRDefault="008C1545" w:rsidP="00B77F29">
            <w:pPr>
              <w:snapToGrid w:val="0"/>
              <w:spacing w:line="240" w:lineRule="auto"/>
              <w:jc w:val="center"/>
              <w:rPr>
                <w:sz w:val="20"/>
                <w:szCs w:val="20"/>
              </w:rPr>
            </w:pPr>
            <m:oMathPara>
              <m:oMath>
                <m:r>
                  <w:rPr>
                    <w:rFonts w:ascii="Cambria Math" w:hAnsi="Cambria Math"/>
                    <w:sz w:val="20"/>
                    <w:szCs w:val="20"/>
                  </w:rPr>
                  <m:t>F×J×S</m:t>
                </m:r>
              </m:oMath>
            </m:oMathPara>
          </w:p>
        </w:tc>
        <w:tc>
          <w:tcPr>
            <w:tcW w:w="3389" w:type="dxa"/>
            <w:gridSpan w:val="3"/>
            <w:tcBorders>
              <w:top w:val="single" w:sz="8" w:space="0" w:color="auto"/>
              <w:bottom w:val="single" w:sz="8" w:space="0" w:color="auto"/>
            </w:tcBorders>
            <w:vAlign w:val="center"/>
          </w:tcPr>
          <w:p w14:paraId="71F9D0BE" w14:textId="77777777" w:rsidR="00B956F4" w:rsidRPr="00AA4729" w:rsidRDefault="00B956F4" w:rsidP="00B77F29">
            <w:pPr>
              <w:snapToGrid w:val="0"/>
              <w:spacing w:line="240" w:lineRule="auto"/>
              <w:jc w:val="center"/>
              <w:rPr>
                <w:sz w:val="20"/>
                <w:szCs w:val="20"/>
              </w:rPr>
            </w:pPr>
            <w:r w:rsidRPr="00AA4729">
              <w:rPr>
                <w:sz w:val="20"/>
                <w:szCs w:val="20"/>
              </w:rPr>
              <w:t>MILP</w:t>
            </w:r>
          </w:p>
        </w:tc>
        <w:tc>
          <w:tcPr>
            <w:tcW w:w="2444" w:type="dxa"/>
            <w:gridSpan w:val="2"/>
            <w:tcBorders>
              <w:top w:val="single" w:sz="8" w:space="0" w:color="auto"/>
              <w:bottom w:val="single" w:sz="8" w:space="0" w:color="auto"/>
            </w:tcBorders>
            <w:vAlign w:val="center"/>
          </w:tcPr>
          <w:p w14:paraId="17C9F67F" w14:textId="77777777" w:rsidR="00B956F4" w:rsidRPr="00AA4729" w:rsidRDefault="00B956F4" w:rsidP="00B77F29">
            <w:pPr>
              <w:snapToGrid w:val="0"/>
              <w:spacing w:line="240" w:lineRule="auto"/>
              <w:jc w:val="center"/>
              <w:rPr>
                <w:sz w:val="20"/>
                <w:szCs w:val="20"/>
              </w:rPr>
            </w:pPr>
            <w:r w:rsidRPr="00AA4729">
              <w:rPr>
                <w:sz w:val="20"/>
                <w:szCs w:val="20"/>
              </w:rPr>
              <w:t>SIG</w:t>
            </w:r>
          </w:p>
        </w:tc>
      </w:tr>
      <w:tr w:rsidR="00B956F4" w:rsidRPr="00403ECF" w14:paraId="1E059CBD" w14:textId="77777777" w:rsidTr="00B77F29">
        <w:trPr>
          <w:jc w:val="center"/>
        </w:trPr>
        <w:tc>
          <w:tcPr>
            <w:tcW w:w="1126" w:type="dxa"/>
            <w:vMerge/>
            <w:tcBorders>
              <w:top w:val="nil"/>
              <w:bottom w:val="single" w:sz="8" w:space="0" w:color="auto"/>
            </w:tcBorders>
            <w:vAlign w:val="center"/>
          </w:tcPr>
          <w:p w14:paraId="7FCB149D" w14:textId="77777777" w:rsidR="00B956F4" w:rsidRPr="00AA4729" w:rsidRDefault="00B956F4" w:rsidP="00B77F29">
            <w:pPr>
              <w:snapToGrid w:val="0"/>
              <w:spacing w:line="240" w:lineRule="auto"/>
              <w:jc w:val="center"/>
              <w:rPr>
                <w:sz w:val="20"/>
                <w:szCs w:val="20"/>
              </w:rPr>
            </w:pPr>
          </w:p>
        </w:tc>
        <w:tc>
          <w:tcPr>
            <w:tcW w:w="1246" w:type="dxa"/>
            <w:tcBorders>
              <w:top w:val="single" w:sz="8" w:space="0" w:color="auto"/>
              <w:bottom w:val="single" w:sz="8" w:space="0" w:color="auto"/>
            </w:tcBorders>
            <w:vAlign w:val="center"/>
          </w:tcPr>
          <w:p w14:paraId="2CE2D0EF" w14:textId="31966F25" w:rsidR="00B956F4" w:rsidRPr="00AA4729" w:rsidRDefault="00B956F4" w:rsidP="00B77F29">
            <w:pPr>
              <w:snapToGrid w:val="0"/>
              <w:spacing w:line="240" w:lineRule="auto"/>
              <w:jc w:val="center"/>
              <w:rPr>
                <w:sz w:val="20"/>
                <w:szCs w:val="20"/>
              </w:rPr>
            </w:pPr>
            <w:r w:rsidRPr="00AA4729">
              <w:rPr>
                <w:rFonts w:hint="eastAsia"/>
                <w:sz w:val="20"/>
                <w:szCs w:val="20"/>
              </w:rPr>
              <w:t>TEC</w:t>
            </w:r>
          </w:p>
        </w:tc>
        <w:tc>
          <w:tcPr>
            <w:tcW w:w="1191" w:type="dxa"/>
            <w:tcBorders>
              <w:top w:val="single" w:sz="8" w:space="0" w:color="auto"/>
              <w:bottom w:val="single" w:sz="8" w:space="0" w:color="auto"/>
            </w:tcBorders>
            <w:vAlign w:val="center"/>
          </w:tcPr>
          <w:p w14:paraId="14762B15" w14:textId="7D912B1C" w:rsidR="00B956F4" w:rsidRPr="00AA4729" w:rsidRDefault="00B956F4" w:rsidP="00B77F29">
            <w:pPr>
              <w:snapToGrid w:val="0"/>
              <w:spacing w:line="240" w:lineRule="auto"/>
              <w:jc w:val="center"/>
              <w:rPr>
                <w:sz w:val="20"/>
                <w:szCs w:val="20"/>
              </w:rPr>
            </w:pPr>
            <w:r w:rsidRPr="00AA4729">
              <w:rPr>
                <w:rFonts w:hint="eastAsia"/>
                <w:sz w:val="20"/>
                <w:szCs w:val="20"/>
              </w:rPr>
              <w:t>Time</w:t>
            </w:r>
            <w:r w:rsidRPr="00AA4729">
              <w:rPr>
                <w:sz w:val="20"/>
                <w:szCs w:val="20"/>
              </w:rPr>
              <w:t>(s)</w:t>
            </w:r>
          </w:p>
        </w:tc>
        <w:tc>
          <w:tcPr>
            <w:tcW w:w="951" w:type="dxa"/>
            <w:tcBorders>
              <w:top w:val="single" w:sz="8" w:space="0" w:color="auto"/>
              <w:bottom w:val="single" w:sz="8" w:space="0" w:color="auto"/>
            </w:tcBorders>
            <w:vAlign w:val="center"/>
          </w:tcPr>
          <w:p w14:paraId="145F7855" w14:textId="77777777" w:rsidR="00B956F4" w:rsidRPr="00AA4729" w:rsidRDefault="00B956F4" w:rsidP="00B77F29">
            <w:pPr>
              <w:snapToGrid w:val="0"/>
              <w:spacing w:line="240" w:lineRule="auto"/>
              <w:jc w:val="center"/>
              <w:rPr>
                <w:sz w:val="20"/>
                <w:szCs w:val="20"/>
              </w:rPr>
            </w:pPr>
            <w:r w:rsidRPr="00AA4729">
              <w:rPr>
                <w:sz w:val="20"/>
                <w:szCs w:val="20"/>
              </w:rPr>
              <w:t>Gap</w:t>
            </w:r>
          </w:p>
        </w:tc>
        <w:tc>
          <w:tcPr>
            <w:tcW w:w="1191" w:type="dxa"/>
            <w:tcBorders>
              <w:top w:val="single" w:sz="8" w:space="0" w:color="auto"/>
              <w:bottom w:val="single" w:sz="8" w:space="0" w:color="auto"/>
            </w:tcBorders>
            <w:vAlign w:val="center"/>
          </w:tcPr>
          <w:p w14:paraId="2D981518" w14:textId="24615E55" w:rsidR="00B956F4" w:rsidRPr="00AA4729" w:rsidRDefault="00B956F4" w:rsidP="00B77F29">
            <w:pPr>
              <w:snapToGrid w:val="0"/>
              <w:spacing w:line="240" w:lineRule="auto"/>
              <w:jc w:val="center"/>
              <w:rPr>
                <w:sz w:val="20"/>
                <w:szCs w:val="20"/>
              </w:rPr>
            </w:pPr>
            <w:r w:rsidRPr="00AA4729">
              <w:rPr>
                <w:rFonts w:hint="eastAsia"/>
                <w:sz w:val="20"/>
                <w:szCs w:val="20"/>
              </w:rPr>
              <w:t>TEC</w:t>
            </w:r>
          </w:p>
        </w:tc>
        <w:tc>
          <w:tcPr>
            <w:tcW w:w="1253" w:type="dxa"/>
            <w:tcBorders>
              <w:top w:val="single" w:sz="8" w:space="0" w:color="auto"/>
              <w:bottom w:val="single" w:sz="8" w:space="0" w:color="auto"/>
            </w:tcBorders>
            <w:vAlign w:val="center"/>
          </w:tcPr>
          <w:p w14:paraId="3E6E06BF" w14:textId="4F954160" w:rsidR="00B956F4" w:rsidRPr="00AA4729" w:rsidRDefault="00B956F4" w:rsidP="00B77F29">
            <w:pPr>
              <w:snapToGrid w:val="0"/>
              <w:spacing w:line="240" w:lineRule="auto"/>
              <w:jc w:val="center"/>
              <w:rPr>
                <w:sz w:val="20"/>
                <w:szCs w:val="20"/>
              </w:rPr>
            </w:pPr>
            <w:r w:rsidRPr="00AA4729">
              <w:rPr>
                <w:rFonts w:hint="eastAsia"/>
                <w:sz w:val="20"/>
                <w:szCs w:val="20"/>
              </w:rPr>
              <w:t>Time</w:t>
            </w:r>
            <w:r w:rsidRPr="00AA4729">
              <w:rPr>
                <w:sz w:val="20"/>
                <w:szCs w:val="20"/>
              </w:rPr>
              <w:t>(s)</w:t>
            </w:r>
          </w:p>
        </w:tc>
      </w:tr>
      <w:tr w:rsidR="00B956F4" w:rsidRPr="00403ECF" w14:paraId="696F39ED" w14:textId="77777777" w:rsidTr="00B77F29">
        <w:trPr>
          <w:jc w:val="center"/>
        </w:trPr>
        <w:tc>
          <w:tcPr>
            <w:tcW w:w="1126" w:type="dxa"/>
            <w:tcBorders>
              <w:top w:val="single" w:sz="8" w:space="0" w:color="auto"/>
            </w:tcBorders>
            <w:vAlign w:val="center"/>
          </w:tcPr>
          <w:p w14:paraId="585ABFD9" w14:textId="77777777" w:rsidR="00B956F4" w:rsidRPr="00AA4729" w:rsidRDefault="00B956F4" w:rsidP="00B77F29">
            <w:pPr>
              <w:snapToGrid w:val="0"/>
              <w:spacing w:line="240" w:lineRule="auto"/>
              <w:jc w:val="center"/>
              <w:rPr>
                <w:sz w:val="20"/>
                <w:szCs w:val="20"/>
              </w:rPr>
            </w:pPr>
            <w:r w:rsidRPr="00AA4729">
              <w:rPr>
                <w:sz w:val="20"/>
                <w:szCs w:val="20"/>
              </w:rPr>
              <w:t>2×10×2</w:t>
            </w:r>
          </w:p>
        </w:tc>
        <w:tc>
          <w:tcPr>
            <w:tcW w:w="1246" w:type="dxa"/>
            <w:tcBorders>
              <w:top w:val="single" w:sz="8" w:space="0" w:color="auto"/>
            </w:tcBorders>
            <w:vAlign w:val="center"/>
          </w:tcPr>
          <w:p w14:paraId="2C7EC2B9" w14:textId="77777777" w:rsidR="00B956F4" w:rsidRPr="00AA4729" w:rsidRDefault="00B956F4" w:rsidP="00B77F29">
            <w:pPr>
              <w:snapToGrid w:val="0"/>
              <w:spacing w:line="240" w:lineRule="auto"/>
              <w:jc w:val="center"/>
              <w:rPr>
                <w:b/>
                <w:bCs/>
                <w:sz w:val="20"/>
                <w:szCs w:val="20"/>
              </w:rPr>
            </w:pPr>
            <w:r w:rsidRPr="00AA4729">
              <w:rPr>
                <w:b/>
                <w:bCs/>
                <w:sz w:val="20"/>
                <w:szCs w:val="20"/>
              </w:rPr>
              <w:t>1425</w:t>
            </w:r>
          </w:p>
        </w:tc>
        <w:tc>
          <w:tcPr>
            <w:tcW w:w="1191" w:type="dxa"/>
            <w:tcBorders>
              <w:top w:val="single" w:sz="8" w:space="0" w:color="auto"/>
            </w:tcBorders>
            <w:vAlign w:val="center"/>
          </w:tcPr>
          <w:p w14:paraId="1600F359" w14:textId="77777777" w:rsidR="00B956F4" w:rsidRPr="00AA4729" w:rsidRDefault="00B956F4" w:rsidP="00B77F29">
            <w:pPr>
              <w:snapToGrid w:val="0"/>
              <w:spacing w:line="240" w:lineRule="auto"/>
              <w:jc w:val="center"/>
              <w:rPr>
                <w:sz w:val="20"/>
                <w:szCs w:val="20"/>
              </w:rPr>
            </w:pPr>
            <w:r w:rsidRPr="00AA4729">
              <w:rPr>
                <w:sz w:val="20"/>
                <w:szCs w:val="20"/>
              </w:rPr>
              <w:t>1343</w:t>
            </w:r>
          </w:p>
        </w:tc>
        <w:tc>
          <w:tcPr>
            <w:tcW w:w="951" w:type="dxa"/>
            <w:tcBorders>
              <w:top w:val="single" w:sz="8" w:space="0" w:color="auto"/>
            </w:tcBorders>
            <w:vAlign w:val="center"/>
          </w:tcPr>
          <w:p w14:paraId="3D846364" w14:textId="77777777" w:rsidR="00B956F4" w:rsidRPr="00AA4729" w:rsidRDefault="00B956F4" w:rsidP="00B77F29">
            <w:pPr>
              <w:snapToGrid w:val="0"/>
              <w:spacing w:line="240" w:lineRule="auto"/>
              <w:jc w:val="center"/>
              <w:rPr>
                <w:sz w:val="20"/>
                <w:szCs w:val="20"/>
              </w:rPr>
            </w:pPr>
            <w:r w:rsidRPr="00AA4729">
              <w:rPr>
                <w:sz w:val="20"/>
                <w:szCs w:val="20"/>
              </w:rPr>
              <w:t>0.00%</w:t>
            </w:r>
          </w:p>
        </w:tc>
        <w:tc>
          <w:tcPr>
            <w:tcW w:w="1191" w:type="dxa"/>
            <w:tcBorders>
              <w:top w:val="single" w:sz="8" w:space="0" w:color="auto"/>
            </w:tcBorders>
            <w:vAlign w:val="center"/>
          </w:tcPr>
          <w:p w14:paraId="1AE5C6CD" w14:textId="77777777" w:rsidR="00B956F4" w:rsidRPr="00AA4729" w:rsidRDefault="00B956F4" w:rsidP="00B77F29">
            <w:pPr>
              <w:snapToGrid w:val="0"/>
              <w:spacing w:line="240" w:lineRule="auto"/>
              <w:jc w:val="center"/>
              <w:rPr>
                <w:sz w:val="20"/>
                <w:szCs w:val="20"/>
              </w:rPr>
            </w:pPr>
            <w:r w:rsidRPr="00AA4729">
              <w:rPr>
                <w:sz w:val="20"/>
                <w:szCs w:val="20"/>
              </w:rPr>
              <w:t>1486</w:t>
            </w:r>
          </w:p>
        </w:tc>
        <w:tc>
          <w:tcPr>
            <w:tcW w:w="1253" w:type="dxa"/>
            <w:tcBorders>
              <w:top w:val="single" w:sz="8" w:space="0" w:color="auto"/>
            </w:tcBorders>
            <w:vAlign w:val="center"/>
          </w:tcPr>
          <w:p w14:paraId="7C086748" w14:textId="77777777" w:rsidR="00B956F4" w:rsidRPr="00AA4729" w:rsidRDefault="00B956F4" w:rsidP="00B77F29">
            <w:pPr>
              <w:snapToGrid w:val="0"/>
              <w:spacing w:line="240" w:lineRule="auto"/>
              <w:jc w:val="center"/>
              <w:rPr>
                <w:b/>
                <w:bCs/>
                <w:sz w:val="20"/>
                <w:szCs w:val="20"/>
              </w:rPr>
            </w:pPr>
            <w:r w:rsidRPr="00AA4729">
              <w:rPr>
                <w:b/>
                <w:bCs/>
                <w:sz w:val="20"/>
                <w:szCs w:val="20"/>
              </w:rPr>
              <w:t>0.05</w:t>
            </w:r>
          </w:p>
        </w:tc>
      </w:tr>
      <w:tr w:rsidR="00B956F4" w:rsidRPr="00403ECF" w14:paraId="2B84E077" w14:textId="77777777" w:rsidTr="00B77F29">
        <w:trPr>
          <w:jc w:val="center"/>
        </w:trPr>
        <w:tc>
          <w:tcPr>
            <w:tcW w:w="1126" w:type="dxa"/>
            <w:vAlign w:val="center"/>
          </w:tcPr>
          <w:p w14:paraId="6B0E3434" w14:textId="77777777" w:rsidR="00B956F4" w:rsidRPr="00AA4729" w:rsidRDefault="00B956F4" w:rsidP="00B77F29">
            <w:pPr>
              <w:snapToGrid w:val="0"/>
              <w:spacing w:line="240" w:lineRule="auto"/>
              <w:jc w:val="center"/>
              <w:rPr>
                <w:sz w:val="20"/>
                <w:szCs w:val="20"/>
              </w:rPr>
            </w:pPr>
            <w:r w:rsidRPr="00AA4729">
              <w:rPr>
                <w:sz w:val="20"/>
                <w:szCs w:val="20"/>
              </w:rPr>
              <w:t>2×15×2</w:t>
            </w:r>
          </w:p>
        </w:tc>
        <w:tc>
          <w:tcPr>
            <w:tcW w:w="1246" w:type="dxa"/>
            <w:vAlign w:val="center"/>
          </w:tcPr>
          <w:p w14:paraId="1AF59971" w14:textId="77777777" w:rsidR="00B956F4" w:rsidRPr="00AA4729" w:rsidRDefault="00B956F4" w:rsidP="00B77F29">
            <w:pPr>
              <w:snapToGrid w:val="0"/>
              <w:spacing w:line="240" w:lineRule="auto"/>
              <w:jc w:val="center"/>
              <w:rPr>
                <w:b/>
                <w:bCs/>
                <w:sz w:val="20"/>
                <w:szCs w:val="20"/>
              </w:rPr>
            </w:pPr>
            <w:r w:rsidRPr="00AA4729">
              <w:rPr>
                <w:b/>
                <w:bCs/>
                <w:sz w:val="20"/>
                <w:szCs w:val="20"/>
              </w:rPr>
              <w:t>1828</w:t>
            </w:r>
          </w:p>
        </w:tc>
        <w:tc>
          <w:tcPr>
            <w:tcW w:w="1191" w:type="dxa"/>
            <w:vAlign w:val="center"/>
          </w:tcPr>
          <w:p w14:paraId="5B0C42EA"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006FF410" w14:textId="77777777" w:rsidR="00B956F4" w:rsidRPr="00AA4729" w:rsidRDefault="00B956F4" w:rsidP="00B77F29">
            <w:pPr>
              <w:snapToGrid w:val="0"/>
              <w:spacing w:line="240" w:lineRule="auto"/>
              <w:jc w:val="center"/>
              <w:rPr>
                <w:sz w:val="20"/>
                <w:szCs w:val="20"/>
              </w:rPr>
            </w:pPr>
            <w:r w:rsidRPr="00AA4729">
              <w:rPr>
                <w:sz w:val="20"/>
                <w:szCs w:val="20"/>
              </w:rPr>
              <w:t>2.52%</w:t>
            </w:r>
          </w:p>
        </w:tc>
        <w:tc>
          <w:tcPr>
            <w:tcW w:w="1191" w:type="dxa"/>
            <w:vAlign w:val="center"/>
          </w:tcPr>
          <w:p w14:paraId="61F2B040" w14:textId="77777777" w:rsidR="00B956F4" w:rsidRPr="00AA4729" w:rsidRDefault="00B956F4" w:rsidP="00B77F29">
            <w:pPr>
              <w:snapToGrid w:val="0"/>
              <w:spacing w:line="240" w:lineRule="auto"/>
              <w:jc w:val="center"/>
              <w:rPr>
                <w:sz w:val="20"/>
                <w:szCs w:val="20"/>
              </w:rPr>
            </w:pPr>
            <w:r w:rsidRPr="00AA4729">
              <w:rPr>
                <w:sz w:val="20"/>
                <w:szCs w:val="20"/>
              </w:rPr>
              <w:t>1866</w:t>
            </w:r>
          </w:p>
        </w:tc>
        <w:tc>
          <w:tcPr>
            <w:tcW w:w="1253" w:type="dxa"/>
            <w:vAlign w:val="center"/>
          </w:tcPr>
          <w:p w14:paraId="3660680F" w14:textId="77777777" w:rsidR="00B956F4" w:rsidRPr="00AA4729" w:rsidRDefault="00B956F4" w:rsidP="00B77F29">
            <w:pPr>
              <w:snapToGrid w:val="0"/>
              <w:spacing w:line="240" w:lineRule="auto"/>
              <w:jc w:val="center"/>
              <w:rPr>
                <w:b/>
                <w:bCs/>
                <w:sz w:val="20"/>
                <w:szCs w:val="20"/>
              </w:rPr>
            </w:pPr>
            <w:r w:rsidRPr="00AA4729">
              <w:rPr>
                <w:b/>
                <w:bCs/>
                <w:sz w:val="20"/>
                <w:szCs w:val="20"/>
              </w:rPr>
              <w:t>0.06</w:t>
            </w:r>
          </w:p>
        </w:tc>
      </w:tr>
      <w:tr w:rsidR="00B956F4" w:rsidRPr="00403ECF" w14:paraId="32B01053" w14:textId="77777777" w:rsidTr="00B77F29">
        <w:trPr>
          <w:jc w:val="center"/>
        </w:trPr>
        <w:tc>
          <w:tcPr>
            <w:tcW w:w="1126" w:type="dxa"/>
            <w:vAlign w:val="center"/>
          </w:tcPr>
          <w:p w14:paraId="23A406FB" w14:textId="77777777" w:rsidR="00B956F4" w:rsidRPr="00AA4729" w:rsidRDefault="00B956F4" w:rsidP="00B77F29">
            <w:pPr>
              <w:snapToGrid w:val="0"/>
              <w:spacing w:line="240" w:lineRule="auto"/>
              <w:jc w:val="center"/>
              <w:rPr>
                <w:sz w:val="20"/>
                <w:szCs w:val="20"/>
              </w:rPr>
            </w:pPr>
            <w:r w:rsidRPr="00AA4729">
              <w:rPr>
                <w:sz w:val="20"/>
                <w:szCs w:val="20"/>
              </w:rPr>
              <w:t>2×20×2</w:t>
            </w:r>
          </w:p>
        </w:tc>
        <w:tc>
          <w:tcPr>
            <w:tcW w:w="1246" w:type="dxa"/>
            <w:vAlign w:val="center"/>
          </w:tcPr>
          <w:p w14:paraId="66AC852D" w14:textId="77777777" w:rsidR="00B956F4" w:rsidRPr="00AA4729" w:rsidRDefault="00B956F4" w:rsidP="00B77F29">
            <w:pPr>
              <w:snapToGrid w:val="0"/>
              <w:spacing w:line="240" w:lineRule="auto"/>
              <w:jc w:val="center"/>
              <w:rPr>
                <w:b/>
                <w:bCs/>
                <w:sz w:val="20"/>
                <w:szCs w:val="20"/>
              </w:rPr>
            </w:pPr>
            <w:r w:rsidRPr="00AA4729">
              <w:rPr>
                <w:b/>
                <w:bCs/>
                <w:sz w:val="20"/>
                <w:szCs w:val="20"/>
              </w:rPr>
              <w:t>2809</w:t>
            </w:r>
          </w:p>
        </w:tc>
        <w:tc>
          <w:tcPr>
            <w:tcW w:w="1191" w:type="dxa"/>
            <w:vAlign w:val="center"/>
          </w:tcPr>
          <w:p w14:paraId="037DFFD2"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13CBC10E" w14:textId="77777777" w:rsidR="00B956F4" w:rsidRPr="00AA4729" w:rsidRDefault="00B956F4" w:rsidP="00B77F29">
            <w:pPr>
              <w:snapToGrid w:val="0"/>
              <w:spacing w:line="240" w:lineRule="auto"/>
              <w:jc w:val="center"/>
              <w:rPr>
                <w:sz w:val="20"/>
                <w:szCs w:val="20"/>
              </w:rPr>
            </w:pPr>
            <w:r w:rsidRPr="00AA4729">
              <w:rPr>
                <w:sz w:val="20"/>
                <w:szCs w:val="20"/>
              </w:rPr>
              <w:t>4.09%</w:t>
            </w:r>
          </w:p>
        </w:tc>
        <w:tc>
          <w:tcPr>
            <w:tcW w:w="1191" w:type="dxa"/>
            <w:vAlign w:val="center"/>
          </w:tcPr>
          <w:p w14:paraId="0AB9FE8C" w14:textId="77777777" w:rsidR="00B956F4" w:rsidRPr="00AA4729" w:rsidRDefault="00B956F4" w:rsidP="00B77F29">
            <w:pPr>
              <w:snapToGrid w:val="0"/>
              <w:spacing w:line="240" w:lineRule="auto"/>
              <w:jc w:val="center"/>
              <w:rPr>
                <w:sz w:val="20"/>
                <w:szCs w:val="20"/>
              </w:rPr>
            </w:pPr>
            <w:r w:rsidRPr="00AA4729">
              <w:rPr>
                <w:sz w:val="20"/>
                <w:szCs w:val="20"/>
              </w:rPr>
              <w:t>2875</w:t>
            </w:r>
          </w:p>
        </w:tc>
        <w:tc>
          <w:tcPr>
            <w:tcW w:w="1253" w:type="dxa"/>
            <w:vAlign w:val="center"/>
          </w:tcPr>
          <w:p w14:paraId="1C66E6C7" w14:textId="77777777" w:rsidR="00B956F4" w:rsidRPr="00AA4729" w:rsidRDefault="00B956F4" w:rsidP="00B77F29">
            <w:pPr>
              <w:snapToGrid w:val="0"/>
              <w:spacing w:line="240" w:lineRule="auto"/>
              <w:jc w:val="center"/>
              <w:rPr>
                <w:b/>
                <w:bCs/>
                <w:sz w:val="20"/>
                <w:szCs w:val="20"/>
              </w:rPr>
            </w:pPr>
            <w:r w:rsidRPr="00AA4729">
              <w:rPr>
                <w:b/>
                <w:bCs/>
                <w:sz w:val="20"/>
                <w:szCs w:val="20"/>
              </w:rPr>
              <w:t>0.09</w:t>
            </w:r>
          </w:p>
        </w:tc>
      </w:tr>
      <w:tr w:rsidR="00B956F4" w:rsidRPr="00403ECF" w14:paraId="4B2A851A" w14:textId="77777777" w:rsidTr="00B77F29">
        <w:trPr>
          <w:jc w:val="center"/>
        </w:trPr>
        <w:tc>
          <w:tcPr>
            <w:tcW w:w="1126" w:type="dxa"/>
            <w:vAlign w:val="center"/>
          </w:tcPr>
          <w:p w14:paraId="276F0430" w14:textId="77777777" w:rsidR="00B956F4" w:rsidRPr="00AA4729" w:rsidRDefault="00B956F4" w:rsidP="00B77F29">
            <w:pPr>
              <w:snapToGrid w:val="0"/>
              <w:spacing w:line="240" w:lineRule="auto"/>
              <w:jc w:val="center"/>
              <w:rPr>
                <w:sz w:val="20"/>
                <w:szCs w:val="20"/>
              </w:rPr>
            </w:pPr>
            <w:r w:rsidRPr="00AA4729">
              <w:rPr>
                <w:sz w:val="20"/>
                <w:szCs w:val="20"/>
              </w:rPr>
              <w:t>2×25×2</w:t>
            </w:r>
          </w:p>
        </w:tc>
        <w:tc>
          <w:tcPr>
            <w:tcW w:w="1246" w:type="dxa"/>
            <w:vAlign w:val="center"/>
          </w:tcPr>
          <w:p w14:paraId="69007C94" w14:textId="77777777" w:rsidR="00B956F4" w:rsidRPr="00AA4729" w:rsidRDefault="00B956F4" w:rsidP="00B77F29">
            <w:pPr>
              <w:snapToGrid w:val="0"/>
              <w:spacing w:line="240" w:lineRule="auto"/>
              <w:jc w:val="center"/>
              <w:rPr>
                <w:sz w:val="20"/>
                <w:szCs w:val="20"/>
              </w:rPr>
            </w:pPr>
            <w:r w:rsidRPr="00AA4729">
              <w:rPr>
                <w:sz w:val="20"/>
                <w:szCs w:val="20"/>
              </w:rPr>
              <w:t>2748</w:t>
            </w:r>
          </w:p>
        </w:tc>
        <w:tc>
          <w:tcPr>
            <w:tcW w:w="1191" w:type="dxa"/>
            <w:vAlign w:val="center"/>
          </w:tcPr>
          <w:p w14:paraId="52B81D1F"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7C42028D" w14:textId="77777777" w:rsidR="00B956F4" w:rsidRPr="00AA4729" w:rsidRDefault="00B956F4" w:rsidP="00B77F29">
            <w:pPr>
              <w:snapToGrid w:val="0"/>
              <w:spacing w:line="240" w:lineRule="auto"/>
              <w:jc w:val="center"/>
              <w:rPr>
                <w:sz w:val="20"/>
                <w:szCs w:val="20"/>
              </w:rPr>
            </w:pPr>
            <w:r w:rsidRPr="00AA4729">
              <w:rPr>
                <w:sz w:val="20"/>
                <w:szCs w:val="20"/>
              </w:rPr>
              <w:t>2.84%</w:t>
            </w:r>
          </w:p>
        </w:tc>
        <w:tc>
          <w:tcPr>
            <w:tcW w:w="1191" w:type="dxa"/>
            <w:vAlign w:val="center"/>
          </w:tcPr>
          <w:p w14:paraId="0B68E8B1" w14:textId="77777777" w:rsidR="00B956F4" w:rsidRPr="00AA4729" w:rsidRDefault="00B956F4" w:rsidP="00B77F29">
            <w:pPr>
              <w:snapToGrid w:val="0"/>
              <w:spacing w:line="240" w:lineRule="auto"/>
              <w:jc w:val="center"/>
              <w:rPr>
                <w:b/>
                <w:bCs/>
                <w:sz w:val="20"/>
                <w:szCs w:val="20"/>
              </w:rPr>
            </w:pPr>
            <w:r w:rsidRPr="00AA4729">
              <w:rPr>
                <w:b/>
                <w:bCs/>
                <w:sz w:val="20"/>
                <w:szCs w:val="20"/>
              </w:rPr>
              <w:t>2742</w:t>
            </w:r>
          </w:p>
        </w:tc>
        <w:tc>
          <w:tcPr>
            <w:tcW w:w="1253" w:type="dxa"/>
            <w:vAlign w:val="center"/>
          </w:tcPr>
          <w:p w14:paraId="52B37F61" w14:textId="77777777" w:rsidR="00B956F4" w:rsidRPr="00AA4729" w:rsidRDefault="00B956F4" w:rsidP="00B77F29">
            <w:pPr>
              <w:snapToGrid w:val="0"/>
              <w:spacing w:line="240" w:lineRule="auto"/>
              <w:jc w:val="center"/>
              <w:rPr>
                <w:b/>
                <w:bCs/>
                <w:sz w:val="20"/>
                <w:szCs w:val="20"/>
              </w:rPr>
            </w:pPr>
            <w:r w:rsidRPr="00AA4729">
              <w:rPr>
                <w:b/>
                <w:bCs/>
                <w:sz w:val="20"/>
                <w:szCs w:val="20"/>
              </w:rPr>
              <w:t>0.11</w:t>
            </w:r>
          </w:p>
        </w:tc>
      </w:tr>
      <w:tr w:rsidR="00B956F4" w:rsidRPr="00403ECF" w14:paraId="120470EB" w14:textId="77777777" w:rsidTr="00B77F29">
        <w:trPr>
          <w:jc w:val="center"/>
        </w:trPr>
        <w:tc>
          <w:tcPr>
            <w:tcW w:w="1126" w:type="dxa"/>
            <w:vAlign w:val="center"/>
          </w:tcPr>
          <w:p w14:paraId="3941209F" w14:textId="77777777" w:rsidR="00B956F4" w:rsidRPr="00AA4729" w:rsidRDefault="00B956F4" w:rsidP="00B77F29">
            <w:pPr>
              <w:snapToGrid w:val="0"/>
              <w:spacing w:line="240" w:lineRule="auto"/>
              <w:jc w:val="center"/>
              <w:rPr>
                <w:sz w:val="20"/>
                <w:szCs w:val="20"/>
              </w:rPr>
            </w:pPr>
            <w:r w:rsidRPr="00AA4729">
              <w:rPr>
                <w:sz w:val="20"/>
                <w:szCs w:val="20"/>
              </w:rPr>
              <w:t>3×30×2</w:t>
            </w:r>
          </w:p>
        </w:tc>
        <w:tc>
          <w:tcPr>
            <w:tcW w:w="1246" w:type="dxa"/>
            <w:vAlign w:val="center"/>
          </w:tcPr>
          <w:p w14:paraId="128D3600" w14:textId="77777777" w:rsidR="00B956F4" w:rsidRPr="00AA4729" w:rsidRDefault="00B956F4" w:rsidP="00B77F29">
            <w:pPr>
              <w:snapToGrid w:val="0"/>
              <w:spacing w:line="240" w:lineRule="auto"/>
              <w:jc w:val="center"/>
              <w:rPr>
                <w:sz w:val="20"/>
                <w:szCs w:val="20"/>
              </w:rPr>
            </w:pPr>
            <w:r w:rsidRPr="00AA4729">
              <w:rPr>
                <w:sz w:val="20"/>
                <w:szCs w:val="20"/>
              </w:rPr>
              <w:t>3203</w:t>
            </w:r>
          </w:p>
        </w:tc>
        <w:tc>
          <w:tcPr>
            <w:tcW w:w="1191" w:type="dxa"/>
            <w:vAlign w:val="center"/>
          </w:tcPr>
          <w:p w14:paraId="4E5D675B"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7052E13A" w14:textId="77777777" w:rsidR="00B956F4" w:rsidRPr="00AA4729" w:rsidRDefault="00B956F4" w:rsidP="00B77F29">
            <w:pPr>
              <w:snapToGrid w:val="0"/>
              <w:spacing w:line="240" w:lineRule="auto"/>
              <w:jc w:val="center"/>
              <w:rPr>
                <w:sz w:val="20"/>
                <w:szCs w:val="20"/>
              </w:rPr>
            </w:pPr>
            <w:r w:rsidRPr="00AA4729">
              <w:rPr>
                <w:sz w:val="20"/>
                <w:szCs w:val="20"/>
              </w:rPr>
              <w:t>2.75%</w:t>
            </w:r>
          </w:p>
        </w:tc>
        <w:tc>
          <w:tcPr>
            <w:tcW w:w="1191" w:type="dxa"/>
            <w:vAlign w:val="center"/>
          </w:tcPr>
          <w:p w14:paraId="36975FBD" w14:textId="77777777" w:rsidR="00B956F4" w:rsidRPr="00AA4729" w:rsidRDefault="00B956F4" w:rsidP="00B77F29">
            <w:pPr>
              <w:snapToGrid w:val="0"/>
              <w:spacing w:line="240" w:lineRule="auto"/>
              <w:jc w:val="center"/>
              <w:rPr>
                <w:b/>
                <w:bCs/>
                <w:sz w:val="20"/>
                <w:szCs w:val="20"/>
              </w:rPr>
            </w:pPr>
            <w:r w:rsidRPr="00AA4729">
              <w:rPr>
                <w:b/>
                <w:bCs/>
                <w:sz w:val="20"/>
                <w:szCs w:val="20"/>
              </w:rPr>
              <w:t>3200</w:t>
            </w:r>
          </w:p>
        </w:tc>
        <w:tc>
          <w:tcPr>
            <w:tcW w:w="1253" w:type="dxa"/>
            <w:vAlign w:val="center"/>
          </w:tcPr>
          <w:p w14:paraId="68409E43" w14:textId="77777777" w:rsidR="00B956F4" w:rsidRPr="00AA4729" w:rsidRDefault="00B956F4" w:rsidP="00B77F29">
            <w:pPr>
              <w:snapToGrid w:val="0"/>
              <w:spacing w:line="240" w:lineRule="auto"/>
              <w:jc w:val="center"/>
              <w:rPr>
                <w:b/>
                <w:bCs/>
                <w:sz w:val="20"/>
                <w:szCs w:val="20"/>
              </w:rPr>
            </w:pPr>
            <w:r w:rsidRPr="00AA4729">
              <w:rPr>
                <w:b/>
                <w:bCs/>
                <w:sz w:val="20"/>
                <w:szCs w:val="20"/>
              </w:rPr>
              <w:t>0.13</w:t>
            </w:r>
          </w:p>
        </w:tc>
      </w:tr>
      <w:tr w:rsidR="00B956F4" w:rsidRPr="00403ECF" w14:paraId="32D6AE6D" w14:textId="77777777" w:rsidTr="00B77F29">
        <w:trPr>
          <w:jc w:val="center"/>
        </w:trPr>
        <w:tc>
          <w:tcPr>
            <w:tcW w:w="1126" w:type="dxa"/>
            <w:vAlign w:val="center"/>
          </w:tcPr>
          <w:p w14:paraId="4F6CB585" w14:textId="77777777" w:rsidR="00B956F4" w:rsidRPr="00AA4729" w:rsidRDefault="00B956F4" w:rsidP="00B77F29">
            <w:pPr>
              <w:snapToGrid w:val="0"/>
              <w:spacing w:line="240" w:lineRule="auto"/>
              <w:jc w:val="center"/>
              <w:rPr>
                <w:sz w:val="20"/>
                <w:szCs w:val="20"/>
              </w:rPr>
            </w:pPr>
            <w:r w:rsidRPr="00AA4729">
              <w:rPr>
                <w:sz w:val="20"/>
                <w:szCs w:val="20"/>
              </w:rPr>
              <w:t>3×35×2</w:t>
            </w:r>
          </w:p>
        </w:tc>
        <w:tc>
          <w:tcPr>
            <w:tcW w:w="1246" w:type="dxa"/>
            <w:vAlign w:val="center"/>
          </w:tcPr>
          <w:p w14:paraId="187C9A77" w14:textId="77777777" w:rsidR="00B956F4" w:rsidRPr="00AA4729" w:rsidRDefault="00B956F4" w:rsidP="00B77F29">
            <w:pPr>
              <w:snapToGrid w:val="0"/>
              <w:spacing w:line="240" w:lineRule="auto"/>
              <w:jc w:val="center"/>
              <w:rPr>
                <w:sz w:val="20"/>
                <w:szCs w:val="20"/>
              </w:rPr>
            </w:pPr>
            <w:r w:rsidRPr="00AA4729">
              <w:rPr>
                <w:sz w:val="20"/>
                <w:szCs w:val="20"/>
              </w:rPr>
              <w:t>4049</w:t>
            </w:r>
          </w:p>
        </w:tc>
        <w:tc>
          <w:tcPr>
            <w:tcW w:w="1191" w:type="dxa"/>
            <w:vAlign w:val="center"/>
          </w:tcPr>
          <w:p w14:paraId="7F3E9753"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1F405207" w14:textId="77777777" w:rsidR="00B956F4" w:rsidRPr="00AA4729" w:rsidRDefault="00B956F4" w:rsidP="00B77F29">
            <w:pPr>
              <w:snapToGrid w:val="0"/>
              <w:spacing w:line="240" w:lineRule="auto"/>
              <w:jc w:val="center"/>
              <w:rPr>
                <w:sz w:val="20"/>
                <w:szCs w:val="20"/>
              </w:rPr>
            </w:pPr>
            <w:r w:rsidRPr="00AA4729">
              <w:rPr>
                <w:sz w:val="20"/>
                <w:szCs w:val="20"/>
              </w:rPr>
              <w:t>3.03%</w:t>
            </w:r>
          </w:p>
        </w:tc>
        <w:tc>
          <w:tcPr>
            <w:tcW w:w="1191" w:type="dxa"/>
            <w:vAlign w:val="center"/>
          </w:tcPr>
          <w:p w14:paraId="01978839" w14:textId="77777777" w:rsidR="00B956F4" w:rsidRPr="00AA4729" w:rsidRDefault="00B956F4" w:rsidP="00B77F29">
            <w:pPr>
              <w:snapToGrid w:val="0"/>
              <w:spacing w:line="240" w:lineRule="auto"/>
              <w:jc w:val="center"/>
              <w:rPr>
                <w:b/>
                <w:bCs/>
                <w:sz w:val="20"/>
                <w:szCs w:val="20"/>
              </w:rPr>
            </w:pPr>
            <w:r w:rsidRPr="00AA4729">
              <w:rPr>
                <w:b/>
                <w:bCs/>
                <w:sz w:val="20"/>
                <w:szCs w:val="20"/>
              </w:rPr>
              <w:t>4033</w:t>
            </w:r>
          </w:p>
        </w:tc>
        <w:tc>
          <w:tcPr>
            <w:tcW w:w="1253" w:type="dxa"/>
            <w:vAlign w:val="center"/>
          </w:tcPr>
          <w:p w14:paraId="2D51B698" w14:textId="77777777" w:rsidR="00B956F4" w:rsidRPr="00AA4729" w:rsidRDefault="00B956F4" w:rsidP="00B77F29">
            <w:pPr>
              <w:snapToGrid w:val="0"/>
              <w:spacing w:line="240" w:lineRule="auto"/>
              <w:jc w:val="center"/>
              <w:rPr>
                <w:b/>
                <w:bCs/>
                <w:sz w:val="20"/>
                <w:szCs w:val="20"/>
              </w:rPr>
            </w:pPr>
            <w:r w:rsidRPr="00AA4729">
              <w:rPr>
                <w:b/>
                <w:bCs/>
                <w:sz w:val="20"/>
                <w:szCs w:val="20"/>
              </w:rPr>
              <w:t>0.14</w:t>
            </w:r>
          </w:p>
        </w:tc>
      </w:tr>
      <w:tr w:rsidR="00B956F4" w:rsidRPr="00403ECF" w14:paraId="784E0078" w14:textId="77777777" w:rsidTr="00B77F29">
        <w:trPr>
          <w:jc w:val="center"/>
        </w:trPr>
        <w:tc>
          <w:tcPr>
            <w:tcW w:w="1126" w:type="dxa"/>
            <w:vAlign w:val="center"/>
          </w:tcPr>
          <w:p w14:paraId="70EE5C55" w14:textId="77777777" w:rsidR="00B956F4" w:rsidRPr="00AA4729" w:rsidRDefault="00B956F4" w:rsidP="00B77F29">
            <w:pPr>
              <w:snapToGrid w:val="0"/>
              <w:spacing w:line="240" w:lineRule="auto"/>
              <w:jc w:val="center"/>
              <w:rPr>
                <w:sz w:val="20"/>
                <w:szCs w:val="20"/>
              </w:rPr>
            </w:pPr>
            <w:r w:rsidRPr="00AA4729">
              <w:rPr>
                <w:sz w:val="20"/>
                <w:szCs w:val="20"/>
              </w:rPr>
              <w:t>3×40×3</w:t>
            </w:r>
          </w:p>
        </w:tc>
        <w:tc>
          <w:tcPr>
            <w:tcW w:w="1246" w:type="dxa"/>
            <w:vAlign w:val="center"/>
          </w:tcPr>
          <w:p w14:paraId="03590B14" w14:textId="77777777" w:rsidR="00B956F4" w:rsidRPr="00AA4729" w:rsidRDefault="00B956F4" w:rsidP="00B77F29">
            <w:pPr>
              <w:snapToGrid w:val="0"/>
              <w:spacing w:line="240" w:lineRule="auto"/>
              <w:jc w:val="center"/>
              <w:rPr>
                <w:sz w:val="20"/>
                <w:szCs w:val="20"/>
              </w:rPr>
            </w:pPr>
            <w:r w:rsidRPr="00AA4729">
              <w:rPr>
                <w:sz w:val="20"/>
                <w:szCs w:val="20"/>
              </w:rPr>
              <w:t>8533</w:t>
            </w:r>
          </w:p>
        </w:tc>
        <w:tc>
          <w:tcPr>
            <w:tcW w:w="1191" w:type="dxa"/>
            <w:vAlign w:val="center"/>
          </w:tcPr>
          <w:p w14:paraId="0A0AA036"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54B0F5F5" w14:textId="77777777" w:rsidR="00B956F4" w:rsidRPr="00AA4729" w:rsidRDefault="00B956F4" w:rsidP="00B77F29">
            <w:pPr>
              <w:snapToGrid w:val="0"/>
              <w:spacing w:line="240" w:lineRule="auto"/>
              <w:jc w:val="center"/>
              <w:rPr>
                <w:sz w:val="20"/>
                <w:szCs w:val="20"/>
              </w:rPr>
            </w:pPr>
            <w:r w:rsidRPr="00AA4729">
              <w:rPr>
                <w:sz w:val="20"/>
                <w:szCs w:val="20"/>
              </w:rPr>
              <w:t>8.53%</w:t>
            </w:r>
          </w:p>
        </w:tc>
        <w:tc>
          <w:tcPr>
            <w:tcW w:w="1191" w:type="dxa"/>
            <w:vAlign w:val="center"/>
          </w:tcPr>
          <w:p w14:paraId="23D896A4" w14:textId="77777777" w:rsidR="00B956F4" w:rsidRPr="00AA4729" w:rsidRDefault="00B956F4" w:rsidP="00B77F29">
            <w:pPr>
              <w:snapToGrid w:val="0"/>
              <w:spacing w:line="240" w:lineRule="auto"/>
              <w:jc w:val="center"/>
              <w:rPr>
                <w:b/>
                <w:bCs/>
                <w:sz w:val="20"/>
                <w:szCs w:val="20"/>
              </w:rPr>
            </w:pPr>
            <w:r w:rsidRPr="00AA4729">
              <w:rPr>
                <w:b/>
                <w:bCs/>
                <w:sz w:val="20"/>
                <w:szCs w:val="20"/>
              </w:rPr>
              <w:t>8353</w:t>
            </w:r>
          </w:p>
        </w:tc>
        <w:tc>
          <w:tcPr>
            <w:tcW w:w="1253" w:type="dxa"/>
            <w:vAlign w:val="center"/>
          </w:tcPr>
          <w:p w14:paraId="4717D4DD" w14:textId="77777777" w:rsidR="00B956F4" w:rsidRPr="00AA4729" w:rsidRDefault="00B956F4" w:rsidP="00B77F29">
            <w:pPr>
              <w:snapToGrid w:val="0"/>
              <w:spacing w:line="240" w:lineRule="auto"/>
              <w:jc w:val="center"/>
              <w:rPr>
                <w:b/>
                <w:bCs/>
                <w:sz w:val="20"/>
                <w:szCs w:val="20"/>
              </w:rPr>
            </w:pPr>
            <w:r w:rsidRPr="00AA4729">
              <w:rPr>
                <w:b/>
                <w:bCs/>
                <w:sz w:val="20"/>
                <w:szCs w:val="20"/>
              </w:rPr>
              <w:t>0.25</w:t>
            </w:r>
          </w:p>
        </w:tc>
      </w:tr>
      <w:tr w:rsidR="00B956F4" w:rsidRPr="00403ECF" w14:paraId="7AB0E991" w14:textId="77777777" w:rsidTr="00B77F29">
        <w:trPr>
          <w:jc w:val="center"/>
        </w:trPr>
        <w:tc>
          <w:tcPr>
            <w:tcW w:w="1126" w:type="dxa"/>
            <w:vAlign w:val="center"/>
          </w:tcPr>
          <w:p w14:paraId="6374E1CB" w14:textId="77777777" w:rsidR="00B956F4" w:rsidRPr="00AA4729" w:rsidRDefault="00B956F4" w:rsidP="00B77F29">
            <w:pPr>
              <w:snapToGrid w:val="0"/>
              <w:spacing w:line="240" w:lineRule="auto"/>
              <w:jc w:val="center"/>
              <w:rPr>
                <w:sz w:val="20"/>
                <w:szCs w:val="20"/>
              </w:rPr>
            </w:pPr>
            <w:r w:rsidRPr="00AA4729">
              <w:rPr>
                <w:sz w:val="20"/>
                <w:szCs w:val="20"/>
              </w:rPr>
              <w:t>3×50×3</w:t>
            </w:r>
          </w:p>
        </w:tc>
        <w:tc>
          <w:tcPr>
            <w:tcW w:w="1246" w:type="dxa"/>
            <w:vAlign w:val="center"/>
          </w:tcPr>
          <w:p w14:paraId="16071FA9" w14:textId="77777777" w:rsidR="00B956F4" w:rsidRPr="00AA4729" w:rsidRDefault="00B956F4" w:rsidP="00B77F29">
            <w:pPr>
              <w:snapToGrid w:val="0"/>
              <w:spacing w:line="240" w:lineRule="auto"/>
              <w:jc w:val="center"/>
              <w:rPr>
                <w:sz w:val="20"/>
                <w:szCs w:val="20"/>
              </w:rPr>
            </w:pPr>
            <w:r w:rsidRPr="00AA4729">
              <w:rPr>
                <w:sz w:val="20"/>
                <w:szCs w:val="20"/>
              </w:rPr>
              <w:t>/</w:t>
            </w:r>
          </w:p>
        </w:tc>
        <w:tc>
          <w:tcPr>
            <w:tcW w:w="1191" w:type="dxa"/>
            <w:vAlign w:val="center"/>
          </w:tcPr>
          <w:p w14:paraId="2A5653FD"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4CE0D039" w14:textId="77777777" w:rsidR="00B956F4" w:rsidRPr="00AA4729" w:rsidRDefault="00B956F4" w:rsidP="00B77F29">
            <w:pPr>
              <w:snapToGrid w:val="0"/>
              <w:spacing w:line="240" w:lineRule="auto"/>
              <w:jc w:val="center"/>
              <w:rPr>
                <w:sz w:val="20"/>
                <w:szCs w:val="20"/>
              </w:rPr>
            </w:pPr>
            <w:r w:rsidRPr="00AA4729">
              <w:rPr>
                <w:sz w:val="20"/>
                <w:szCs w:val="20"/>
              </w:rPr>
              <w:t>/</w:t>
            </w:r>
          </w:p>
        </w:tc>
        <w:tc>
          <w:tcPr>
            <w:tcW w:w="1191" w:type="dxa"/>
            <w:vAlign w:val="center"/>
          </w:tcPr>
          <w:p w14:paraId="67A10733" w14:textId="77777777" w:rsidR="00B956F4" w:rsidRPr="00AA4729" w:rsidRDefault="00B956F4" w:rsidP="00B77F29">
            <w:pPr>
              <w:snapToGrid w:val="0"/>
              <w:spacing w:line="240" w:lineRule="auto"/>
              <w:jc w:val="center"/>
              <w:rPr>
                <w:b/>
                <w:bCs/>
                <w:sz w:val="20"/>
                <w:szCs w:val="20"/>
              </w:rPr>
            </w:pPr>
            <w:r w:rsidRPr="00AA4729">
              <w:rPr>
                <w:b/>
                <w:bCs/>
                <w:sz w:val="20"/>
                <w:szCs w:val="20"/>
              </w:rPr>
              <w:t>9759</w:t>
            </w:r>
          </w:p>
        </w:tc>
        <w:tc>
          <w:tcPr>
            <w:tcW w:w="1253" w:type="dxa"/>
            <w:vAlign w:val="center"/>
          </w:tcPr>
          <w:p w14:paraId="279E3055" w14:textId="77777777" w:rsidR="00B956F4" w:rsidRPr="00AA4729" w:rsidRDefault="00B956F4" w:rsidP="00B77F29">
            <w:pPr>
              <w:snapToGrid w:val="0"/>
              <w:spacing w:line="240" w:lineRule="auto"/>
              <w:jc w:val="center"/>
              <w:rPr>
                <w:b/>
                <w:bCs/>
                <w:sz w:val="20"/>
                <w:szCs w:val="20"/>
              </w:rPr>
            </w:pPr>
            <w:r w:rsidRPr="00AA4729">
              <w:rPr>
                <w:b/>
                <w:bCs/>
                <w:sz w:val="20"/>
                <w:szCs w:val="20"/>
              </w:rPr>
              <w:t>0.31</w:t>
            </w:r>
          </w:p>
        </w:tc>
      </w:tr>
      <w:tr w:rsidR="00B956F4" w:rsidRPr="00403ECF" w14:paraId="1FBDD9B1" w14:textId="77777777" w:rsidTr="00B77F29">
        <w:trPr>
          <w:jc w:val="center"/>
        </w:trPr>
        <w:tc>
          <w:tcPr>
            <w:tcW w:w="1126" w:type="dxa"/>
            <w:vAlign w:val="center"/>
          </w:tcPr>
          <w:p w14:paraId="6FFD64D2" w14:textId="77777777" w:rsidR="00B956F4" w:rsidRPr="00AA4729" w:rsidRDefault="00B956F4" w:rsidP="00B77F29">
            <w:pPr>
              <w:snapToGrid w:val="0"/>
              <w:spacing w:line="240" w:lineRule="auto"/>
              <w:jc w:val="center"/>
              <w:rPr>
                <w:sz w:val="20"/>
                <w:szCs w:val="20"/>
              </w:rPr>
            </w:pPr>
            <w:r w:rsidRPr="00AA4729">
              <w:rPr>
                <w:sz w:val="20"/>
                <w:szCs w:val="20"/>
              </w:rPr>
              <w:t>3×55×3</w:t>
            </w:r>
          </w:p>
        </w:tc>
        <w:tc>
          <w:tcPr>
            <w:tcW w:w="1246" w:type="dxa"/>
            <w:vAlign w:val="center"/>
          </w:tcPr>
          <w:p w14:paraId="6711C3F3" w14:textId="77777777" w:rsidR="00B956F4" w:rsidRPr="00AA4729" w:rsidRDefault="00B956F4" w:rsidP="00B77F29">
            <w:pPr>
              <w:snapToGrid w:val="0"/>
              <w:spacing w:line="240" w:lineRule="auto"/>
              <w:jc w:val="center"/>
              <w:rPr>
                <w:sz w:val="20"/>
                <w:szCs w:val="20"/>
              </w:rPr>
            </w:pPr>
            <w:r w:rsidRPr="00AA4729">
              <w:rPr>
                <w:sz w:val="20"/>
                <w:szCs w:val="20"/>
              </w:rPr>
              <w:t>/</w:t>
            </w:r>
          </w:p>
        </w:tc>
        <w:tc>
          <w:tcPr>
            <w:tcW w:w="1191" w:type="dxa"/>
            <w:vAlign w:val="center"/>
          </w:tcPr>
          <w:p w14:paraId="2F971E44" w14:textId="77777777" w:rsidR="00B956F4" w:rsidRPr="00AA4729" w:rsidRDefault="00B956F4" w:rsidP="00B77F29">
            <w:pPr>
              <w:snapToGrid w:val="0"/>
              <w:spacing w:line="240" w:lineRule="auto"/>
              <w:jc w:val="center"/>
              <w:rPr>
                <w:sz w:val="20"/>
                <w:szCs w:val="20"/>
              </w:rPr>
            </w:pPr>
            <w:r w:rsidRPr="00AA4729">
              <w:rPr>
                <w:sz w:val="20"/>
                <w:szCs w:val="20"/>
              </w:rPr>
              <w:t>3600</w:t>
            </w:r>
          </w:p>
        </w:tc>
        <w:tc>
          <w:tcPr>
            <w:tcW w:w="951" w:type="dxa"/>
            <w:vAlign w:val="center"/>
          </w:tcPr>
          <w:p w14:paraId="5370DA23" w14:textId="77777777" w:rsidR="00B956F4" w:rsidRPr="00AA4729" w:rsidRDefault="00B956F4" w:rsidP="00B77F29">
            <w:pPr>
              <w:snapToGrid w:val="0"/>
              <w:spacing w:line="240" w:lineRule="auto"/>
              <w:jc w:val="center"/>
              <w:rPr>
                <w:sz w:val="20"/>
                <w:szCs w:val="20"/>
              </w:rPr>
            </w:pPr>
            <w:r w:rsidRPr="00AA4729">
              <w:rPr>
                <w:sz w:val="20"/>
                <w:szCs w:val="20"/>
              </w:rPr>
              <w:t>/</w:t>
            </w:r>
          </w:p>
        </w:tc>
        <w:tc>
          <w:tcPr>
            <w:tcW w:w="1191" w:type="dxa"/>
            <w:vAlign w:val="center"/>
          </w:tcPr>
          <w:p w14:paraId="2B6D5CD7" w14:textId="77777777" w:rsidR="00B956F4" w:rsidRPr="00AA4729" w:rsidRDefault="00B956F4" w:rsidP="00B77F29">
            <w:pPr>
              <w:snapToGrid w:val="0"/>
              <w:spacing w:line="240" w:lineRule="auto"/>
              <w:jc w:val="center"/>
              <w:rPr>
                <w:b/>
                <w:bCs/>
                <w:sz w:val="20"/>
                <w:szCs w:val="20"/>
              </w:rPr>
            </w:pPr>
            <w:r w:rsidRPr="00AA4729">
              <w:rPr>
                <w:b/>
                <w:bCs/>
                <w:sz w:val="20"/>
                <w:szCs w:val="20"/>
              </w:rPr>
              <w:t>10400</w:t>
            </w:r>
          </w:p>
        </w:tc>
        <w:tc>
          <w:tcPr>
            <w:tcW w:w="1253" w:type="dxa"/>
            <w:vAlign w:val="center"/>
          </w:tcPr>
          <w:p w14:paraId="1D8F5BB4" w14:textId="77777777" w:rsidR="00B956F4" w:rsidRPr="00AA4729" w:rsidRDefault="00B956F4" w:rsidP="00B77F29">
            <w:pPr>
              <w:snapToGrid w:val="0"/>
              <w:spacing w:line="240" w:lineRule="auto"/>
              <w:jc w:val="center"/>
              <w:rPr>
                <w:b/>
                <w:bCs/>
                <w:sz w:val="20"/>
                <w:szCs w:val="20"/>
              </w:rPr>
            </w:pPr>
            <w:r w:rsidRPr="00AA4729">
              <w:rPr>
                <w:b/>
                <w:bCs/>
                <w:sz w:val="20"/>
                <w:szCs w:val="20"/>
              </w:rPr>
              <w:t>0.34</w:t>
            </w:r>
          </w:p>
        </w:tc>
      </w:tr>
      <w:tr w:rsidR="0063667E" w:rsidRPr="00403ECF" w14:paraId="6D3A9CE9" w14:textId="77777777" w:rsidTr="00B77F29">
        <w:trPr>
          <w:jc w:val="center"/>
        </w:trPr>
        <w:tc>
          <w:tcPr>
            <w:tcW w:w="1126" w:type="dxa"/>
            <w:vAlign w:val="center"/>
          </w:tcPr>
          <w:p w14:paraId="72F63481" w14:textId="340788D6" w:rsidR="0063667E" w:rsidRPr="00AA4729" w:rsidRDefault="0063667E" w:rsidP="00E6341A">
            <w:pPr>
              <w:snapToGrid w:val="0"/>
              <w:spacing w:line="240" w:lineRule="auto"/>
              <w:jc w:val="center"/>
              <w:rPr>
                <w:sz w:val="20"/>
                <w:szCs w:val="20"/>
              </w:rPr>
            </w:pPr>
            <w:r w:rsidRPr="00AA4729">
              <w:rPr>
                <w:sz w:val="20"/>
                <w:szCs w:val="20"/>
              </w:rPr>
              <w:t>3×</w:t>
            </w:r>
            <w:r>
              <w:rPr>
                <w:sz w:val="20"/>
                <w:szCs w:val="20"/>
              </w:rPr>
              <w:t>60</w:t>
            </w:r>
            <w:r w:rsidRPr="00AA4729">
              <w:rPr>
                <w:sz w:val="20"/>
                <w:szCs w:val="20"/>
              </w:rPr>
              <w:t>×3</w:t>
            </w:r>
          </w:p>
        </w:tc>
        <w:tc>
          <w:tcPr>
            <w:tcW w:w="1246" w:type="dxa"/>
            <w:vAlign w:val="center"/>
          </w:tcPr>
          <w:p w14:paraId="6A493FE2" w14:textId="2019541C" w:rsidR="0063667E" w:rsidRPr="00AA4729" w:rsidRDefault="0063667E" w:rsidP="00E6341A">
            <w:pPr>
              <w:snapToGrid w:val="0"/>
              <w:spacing w:line="240" w:lineRule="auto"/>
              <w:jc w:val="center"/>
              <w:rPr>
                <w:sz w:val="20"/>
                <w:szCs w:val="20"/>
              </w:rPr>
            </w:pPr>
            <w:r>
              <w:rPr>
                <w:rFonts w:hint="eastAsia"/>
                <w:sz w:val="20"/>
                <w:szCs w:val="20"/>
              </w:rPr>
              <w:t>/</w:t>
            </w:r>
          </w:p>
        </w:tc>
        <w:tc>
          <w:tcPr>
            <w:tcW w:w="1191" w:type="dxa"/>
            <w:vAlign w:val="center"/>
          </w:tcPr>
          <w:p w14:paraId="1724A73B" w14:textId="682F82E0" w:rsidR="0063667E" w:rsidRPr="00AA4729" w:rsidRDefault="0063667E" w:rsidP="00E6341A">
            <w:pPr>
              <w:snapToGrid w:val="0"/>
              <w:spacing w:line="240" w:lineRule="auto"/>
              <w:jc w:val="center"/>
              <w:rPr>
                <w:sz w:val="20"/>
                <w:szCs w:val="20"/>
              </w:rPr>
            </w:pPr>
            <w:r>
              <w:rPr>
                <w:rFonts w:hint="eastAsia"/>
                <w:sz w:val="20"/>
                <w:szCs w:val="20"/>
              </w:rPr>
              <w:t>3</w:t>
            </w:r>
            <w:r>
              <w:rPr>
                <w:sz w:val="20"/>
                <w:szCs w:val="20"/>
              </w:rPr>
              <w:t>600</w:t>
            </w:r>
          </w:p>
        </w:tc>
        <w:tc>
          <w:tcPr>
            <w:tcW w:w="951" w:type="dxa"/>
            <w:vAlign w:val="center"/>
          </w:tcPr>
          <w:p w14:paraId="74304C03" w14:textId="01BCBE18" w:rsidR="0063667E" w:rsidRPr="00AA4729" w:rsidRDefault="0063667E" w:rsidP="00E6341A">
            <w:pPr>
              <w:snapToGrid w:val="0"/>
              <w:spacing w:line="240" w:lineRule="auto"/>
              <w:jc w:val="center"/>
              <w:rPr>
                <w:sz w:val="20"/>
                <w:szCs w:val="20"/>
              </w:rPr>
            </w:pPr>
            <w:r>
              <w:rPr>
                <w:rFonts w:hint="eastAsia"/>
                <w:sz w:val="20"/>
                <w:szCs w:val="20"/>
              </w:rPr>
              <w:t>/</w:t>
            </w:r>
          </w:p>
        </w:tc>
        <w:tc>
          <w:tcPr>
            <w:tcW w:w="1191" w:type="dxa"/>
            <w:vAlign w:val="center"/>
          </w:tcPr>
          <w:p w14:paraId="7BE0F729" w14:textId="67C70E4B" w:rsidR="0063667E" w:rsidRPr="00E6341A" w:rsidRDefault="0063667E" w:rsidP="00E6341A">
            <w:pPr>
              <w:snapToGrid w:val="0"/>
              <w:spacing w:line="240" w:lineRule="auto"/>
              <w:jc w:val="center"/>
              <w:rPr>
                <w:b/>
                <w:bCs/>
                <w:sz w:val="20"/>
                <w:szCs w:val="20"/>
              </w:rPr>
            </w:pPr>
            <w:r w:rsidRPr="00E6341A">
              <w:rPr>
                <w:rFonts w:hint="eastAsia"/>
                <w:b/>
                <w:bCs/>
                <w:sz w:val="20"/>
                <w:szCs w:val="20"/>
              </w:rPr>
              <w:t>1</w:t>
            </w:r>
            <w:r w:rsidRPr="00E6341A">
              <w:rPr>
                <w:b/>
                <w:bCs/>
                <w:sz w:val="20"/>
                <w:szCs w:val="20"/>
              </w:rPr>
              <w:t>1325</w:t>
            </w:r>
          </w:p>
        </w:tc>
        <w:tc>
          <w:tcPr>
            <w:tcW w:w="1253" w:type="dxa"/>
            <w:vAlign w:val="center"/>
          </w:tcPr>
          <w:p w14:paraId="0076EBA4" w14:textId="692C9610" w:rsidR="0063667E" w:rsidRPr="00E6341A" w:rsidRDefault="0063667E" w:rsidP="00E6341A">
            <w:pPr>
              <w:snapToGrid w:val="0"/>
              <w:spacing w:line="240" w:lineRule="auto"/>
              <w:jc w:val="center"/>
              <w:rPr>
                <w:b/>
                <w:bCs/>
                <w:sz w:val="20"/>
                <w:szCs w:val="20"/>
              </w:rPr>
            </w:pPr>
            <w:r w:rsidRPr="00E6341A">
              <w:rPr>
                <w:rFonts w:hint="eastAsia"/>
                <w:b/>
                <w:bCs/>
                <w:sz w:val="20"/>
                <w:szCs w:val="20"/>
              </w:rPr>
              <w:t>0</w:t>
            </w:r>
            <w:r w:rsidRPr="00E6341A">
              <w:rPr>
                <w:b/>
                <w:bCs/>
                <w:sz w:val="20"/>
                <w:szCs w:val="20"/>
              </w:rPr>
              <w:t>.38</w:t>
            </w:r>
          </w:p>
        </w:tc>
      </w:tr>
    </w:tbl>
    <w:p w14:paraId="3669A837" w14:textId="77777777" w:rsidR="003B090B" w:rsidRPr="003B090B" w:rsidRDefault="003B090B" w:rsidP="003B090B">
      <w:pPr>
        <w:pStyle w:val="3"/>
        <w:spacing w:before="0" w:after="0" w:line="460" w:lineRule="exact"/>
        <w:rPr>
          <w:sz w:val="24"/>
          <w:szCs w:val="24"/>
        </w:rPr>
      </w:pPr>
      <w:r w:rsidRPr="003B090B">
        <w:rPr>
          <w:sz w:val="24"/>
          <w:szCs w:val="24"/>
        </w:rPr>
        <w:t xml:space="preserve">4.4.2 </w:t>
      </w:r>
      <w:r w:rsidRPr="003B090B">
        <w:rPr>
          <w:rFonts w:hint="eastAsia"/>
          <w:sz w:val="24"/>
          <w:szCs w:val="24"/>
        </w:rPr>
        <w:t>初始化策略评估</w:t>
      </w:r>
    </w:p>
    <w:p w14:paraId="0E6718B4" w14:textId="702E63BA" w:rsidR="003B090B" w:rsidRPr="003B090B" w:rsidRDefault="003B090B" w:rsidP="003B090B">
      <w:pPr>
        <w:spacing w:line="460" w:lineRule="exact"/>
        <w:ind w:firstLineChars="200" w:firstLine="480"/>
        <w:rPr>
          <w:sz w:val="24"/>
        </w:rPr>
      </w:pPr>
      <w:r w:rsidRPr="003B090B">
        <w:rPr>
          <w:sz w:val="24"/>
        </w:rPr>
        <w:t>为了验证所设计的</w:t>
      </w:r>
      <w:r w:rsidR="0087445B" w:rsidRPr="003B090B">
        <w:rPr>
          <w:sz w:val="24"/>
        </w:rPr>
        <w:t>eNEH_F</w:t>
      </w:r>
      <w:r w:rsidRPr="003B090B">
        <w:rPr>
          <w:sz w:val="24"/>
        </w:rPr>
        <w:t>初始化策略的有效性，本小节将其与</w:t>
      </w:r>
      <w:r w:rsidRPr="003B090B">
        <w:rPr>
          <w:sz w:val="24"/>
        </w:rPr>
        <w:t>Huang</w:t>
      </w:r>
      <w:r w:rsidRPr="003B090B">
        <w:rPr>
          <w:sz w:val="24"/>
        </w:rPr>
        <w:t>等人提出的</w:t>
      </w:r>
      <w:r w:rsidRPr="003B090B">
        <w:rPr>
          <w:sz w:val="24"/>
        </w:rPr>
        <w:t>NEH_F</w:t>
      </w:r>
      <w:r w:rsidRPr="003B090B">
        <w:rPr>
          <w:sz w:val="24"/>
        </w:rPr>
        <w:t>方法进行比较。表</w:t>
      </w:r>
      <w:r w:rsidRPr="003B090B">
        <w:rPr>
          <w:sz w:val="24"/>
        </w:rPr>
        <w:t>4-2</w:t>
      </w:r>
      <w:r w:rsidRPr="003B090B">
        <w:rPr>
          <w:sz w:val="24"/>
        </w:rPr>
        <w:t>给出了</w:t>
      </w:r>
      <w:r w:rsidRPr="003B090B">
        <w:rPr>
          <w:sz w:val="24"/>
        </w:rPr>
        <w:t>eNEH_F</w:t>
      </w:r>
      <w:r w:rsidRPr="003B090B">
        <w:rPr>
          <w:sz w:val="24"/>
        </w:rPr>
        <w:t>和</w:t>
      </w:r>
      <w:r w:rsidRPr="003B090B">
        <w:rPr>
          <w:sz w:val="24"/>
        </w:rPr>
        <w:t>NEH_F</w:t>
      </w:r>
      <w:r w:rsidRPr="003B090B">
        <w:rPr>
          <w:sz w:val="24"/>
        </w:rPr>
        <w:t>生成的按照工件</w:t>
      </w:r>
      <w:r w:rsidR="00E50DA7">
        <w:rPr>
          <w:rFonts w:hint="eastAsia"/>
          <w:sz w:val="24"/>
        </w:rPr>
        <w:t>规模</w:t>
      </w:r>
      <w:r w:rsidRPr="003B090B">
        <w:rPr>
          <w:sz w:val="24"/>
        </w:rPr>
        <w:t>分组的平均总能耗</w:t>
      </w:r>
      <w:r w:rsidR="0087445B">
        <w:rPr>
          <w:rFonts w:hint="eastAsia"/>
          <w:sz w:val="24"/>
        </w:rPr>
        <w:t>（</w:t>
      </w:r>
      <w:r w:rsidRPr="003B090B">
        <w:rPr>
          <w:sz w:val="24"/>
        </w:rPr>
        <w:t>Average TEC</w:t>
      </w:r>
      <w:r w:rsidRPr="003B090B">
        <w:rPr>
          <w:sz w:val="24"/>
        </w:rPr>
        <w:t>，</w:t>
      </w:r>
      <w:r w:rsidRPr="003B090B">
        <w:rPr>
          <w:sz w:val="24"/>
        </w:rPr>
        <w:t>ATEC</w:t>
      </w:r>
      <w:r w:rsidR="0087445B">
        <w:rPr>
          <w:rFonts w:hint="eastAsia"/>
          <w:sz w:val="24"/>
        </w:rPr>
        <w:t>）</w:t>
      </w:r>
      <w:r w:rsidRPr="003B090B">
        <w:rPr>
          <w:sz w:val="24"/>
        </w:rPr>
        <w:t>和平均</w:t>
      </w:r>
      <w:r w:rsidRPr="003B090B">
        <w:rPr>
          <w:sz w:val="24"/>
        </w:rPr>
        <w:t>PRI</w:t>
      </w:r>
      <w:r w:rsidRPr="003B090B">
        <w:rPr>
          <w:sz w:val="24"/>
        </w:rPr>
        <w:t>值（</w:t>
      </w:r>
      <w:r w:rsidRPr="003B090B">
        <w:rPr>
          <w:sz w:val="24"/>
        </w:rPr>
        <w:t>ARPI</w:t>
      </w:r>
      <w:r w:rsidRPr="003B090B">
        <w:rPr>
          <w:sz w:val="24"/>
        </w:rPr>
        <w:t>）</w:t>
      </w:r>
      <w:r w:rsidR="0087445B">
        <w:rPr>
          <w:rFonts w:hint="eastAsia"/>
          <w:sz w:val="24"/>
        </w:rPr>
        <w:t>，</w:t>
      </w:r>
      <w:r w:rsidRPr="003B090B">
        <w:rPr>
          <w:sz w:val="24"/>
        </w:rPr>
        <w:t>生成的</w:t>
      </w:r>
      <w:proofErr w:type="gramStart"/>
      <w:r w:rsidRPr="003B090B">
        <w:rPr>
          <w:sz w:val="24"/>
        </w:rPr>
        <w:t>最佳值</w:t>
      </w:r>
      <w:proofErr w:type="gramEnd"/>
      <w:r w:rsidRPr="003B090B">
        <w:rPr>
          <w:sz w:val="24"/>
        </w:rPr>
        <w:t>以粗体显示。</w:t>
      </w:r>
    </w:p>
    <w:p w14:paraId="67133DFF" w14:textId="3CCBF103" w:rsidR="0087445B" w:rsidRPr="003B090B" w:rsidRDefault="003B090B" w:rsidP="0087445B">
      <w:pPr>
        <w:spacing w:line="460" w:lineRule="exact"/>
        <w:ind w:firstLineChars="200" w:firstLine="480"/>
        <w:rPr>
          <w:sz w:val="24"/>
        </w:rPr>
      </w:pPr>
      <w:r w:rsidRPr="003B090B">
        <w:rPr>
          <w:sz w:val="24"/>
        </w:rPr>
        <w:t>在表</w:t>
      </w:r>
      <w:r w:rsidRPr="003B090B">
        <w:rPr>
          <w:sz w:val="24"/>
        </w:rPr>
        <w:t>4-2</w:t>
      </w:r>
      <w:r w:rsidRPr="003B090B">
        <w:rPr>
          <w:sz w:val="24"/>
        </w:rPr>
        <w:t>中，可以看到</w:t>
      </w:r>
      <w:r w:rsidRPr="003B090B">
        <w:rPr>
          <w:sz w:val="24"/>
        </w:rPr>
        <w:t>eNEH_F</w:t>
      </w:r>
      <w:r w:rsidRPr="003B090B">
        <w:rPr>
          <w:sz w:val="24"/>
        </w:rPr>
        <w:t>策略生成的</w:t>
      </w:r>
      <w:r w:rsidRPr="003B090B">
        <w:rPr>
          <w:sz w:val="24"/>
        </w:rPr>
        <w:t>ATEC</w:t>
      </w:r>
      <w:r w:rsidRPr="003B090B">
        <w:rPr>
          <w:sz w:val="24"/>
        </w:rPr>
        <w:t>明显优于</w:t>
      </w:r>
      <w:r w:rsidRPr="003B090B">
        <w:rPr>
          <w:sz w:val="24"/>
        </w:rPr>
        <w:t>NEH_F</w:t>
      </w:r>
      <w:r w:rsidRPr="003B090B">
        <w:rPr>
          <w:sz w:val="24"/>
        </w:rPr>
        <w:t>的</w:t>
      </w:r>
      <w:r w:rsidRPr="003B090B">
        <w:rPr>
          <w:sz w:val="24"/>
        </w:rPr>
        <w:t>ATEC</w:t>
      </w:r>
      <w:r w:rsidRPr="003B090B">
        <w:rPr>
          <w:sz w:val="24"/>
        </w:rPr>
        <w:t>。</w:t>
      </w:r>
      <w:r w:rsidR="00AD7518">
        <w:rPr>
          <w:rFonts w:hint="eastAsia"/>
          <w:sz w:val="24"/>
        </w:rPr>
        <w:t>同时</w:t>
      </w:r>
      <w:r w:rsidRPr="003B090B">
        <w:rPr>
          <w:sz w:val="24"/>
        </w:rPr>
        <w:t>eNEH_F</w:t>
      </w:r>
      <w:r w:rsidRPr="003B090B">
        <w:rPr>
          <w:sz w:val="24"/>
        </w:rPr>
        <w:t>在所有实例产生的</w:t>
      </w:r>
      <w:r w:rsidRPr="003B090B">
        <w:rPr>
          <w:sz w:val="24"/>
        </w:rPr>
        <w:t>ARPI</w:t>
      </w:r>
      <w:r w:rsidRPr="003B090B">
        <w:rPr>
          <w:sz w:val="24"/>
        </w:rPr>
        <w:t>值也均好于</w:t>
      </w:r>
      <w:r w:rsidRPr="003B090B">
        <w:rPr>
          <w:sz w:val="24"/>
        </w:rPr>
        <w:t>NEH_F</w:t>
      </w:r>
      <w:r w:rsidRPr="003B090B">
        <w:rPr>
          <w:sz w:val="24"/>
        </w:rPr>
        <w:t>的</w:t>
      </w:r>
      <w:r w:rsidRPr="003B090B">
        <w:rPr>
          <w:sz w:val="24"/>
        </w:rPr>
        <w:t>ARPI</w:t>
      </w:r>
      <w:r w:rsidRPr="003B090B">
        <w:rPr>
          <w:sz w:val="24"/>
        </w:rPr>
        <w:t>值。另外</w:t>
      </w:r>
      <w:r w:rsidR="00AD7518">
        <w:rPr>
          <w:rFonts w:hint="eastAsia"/>
          <w:sz w:val="24"/>
        </w:rPr>
        <w:t>，</w:t>
      </w:r>
      <w:r w:rsidRPr="003B090B">
        <w:rPr>
          <w:sz w:val="24"/>
        </w:rPr>
        <w:t>本小节绘制了置信区间图，如图</w:t>
      </w:r>
      <w:r w:rsidRPr="003B090B">
        <w:rPr>
          <w:sz w:val="24"/>
        </w:rPr>
        <w:t>4-4</w:t>
      </w:r>
      <w:r w:rsidRPr="003B090B">
        <w:rPr>
          <w:sz w:val="24"/>
        </w:rPr>
        <w:t>所示，直观地展现</w:t>
      </w:r>
      <w:r w:rsidRPr="003B090B">
        <w:rPr>
          <w:rFonts w:hint="eastAsia"/>
          <w:sz w:val="24"/>
        </w:rPr>
        <w:t>了</w:t>
      </w:r>
      <w:r w:rsidRPr="003B090B">
        <w:rPr>
          <w:sz w:val="24"/>
        </w:rPr>
        <w:t>eNEH_F</w:t>
      </w:r>
      <w:r w:rsidRPr="003B090B">
        <w:rPr>
          <w:sz w:val="24"/>
        </w:rPr>
        <w:t>的</w:t>
      </w:r>
      <w:r w:rsidRPr="003B090B">
        <w:rPr>
          <w:rFonts w:hint="eastAsia"/>
          <w:sz w:val="24"/>
        </w:rPr>
        <w:t>高</w:t>
      </w:r>
      <w:r w:rsidRPr="003B090B">
        <w:rPr>
          <w:sz w:val="24"/>
        </w:rPr>
        <w:t>性能。本章所提出的</w:t>
      </w:r>
      <w:r w:rsidRPr="003B090B">
        <w:rPr>
          <w:sz w:val="24"/>
        </w:rPr>
        <w:t>eNEH_F</w:t>
      </w:r>
      <w:r w:rsidRPr="003B090B">
        <w:rPr>
          <w:sz w:val="24"/>
        </w:rPr>
        <w:t>性能优越的原因可能是其在各个阶段都专注于探索累计加工时较长的工件的最佳位置，以减少阻塞时间，从而降低</w:t>
      </w:r>
      <w:r w:rsidR="00AD7518">
        <w:rPr>
          <w:rFonts w:hint="eastAsia"/>
          <w:sz w:val="24"/>
        </w:rPr>
        <w:t>总</w:t>
      </w:r>
      <w:r w:rsidRPr="003B090B">
        <w:rPr>
          <w:sz w:val="24"/>
        </w:rPr>
        <w:t>能耗。该策略在当前潜在解的基础上进一步扩大搜索空间，探索</w:t>
      </w:r>
      <w:r w:rsidR="00AD7518">
        <w:rPr>
          <w:rFonts w:hint="eastAsia"/>
          <w:sz w:val="24"/>
        </w:rPr>
        <w:t>到</w:t>
      </w:r>
      <w:r w:rsidRPr="003B090B">
        <w:rPr>
          <w:sz w:val="24"/>
        </w:rPr>
        <w:t>更多未知邻域，并以更小的扰动找到更有前景的解。</w:t>
      </w:r>
    </w:p>
    <w:p w14:paraId="32D74725" w14:textId="77777777" w:rsidR="003B090B" w:rsidRPr="00F057A5" w:rsidRDefault="003B090B" w:rsidP="003B090B">
      <w:pPr>
        <w:spacing w:line="460" w:lineRule="exact"/>
        <w:jc w:val="center"/>
        <w:rPr>
          <w:rFonts w:eastAsia="楷体"/>
          <w:szCs w:val="21"/>
        </w:rPr>
      </w:pPr>
      <w:r w:rsidRPr="00F057A5">
        <w:rPr>
          <w:rFonts w:eastAsia="楷体"/>
          <w:szCs w:val="21"/>
        </w:rPr>
        <w:lastRenderedPageBreak/>
        <w:t>表</w:t>
      </w:r>
      <w:r w:rsidRPr="00F057A5">
        <w:rPr>
          <w:rFonts w:eastAsia="楷体"/>
          <w:szCs w:val="21"/>
        </w:rPr>
        <w:t>4-2</w:t>
      </w:r>
      <w:r w:rsidRPr="00F057A5">
        <w:rPr>
          <w:rFonts w:eastAsia="楷体"/>
          <w:b/>
          <w:bCs/>
          <w:szCs w:val="21"/>
        </w:rPr>
        <w:t xml:space="preserve"> </w:t>
      </w:r>
      <w:r w:rsidRPr="00F057A5">
        <w:rPr>
          <w:rFonts w:eastAsia="楷体"/>
          <w:szCs w:val="21"/>
        </w:rPr>
        <w:t>eNEH_F</w:t>
      </w:r>
      <w:r w:rsidRPr="00F057A5">
        <w:rPr>
          <w:rFonts w:eastAsia="楷体"/>
          <w:szCs w:val="21"/>
        </w:rPr>
        <w:t>和</w:t>
      </w:r>
      <w:r w:rsidRPr="00F057A5">
        <w:rPr>
          <w:rFonts w:eastAsia="楷体"/>
          <w:szCs w:val="21"/>
        </w:rPr>
        <w:t>NEH_F</w:t>
      </w:r>
      <w:r w:rsidRPr="00F057A5">
        <w:rPr>
          <w:rFonts w:eastAsia="楷体"/>
          <w:szCs w:val="21"/>
        </w:rPr>
        <w:t>得到的实验数据（实例按照工件规模分组）</w:t>
      </w: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1101"/>
        <w:gridCol w:w="1103"/>
        <w:gridCol w:w="1101"/>
        <w:gridCol w:w="1103"/>
      </w:tblGrid>
      <w:tr w:rsidR="003B090B" w:rsidRPr="006354F3" w14:paraId="11267528" w14:textId="77777777" w:rsidTr="00B77F29">
        <w:trPr>
          <w:jc w:val="center"/>
        </w:trPr>
        <w:tc>
          <w:tcPr>
            <w:tcW w:w="1101" w:type="dxa"/>
            <w:vMerge w:val="restart"/>
            <w:tcBorders>
              <w:top w:val="single" w:sz="8" w:space="0" w:color="auto"/>
              <w:bottom w:val="nil"/>
            </w:tcBorders>
            <w:vAlign w:val="center"/>
          </w:tcPr>
          <w:p w14:paraId="07D12771" w14:textId="43804464" w:rsidR="003B090B" w:rsidRPr="00BF40C5" w:rsidRDefault="008C1545" w:rsidP="00B77F29">
            <w:pPr>
              <w:snapToGrid w:val="0"/>
              <w:spacing w:line="240" w:lineRule="auto"/>
              <w:jc w:val="center"/>
              <w:rPr>
                <w:sz w:val="20"/>
                <w:szCs w:val="20"/>
              </w:rPr>
            </w:pPr>
            <m:oMathPara>
              <m:oMath>
                <m:r>
                  <w:rPr>
                    <w:rFonts w:ascii="Cambria Math" w:hAnsi="Cambria Math"/>
                    <w:sz w:val="20"/>
                    <w:szCs w:val="20"/>
                  </w:rPr>
                  <m:t>J</m:t>
                </m:r>
              </m:oMath>
            </m:oMathPara>
          </w:p>
        </w:tc>
        <w:tc>
          <w:tcPr>
            <w:tcW w:w="2204" w:type="dxa"/>
            <w:gridSpan w:val="2"/>
            <w:tcBorders>
              <w:top w:val="single" w:sz="8" w:space="0" w:color="auto"/>
              <w:bottom w:val="single" w:sz="8" w:space="0" w:color="auto"/>
            </w:tcBorders>
            <w:vAlign w:val="center"/>
          </w:tcPr>
          <w:p w14:paraId="7DE2DB16" w14:textId="059BCD12" w:rsidR="003B090B" w:rsidRPr="00BF40C5" w:rsidRDefault="008C1545" w:rsidP="00B77F29">
            <w:pPr>
              <w:snapToGrid w:val="0"/>
              <w:spacing w:line="240" w:lineRule="auto"/>
              <w:jc w:val="center"/>
              <w:rPr>
                <w:sz w:val="20"/>
                <w:szCs w:val="20"/>
              </w:rPr>
            </w:pPr>
            <m:oMathPara>
              <m:oMath>
                <m:r>
                  <w:rPr>
                    <w:rFonts w:ascii="Cambria Math" w:hAnsi="Cambria Math"/>
                    <w:sz w:val="20"/>
                    <w:szCs w:val="20"/>
                  </w:rPr>
                  <m:t>eNEH_F</m:t>
                </m:r>
              </m:oMath>
            </m:oMathPara>
          </w:p>
        </w:tc>
        <w:tc>
          <w:tcPr>
            <w:tcW w:w="2204" w:type="dxa"/>
            <w:gridSpan w:val="2"/>
            <w:tcBorders>
              <w:top w:val="single" w:sz="8" w:space="0" w:color="auto"/>
              <w:bottom w:val="single" w:sz="8" w:space="0" w:color="auto"/>
            </w:tcBorders>
            <w:vAlign w:val="center"/>
          </w:tcPr>
          <w:p w14:paraId="02FBCE50" w14:textId="5363916F" w:rsidR="003B090B" w:rsidRPr="00BF40C5" w:rsidRDefault="008C1545" w:rsidP="00B77F29">
            <w:pPr>
              <w:snapToGrid w:val="0"/>
              <w:spacing w:line="240" w:lineRule="auto"/>
              <w:jc w:val="center"/>
              <w:rPr>
                <w:sz w:val="20"/>
                <w:szCs w:val="20"/>
              </w:rPr>
            </w:pPr>
            <m:oMathPara>
              <m:oMath>
                <m:r>
                  <w:rPr>
                    <w:rFonts w:ascii="Cambria Math" w:hAnsi="Cambria Math"/>
                    <w:sz w:val="20"/>
                    <w:szCs w:val="20"/>
                  </w:rPr>
                  <m:t>NEH_F</m:t>
                </m:r>
              </m:oMath>
            </m:oMathPara>
          </w:p>
        </w:tc>
      </w:tr>
      <w:tr w:rsidR="003B090B" w:rsidRPr="006354F3" w14:paraId="6BAC6E2B" w14:textId="77777777" w:rsidTr="00B77F29">
        <w:trPr>
          <w:jc w:val="center"/>
        </w:trPr>
        <w:tc>
          <w:tcPr>
            <w:tcW w:w="1101" w:type="dxa"/>
            <w:vMerge/>
            <w:tcBorders>
              <w:top w:val="nil"/>
              <w:bottom w:val="single" w:sz="8" w:space="0" w:color="auto"/>
            </w:tcBorders>
            <w:vAlign w:val="center"/>
          </w:tcPr>
          <w:p w14:paraId="0B694BD0" w14:textId="77777777" w:rsidR="003B090B" w:rsidRPr="00BF40C5" w:rsidRDefault="003B090B" w:rsidP="00B77F29">
            <w:pPr>
              <w:snapToGrid w:val="0"/>
              <w:spacing w:line="240" w:lineRule="auto"/>
              <w:jc w:val="center"/>
              <w:rPr>
                <w:sz w:val="20"/>
                <w:szCs w:val="20"/>
              </w:rPr>
            </w:pPr>
          </w:p>
        </w:tc>
        <w:tc>
          <w:tcPr>
            <w:tcW w:w="1101" w:type="dxa"/>
            <w:tcBorders>
              <w:top w:val="single" w:sz="8" w:space="0" w:color="auto"/>
              <w:bottom w:val="single" w:sz="8" w:space="0" w:color="auto"/>
            </w:tcBorders>
            <w:vAlign w:val="center"/>
          </w:tcPr>
          <w:p w14:paraId="618E3198" w14:textId="77777777" w:rsidR="003B090B" w:rsidRPr="00BF40C5" w:rsidRDefault="003B090B" w:rsidP="00B77F29">
            <w:pPr>
              <w:snapToGrid w:val="0"/>
              <w:spacing w:line="240" w:lineRule="auto"/>
              <w:jc w:val="center"/>
              <w:rPr>
                <w:sz w:val="20"/>
                <w:szCs w:val="20"/>
              </w:rPr>
            </w:pPr>
            <w:r w:rsidRPr="00BF40C5">
              <w:rPr>
                <w:sz w:val="20"/>
                <w:szCs w:val="20"/>
              </w:rPr>
              <w:t>A</w:t>
            </w:r>
            <w:r w:rsidRPr="00BF40C5">
              <w:rPr>
                <w:rFonts w:hint="eastAsia"/>
                <w:sz w:val="20"/>
                <w:szCs w:val="20"/>
              </w:rPr>
              <w:t>TEC</w:t>
            </w:r>
          </w:p>
        </w:tc>
        <w:tc>
          <w:tcPr>
            <w:tcW w:w="1103" w:type="dxa"/>
            <w:tcBorders>
              <w:top w:val="single" w:sz="8" w:space="0" w:color="auto"/>
              <w:bottom w:val="single" w:sz="8" w:space="0" w:color="auto"/>
            </w:tcBorders>
            <w:vAlign w:val="center"/>
          </w:tcPr>
          <w:p w14:paraId="2711758D" w14:textId="77777777" w:rsidR="003B090B" w:rsidRPr="00BF40C5" w:rsidRDefault="003B090B" w:rsidP="00B77F29">
            <w:pPr>
              <w:snapToGrid w:val="0"/>
              <w:spacing w:line="240" w:lineRule="auto"/>
              <w:jc w:val="center"/>
              <w:rPr>
                <w:sz w:val="20"/>
                <w:szCs w:val="20"/>
              </w:rPr>
            </w:pPr>
            <w:r w:rsidRPr="00BF40C5">
              <w:rPr>
                <w:sz w:val="20"/>
                <w:szCs w:val="20"/>
              </w:rPr>
              <w:t>ARPI</w:t>
            </w:r>
          </w:p>
        </w:tc>
        <w:tc>
          <w:tcPr>
            <w:tcW w:w="1101" w:type="dxa"/>
            <w:tcBorders>
              <w:top w:val="single" w:sz="8" w:space="0" w:color="auto"/>
              <w:bottom w:val="single" w:sz="8" w:space="0" w:color="auto"/>
            </w:tcBorders>
            <w:vAlign w:val="center"/>
          </w:tcPr>
          <w:p w14:paraId="63D77A30" w14:textId="77777777" w:rsidR="003B090B" w:rsidRPr="00BF40C5" w:rsidRDefault="003B090B" w:rsidP="00B77F29">
            <w:pPr>
              <w:snapToGrid w:val="0"/>
              <w:spacing w:line="240" w:lineRule="auto"/>
              <w:jc w:val="center"/>
              <w:rPr>
                <w:sz w:val="20"/>
                <w:szCs w:val="20"/>
              </w:rPr>
            </w:pPr>
            <w:r w:rsidRPr="00BF40C5">
              <w:rPr>
                <w:sz w:val="20"/>
                <w:szCs w:val="20"/>
              </w:rPr>
              <w:t>A</w:t>
            </w:r>
            <w:r w:rsidRPr="00BF40C5">
              <w:rPr>
                <w:rFonts w:hint="eastAsia"/>
                <w:sz w:val="20"/>
                <w:szCs w:val="20"/>
              </w:rPr>
              <w:t>TEC</w:t>
            </w:r>
          </w:p>
        </w:tc>
        <w:tc>
          <w:tcPr>
            <w:tcW w:w="1103" w:type="dxa"/>
            <w:tcBorders>
              <w:top w:val="single" w:sz="8" w:space="0" w:color="auto"/>
              <w:bottom w:val="single" w:sz="8" w:space="0" w:color="auto"/>
            </w:tcBorders>
            <w:vAlign w:val="center"/>
          </w:tcPr>
          <w:p w14:paraId="5C7766B7" w14:textId="77777777" w:rsidR="003B090B" w:rsidRPr="00BF40C5" w:rsidRDefault="003B090B" w:rsidP="00B77F29">
            <w:pPr>
              <w:snapToGrid w:val="0"/>
              <w:spacing w:line="240" w:lineRule="auto"/>
              <w:jc w:val="center"/>
              <w:rPr>
                <w:sz w:val="20"/>
                <w:szCs w:val="20"/>
              </w:rPr>
            </w:pPr>
            <w:r w:rsidRPr="00BF40C5">
              <w:rPr>
                <w:sz w:val="20"/>
                <w:szCs w:val="20"/>
              </w:rPr>
              <w:t>ARPI</w:t>
            </w:r>
          </w:p>
        </w:tc>
      </w:tr>
      <w:tr w:rsidR="003B090B" w:rsidRPr="006354F3" w14:paraId="405BB0E9" w14:textId="77777777" w:rsidTr="00B77F29">
        <w:trPr>
          <w:jc w:val="center"/>
        </w:trPr>
        <w:tc>
          <w:tcPr>
            <w:tcW w:w="1101" w:type="dxa"/>
            <w:tcBorders>
              <w:top w:val="single" w:sz="8" w:space="0" w:color="auto"/>
            </w:tcBorders>
            <w:vAlign w:val="center"/>
          </w:tcPr>
          <w:p w14:paraId="510B52D8" w14:textId="77777777" w:rsidR="003B090B" w:rsidRPr="00BF40C5" w:rsidRDefault="003B090B" w:rsidP="00B77F29">
            <w:pPr>
              <w:snapToGrid w:val="0"/>
              <w:spacing w:line="240" w:lineRule="auto"/>
              <w:jc w:val="center"/>
              <w:rPr>
                <w:sz w:val="20"/>
                <w:szCs w:val="20"/>
              </w:rPr>
            </w:pPr>
            <w:r w:rsidRPr="00BF40C5">
              <w:rPr>
                <w:sz w:val="20"/>
                <w:szCs w:val="20"/>
              </w:rPr>
              <w:t>50</w:t>
            </w:r>
          </w:p>
        </w:tc>
        <w:tc>
          <w:tcPr>
            <w:tcW w:w="1101" w:type="dxa"/>
            <w:tcBorders>
              <w:top w:val="single" w:sz="8" w:space="0" w:color="auto"/>
            </w:tcBorders>
            <w:vAlign w:val="center"/>
          </w:tcPr>
          <w:p w14:paraId="3A75FF9C"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58981.47</w:t>
            </w:r>
          </w:p>
        </w:tc>
        <w:tc>
          <w:tcPr>
            <w:tcW w:w="1103" w:type="dxa"/>
            <w:tcBorders>
              <w:top w:val="single" w:sz="8" w:space="0" w:color="auto"/>
            </w:tcBorders>
            <w:vAlign w:val="center"/>
          </w:tcPr>
          <w:p w14:paraId="5BDBE707"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0.06</w:t>
            </w:r>
          </w:p>
        </w:tc>
        <w:tc>
          <w:tcPr>
            <w:tcW w:w="1101" w:type="dxa"/>
            <w:tcBorders>
              <w:top w:val="single" w:sz="8" w:space="0" w:color="auto"/>
            </w:tcBorders>
            <w:vAlign w:val="center"/>
          </w:tcPr>
          <w:p w14:paraId="1E3ACBD7" w14:textId="77777777" w:rsidR="003B090B" w:rsidRPr="00BF40C5" w:rsidRDefault="003B090B" w:rsidP="00B77F29">
            <w:pPr>
              <w:widowControl/>
              <w:snapToGrid w:val="0"/>
              <w:spacing w:line="240" w:lineRule="auto"/>
              <w:jc w:val="center"/>
              <w:rPr>
                <w:sz w:val="20"/>
                <w:szCs w:val="20"/>
              </w:rPr>
            </w:pPr>
            <w:r w:rsidRPr="00BF40C5">
              <w:rPr>
                <w:sz w:val="20"/>
                <w:szCs w:val="20"/>
              </w:rPr>
              <w:t>59380.04</w:t>
            </w:r>
          </w:p>
        </w:tc>
        <w:tc>
          <w:tcPr>
            <w:tcW w:w="1103" w:type="dxa"/>
            <w:tcBorders>
              <w:top w:val="single" w:sz="8" w:space="0" w:color="auto"/>
            </w:tcBorders>
            <w:vAlign w:val="center"/>
          </w:tcPr>
          <w:p w14:paraId="50AAB7D8" w14:textId="77777777" w:rsidR="003B090B" w:rsidRPr="00BF40C5" w:rsidRDefault="003B090B" w:rsidP="00B77F29">
            <w:pPr>
              <w:widowControl/>
              <w:snapToGrid w:val="0"/>
              <w:spacing w:line="240" w:lineRule="auto"/>
              <w:jc w:val="center"/>
              <w:rPr>
                <w:sz w:val="20"/>
                <w:szCs w:val="20"/>
              </w:rPr>
            </w:pPr>
            <w:r w:rsidRPr="00BF40C5">
              <w:rPr>
                <w:sz w:val="20"/>
                <w:szCs w:val="20"/>
              </w:rPr>
              <w:t>0.78</w:t>
            </w:r>
          </w:p>
        </w:tc>
      </w:tr>
      <w:tr w:rsidR="003B090B" w:rsidRPr="006354F3" w14:paraId="2FEAB605" w14:textId="77777777" w:rsidTr="00B77F29">
        <w:trPr>
          <w:jc w:val="center"/>
        </w:trPr>
        <w:tc>
          <w:tcPr>
            <w:tcW w:w="1101" w:type="dxa"/>
            <w:vAlign w:val="center"/>
          </w:tcPr>
          <w:p w14:paraId="189EB383" w14:textId="77777777" w:rsidR="003B090B" w:rsidRPr="00BF40C5" w:rsidRDefault="003B090B" w:rsidP="00B77F29">
            <w:pPr>
              <w:snapToGrid w:val="0"/>
              <w:spacing w:line="240" w:lineRule="auto"/>
              <w:jc w:val="center"/>
              <w:rPr>
                <w:sz w:val="20"/>
                <w:szCs w:val="20"/>
              </w:rPr>
            </w:pPr>
            <w:r w:rsidRPr="00BF40C5">
              <w:rPr>
                <w:sz w:val="20"/>
                <w:szCs w:val="20"/>
              </w:rPr>
              <w:t>100</w:t>
            </w:r>
          </w:p>
        </w:tc>
        <w:tc>
          <w:tcPr>
            <w:tcW w:w="1101" w:type="dxa"/>
            <w:vAlign w:val="center"/>
          </w:tcPr>
          <w:p w14:paraId="1B596C67"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101155.7</w:t>
            </w:r>
          </w:p>
        </w:tc>
        <w:tc>
          <w:tcPr>
            <w:tcW w:w="1103" w:type="dxa"/>
            <w:vAlign w:val="center"/>
          </w:tcPr>
          <w:p w14:paraId="50A06DA7"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0.06</w:t>
            </w:r>
          </w:p>
        </w:tc>
        <w:tc>
          <w:tcPr>
            <w:tcW w:w="1101" w:type="dxa"/>
            <w:vAlign w:val="center"/>
          </w:tcPr>
          <w:p w14:paraId="359B8F63" w14:textId="77777777" w:rsidR="003B090B" w:rsidRPr="00BF40C5" w:rsidRDefault="003B090B" w:rsidP="00B77F29">
            <w:pPr>
              <w:widowControl/>
              <w:snapToGrid w:val="0"/>
              <w:spacing w:line="240" w:lineRule="auto"/>
              <w:jc w:val="center"/>
              <w:rPr>
                <w:sz w:val="20"/>
                <w:szCs w:val="20"/>
              </w:rPr>
            </w:pPr>
            <w:r w:rsidRPr="00BF40C5">
              <w:rPr>
                <w:sz w:val="20"/>
                <w:szCs w:val="20"/>
              </w:rPr>
              <w:t>102056.2</w:t>
            </w:r>
          </w:p>
        </w:tc>
        <w:tc>
          <w:tcPr>
            <w:tcW w:w="1103" w:type="dxa"/>
            <w:vAlign w:val="center"/>
          </w:tcPr>
          <w:p w14:paraId="2BD89C23" w14:textId="77777777" w:rsidR="003B090B" w:rsidRPr="00BF40C5" w:rsidRDefault="003B090B" w:rsidP="00B77F29">
            <w:pPr>
              <w:widowControl/>
              <w:snapToGrid w:val="0"/>
              <w:spacing w:line="240" w:lineRule="auto"/>
              <w:jc w:val="center"/>
              <w:rPr>
                <w:sz w:val="20"/>
                <w:szCs w:val="20"/>
              </w:rPr>
            </w:pPr>
            <w:r w:rsidRPr="00BF40C5">
              <w:rPr>
                <w:sz w:val="20"/>
                <w:szCs w:val="20"/>
              </w:rPr>
              <w:t>0.93</w:t>
            </w:r>
          </w:p>
        </w:tc>
      </w:tr>
      <w:tr w:rsidR="003B090B" w:rsidRPr="006354F3" w14:paraId="197FFC27" w14:textId="77777777" w:rsidTr="00B77F29">
        <w:trPr>
          <w:jc w:val="center"/>
        </w:trPr>
        <w:tc>
          <w:tcPr>
            <w:tcW w:w="1101" w:type="dxa"/>
            <w:vAlign w:val="center"/>
          </w:tcPr>
          <w:p w14:paraId="5A55A659" w14:textId="77777777" w:rsidR="003B090B" w:rsidRPr="00BF40C5" w:rsidRDefault="003B090B" w:rsidP="00B77F29">
            <w:pPr>
              <w:snapToGrid w:val="0"/>
              <w:spacing w:line="240" w:lineRule="auto"/>
              <w:jc w:val="center"/>
              <w:rPr>
                <w:sz w:val="20"/>
                <w:szCs w:val="20"/>
              </w:rPr>
            </w:pPr>
            <w:r w:rsidRPr="00BF40C5">
              <w:rPr>
                <w:sz w:val="20"/>
                <w:szCs w:val="20"/>
              </w:rPr>
              <w:t>150</w:t>
            </w:r>
          </w:p>
        </w:tc>
        <w:tc>
          <w:tcPr>
            <w:tcW w:w="1101" w:type="dxa"/>
            <w:vAlign w:val="center"/>
          </w:tcPr>
          <w:p w14:paraId="22DB7794"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151719.5</w:t>
            </w:r>
          </w:p>
        </w:tc>
        <w:tc>
          <w:tcPr>
            <w:tcW w:w="1103" w:type="dxa"/>
            <w:vAlign w:val="center"/>
          </w:tcPr>
          <w:p w14:paraId="58873B09" w14:textId="77777777" w:rsidR="003B090B" w:rsidRPr="00BF40C5" w:rsidRDefault="003B090B" w:rsidP="00B77F29">
            <w:pPr>
              <w:snapToGrid w:val="0"/>
              <w:spacing w:line="240" w:lineRule="auto"/>
              <w:jc w:val="center"/>
              <w:rPr>
                <w:b/>
                <w:bCs/>
                <w:sz w:val="20"/>
                <w:szCs w:val="20"/>
              </w:rPr>
            </w:pPr>
            <w:r w:rsidRPr="00BF40C5">
              <w:rPr>
                <w:b/>
                <w:bCs/>
                <w:sz w:val="20"/>
                <w:szCs w:val="20"/>
              </w:rPr>
              <w:t>0.03</w:t>
            </w:r>
          </w:p>
        </w:tc>
        <w:tc>
          <w:tcPr>
            <w:tcW w:w="1101" w:type="dxa"/>
            <w:vAlign w:val="center"/>
          </w:tcPr>
          <w:p w14:paraId="56F0B30B" w14:textId="77777777" w:rsidR="003B090B" w:rsidRPr="00BF40C5" w:rsidRDefault="003B090B" w:rsidP="00B77F29">
            <w:pPr>
              <w:widowControl/>
              <w:snapToGrid w:val="0"/>
              <w:spacing w:line="240" w:lineRule="auto"/>
              <w:jc w:val="center"/>
              <w:rPr>
                <w:sz w:val="20"/>
                <w:szCs w:val="20"/>
              </w:rPr>
            </w:pPr>
            <w:r w:rsidRPr="00BF40C5">
              <w:rPr>
                <w:sz w:val="20"/>
                <w:szCs w:val="20"/>
              </w:rPr>
              <w:t>152700.8</w:t>
            </w:r>
          </w:p>
        </w:tc>
        <w:tc>
          <w:tcPr>
            <w:tcW w:w="1103" w:type="dxa"/>
            <w:vAlign w:val="center"/>
          </w:tcPr>
          <w:p w14:paraId="6B11809D" w14:textId="77777777" w:rsidR="003B090B" w:rsidRPr="00BF40C5" w:rsidRDefault="003B090B" w:rsidP="00B77F29">
            <w:pPr>
              <w:snapToGrid w:val="0"/>
              <w:spacing w:line="240" w:lineRule="auto"/>
              <w:jc w:val="center"/>
              <w:rPr>
                <w:sz w:val="20"/>
                <w:szCs w:val="20"/>
              </w:rPr>
            </w:pPr>
            <w:r w:rsidRPr="00BF40C5">
              <w:rPr>
                <w:sz w:val="20"/>
                <w:szCs w:val="20"/>
              </w:rPr>
              <w:t>0.67</w:t>
            </w:r>
          </w:p>
        </w:tc>
      </w:tr>
      <w:tr w:rsidR="003B090B" w:rsidRPr="006354F3" w14:paraId="2E4D7940" w14:textId="77777777" w:rsidTr="00B77F29">
        <w:trPr>
          <w:jc w:val="center"/>
        </w:trPr>
        <w:tc>
          <w:tcPr>
            <w:tcW w:w="1101" w:type="dxa"/>
            <w:vAlign w:val="center"/>
          </w:tcPr>
          <w:p w14:paraId="5DF9140C" w14:textId="77777777" w:rsidR="003B090B" w:rsidRPr="00BF40C5" w:rsidRDefault="003B090B" w:rsidP="00B77F29">
            <w:pPr>
              <w:snapToGrid w:val="0"/>
              <w:spacing w:line="240" w:lineRule="auto"/>
              <w:jc w:val="center"/>
              <w:rPr>
                <w:sz w:val="20"/>
                <w:szCs w:val="20"/>
              </w:rPr>
            </w:pPr>
            <w:r w:rsidRPr="00BF40C5">
              <w:rPr>
                <w:sz w:val="20"/>
                <w:szCs w:val="20"/>
              </w:rPr>
              <w:t>200</w:t>
            </w:r>
          </w:p>
        </w:tc>
        <w:tc>
          <w:tcPr>
            <w:tcW w:w="1101" w:type="dxa"/>
            <w:vAlign w:val="center"/>
          </w:tcPr>
          <w:p w14:paraId="3782ECD2"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200564.7</w:t>
            </w:r>
          </w:p>
        </w:tc>
        <w:tc>
          <w:tcPr>
            <w:tcW w:w="1103" w:type="dxa"/>
            <w:vAlign w:val="center"/>
          </w:tcPr>
          <w:p w14:paraId="34C413AC" w14:textId="77777777" w:rsidR="003B090B" w:rsidRPr="00BF40C5" w:rsidRDefault="003B090B" w:rsidP="00B77F29">
            <w:pPr>
              <w:snapToGrid w:val="0"/>
              <w:spacing w:line="240" w:lineRule="auto"/>
              <w:jc w:val="center"/>
              <w:rPr>
                <w:b/>
                <w:bCs/>
                <w:sz w:val="20"/>
                <w:szCs w:val="20"/>
              </w:rPr>
            </w:pPr>
            <w:r w:rsidRPr="00BF40C5">
              <w:rPr>
                <w:b/>
                <w:bCs/>
                <w:sz w:val="20"/>
                <w:szCs w:val="20"/>
              </w:rPr>
              <w:t>0</w:t>
            </w:r>
          </w:p>
        </w:tc>
        <w:tc>
          <w:tcPr>
            <w:tcW w:w="1101" w:type="dxa"/>
            <w:vAlign w:val="center"/>
          </w:tcPr>
          <w:p w14:paraId="61339017" w14:textId="77777777" w:rsidR="003B090B" w:rsidRPr="00BF40C5" w:rsidRDefault="003B090B" w:rsidP="00B77F29">
            <w:pPr>
              <w:widowControl/>
              <w:snapToGrid w:val="0"/>
              <w:spacing w:line="240" w:lineRule="auto"/>
              <w:jc w:val="center"/>
              <w:rPr>
                <w:sz w:val="20"/>
                <w:szCs w:val="20"/>
              </w:rPr>
            </w:pPr>
            <w:r w:rsidRPr="00BF40C5">
              <w:rPr>
                <w:sz w:val="20"/>
                <w:szCs w:val="20"/>
              </w:rPr>
              <w:t>201900</w:t>
            </w:r>
          </w:p>
        </w:tc>
        <w:tc>
          <w:tcPr>
            <w:tcW w:w="1103" w:type="dxa"/>
            <w:vAlign w:val="center"/>
          </w:tcPr>
          <w:p w14:paraId="122B9DB2" w14:textId="77777777" w:rsidR="003B090B" w:rsidRPr="00BF40C5" w:rsidRDefault="003B090B" w:rsidP="00B77F29">
            <w:pPr>
              <w:snapToGrid w:val="0"/>
              <w:spacing w:line="240" w:lineRule="auto"/>
              <w:jc w:val="center"/>
              <w:rPr>
                <w:sz w:val="20"/>
                <w:szCs w:val="20"/>
              </w:rPr>
            </w:pPr>
            <w:r w:rsidRPr="00BF40C5">
              <w:rPr>
                <w:sz w:val="20"/>
                <w:szCs w:val="20"/>
              </w:rPr>
              <w:t>0.57</w:t>
            </w:r>
          </w:p>
        </w:tc>
      </w:tr>
      <w:tr w:rsidR="003B090B" w:rsidRPr="006354F3" w14:paraId="44F0EDF8" w14:textId="77777777" w:rsidTr="00B77F29">
        <w:trPr>
          <w:jc w:val="center"/>
        </w:trPr>
        <w:tc>
          <w:tcPr>
            <w:tcW w:w="1101" w:type="dxa"/>
            <w:vAlign w:val="center"/>
          </w:tcPr>
          <w:p w14:paraId="6D315FF1" w14:textId="77777777" w:rsidR="003B090B" w:rsidRPr="00BF40C5" w:rsidRDefault="003B090B" w:rsidP="00B77F29">
            <w:pPr>
              <w:snapToGrid w:val="0"/>
              <w:spacing w:line="240" w:lineRule="auto"/>
              <w:jc w:val="center"/>
              <w:rPr>
                <w:sz w:val="20"/>
                <w:szCs w:val="20"/>
              </w:rPr>
            </w:pPr>
            <w:r w:rsidRPr="00BF40C5">
              <w:rPr>
                <w:sz w:val="20"/>
                <w:szCs w:val="20"/>
              </w:rPr>
              <w:t>250</w:t>
            </w:r>
          </w:p>
        </w:tc>
        <w:tc>
          <w:tcPr>
            <w:tcW w:w="1101" w:type="dxa"/>
            <w:vAlign w:val="center"/>
          </w:tcPr>
          <w:p w14:paraId="1A3A9CA2"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243547.1</w:t>
            </w:r>
          </w:p>
        </w:tc>
        <w:tc>
          <w:tcPr>
            <w:tcW w:w="1103" w:type="dxa"/>
            <w:vAlign w:val="center"/>
          </w:tcPr>
          <w:p w14:paraId="5597C4E6"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0.11</w:t>
            </w:r>
          </w:p>
        </w:tc>
        <w:tc>
          <w:tcPr>
            <w:tcW w:w="1101" w:type="dxa"/>
            <w:vAlign w:val="center"/>
          </w:tcPr>
          <w:p w14:paraId="3A69816C" w14:textId="77777777" w:rsidR="003B090B" w:rsidRPr="00BF40C5" w:rsidRDefault="003B090B" w:rsidP="00B77F29">
            <w:pPr>
              <w:widowControl/>
              <w:snapToGrid w:val="0"/>
              <w:spacing w:line="240" w:lineRule="auto"/>
              <w:jc w:val="center"/>
              <w:rPr>
                <w:sz w:val="20"/>
                <w:szCs w:val="20"/>
              </w:rPr>
            </w:pPr>
            <w:r w:rsidRPr="00BF40C5">
              <w:rPr>
                <w:sz w:val="20"/>
                <w:szCs w:val="20"/>
              </w:rPr>
              <w:t>244207.6</w:t>
            </w:r>
          </w:p>
        </w:tc>
        <w:tc>
          <w:tcPr>
            <w:tcW w:w="1103" w:type="dxa"/>
            <w:vAlign w:val="center"/>
          </w:tcPr>
          <w:p w14:paraId="7C96EC37" w14:textId="77777777" w:rsidR="003B090B" w:rsidRPr="00BF40C5" w:rsidRDefault="003B090B" w:rsidP="00B77F29">
            <w:pPr>
              <w:widowControl/>
              <w:snapToGrid w:val="0"/>
              <w:spacing w:line="240" w:lineRule="auto"/>
              <w:jc w:val="center"/>
              <w:rPr>
                <w:sz w:val="20"/>
                <w:szCs w:val="20"/>
              </w:rPr>
            </w:pPr>
            <w:r w:rsidRPr="00BF40C5">
              <w:rPr>
                <w:sz w:val="20"/>
                <w:szCs w:val="20"/>
              </w:rPr>
              <w:t>0.41</w:t>
            </w:r>
          </w:p>
        </w:tc>
      </w:tr>
      <w:tr w:rsidR="003B090B" w:rsidRPr="006354F3" w14:paraId="42D64DA9" w14:textId="77777777" w:rsidTr="00B77F29">
        <w:trPr>
          <w:jc w:val="center"/>
        </w:trPr>
        <w:tc>
          <w:tcPr>
            <w:tcW w:w="1101" w:type="dxa"/>
            <w:vAlign w:val="center"/>
          </w:tcPr>
          <w:p w14:paraId="69E623D3" w14:textId="77777777" w:rsidR="003B090B" w:rsidRPr="00BF40C5" w:rsidRDefault="003B090B" w:rsidP="00B77F29">
            <w:pPr>
              <w:snapToGrid w:val="0"/>
              <w:spacing w:line="240" w:lineRule="auto"/>
              <w:jc w:val="center"/>
              <w:rPr>
                <w:sz w:val="20"/>
                <w:szCs w:val="20"/>
              </w:rPr>
            </w:pPr>
            <w:r w:rsidRPr="00BF40C5">
              <w:rPr>
                <w:sz w:val="20"/>
                <w:szCs w:val="20"/>
              </w:rPr>
              <w:t>300</w:t>
            </w:r>
          </w:p>
        </w:tc>
        <w:tc>
          <w:tcPr>
            <w:tcW w:w="1101" w:type="dxa"/>
            <w:vAlign w:val="center"/>
          </w:tcPr>
          <w:p w14:paraId="3CF94299"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296425.3</w:t>
            </w:r>
          </w:p>
        </w:tc>
        <w:tc>
          <w:tcPr>
            <w:tcW w:w="1103" w:type="dxa"/>
            <w:vAlign w:val="center"/>
          </w:tcPr>
          <w:p w14:paraId="417CC578" w14:textId="77777777" w:rsidR="003B090B" w:rsidRPr="00BF40C5" w:rsidRDefault="003B090B" w:rsidP="00B77F29">
            <w:pPr>
              <w:widowControl/>
              <w:snapToGrid w:val="0"/>
              <w:spacing w:line="240" w:lineRule="auto"/>
              <w:jc w:val="center"/>
              <w:rPr>
                <w:b/>
                <w:bCs/>
                <w:sz w:val="20"/>
                <w:szCs w:val="20"/>
              </w:rPr>
            </w:pPr>
            <w:r w:rsidRPr="00BF40C5">
              <w:rPr>
                <w:b/>
                <w:bCs/>
                <w:sz w:val="20"/>
                <w:szCs w:val="20"/>
              </w:rPr>
              <w:t>0.02</w:t>
            </w:r>
          </w:p>
        </w:tc>
        <w:tc>
          <w:tcPr>
            <w:tcW w:w="1101" w:type="dxa"/>
            <w:vAlign w:val="center"/>
          </w:tcPr>
          <w:p w14:paraId="6AB056EC" w14:textId="77777777" w:rsidR="003B090B" w:rsidRPr="00BF40C5" w:rsidRDefault="003B090B" w:rsidP="00B77F29">
            <w:pPr>
              <w:widowControl/>
              <w:snapToGrid w:val="0"/>
              <w:spacing w:line="240" w:lineRule="auto"/>
              <w:jc w:val="center"/>
              <w:rPr>
                <w:sz w:val="20"/>
                <w:szCs w:val="20"/>
              </w:rPr>
            </w:pPr>
            <w:r w:rsidRPr="00BF40C5">
              <w:rPr>
                <w:sz w:val="20"/>
                <w:szCs w:val="20"/>
              </w:rPr>
              <w:t>298326.9</w:t>
            </w:r>
          </w:p>
        </w:tc>
        <w:tc>
          <w:tcPr>
            <w:tcW w:w="1103" w:type="dxa"/>
            <w:vAlign w:val="center"/>
          </w:tcPr>
          <w:p w14:paraId="0A037CC5" w14:textId="77777777" w:rsidR="003B090B" w:rsidRPr="00BF40C5" w:rsidRDefault="003B090B" w:rsidP="00B77F29">
            <w:pPr>
              <w:snapToGrid w:val="0"/>
              <w:spacing w:line="240" w:lineRule="auto"/>
              <w:jc w:val="center"/>
              <w:rPr>
                <w:sz w:val="20"/>
                <w:szCs w:val="20"/>
              </w:rPr>
            </w:pPr>
            <w:r w:rsidRPr="00BF40C5">
              <w:rPr>
                <w:sz w:val="20"/>
                <w:szCs w:val="20"/>
              </w:rPr>
              <w:t>0.54</w:t>
            </w:r>
          </w:p>
        </w:tc>
      </w:tr>
      <w:tr w:rsidR="003B090B" w:rsidRPr="006354F3" w14:paraId="37E7C7D3" w14:textId="77777777" w:rsidTr="00B77F29">
        <w:trPr>
          <w:jc w:val="center"/>
        </w:trPr>
        <w:tc>
          <w:tcPr>
            <w:tcW w:w="1101" w:type="dxa"/>
            <w:vAlign w:val="center"/>
          </w:tcPr>
          <w:p w14:paraId="326E19CC" w14:textId="77777777" w:rsidR="003B090B" w:rsidRPr="00BF40C5" w:rsidRDefault="003B090B" w:rsidP="00B77F29">
            <w:pPr>
              <w:snapToGrid w:val="0"/>
              <w:spacing w:line="240" w:lineRule="auto"/>
              <w:jc w:val="center"/>
              <w:rPr>
                <w:sz w:val="20"/>
                <w:szCs w:val="20"/>
              </w:rPr>
            </w:pPr>
            <w:r w:rsidRPr="00BF40C5">
              <w:rPr>
                <w:sz w:val="20"/>
                <w:szCs w:val="20"/>
              </w:rPr>
              <w:t>mean</w:t>
            </w:r>
          </w:p>
        </w:tc>
        <w:tc>
          <w:tcPr>
            <w:tcW w:w="1101" w:type="dxa"/>
            <w:vAlign w:val="center"/>
          </w:tcPr>
          <w:p w14:paraId="44E072F0" w14:textId="77777777" w:rsidR="003B090B" w:rsidRPr="00BF40C5" w:rsidRDefault="003B090B" w:rsidP="00B77F29">
            <w:pPr>
              <w:snapToGrid w:val="0"/>
              <w:spacing w:line="240" w:lineRule="auto"/>
              <w:jc w:val="center"/>
              <w:rPr>
                <w:b/>
                <w:bCs/>
                <w:sz w:val="20"/>
                <w:szCs w:val="20"/>
              </w:rPr>
            </w:pPr>
            <w:r w:rsidRPr="00BF40C5">
              <w:rPr>
                <w:b/>
                <w:bCs/>
                <w:sz w:val="20"/>
                <w:szCs w:val="20"/>
              </w:rPr>
              <w:t>175399</w:t>
            </w:r>
          </w:p>
        </w:tc>
        <w:tc>
          <w:tcPr>
            <w:tcW w:w="1103" w:type="dxa"/>
            <w:vAlign w:val="center"/>
          </w:tcPr>
          <w:p w14:paraId="71A63421" w14:textId="77777777" w:rsidR="003B090B" w:rsidRPr="00BF40C5" w:rsidRDefault="003B090B" w:rsidP="00B77F29">
            <w:pPr>
              <w:snapToGrid w:val="0"/>
              <w:spacing w:line="240" w:lineRule="auto"/>
              <w:jc w:val="center"/>
              <w:rPr>
                <w:b/>
                <w:bCs/>
                <w:sz w:val="20"/>
                <w:szCs w:val="20"/>
              </w:rPr>
            </w:pPr>
            <w:r w:rsidRPr="00BF40C5">
              <w:rPr>
                <w:b/>
                <w:bCs/>
                <w:sz w:val="20"/>
                <w:szCs w:val="20"/>
              </w:rPr>
              <w:t>0.05</w:t>
            </w:r>
          </w:p>
        </w:tc>
        <w:tc>
          <w:tcPr>
            <w:tcW w:w="1101" w:type="dxa"/>
            <w:vAlign w:val="center"/>
          </w:tcPr>
          <w:p w14:paraId="102AD91E" w14:textId="77777777" w:rsidR="003B090B" w:rsidRPr="00BF40C5" w:rsidRDefault="003B090B" w:rsidP="00B77F29">
            <w:pPr>
              <w:snapToGrid w:val="0"/>
              <w:spacing w:line="240" w:lineRule="auto"/>
              <w:jc w:val="center"/>
              <w:rPr>
                <w:sz w:val="20"/>
                <w:szCs w:val="20"/>
              </w:rPr>
            </w:pPr>
            <w:r w:rsidRPr="00BF40C5">
              <w:rPr>
                <w:sz w:val="20"/>
                <w:szCs w:val="20"/>
              </w:rPr>
              <w:t>176428.6</w:t>
            </w:r>
          </w:p>
        </w:tc>
        <w:tc>
          <w:tcPr>
            <w:tcW w:w="1103" w:type="dxa"/>
            <w:vAlign w:val="center"/>
          </w:tcPr>
          <w:p w14:paraId="56D80294" w14:textId="77777777" w:rsidR="003B090B" w:rsidRPr="00BF40C5" w:rsidRDefault="003B090B" w:rsidP="00B77F29">
            <w:pPr>
              <w:snapToGrid w:val="0"/>
              <w:spacing w:line="240" w:lineRule="auto"/>
              <w:jc w:val="center"/>
              <w:rPr>
                <w:sz w:val="20"/>
                <w:szCs w:val="20"/>
              </w:rPr>
            </w:pPr>
            <w:r w:rsidRPr="00BF40C5">
              <w:rPr>
                <w:sz w:val="20"/>
                <w:szCs w:val="20"/>
              </w:rPr>
              <w:t>0.65</w:t>
            </w:r>
          </w:p>
        </w:tc>
      </w:tr>
    </w:tbl>
    <w:p w14:paraId="0F345380" w14:textId="77777777" w:rsidR="003B090B" w:rsidRPr="0045341F" w:rsidRDefault="003B090B" w:rsidP="003B090B">
      <w:pPr>
        <w:spacing w:line="288" w:lineRule="auto"/>
        <w:ind w:firstLineChars="200" w:firstLine="321"/>
        <w:jc w:val="center"/>
        <w:rPr>
          <w:sz w:val="16"/>
          <w:szCs w:val="16"/>
        </w:rPr>
      </w:pPr>
      <w:r w:rsidRPr="0045341F">
        <w:rPr>
          <w:b/>
          <w:bCs/>
          <w:noProof/>
          <w:sz w:val="16"/>
          <w:szCs w:val="16"/>
        </w:rPr>
        <w:drawing>
          <wp:inline distT="0" distB="0" distL="0" distR="0" wp14:anchorId="3C99B6BC" wp14:editId="70042D33">
            <wp:extent cx="3547817" cy="1453534"/>
            <wp:effectExtent l="0" t="0" r="0" b="0"/>
            <wp:docPr id="1903885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8281" t="17543" r="9817" b="13247"/>
                    <a:stretch/>
                  </pic:blipFill>
                  <pic:spPr bwMode="auto">
                    <a:xfrm>
                      <a:off x="0" y="0"/>
                      <a:ext cx="3571530" cy="1463249"/>
                    </a:xfrm>
                    <a:prstGeom prst="rect">
                      <a:avLst/>
                    </a:prstGeom>
                    <a:noFill/>
                    <a:ln>
                      <a:noFill/>
                    </a:ln>
                    <a:extLst>
                      <a:ext uri="{53640926-AAD7-44D8-BBD7-CCE9431645EC}">
                        <a14:shadowObscured xmlns:a14="http://schemas.microsoft.com/office/drawing/2010/main"/>
                      </a:ext>
                    </a:extLst>
                  </pic:spPr>
                </pic:pic>
              </a:graphicData>
            </a:graphic>
          </wp:inline>
        </w:drawing>
      </w:r>
    </w:p>
    <w:p w14:paraId="65741C75" w14:textId="77777777" w:rsidR="003B090B" w:rsidRPr="00BF40C5" w:rsidRDefault="003B090B" w:rsidP="00BF40C5">
      <w:pPr>
        <w:spacing w:line="460" w:lineRule="exact"/>
        <w:jc w:val="center"/>
        <w:rPr>
          <w:rFonts w:eastAsia="楷体"/>
          <w:szCs w:val="21"/>
        </w:rPr>
      </w:pPr>
      <w:r w:rsidRPr="00BF40C5">
        <w:rPr>
          <w:rFonts w:eastAsia="楷体"/>
          <w:szCs w:val="21"/>
        </w:rPr>
        <w:t>图</w:t>
      </w:r>
      <w:r w:rsidRPr="00BF40C5">
        <w:rPr>
          <w:rFonts w:eastAsia="楷体"/>
          <w:szCs w:val="21"/>
        </w:rPr>
        <w:t xml:space="preserve">4-4 </w:t>
      </w:r>
      <w:r w:rsidRPr="00BF40C5">
        <w:rPr>
          <w:rFonts w:eastAsia="楷体"/>
          <w:szCs w:val="21"/>
        </w:rPr>
        <w:t>不同初始化策略的置信区间图</w:t>
      </w:r>
    </w:p>
    <w:p w14:paraId="5697D2D6" w14:textId="77777777" w:rsidR="00C0603F" w:rsidRPr="00C0603F" w:rsidRDefault="00C0603F" w:rsidP="00C0603F">
      <w:pPr>
        <w:pStyle w:val="3"/>
        <w:spacing w:before="0" w:after="0" w:line="460" w:lineRule="exact"/>
        <w:rPr>
          <w:sz w:val="24"/>
          <w:szCs w:val="24"/>
        </w:rPr>
      </w:pPr>
      <w:r w:rsidRPr="00C0603F">
        <w:rPr>
          <w:sz w:val="24"/>
          <w:szCs w:val="24"/>
        </w:rPr>
        <w:t xml:space="preserve">4.4.3 </w:t>
      </w:r>
      <w:r w:rsidRPr="00C0603F">
        <w:rPr>
          <w:rFonts w:hint="eastAsia"/>
          <w:sz w:val="24"/>
          <w:szCs w:val="24"/>
        </w:rPr>
        <w:t>双重破坏重构策略评估</w:t>
      </w:r>
    </w:p>
    <w:p w14:paraId="1980514F" w14:textId="722D3123" w:rsidR="00C0603F" w:rsidRPr="00C0603F" w:rsidRDefault="00C0603F" w:rsidP="00C0603F">
      <w:pPr>
        <w:spacing w:line="460" w:lineRule="exact"/>
        <w:ind w:firstLineChars="200" w:firstLine="480"/>
        <w:rPr>
          <w:sz w:val="24"/>
        </w:rPr>
      </w:pPr>
      <w:r w:rsidRPr="00C0603F">
        <w:rPr>
          <w:sz w:val="24"/>
        </w:rPr>
        <w:t>本小节设计了三组对照试验来验证</w:t>
      </w:r>
      <w:r w:rsidRPr="00C0603F">
        <w:rPr>
          <w:sz w:val="24"/>
        </w:rPr>
        <w:t>dl_DR</w:t>
      </w:r>
      <w:r w:rsidRPr="00C0603F">
        <w:rPr>
          <w:sz w:val="24"/>
        </w:rPr>
        <w:t>的有效性，其中使用单个关键工厂的</w:t>
      </w:r>
      <w:r w:rsidRPr="00C0603F">
        <w:rPr>
          <w:sz w:val="24"/>
        </w:rPr>
        <w:t>DR</w:t>
      </w:r>
      <w:r w:rsidRPr="00C0603F">
        <w:rPr>
          <w:sz w:val="24"/>
        </w:rPr>
        <w:t>策略记为</w:t>
      </w:r>
      <w:r w:rsidRPr="00C0603F">
        <w:rPr>
          <w:sz w:val="24"/>
        </w:rPr>
        <w:t>sl_DR1,</w:t>
      </w:r>
      <w:r w:rsidRPr="00C0603F">
        <w:rPr>
          <w:sz w:val="24"/>
        </w:rPr>
        <w:t>使用单个随机工厂的</w:t>
      </w:r>
      <w:r w:rsidRPr="00C0603F">
        <w:rPr>
          <w:sz w:val="24"/>
        </w:rPr>
        <w:t>DR</w:t>
      </w:r>
      <w:r w:rsidRPr="00C0603F">
        <w:rPr>
          <w:sz w:val="24"/>
        </w:rPr>
        <w:t>策略记为</w:t>
      </w:r>
      <w:r w:rsidRPr="00C0603F">
        <w:rPr>
          <w:sz w:val="24"/>
        </w:rPr>
        <w:t>sl_DR2</w:t>
      </w:r>
      <w:r w:rsidRPr="00C0603F">
        <w:rPr>
          <w:sz w:val="24"/>
        </w:rPr>
        <w:t>。表</w:t>
      </w:r>
      <w:r w:rsidRPr="00C0603F">
        <w:rPr>
          <w:sz w:val="24"/>
        </w:rPr>
        <w:t>4-3</w:t>
      </w:r>
      <w:r w:rsidRPr="00C0603F">
        <w:rPr>
          <w:sz w:val="24"/>
        </w:rPr>
        <w:t>列出了</w:t>
      </w:r>
      <w:r w:rsidRPr="00C0603F">
        <w:rPr>
          <w:sz w:val="24"/>
        </w:rPr>
        <w:t>dl_DR</w:t>
      </w:r>
      <w:r w:rsidRPr="00C0603F">
        <w:rPr>
          <w:sz w:val="24"/>
        </w:rPr>
        <w:t>、</w:t>
      </w:r>
      <w:r w:rsidRPr="00C0603F">
        <w:rPr>
          <w:sz w:val="24"/>
        </w:rPr>
        <w:t>sl_DR1</w:t>
      </w:r>
      <w:r w:rsidRPr="00C0603F">
        <w:rPr>
          <w:sz w:val="24"/>
        </w:rPr>
        <w:t>和</w:t>
      </w:r>
      <w:r w:rsidRPr="00C0603F">
        <w:rPr>
          <w:sz w:val="24"/>
        </w:rPr>
        <w:t>sl_DR2</w:t>
      </w:r>
      <w:r w:rsidRPr="00C0603F">
        <w:rPr>
          <w:sz w:val="24"/>
        </w:rPr>
        <w:t>生成的实验结果，</w:t>
      </w:r>
      <w:proofErr w:type="gramStart"/>
      <w:r w:rsidRPr="00C0603F">
        <w:rPr>
          <w:sz w:val="24"/>
        </w:rPr>
        <w:t>最佳值</w:t>
      </w:r>
      <w:proofErr w:type="gramEnd"/>
      <w:r w:rsidR="00BC386D">
        <w:rPr>
          <w:rFonts w:hint="eastAsia"/>
          <w:sz w:val="24"/>
        </w:rPr>
        <w:t>以</w:t>
      </w:r>
      <w:r w:rsidRPr="00C0603F">
        <w:rPr>
          <w:sz w:val="24"/>
        </w:rPr>
        <w:t>粗体</w:t>
      </w:r>
      <w:r w:rsidR="00BC386D">
        <w:rPr>
          <w:rFonts w:hint="eastAsia"/>
          <w:sz w:val="24"/>
        </w:rPr>
        <w:t>显</w:t>
      </w:r>
      <w:r w:rsidRPr="00C0603F">
        <w:rPr>
          <w:sz w:val="24"/>
        </w:rPr>
        <w:t>示。图</w:t>
      </w:r>
      <w:r w:rsidRPr="00C0603F">
        <w:rPr>
          <w:sz w:val="24"/>
        </w:rPr>
        <w:t>4-5</w:t>
      </w:r>
      <w:r w:rsidRPr="00C0603F">
        <w:rPr>
          <w:sz w:val="24"/>
        </w:rPr>
        <w:t>显示了三种</w:t>
      </w:r>
      <w:r w:rsidRPr="00C0603F">
        <w:rPr>
          <w:sz w:val="24"/>
        </w:rPr>
        <w:t>DR</w:t>
      </w:r>
      <w:r w:rsidRPr="00C0603F">
        <w:rPr>
          <w:sz w:val="24"/>
        </w:rPr>
        <w:t>策略的置信区间图。</w:t>
      </w:r>
    </w:p>
    <w:p w14:paraId="67007136" w14:textId="4240369E" w:rsidR="00BC386D" w:rsidRPr="00BC386D" w:rsidRDefault="00C0603F" w:rsidP="00BC386D">
      <w:pPr>
        <w:spacing w:line="460" w:lineRule="exact"/>
        <w:ind w:firstLineChars="200" w:firstLine="480"/>
        <w:rPr>
          <w:sz w:val="24"/>
        </w:rPr>
      </w:pPr>
      <w:r w:rsidRPr="00C0603F">
        <w:rPr>
          <w:sz w:val="24"/>
        </w:rPr>
        <w:t>根据表</w:t>
      </w:r>
      <w:r w:rsidRPr="00C0603F">
        <w:rPr>
          <w:sz w:val="24"/>
        </w:rPr>
        <w:t>4-3</w:t>
      </w:r>
      <w:r w:rsidRPr="00C0603F">
        <w:rPr>
          <w:sz w:val="24"/>
        </w:rPr>
        <w:t>所列的实验结果，在按照工厂规模分组的所有实例中，</w:t>
      </w:r>
      <w:r w:rsidRPr="00C0603F">
        <w:rPr>
          <w:sz w:val="24"/>
        </w:rPr>
        <w:t>dl_DR</w:t>
      </w:r>
      <w:r w:rsidRPr="00C0603F">
        <w:rPr>
          <w:sz w:val="24"/>
        </w:rPr>
        <w:t>所得到的</w:t>
      </w:r>
      <w:r w:rsidRPr="00C0603F">
        <w:rPr>
          <w:sz w:val="24"/>
        </w:rPr>
        <w:t>ATEC</w:t>
      </w:r>
      <w:r w:rsidRPr="00C0603F">
        <w:rPr>
          <w:sz w:val="24"/>
        </w:rPr>
        <w:t>和</w:t>
      </w:r>
      <w:r w:rsidRPr="00C0603F">
        <w:rPr>
          <w:sz w:val="24"/>
        </w:rPr>
        <w:t>ARPI</w:t>
      </w:r>
      <w:r w:rsidRPr="00C0603F">
        <w:rPr>
          <w:sz w:val="24"/>
        </w:rPr>
        <w:t>值均优于</w:t>
      </w:r>
      <w:r w:rsidRPr="00C0603F">
        <w:rPr>
          <w:sz w:val="24"/>
        </w:rPr>
        <w:t>sl_DR1</w:t>
      </w:r>
      <w:r w:rsidRPr="00C0603F">
        <w:rPr>
          <w:sz w:val="24"/>
        </w:rPr>
        <w:t>和</w:t>
      </w:r>
      <w:r w:rsidRPr="00C0603F">
        <w:rPr>
          <w:sz w:val="24"/>
        </w:rPr>
        <w:t>sl_DR2</w:t>
      </w:r>
      <w:r w:rsidRPr="00C0603F">
        <w:rPr>
          <w:sz w:val="24"/>
        </w:rPr>
        <w:t>。图</w:t>
      </w:r>
      <w:r w:rsidRPr="00C0603F">
        <w:rPr>
          <w:sz w:val="24"/>
        </w:rPr>
        <w:t>4-5</w:t>
      </w:r>
      <w:r w:rsidRPr="00C0603F">
        <w:rPr>
          <w:sz w:val="24"/>
        </w:rPr>
        <w:t>进一步展示了这一比较结果，它们的置信区间没有重叠，清晰的展现了</w:t>
      </w:r>
      <w:r w:rsidRPr="00C0603F">
        <w:rPr>
          <w:sz w:val="24"/>
        </w:rPr>
        <w:t>dl_DR</w:t>
      </w:r>
      <w:r w:rsidRPr="00C0603F">
        <w:rPr>
          <w:sz w:val="24"/>
        </w:rPr>
        <w:t>的优势。根据实验结果和置信区间图，可以得出结论：</w:t>
      </w:r>
      <w:r w:rsidRPr="00C0603F">
        <w:rPr>
          <w:sz w:val="24"/>
        </w:rPr>
        <w:t>dl_DR</w:t>
      </w:r>
      <w:r w:rsidRPr="00C0603F">
        <w:rPr>
          <w:sz w:val="24"/>
        </w:rPr>
        <w:t>策略可以提高算法求解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r>
          <m:rPr>
            <m:sty m:val="p"/>
          </m:rPr>
          <w:rPr>
            <w:rFonts w:ascii="Cambria Math" w:hAnsi="Cambria Math"/>
            <w:sz w:val="24"/>
          </w:rPr>
          <m:t>|</m:t>
        </m:r>
        <m:r>
          <w:rPr>
            <w:rFonts w:ascii="Cambria Math" w:hAnsi="Cambria Math"/>
            <w:sz w:val="24"/>
          </w:rPr>
          <m:t>block</m:t>
        </m:r>
        <m:r>
          <m:rPr>
            <m:sty m:val="p"/>
          </m:rPr>
          <w:rPr>
            <w:rFonts w:ascii="Cambria Math" w:hAnsi="Cambria Math"/>
            <w:sz w:val="24"/>
          </w:rPr>
          <m:t>|</m:t>
        </m:r>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C0603F">
        <w:rPr>
          <w:sz w:val="24"/>
        </w:rPr>
        <w:t>的能力。这种提升可归因于</w:t>
      </w:r>
      <w:r w:rsidRPr="00C0603F">
        <w:rPr>
          <w:sz w:val="24"/>
        </w:rPr>
        <w:t>dl_DR</w:t>
      </w:r>
      <w:r w:rsidRPr="00C0603F">
        <w:rPr>
          <w:sz w:val="24"/>
        </w:rPr>
        <w:t>破坏了关键工厂和随机工厂中的工件序列，进一步扩大了求解空间，帮助算法跳出局部最优，帮助</w:t>
      </w:r>
      <w:r w:rsidRPr="00C0603F">
        <w:rPr>
          <w:rFonts w:hint="eastAsia"/>
          <w:sz w:val="24"/>
        </w:rPr>
        <w:t>当前</w:t>
      </w:r>
      <w:proofErr w:type="gramStart"/>
      <w:r w:rsidRPr="00C0603F">
        <w:rPr>
          <w:sz w:val="24"/>
        </w:rPr>
        <w:t>解逐渐</w:t>
      </w:r>
      <w:proofErr w:type="gramEnd"/>
      <w:r w:rsidRPr="00C0603F">
        <w:rPr>
          <w:rFonts w:hint="eastAsia"/>
          <w:sz w:val="24"/>
        </w:rPr>
        <w:t>地</w:t>
      </w:r>
      <w:r w:rsidRPr="00C0603F">
        <w:rPr>
          <w:sz w:val="24"/>
        </w:rPr>
        <w:t>向</w:t>
      </w:r>
      <w:r w:rsidR="00BC386D">
        <w:rPr>
          <w:rFonts w:hint="eastAsia"/>
          <w:sz w:val="24"/>
        </w:rPr>
        <w:t>近似</w:t>
      </w:r>
      <w:r w:rsidRPr="00C0603F">
        <w:rPr>
          <w:sz w:val="24"/>
        </w:rPr>
        <w:t>最优解靠拢。</w:t>
      </w:r>
    </w:p>
    <w:p w14:paraId="47FDAB68" w14:textId="77777777" w:rsidR="00C0603F" w:rsidRPr="00C0603F" w:rsidRDefault="00C0603F" w:rsidP="00C0603F">
      <w:pPr>
        <w:spacing w:line="460" w:lineRule="exact"/>
        <w:jc w:val="center"/>
        <w:rPr>
          <w:rFonts w:eastAsia="楷体"/>
          <w:szCs w:val="21"/>
        </w:rPr>
      </w:pPr>
      <w:r w:rsidRPr="00C0603F">
        <w:rPr>
          <w:rFonts w:eastAsia="楷体"/>
          <w:szCs w:val="21"/>
        </w:rPr>
        <w:t>表</w:t>
      </w:r>
      <w:r w:rsidRPr="00C0603F">
        <w:rPr>
          <w:rFonts w:eastAsia="楷体"/>
          <w:szCs w:val="21"/>
        </w:rPr>
        <w:t xml:space="preserve"> 4-3 dl_DR</w:t>
      </w:r>
      <w:r w:rsidRPr="00C0603F">
        <w:rPr>
          <w:rFonts w:eastAsia="楷体"/>
          <w:szCs w:val="21"/>
        </w:rPr>
        <w:t>、</w:t>
      </w:r>
      <w:r w:rsidRPr="00C0603F">
        <w:rPr>
          <w:rFonts w:eastAsia="楷体"/>
          <w:szCs w:val="21"/>
        </w:rPr>
        <w:t>sl_DR1</w:t>
      </w:r>
      <w:r w:rsidRPr="00C0603F">
        <w:rPr>
          <w:rFonts w:eastAsia="楷体"/>
          <w:szCs w:val="21"/>
        </w:rPr>
        <w:t>和</w:t>
      </w:r>
      <w:r w:rsidRPr="00C0603F">
        <w:rPr>
          <w:rFonts w:eastAsia="楷体"/>
          <w:szCs w:val="21"/>
        </w:rPr>
        <w:t>sl_DR2</w:t>
      </w:r>
      <w:r w:rsidRPr="00C0603F">
        <w:rPr>
          <w:rFonts w:eastAsia="楷体"/>
          <w:szCs w:val="21"/>
        </w:rPr>
        <w:t>得到的实验结果（实例按照工厂规模分组）</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
        <w:gridCol w:w="1085"/>
        <w:gridCol w:w="1020"/>
        <w:gridCol w:w="1085"/>
        <w:gridCol w:w="1020"/>
        <w:gridCol w:w="966"/>
        <w:gridCol w:w="966"/>
      </w:tblGrid>
      <w:tr w:rsidR="00C0603F" w:rsidRPr="00C0603F" w14:paraId="26257B2E" w14:textId="77777777" w:rsidTr="00B77F29">
        <w:trPr>
          <w:trHeight w:val="231"/>
          <w:jc w:val="center"/>
        </w:trPr>
        <w:tc>
          <w:tcPr>
            <w:tcW w:w="1033" w:type="dxa"/>
            <w:vMerge w:val="restart"/>
            <w:tcBorders>
              <w:top w:val="single" w:sz="8" w:space="0" w:color="auto"/>
            </w:tcBorders>
            <w:vAlign w:val="center"/>
          </w:tcPr>
          <w:p w14:paraId="69A59A88" w14:textId="2558912D" w:rsidR="00C0603F" w:rsidRPr="00C0603F" w:rsidRDefault="008C1545" w:rsidP="00B77F29">
            <w:pPr>
              <w:snapToGrid w:val="0"/>
              <w:spacing w:line="240" w:lineRule="auto"/>
              <w:jc w:val="center"/>
              <w:rPr>
                <w:sz w:val="20"/>
                <w:szCs w:val="20"/>
              </w:rPr>
            </w:pPr>
            <m:oMathPara>
              <m:oMath>
                <m:r>
                  <w:rPr>
                    <w:rFonts w:ascii="Cambria Math" w:hAnsi="Cambria Math"/>
                    <w:sz w:val="20"/>
                    <w:szCs w:val="20"/>
                  </w:rPr>
                  <m:t>F</m:t>
                </m:r>
              </m:oMath>
            </m:oMathPara>
          </w:p>
        </w:tc>
        <w:tc>
          <w:tcPr>
            <w:tcW w:w="2105" w:type="dxa"/>
            <w:gridSpan w:val="2"/>
            <w:tcBorders>
              <w:top w:val="single" w:sz="8" w:space="0" w:color="auto"/>
              <w:bottom w:val="single" w:sz="8" w:space="0" w:color="auto"/>
            </w:tcBorders>
            <w:vAlign w:val="center"/>
          </w:tcPr>
          <w:p w14:paraId="112646E0" w14:textId="68C6830D" w:rsidR="00C0603F" w:rsidRPr="00C0603F" w:rsidRDefault="008C1545" w:rsidP="00B77F29">
            <w:pPr>
              <w:snapToGrid w:val="0"/>
              <w:spacing w:line="240" w:lineRule="auto"/>
              <w:jc w:val="center"/>
              <w:rPr>
                <w:sz w:val="20"/>
                <w:szCs w:val="20"/>
              </w:rPr>
            </w:pPr>
            <m:oMathPara>
              <m:oMath>
                <m:r>
                  <w:rPr>
                    <w:rFonts w:ascii="Cambria Math" w:hAnsi="Cambria Math"/>
                    <w:sz w:val="20"/>
                    <w:szCs w:val="20"/>
                  </w:rPr>
                  <m:t>dl_DR</m:t>
                </m:r>
              </m:oMath>
            </m:oMathPara>
          </w:p>
        </w:tc>
        <w:tc>
          <w:tcPr>
            <w:tcW w:w="2105" w:type="dxa"/>
            <w:gridSpan w:val="2"/>
            <w:tcBorders>
              <w:top w:val="single" w:sz="8" w:space="0" w:color="auto"/>
              <w:bottom w:val="single" w:sz="8" w:space="0" w:color="auto"/>
            </w:tcBorders>
            <w:vAlign w:val="center"/>
          </w:tcPr>
          <w:p w14:paraId="0479AF55" w14:textId="0297A1C3" w:rsidR="00C0603F" w:rsidRPr="00C0603F" w:rsidRDefault="008C1545" w:rsidP="00B77F29">
            <w:pPr>
              <w:snapToGrid w:val="0"/>
              <w:spacing w:line="240" w:lineRule="auto"/>
              <w:jc w:val="center"/>
              <w:rPr>
                <w:sz w:val="20"/>
                <w:szCs w:val="20"/>
              </w:rPr>
            </w:pPr>
            <m:oMathPara>
              <m:oMath>
                <m:r>
                  <w:rPr>
                    <w:rFonts w:ascii="Cambria Math" w:hAnsi="Cambria Math"/>
                    <w:sz w:val="20"/>
                    <w:szCs w:val="20"/>
                  </w:rPr>
                  <m:t>sl_DR1</m:t>
                </m:r>
              </m:oMath>
            </m:oMathPara>
          </w:p>
        </w:tc>
        <w:tc>
          <w:tcPr>
            <w:tcW w:w="1928" w:type="dxa"/>
            <w:gridSpan w:val="2"/>
            <w:tcBorders>
              <w:top w:val="single" w:sz="8" w:space="0" w:color="auto"/>
              <w:bottom w:val="single" w:sz="8" w:space="0" w:color="auto"/>
            </w:tcBorders>
            <w:vAlign w:val="center"/>
          </w:tcPr>
          <w:p w14:paraId="4B480CF2" w14:textId="5B13566B" w:rsidR="00C0603F" w:rsidRPr="00C0603F" w:rsidRDefault="008C1545" w:rsidP="00B77F29">
            <w:pPr>
              <w:snapToGrid w:val="0"/>
              <w:spacing w:line="240" w:lineRule="auto"/>
              <w:jc w:val="center"/>
              <w:rPr>
                <w:sz w:val="20"/>
                <w:szCs w:val="20"/>
              </w:rPr>
            </w:pPr>
            <m:oMathPara>
              <m:oMath>
                <m:r>
                  <w:rPr>
                    <w:rFonts w:ascii="Cambria Math" w:hAnsi="Cambria Math"/>
                    <w:sz w:val="20"/>
                    <w:szCs w:val="20"/>
                  </w:rPr>
                  <m:t>sl_DR2</m:t>
                </m:r>
              </m:oMath>
            </m:oMathPara>
          </w:p>
        </w:tc>
      </w:tr>
      <w:tr w:rsidR="00C0603F" w:rsidRPr="00C0603F" w14:paraId="2B8C4B3F" w14:textId="77777777" w:rsidTr="00B77F29">
        <w:trPr>
          <w:trHeight w:val="106"/>
          <w:jc w:val="center"/>
        </w:trPr>
        <w:tc>
          <w:tcPr>
            <w:tcW w:w="1033" w:type="dxa"/>
            <w:vMerge/>
            <w:tcBorders>
              <w:bottom w:val="single" w:sz="8" w:space="0" w:color="auto"/>
            </w:tcBorders>
            <w:vAlign w:val="center"/>
          </w:tcPr>
          <w:p w14:paraId="06F35055" w14:textId="77777777" w:rsidR="00C0603F" w:rsidRPr="00C0603F" w:rsidRDefault="00C0603F" w:rsidP="00B77F29">
            <w:pPr>
              <w:snapToGrid w:val="0"/>
              <w:spacing w:line="240" w:lineRule="auto"/>
              <w:jc w:val="center"/>
              <w:rPr>
                <w:sz w:val="20"/>
                <w:szCs w:val="20"/>
              </w:rPr>
            </w:pPr>
          </w:p>
        </w:tc>
        <w:tc>
          <w:tcPr>
            <w:tcW w:w="1085" w:type="dxa"/>
            <w:tcBorders>
              <w:top w:val="single" w:sz="8" w:space="0" w:color="auto"/>
              <w:bottom w:val="single" w:sz="8" w:space="0" w:color="auto"/>
            </w:tcBorders>
            <w:vAlign w:val="center"/>
          </w:tcPr>
          <w:p w14:paraId="3F5D7E55" w14:textId="77777777" w:rsidR="00C0603F" w:rsidRPr="00C0603F" w:rsidRDefault="00C0603F" w:rsidP="00B77F29">
            <w:pPr>
              <w:snapToGrid w:val="0"/>
              <w:spacing w:line="240" w:lineRule="auto"/>
              <w:jc w:val="center"/>
              <w:rPr>
                <w:sz w:val="20"/>
                <w:szCs w:val="20"/>
              </w:rPr>
            </w:pPr>
            <w:r w:rsidRPr="00C0603F">
              <w:rPr>
                <w:rFonts w:hint="eastAsia"/>
                <w:sz w:val="20"/>
                <w:szCs w:val="20"/>
              </w:rPr>
              <w:t>ATEC</w:t>
            </w:r>
          </w:p>
        </w:tc>
        <w:tc>
          <w:tcPr>
            <w:tcW w:w="1020" w:type="dxa"/>
            <w:tcBorders>
              <w:top w:val="single" w:sz="8" w:space="0" w:color="auto"/>
              <w:bottom w:val="single" w:sz="8" w:space="0" w:color="auto"/>
            </w:tcBorders>
            <w:vAlign w:val="center"/>
          </w:tcPr>
          <w:p w14:paraId="00C4583A" w14:textId="77777777" w:rsidR="00C0603F" w:rsidRPr="00C0603F" w:rsidRDefault="00C0603F" w:rsidP="00B77F29">
            <w:pPr>
              <w:snapToGrid w:val="0"/>
              <w:spacing w:line="240" w:lineRule="auto"/>
              <w:jc w:val="center"/>
              <w:rPr>
                <w:sz w:val="20"/>
                <w:szCs w:val="20"/>
              </w:rPr>
            </w:pPr>
            <w:r w:rsidRPr="00C0603F">
              <w:rPr>
                <w:sz w:val="20"/>
                <w:szCs w:val="20"/>
              </w:rPr>
              <w:t>ARPI</w:t>
            </w:r>
          </w:p>
        </w:tc>
        <w:tc>
          <w:tcPr>
            <w:tcW w:w="1085" w:type="dxa"/>
            <w:tcBorders>
              <w:top w:val="single" w:sz="8" w:space="0" w:color="auto"/>
              <w:bottom w:val="single" w:sz="8" w:space="0" w:color="auto"/>
            </w:tcBorders>
            <w:vAlign w:val="center"/>
          </w:tcPr>
          <w:p w14:paraId="07795847" w14:textId="77777777" w:rsidR="00C0603F" w:rsidRPr="00C0603F" w:rsidRDefault="00C0603F" w:rsidP="00B77F29">
            <w:pPr>
              <w:snapToGrid w:val="0"/>
              <w:spacing w:line="240" w:lineRule="auto"/>
              <w:jc w:val="center"/>
              <w:rPr>
                <w:sz w:val="20"/>
                <w:szCs w:val="20"/>
              </w:rPr>
            </w:pPr>
            <w:r w:rsidRPr="00C0603F">
              <w:rPr>
                <w:rFonts w:hint="eastAsia"/>
                <w:sz w:val="20"/>
                <w:szCs w:val="20"/>
              </w:rPr>
              <w:t>ATEC</w:t>
            </w:r>
          </w:p>
        </w:tc>
        <w:tc>
          <w:tcPr>
            <w:tcW w:w="1020" w:type="dxa"/>
            <w:tcBorders>
              <w:top w:val="single" w:sz="8" w:space="0" w:color="auto"/>
              <w:bottom w:val="single" w:sz="8" w:space="0" w:color="auto"/>
            </w:tcBorders>
            <w:vAlign w:val="center"/>
          </w:tcPr>
          <w:p w14:paraId="553C5FE7" w14:textId="77777777" w:rsidR="00C0603F" w:rsidRPr="00C0603F" w:rsidRDefault="00C0603F" w:rsidP="00B77F29">
            <w:pPr>
              <w:snapToGrid w:val="0"/>
              <w:spacing w:line="240" w:lineRule="auto"/>
              <w:jc w:val="center"/>
              <w:rPr>
                <w:sz w:val="20"/>
                <w:szCs w:val="20"/>
              </w:rPr>
            </w:pPr>
            <w:r w:rsidRPr="00C0603F">
              <w:rPr>
                <w:sz w:val="20"/>
                <w:szCs w:val="20"/>
              </w:rPr>
              <w:t>ARPI</w:t>
            </w:r>
          </w:p>
        </w:tc>
        <w:tc>
          <w:tcPr>
            <w:tcW w:w="964" w:type="dxa"/>
            <w:tcBorders>
              <w:top w:val="single" w:sz="8" w:space="0" w:color="auto"/>
              <w:bottom w:val="single" w:sz="8" w:space="0" w:color="auto"/>
            </w:tcBorders>
            <w:vAlign w:val="center"/>
          </w:tcPr>
          <w:p w14:paraId="08380A88" w14:textId="77777777" w:rsidR="00C0603F" w:rsidRPr="00C0603F" w:rsidRDefault="00C0603F" w:rsidP="00B77F29">
            <w:pPr>
              <w:snapToGrid w:val="0"/>
              <w:spacing w:line="240" w:lineRule="auto"/>
              <w:jc w:val="center"/>
              <w:rPr>
                <w:sz w:val="20"/>
                <w:szCs w:val="20"/>
              </w:rPr>
            </w:pPr>
            <w:r w:rsidRPr="00C0603F">
              <w:rPr>
                <w:rFonts w:hint="eastAsia"/>
                <w:sz w:val="20"/>
                <w:szCs w:val="20"/>
              </w:rPr>
              <w:t>ATEC</w:t>
            </w:r>
          </w:p>
        </w:tc>
        <w:tc>
          <w:tcPr>
            <w:tcW w:w="964" w:type="dxa"/>
            <w:tcBorders>
              <w:top w:val="single" w:sz="8" w:space="0" w:color="auto"/>
              <w:bottom w:val="single" w:sz="8" w:space="0" w:color="auto"/>
            </w:tcBorders>
            <w:vAlign w:val="center"/>
          </w:tcPr>
          <w:p w14:paraId="68F8CAE3" w14:textId="77777777" w:rsidR="00C0603F" w:rsidRPr="00C0603F" w:rsidRDefault="00C0603F" w:rsidP="00B77F29">
            <w:pPr>
              <w:snapToGrid w:val="0"/>
              <w:spacing w:line="240" w:lineRule="auto"/>
              <w:jc w:val="center"/>
              <w:rPr>
                <w:sz w:val="20"/>
                <w:szCs w:val="20"/>
              </w:rPr>
            </w:pPr>
            <w:r w:rsidRPr="00C0603F">
              <w:rPr>
                <w:sz w:val="20"/>
                <w:szCs w:val="20"/>
              </w:rPr>
              <w:t>ARPI</w:t>
            </w:r>
          </w:p>
        </w:tc>
      </w:tr>
      <w:tr w:rsidR="00C0603F" w:rsidRPr="00C0603F" w14:paraId="66DEA2A5" w14:textId="77777777" w:rsidTr="00B77F29">
        <w:trPr>
          <w:trHeight w:val="231"/>
          <w:jc w:val="center"/>
        </w:trPr>
        <w:tc>
          <w:tcPr>
            <w:tcW w:w="1033" w:type="dxa"/>
            <w:tcBorders>
              <w:top w:val="single" w:sz="8" w:space="0" w:color="auto"/>
            </w:tcBorders>
            <w:vAlign w:val="center"/>
          </w:tcPr>
          <w:p w14:paraId="402F6F20" w14:textId="77777777" w:rsidR="00C0603F" w:rsidRPr="00C0603F" w:rsidRDefault="00C0603F" w:rsidP="00B77F29">
            <w:pPr>
              <w:snapToGrid w:val="0"/>
              <w:spacing w:line="240" w:lineRule="auto"/>
              <w:jc w:val="center"/>
              <w:rPr>
                <w:sz w:val="20"/>
                <w:szCs w:val="20"/>
              </w:rPr>
            </w:pPr>
            <w:r w:rsidRPr="00C0603F">
              <w:rPr>
                <w:sz w:val="20"/>
                <w:szCs w:val="20"/>
              </w:rPr>
              <w:t>2</w:t>
            </w:r>
          </w:p>
        </w:tc>
        <w:tc>
          <w:tcPr>
            <w:tcW w:w="1085" w:type="dxa"/>
            <w:tcBorders>
              <w:top w:val="single" w:sz="8" w:space="0" w:color="auto"/>
            </w:tcBorders>
            <w:vAlign w:val="center"/>
          </w:tcPr>
          <w:p w14:paraId="76C70426"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163337</w:t>
            </w:r>
          </w:p>
        </w:tc>
        <w:tc>
          <w:tcPr>
            <w:tcW w:w="1020" w:type="dxa"/>
            <w:tcBorders>
              <w:top w:val="single" w:sz="8" w:space="0" w:color="auto"/>
            </w:tcBorders>
            <w:vAlign w:val="center"/>
          </w:tcPr>
          <w:p w14:paraId="4BF72ABA"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0.295153</w:t>
            </w:r>
          </w:p>
        </w:tc>
        <w:tc>
          <w:tcPr>
            <w:tcW w:w="1085" w:type="dxa"/>
            <w:tcBorders>
              <w:top w:val="single" w:sz="8" w:space="0" w:color="auto"/>
            </w:tcBorders>
            <w:vAlign w:val="center"/>
          </w:tcPr>
          <w:p w14:paraId="642F0466"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164084.1</w:t>
            </w:r>
          </w:p>
        </w:tc>
        <w:tc>
          <w:tcPr>
            <w:tcW w:w="1020" w:type="dxa"/>
            <w:tcBorders>
              <w:top w:val="single" w:sz="8" w:space="0" w:color="auto"/>
            </w:tcBorders>
            <w:vAlign w:val="center"/>
          </w:tcPr>
          <w:p w14:paraId="7AC8AD4B"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0.705656</w:t>
            </w:r>
          </w:p>
        </w:tc>
        <w:tc>
          <w:tcPr>
            <w:tcW w:w="964" w:type="dxa"/>
            <w:tcBorders>
              <w:top w:val="single" w:sz="8" w:space="0" w:color="auto"/>
            </w:tcBorders>
            <w:vAlign w:val="center"/>
          </w:tcPr>
          <w:p w14:paraId="7FAD1A31"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163871.4</w:t>
            </w:r>
          </w:p>
        </w:tc>
        <w:tc>
          <w:tcPr>
            <w:tcW w:w="964" w:type="dxa"/>
            <w:tcBorders>
              <w:top w:val="single" w:sz="8" w:space="0" w:color="auto"/>
            </w:tcBorders>
            <w:vAlign w:val="center"/>
          </w:tcPr>
          <w:p w14:paraId="2ED2C50F"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0.575254</w:t>
            </w:r>
          </w:p>
        </w:tc>
      </w:tr>
      <w:tr w:rsidR="00C0603F" w:rsidRPr="00C0603F" w14:paraId="7478BD95" w14:textId="77777777" w:rsidTr="00B77F29">
        <w:trPr>
          <w:trHeight w:val="231"/>
          <w:jc w:val="center"/>
        </w:trPr>
        <w:tc>
          <w:tcPr>
            <w:tcW w:w="1033" w:type="dxa"/>
            <w:vAlign w:val="center"/>
          </w:tcPr>
          <w:p w14:paraId="061277C0" w14:textId="77777777" w:rsidR="00C0603F" w:rsidRPr="00C0603F" w:rsidRDefault="00C0603F" w:rsidP="00B77F29">
            <w:pPr>
              <w:snapToGrid w:val="0"/>
              <w:spacing w:line="240" w:lineRule="auto"/>
              <w:jc w:val="center"/>
              <w:rPr>
                <w:sz w:val="20"/>
                <w:szCs w:val="20"/>
              </w:rPr>
            </w:pPr>
            <w:r w:rsidRPr="00C0603F">
              <w:rPr>
                <w:sz w:val="20"/>
                <w:szCs w:val="20"/>
              </w:rPr>
              <w:t>3</w:t>
            </w:r>
          </w:p>
        </w:tc>
        <w:tc>
          <w:tcPr>
            <w:tcW w:w="1085" w:type="dxa"/>
            <w:vAlign w:val="center"/>
          </w:tcPr>
          <w:p w14:paraId="0D88B222"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164346.7</w:t>
            </w:r>
          </w:p>
        </w:tc>
        <w:tc>
          <w:tcPr>
            <w:tcW w:w="1020" w:type="dxa"/>
            <w:vAlign w:val="center"/>
          </w:tcPr>
          <w:p w14:paraId="50266A5D"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0.239141</w:t>
            </w:r>
          </w:p>
        </w:tc>
        <w:tc>
          <w:tcPr>
            <w:tcW w:w="1085" w:type="dxa"/>
            <w:vAlign w:val="center"/>
          </w:tcPr>
          <w:p w14:paraId="6CCB4B79"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164740</w:t>
            </w:r>
          </w:p>
        </w:tc>
        <w:tc>
          <w:tcPr>
            <w:tcW w:w="1020" w:type="dxa"/>
            <w:vAlign w:val="center"/>
          </w:tcPr>
          <w:p w14:paraId="4E1B4B0E"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0.497563</w:t>
            </w:r>
          </w:p>
        </w:tc>
        <w:tc>
          <w:tcPr>
            <w:tcW w:w="964" w:type="dxa"/>
            <w:vAlign w:val="center"/>
          </w:tcPr>
          <w:p w14:paraId="081B39B9"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164608.4</w:t>
            </w:r>
          </w:p>
        </w:tc>
        <w:tc>
          <w:tcPr>
            <w:tcW w:w="964" w:type="dxa"/>
            <w:vAlign w:val="center"/>
          </w:tcPr>
          <w:p w14:paraId="17821553"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0.36674</w:t>
            </w:r>
          </w:p>
        </w:tc>
      </w:tr>
      <w:tr w:rsidR="00C0603F" w:rsidRPr="00C0603F" w14:paraId="7CC2E4D4" w14:textId="77777777" w:rsidTr="00B77F29">
        <w:trPr>
          <w:trHeight w:val="231"/>
          <w:jc w:val="center"/>
        </w:trPr>
        <w:tc>
          <w:tcPr>
            <w:tcW w:w="1033" w:type="dxa"/>
            <w:vAlign w:val="center"/>
          </w:tcPr>
          <w:p w14:paraId="570DF251" w14:textId="77777777" w:rsidR="00C0603F" w:rsidRPr="00C0603F" w:rsidRDefault="00C0603F" w:rsidP="00B77F29">
            <w:pPr>
              <w:snapToGrid w:val="0"/>
              <w:spacing w:line="240" w:lineRule="auto"/>
              <w:jc w:val="center"/>
              <w:rPr>
                <w:sz w:val="20"/>
                <w:szCs w:val="20"/>
              </w:rPr>
            </w:pPr>
            <w:r w:rsidRPr="00C0603F">
              <w:rPr>
                <w:sz w:val="20"/>
                <w:szCs w:val="20"/>
              </w:rPr>
              <w:t>4</w:t>
            </w:r>
          </w:p>
        </w:tc>
        <w:tc>
          <w:tcPr>
            <w:tcW w:w="1085" w:type="dxa"/>
            <w:vAlign w:val="center"/>
          </w:tcPr>
          <w:p w14:paraId="4D15EA90"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181187.4</w:t>
            </w:r>
          </w:p>
        </w:tc>
        <w:tc>
          <w:tcPr>
            <w:tcW w:w="1020" w:type="dxa"/>
            <w:vAlign w:val="center"/>
          </w:tcPr>
          <w:p w14:paraId="5CD467AF"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0.369184</w:t>
            </w:r>
          </w:p>
        </w:tc>
        <w:tc>
          <w:tcPr>
            <w:tcW w:w="1085" w:type="dxa"/>
            <w:vAlign w:val="center"/>
          </w:tcPr>
          <w:p w14:paraId="5B9A8874"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182105.8</w:t>
            </w:r>
          </w:p>
        </w:tc>
        <w:tc>
          <w:tcPr>
            <w:tcW w:w="1020" w:type="dxa"/>
            <w:vAlign w:val="center"/>
          </w:tcPr>
          <w:p w14:paraId="5271A8D9"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0.793917</w:t>
            </w:r>
          </w:p>
        </w:tc>
        <w:tc>
          <w:tcPr>
            <w:tcW w:w="964" w:type="dxa"/>
            <w:vAlign w:val="center"/>
          </w:tcPr>
          <w:p w14:paraId="6D677D72"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181505.4</w:t>
            </w:r>
          </w:p>
        </w:tc>
        <w:tc>
          <w:tcPr>
            <w:tcW w:w="964" w:type="dxa"/>
            <w:vAlign w:val="center"/>
          </w:tcPr>
          <w:p w14:paraId="36447ED8"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0.484546</w:t>
            </w:r>
          </w:p>
        </w:tc>
      </w:tr>
      <w:tr w:rsidR="00C0603F" w:rsidRPr="00C0603F" w14:paraId="007EA94F" w14:textId="77777777" w:rsidTr="00B77F29">
        <w:trPr>
          <w:trHeight w:val="231"/>
          <w:jc w:val="center"/>
        </w:trPr>
        <w:tc>
          <w:tcPr>
            <w:tcW w:w="1033" w:type="dxa"/>
            <w:vAlign w:val="center"/>
          </w:tcPr>
          <w:p w14:paraId="5BD19A57" w14:textId="77777777" w:rsidR="00C0603F" w:rsidRPr="00C0603F" w:rsidRDefault="00C0603F" w:rsidP="00B77F29">
            <w:pPr>
              <w:snapToGrid w:val="0"/>
              <w:spacing w:line="240" w:lineRule="auto"/>
              <w:jc w:val="center"/>
              <w:rPr>
                <w:sz w:val="20"/>
                <w:szCs w:val="20"/>
              </w:rPr>
            </w:pPr>
            <w:r w:rsidRPr="00C0603F">
              <w:rPr>
                <w:sz w:val="20"/>
                <w:szCs w:val="20"/>
              </w:rPr>
              <w:t>5</w:t>
            </w:r>
          </w:p>
        </w:tc>
        <w:tc>
          <w:tcPr>
            <w:tcW w:w="1085" w:type="dxa"/>
            <w:vAlign w:val="center"/>
          </w:tcPr>
          <w:p w14:paraId="131AE93B"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168145.9</w:t>
            </w:r>
          </w:p>
        </w:tc>
        <w:tc>
          <w:tcPr>
            <w:tcW w:w="1020" w:type="dxa"/>
            <w:vAlign w:val="center"/>
          </w:tcPr>
          <w:p w14:paraId="0A7225F3"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0.427971</w:t>
            </w:r>
          </w:p>
        </w:tc>
        <w:tc>
          <w:tcPr>
            <w:tcW w:w="1085" w:type="dxa"/>
            <w:vAlign w:val="center"/>
          </w:tcPr>
          <w:p w14:paraId="58268084"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168628.6</w:t>
            </w:r>
          </w:p>
        </w:tc>
        <w:tc>
          <w:tcPr>
            <w:tcW w:w="1020" w:type="dxa"/>
            <w:vAlign w:val="center"/>
          </w:tcPr>
          <w:p w14:paraId="581D2C5B"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0.706828</w:t>
            </w:r>
          </w:p>
        </w:tc>
        <w:tc>
          <w:tcPr>
            <w:tcW w:w="964" w:type="dxa"/>
            <w:vAlign w:val="center"/>
          </w:tcPr>
          <w:p w14:paraId="723B882E"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168392.1</w:t>
            </w:r>
          </w:p>
        </w:tc>
        <w:tc>
          <w:tcPr>
            <w:tcW w:w="964" w:type="dxa"/>
            <w:vAlign w:val="center"/>
          </w:tcPr>
          <w:p w14:paraId="70E446D7"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0.52801</w:t>
            </w:r>
          </w:p>
        </w:tc>
      </w:tr>
      <w:tr w:rsidR="00C0603F" w:rsidRPr="00C0603F" w14:paraId="3682EC07" w14:textId="77777777" w:rsidTr="00B77F29">
        <w:trPr>
          <w:trHeight w:val="231"/>
          <w:jc w:val="center"/>
        </w:trPr>
        <w:tc>
          <w:tcPr>
            <w:tcW w:w="1033" w:type="dxa"/>
            <w:vAlign w:val="center"/>
          </w:tcPr>
          <w:p w14:paraId="1631F147" w14:textId="77777777" w:rsidR="00C0603F" w:rsidRPr="00C0603F" w:rsidRDefault="00C0603F" w:rsidP="00B77F29">
            <w:pPr>
              <w:snapToGrid w:val="0"/>
              <w:spacing w:line="240" w:lineRule="auto"/>
              <w:jc w:val="center"/>
              <w:rPr>
                <w:sz w:val="20"/>
                <w:szCs w:val="20"/>
              </w:rPr>
            </w:pPr>
            <w:r w:rsidRPr="00C0603F">
              <w:rPr>
                <w:sz w:val="20"/>
                <w:szCs w:val="20"/>
              </w:rPr>
              <w:t>6</w:t>
            </w:r>
          </w:p>
        </w:tc>
        <w:tc>
          <w:tcPr>
            <w:tcW w:w="1085" w:type="dxa"/>
            <w:vAlign w:val="center"/>
          </w:tcPr>
          <w:p w14:paraId="1501DF67"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176281.1</w:t>
            </w:r>
          </w:p>
        </w:tc>
        <w:tc>
          <w:tcPr>
            <w:tcW w:w="1020" w:type="dxa"/>
            <w:vAlign w:val="center"/>
          </w:tcPr>
          <w:p w14:paraId="03E430A6" w14:textId="77777777" w:rsidR="00C0603F" w:rsidRPr="00C0603F" w:rsidRDefault="00C0603F" w:rsidP="00B77F29">
            <w:pPr>
              <w:widowControl/>
              <w:snapToGrid w:val="0"/>
              <w:spacing w:line="240" w:lineRule="auto"/>
              <w:jc w:val="center"/>
              <w:rPr>
                <w:rFonts w:eastAsia="等线"/>
                <w:b/>
                <w:bCs/>
                <w:sz w:val="20"/>
                <w:szCs w:val="20"/>
              </w:rPr>
            </w:pPr>
            <w:r w:rsidRPr="00C0603F">
              <w:rPr>
                <w:rFonts w:eastAsia="等线"/>
                <w:b/>
                <w:bCs/>
                <w:sz w:val="20"/>
                <w:szCs w:val="20"/>
              </w:rPr>
              <w:t>0.42738</w:t>
            </w:r>
          </w:p>
        </w:tc>
        <w:tc>
          <w:tcPr>
            <w:tcW w:w="1085" w:type="dxa"/>
            <w:vAlign w:val="center"/>
          </w:tcPr>
          <w:p w14:paraId="642B114E"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176797.2</w:t>
            </w:r>
          </w:p>
        </w:tc>
        <w:tc>
          <w:tcPr>
            <w:tcW w:w="1020" w:type="dxa"/>
            <w:vAlign w:val="center"/>
          </w:tcPr>
          <w:p w14:paraId="6343B9FC"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0.708981</w:t>
            </w:r>
          </w:p>
        </w:tc>
        <w:tc>
          <w:tcPr>
            <w:tcW w:w="964" w:type="dxa"/>
            <w:vAlign w:val="center"/>
          </w:tcPr>
          <w:p w14:paraId="3842D635"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176464</w:t>
            </w:r>
          </w:p>
        </w:tc>
        <w:tc>
          <w:tcPr>
            <w:tcW w:w="964" w:type="dxa"/>
            <w:vAlign w:val="center"/>
          </w:tcPr>
          <w:p w14:paraId="77208B0A" w14:textId="77777777" w:rsidR="00C0603F" w:rsidRPr="00C0603F" w:rsidRDefault="00C0603F" w:rsidP="00B77F29">
            <w:pPr>
              <w:widowControl/>
              <w:snapToGrid w:val="0"/>
              <w:spacing w:line="240" w:lineRule="auto"/>
              <w:jc w:val="center"/>
              <w:rPr>
                <w:rFonts w:eastAsia="等线"/>
                <w:sz w:val="20"/>
                <w:szCs w:val="20"/>
              </w:rPr>
            </w:pPr>
            <w:r w:rsidRPr="00C0603F">
              <w:rPr>
                <w:rFonts w:eastAsia="等线"/>
                <w:sz w:val="20"/>
                <w:szCs w:val="20"/>
              </w:rPr>
              <w:t>0.505581</w:t>
            </w:r>
          </w:p>
        </w:tc>
      </w:tr>
      <w:tr w:rsidR="00C0603F" w:rsidRPr="00C0603F" w14:paraId="5CC249C1" w14:textId="77777777" w:rsidTr="00B77F29">
        <w:trPr>
          <w:trHeight w:val="60"/>
          <w:jc w:val="center"/>
        </w:trPr>
        <w:tc>
          <w:tcPr>
            <w:tcW w:w="1033" w:type="dxa"/>
            <w:tcBorders>
              <w:bottom w:val="single" w:sz="8" w:space="0" w:color="auto"/>
            </w:tcBorders>
            <w:vAlign w:val="center"/>
          </w:tcPr>
          <w:p w14:paraId="57A5A9E0" w14:textId="77777777" w:rsidR="00C0603F" w:rsidRPr="00C0603F" w:rsidRDefault="00C0603F" w:rsidP="00B77F29">
            <w:pPr>
              <w:snapToGrid w:val="0"/>
              <w:spacing w:line="240" w:lineRule="auto"/>
              <w:jc w:val="center"/>
              <w:rPr>
                <w:sz w:val="20"/>
                <w:szCs w:val="20"/>
              </w:rPr>
            </w:pPr>
            <w:r w:rsidRPr="00C0603F">
              <w:rPr>
                <w:sz w:val="20"/>
                <w:szCs w:val="20"/>
              </w:rPr>
              <w:t>mean</w:t>
            </w:r>
          </w:p>
        </w:tc>
        <w:tc>
          <w:tcPr>
            <w:tcW w:w="1085" w:type="dxa"/>
            <w:tcBorders>
              <w:bottom w:val="single" w:sz="8" w:space="0" w:color="auto"/>
            </w:tcBorders>
            <w:vAlign w:val="center"/>
          </w:tcPr>
          <w:p w14:paraId="0972CE58" w14:textId="77777777" w:rsidR="00C0603F" w:rsidRPr="00C0603F" w:rsidRDefault="00C0603F" w:rsidP="00B77F29">
            <w:pPr>
              <w:snapToGrid w:val="0"/>
              <w:spacing w:line="240" w:lineRule="auto"/>
              <w:jc w:val="center"/>
              <w:rPr>
                <w:b/>
                <w:bCs/>
                <w:sz w:val="20"/>
                <w:szCs w:val="20"/>
              </w:rPr>
            </w:pPr>
            <w:r w:rsidRPr="00C0603F">
              <w:rPr>
                <w:rFonts w:eastAsia="等线"/>
                <w:b/>
                <w:bCs/>
                <w:sz w:val="20"/>
                <w:szCs w:val="20"/>
              </w:rPr>
              <w:t>170659.6</w:t>
            </w:r>
          </w:p>
        </w:tc>
        <w:tc>
          <w:tcPr>
            <w:tcW w:w="1020" w:type="dxa"/>
            <w:tcBorders>
              <w:bottom w:val="single" w:sz="8" w:space="0" w:color="auto"/>
            </w:tcBorders>
            <w:vAlign w:val="center"/>
          </w:tcPr>
          <w:p w14:paraId="1462C2E3" w14:textId="77777777" w:rsidR="00C0603F" w:rsidRPr="00C0603F" w:rsidRDefault="00C0603F" w:rsidP="00B77F29">
            <w:pPr>
              <w:snapToGrid w:val="0"/>
              <w:spacing w:line="240" w:lineRule="auto"/>
              <w:jc w:val="center"/>
              <w:rPr>
                <w:b/>
                <w:bCs/>
                <w:sz w:val="20"/>
                <w:szCs w:val="20"/>
              </w:rPr>
            </w:pPr>
            <w:r w:rsidRPr="00C0603F">
              <w:rPr>
                <w:rFonts w:eastAsia="等线"/>
                <w:b/>
                <w:bCs/>
                <w:sz w:val="20"/>
                <w:szCs w:val="20"/>
              </w:rPr>
              <w:t>0.351766</w:t>
            </w:r>
          </w:p>
        </w:tc>
        <w:tc>
          <w:tcPr>
            <w:tcW w:w="1085" w:type="dxa"/>
            <w:tcBorders>
              <w:bottom w:val="single" w:sz="8" w:space="0" w:color="auto"/>
            </w:tcBorders>
            <w:vAlign w:val="center"/>
          </w:tcPr>
          <w:p w14:paraId="2BDB4BCB" w14:textId="77777777" w:rsidR="00C0603F" w:rsidRPr="00C0603F" w:rsidRDefault="00C0603F" w:rsidP="00B77F29">
            <w:pPr>
              <w:snapToGrid w:val="0"/>
              <w:spacing w:line="240" w:lineRule="auto"/>
              <w:jc w:val="center"/>
              <w:rPr>
                <w:b/>
                <w:bCs/>
                <w:sz w:val="20"/>
                <w:szCs w:val="20"/>
              </w:rPr>
            </w:pPr>
            <w:r w:rsidRPr="00C0603F">
              <w:rPr>
                <w:rFonts w:eastAsia="等线"/>
                <w:sz w:val="20"/>
                <w:szCs w:val="20"/>
              </w:rPr>
              <w:t>171271.1</w:t>
            </w:r>
          </w:p>
        </w:tc>
        <w:tc>
          <w:tcPr>
            <w:tcW w:w="1020" w:type="dxa"/>
            <w:tcBorders>
              <w:bottom w:val="single" w:sz="8" w:space="0" w:color="auto"/>
            </w:tcBorders>
            <w:vAlign w:val="center"/>
          </w:tcPr>
          <w:p w14:paraId="16F76F9C" w14:textId="77777777" w:rsidR="00C0603F" w:rsidRPr="00C0603F" w:rsidRDefault="00C0603F" w:rsidP="00B77F29">
            <w:pPr>
              <w:snapToGrid w:val="0"/>
              <w:spacing w:line="240" w:lineRule="auto"/>
              <w:jc w:val="center"/>
              <w:rPr>
                <w:b/>
                <w:bCs/>
                <w:sz w:val="20"/>
                <w:szCs w:val="20"/>
              </w:rPr>
            </w:pPr>
            <w:r w:rsidRPr="00C0603F">
              <w:rPr>
                <w:rFonts w:eastAsia="等线"/>
                <w:sz w:val="20"/>
                <w:szCs w:val="20"/>
              </w:rPr>
              <w:t>0.682589</w:t>
            </w:r>
          </w:p>
        </w:tc>
        <w:tc>
          <w:tcPr>
            <w:tcW w:w="964" w:type="dxa"/>
            <w:tcBorders>
              <w:bottom w:val="single" w:sz="8" w:space="0" w:color="auto"/>
            </w:tcBorders>
            <w:vAlign w:val="center"/>
          </w:tcPr>
          <w:p w14:paraId="2D816460" w14:textId="77777777" w:rsidR="00C0603F" w:rsidRPr="00C0603F" w:rsidRDefault="00C0603F" w:rsidP="00B77F29">
            <w:pPr>
              <w:snapToGrid w:val="0"/>
              <w:spacing w:line="240" w:lineRule="auto"/>
              <w:jc w:val="center"/>
              <w:rPr>
                <w:rFonts w:eastAsia="等线"/>
                <w:b/>
                <w:bCs/>
                <w:sz w:val="20"/>
                <w:szCs w:val="20"/>
              </w:rPr>
            </w:pPr>
            <w:r w:rsidRPr="00C0603F">
              <w:rPr>
                <w:rFonts w:eastAsia="等线"/>
                <w:sz w:val="20"/>
                <w:szCs w:val="20"/>
              </w:rPr>
              <w:t>170968.3</w:t>
            </w:r>
          </w:p>
        </w:tc>
        <w:tc>
          <w:tcPr>
            <w:tcW w:w="964" w:type="dxa"/>
            <w:tcBorders>
              <w:bottom w:val="single" w:sz="8" w:space="0" w:color="auto"/>
            </w:tcBorders>
            <w:vAlign w:val="center"/>
          </w:tcPr>
          <w:p w14:paraId="57F49343" w14:textId="77777777" w:rsidR="00C0603F" w:rsidRPr="00C0603F" w:rsidRDefault="00C0603F" w:rsidP="00B77F29">
            <w:pPr>
              <w:snapToGrid w:val="0"/>
              <w:spacing w:line="240" w:lineRule="auto"/>
              <w:jc w:val="center"/>
              <w:rPr>
                <w:rFonts w:eastAsia="等线"/>
                <w:b/>
                <w:bCs/>
                <w:sz w:val="20"/>
                <w:szCs w:val="20"/>
              </w:rPr>
            </w:pPr>
            <w:r w:rsidRPr="00C0603F">
              <w:rPr>
                <w:rFonts w:eastAsia="等线"/>
                <w:sz w:val="20"/>
                <w:szCs w:val="20"/>
              </w:rPr>
              <w:t>0.492026</w:t>
            </w:r>
          </w:p>
        </w:tc>
      </w:tr>
    </w:tbl>
    <w:p w14:paraId="249457D8" w14:textId="77777777" w:rsidR="00C0603F" w:rsidRPr="008F1E15" w:rsidRDefault="00C0603F" w:rsidP="00C0603F">
      <w:pPr>
        <w:spacing w:line="288" w:lineRule="auto"/>
        <w:ind w:firstLineChars="200" w:firstLine="400"/>
        <w:rPr>
          <w:rFonts w:ascii="宋体" w:hAnsi="宋体"/>
          <w:sz w:val="20"/>
          <w:szCs w:val="20"/>
        </w:rPr>
      </w:pPr>
    </w:p>
    <w:p w14:paraId="69FAAE11" w14:textId="77777777" w:rsidR="00C0603F" w:rsidRDefault="00C0603F" w:rsidP="00C0603F">
      <w:pPr>
        <w:spacing w:line="288" w:lineRule="auto"/>
        <w:ind w:firstLineChars="200" w:firstLine="402"/>
        <w:jc w:val="center"/>
        <w:rPr>
          <w:rFonts w:ascii="宋体" w:hAnsi="宋体"/>
          <w:sz w:val="20"/>
          <w:szCs w:val="20"/>
        </w:rPr>
      </w:pPr>
      <w:r w:rsidRPr="00AF4D67">
        <w:rPr>
          <w:rFonts w:hint="eastAsia"/>
          <w:b/>
          <w:bCs/>
          <w:noProof/>
          <w:sz w:val="20"/>
          <w:szCs w:val="20"/>
        </w:rPr>
        <w:lastRenderedPageBreak/>
        <w:drawing>
          <wp:inline distT="0" distB="0" distL="0" distR="0" wp14:anchorId="17CAAA4C" wp14:editId="54F3D9E9">
            <wp:extent cx="3451386" cy="1425110"/>
            <wp:effectExtent l="0" t="0" r="0" b="3810"/>
            <wp:docPr id="1506215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8800" t="17653" r="10714" b="13801"/>
                    <a:stretch/>
                  </pic:blipFill>
                  <pic:spPr bwMode="auto">
                    <a:xfrm>
                      <a:off x="0" y="0"/>
                      <a:ext cx="3472268" cy="1433733"/>
                    </a:xfrm>
                    <a:prstGeom prst="rect">
                      <a:avLst/>
                    </a:prstGeom>
                    <a:noFill/>
                    <a:ln>
                      <a:noFill/>
                    </a:ln>
                    <a:extLst>
                      <a:ext uri="{53640926-AAD7-44D8-BBD7-CCE9431645EC}">
                        <a14:shadowObscured xmlns:a14="http://schemas.microsoft.com/office/drawing/2010/main"/>
                      </a:ext>
                    </a:extLst>
                  </pic:spPr>
                </pic:pic>
              </a:graphicData>
            </a:graphic>
          </wp:inline>
        </w:drawing>
      </w:r>
    </w:p>
    <w:p w14:paraId="5603353E" w14:textId="291AB5B5" w:rsidR="00C0603F" w:rsidRPr="00DF45AC" w:rsidRDefault="00C0603F" w:rsidP="00DF45AC">
      <w:pPr>
        <w:spacing w:line="460" w:lineRule="exact"/>
        <w:jc w:val="center"/>
        <w:rPr>
          <w:rFonts w:eastAsia="楷体"/>
          <w:szCs w:val="21"/>
        </w:rPr>
      </w:pPr>
      <w:r w:rsidRPr="00C0603F">
        <w:rPr>
          <w:rFonts w:eastAsia="楷体"/>
          <w:szCs w:val="21"/>
        </w:rPr>
        <w:t>图</w:t>
      </w:r>
      <w:r w:rsidRPr="00C0603F">
        <w:rPr>
          <w:rFonts w:eastAsia="楷体"/>
          <w:szCs w:val="21"/>
        </w:rPr>
        <w:t xml:space="preserve">4-5 </w:t>
      </w:r>
      <w:r w:rsidRPr="00C0603F">
        <w:rPr>
          <w:rFonts w:eastAsia="楷体"/>
          <w:szCs w:val="21"/>
        </w:rPr>
        <w:t>不同</w:t>
      </w:r>
      <w:r w:rsidRPr="00C0603F">
        <w:rPr>
          <w:rFonts w:eastAsia="楷体"/>
          <w:szCs w:val="21"/>
        </w:rPr>
        <w:t>DR</w:t>
      </w:r>
      <w:r w:rsidRPr="00C0603F">
        <w:rPr>
          <w:rFonts w:eastAsia="楷体"/>
          <w:szCs w:val="21"/>
        </w:rPr>
        <w:t>策略的置信区间图</w:t>
      </w:r>
    </w:p>
    <w:p w14:paraId="541E5F5E" w14:textId="77777777" w:rsidR="00C0603F" w:rsidRPr="00DF45AC" w:rsidRDefault="00C0603F" w:rsidP="00DF45AC">
      <w:pPr>
        <w:pStyle w:val="3"/>
        <w:spacing w:before="0" w:after="0" w:line="460" w:lineRule="exact"/>
        <w:rPr>
          <w:sz w:val="24"/>
          <w:szCs w:val="24"/>
        </w:rPr>
      </w:pPr>
      <w:r w:rsidRPr="00DF45AC">
        <w:rPr>
          <w:sz w:val="24"/>
          <w:szCs w:val="24"/>
        </w:rPr>
        <w:t xml:space="preserve">4.4.4 </w:t>
      </w:r>
      <w:r w:rsidRPr="00DF45AC">
        <w:rPr>
          <w:rFonts w:hint="eastAsia"/>
          <w:sz w:val="24"/>
          <w:szCs w:val="24"/>
        </w:rPr>
        <w:t>自调节的变邻域下降策略评估</w:t>
      </w:r>
    </w:p>
    <w:p w14:paraId="2C3D7CCE" w14:textId="74B2B40C" w:rsidR="00C0603F" w:rsidRPr="00DF45AC" w:rsidRDefault="00C0603F" w:rsidP="00DF45AC">
      <w:pPr>
        <w:spacing w:line="460" w:lineRule="exact"/>
        <w:ind w:firstLineChars="200" w:firstLine="480"/>
        <w:rPr>
          <w:sz w:val="24"/>
        </w:rPr>
      </w:pPr>
      <w:r w:rsidRPr="00DF45AC">
        <w:rPr>
          <w:sz w:val="24"/>
        </w:rPr>
        <w:t>在本小节中，将会对</w:t>
      </w:r>
      <w:r w:rsidRPr="00DF45AC">
        <w:rPr>
          <w:sz w:val="24"/>
        </w:rPr>
        <w:t>SVND</w:t>
      </w:r>
      <w:r w:rsidRPr="00DF45AC">
        <w:rPr>
          <w:sz w:val="24"/>
        </w:rPr>
        <w:t>搜索策略进行评估，并在相同的</w:t>
      </w:r>
      <w:r w:rsidRPr="00DF45AC">
        <w:rPr>
          <w:sz w:val="24"/>
        </w:rPr>
        <w:t>CPU</w:t>
      </w:r>
      <w:r w:rsidRPr="00DF45AC">
        <w:rPr>
          <w:sz w:val="24"/>
        </w:rPr>
        <w:t>运行时间下，测试仅使用</w:t>
      </w:r>
      <w:r w:rsidRPr="00DF45AC">
        <w:rPr>
          <w:sz w:val="24"/>
        </w:rPr>
        <w:t>VND_Fac</w:t>
      </w:r>
      <w:r w:rsidRPr="00DF45AC">
        <w:rPr>
          <w:sz w:val="24"/>
        </w:rPr>
        <w:t>的</w:t>
      </w:r>
      <w:r w:rsidRPr="00DF45AC">
        <w:rPr>
          <w:sz w:val="24"/>
        </w:rPr>
        <w:t>SVND_F</w:t>
      </w:r>
      <w:r w:rsidRPr="00DF45AC">
        <w:rPr>
          <w:sz w:val="24"/>
        </w:rPr>
        <w:t>策略和仅使用</w:t>
      </w:r>
      <w:r w:rsidRPr="00DF45AC">
        <w:rPr>
          <w:sz w:val="24"/>
        </w:rPr>
        <w:t>VND_Job</w:t>
      </w:r>
      <w:r w:rsidRPr="00DF45AC">
        <w:rPr>
          <w:sz w:val="24"/>
        </w:rPr>
        <w:t>的</w:t>
      </w:r>
      <w:r w:rsidRPr="00DF45AC">
        <w:rPr>
          <w:sz w:val="24"/>
        </w:rPr>
        <w:t>SVND_J</w:t>
      </w:r>
      <w:r w:rsidRPr="00DF45AC">
        <w:rPr>
          <w:sz w:val="24"/>
        </w:rPr>
        <w:t>策略。表</w:t>
      </w:r>
      <w:r w:rsidRPr="00DF45AC">
        <w:rPr>
          <w:sz w:val="24"/>
        </w:rPr>
        <w:t>4-4</w:t>
      </w:r>
      <w:r w:rsidRPr="00DF45AC">
        <w:rPr>
          <w:sz w:val="24"/>
        </w:rPr>
        <w:t>提供了实验结果（</w:t>
      </w:r>
      <w:proofErr w:type="gramStart"/>
      <w:r w:rsidRPr="00DF45AC">
        <w:rPr>
          <w:sz w:val="24"/>
        </w:rPr>
        <w:t>最佳值</w:t>
      </w:r>
      <w:proofErr w:type="gramEnd"/>
      <w:r w:rsidRPr="00DF45AC">
        <w:rPr>
          <w:sz w:val="24"/>
        </w:rPr>
        <w:t>以粗体显示），所有算法的置信区间图如图</w:t>
      </w:r>
      <w:r w:rsidRPr="00DF45AC">
        <w:rPr>
          <w:sz w:val="24"/>
        </w:rPr>
        <w:t>4-6</w:t>
      </w:r>
      <w:r w:rsidRPr="00DF45AC">
        <w:rPr>
          <w:sz w:val="24"/>
        </w:rPr>
        <w:t>所示。</w:t>
      </w:r>
    </w:p>
    <w:p w14:paraId="4DE9B4A4" w14:textId="77777777" w:rsidR="00C0603F" w:rsidRPr="00DF45AC" w:rsidRDefault="00C0603F" w:rsidP="00DF45AC">
      <w:pPr>
        <w:spacing w:line="460" w:lineRule="exact"/>
        <w:ind w:firstLineChars="200" w:firstLine="480"/>
        <w:rPr>
          <w:sz w:val="24"/>
        </w:rPr>
      </w:pPr>
      <w:r w:rsidRPr="00DF45AC">
        <w:rPr>
          <w:sz w:val="24"/>
        </w:rPr>
        <w:t>从表</w:t>
      </w:r>
      <w:r w:rsidRPr="00DF45AC">
        <w:rPr>
          <w:sz w:val="24"/>
        </w:rPr>
        <w:t>4-4</w:t>
      </w:r>
      <w:r w:rsidRPr="00DF45AC">
        <w:rPr>
          <w:sz w:val="24"/>
        </w:rPr>
        <w:t>可以看出，与</w:t>
      </w:r>
      <w:r w:rsidRPr="00DF45AC">
        <w:rPr>
          <w:sz w:val="24"/>
        </w:rPr>
        <w:t>SVND_F</w:t>
      </w:r>
      <w:r w:rsidRPr="00DF45AC">
        <w:rPr>
          <w:sz w:val="24"/>
        </w:rPr>
        <w:t>和</w:t>
      </w:r>
      <w:r w:rsidRPr="00DF45AC">
        <w:rPr>
          <w:sz w:val="24"/>
        </w:rPr>
        <w:t>SVND_J</w:t>
      </w:r>
      <w:r w:rsidRPr="00DF45AC">
        <w:rPr>
          <w:sz w:val="24"/>
        </w:rPr>
        <w:t>相比，</w:t>
      </w:r>
      <w:r w:rsidRPr="00DF45AC">
        <w:rPr>
          <w:sz w:val="24"/>
        </w:rPr>
        <w:t>SVND</w:t>
      </w:r>
      <w:r w:rsidRPr="00DF45AC">
        <w:rPr>
          <w:sz w:val="24"/>
        </w:rPr>
        <w:t>获得了更小的</w:t>
      </w:r>
      <w:r w:rsidRPr="00DF45AC">
        <w:rPr>
          <w:sz w:val="24"/>
        </w:rPr>
        <w:t>ATEC</w:t>
      </w:r>
      <w:r w:rsidRPr="00DF45AC">
        <w:rPr>
          <w:sz w:val="24"/>
        </w:rPr>
        <w:t>和</w:t>
      </w:r>
      <w:r w:rsidRPr="00DF45AC">
        <w:rPr>
          <w:sz w:val="24"/>
        </w:rPr>
        <w:t>ARPI</w:t>
      </w:r>
      <w:r w:rsidRPr="00DF45AC">
        <w:rPr>
          <w:sz w:val="24"/>
        </w:rPr>
        <w:t>值。此外，</w:t>
      </w:r>
      <w:r w:rsidRPr="00DF45AC">
        <w:rPr>
          <w:sz w:val="24"/>
        </w:rPr>
        <w:t>ARPI</w:t>
      </w:r>
      <w:proofErr w:type="gramStart"/>
      <w:r w:rsidRPr="00DF45AC">
        <w:rPr>
          <w:sz w:val="24"/>
        </w:rPr>
        <w:t>值表明</w:t>
      </w:r>
      <w:proofErr w:type="gramEnd"/>
      <w:r w:rsidRPr="00DF45AC">
        <w:rPr>
          <w:sz w:val="24"/>
        </w:rPr>
        <w:t>SVND</w:t>
      </w:r>
      <w:r w:rsidRPr="00DF45AC">
        <w:rPr>
          <w:sz w:val="24"/>
        </w:rPr>
        <w:t>在不同的工厂环境中表现出稳定的性能。从图</w:t>
      </w:r>
      <w:r w:rsidRPr="00DF45AC">
        <w:rPr>
          <w:sz w:val="24"/>
        </w:rPr>
        <w:t>4-6</w:t>
      </w:r>
      <w:r w:rsidRPr="00DF45AC">
        <w:rPr>
          <w:sz w:val="24"/>
        </w:rPr>
        <w:t>可以看出，三种算法的置信区间不重叠且</w:t>
      </w:r>
      <w:r w:rsidRPr="00DF45AC">
        <w:rPr>
          <w:sz w:val="24"/>
        </w:rPr>
        <w:t>SVND</w:t>
      </w:r>
      <w:r w:rsidRPr="00DF45AC">
        <w:rPr>
          <w:sz w:val="24"/>
        </w:rPr>
        <w:t>的区间最低，表明可以</w:t>
      </w:r>
      <w:r w:rsidRPr="00DF45AC">
        <w:rPr>
          <w:sz w:val="24"/>
        </w:rPr>
        <w:t>SVND</w:t>
      </w:r>
      <w:r w:rsidRPr="00DF45AC">
        <w:rPr>
          <w:sz w:val="24"/>
        </w:rPr>
        <w:t>更能有效地处理所研究的问题。原因可能是</w:t>
      </w:r>
      <w:r w:rsidRPr="00DF45AC">
        <w:rPr>
          <w:sz w:val="24"/>
        </w:rPr>
        <w:t>SVND</w:t>
      </w:r>
      <w:r w:rsidRPr="00DF45AC">
        <w:rPr>
          <w:sz w:val="24"/>
        </w:rPr>
        <w:t>策略与问题的特征相匹配。算法通过</w:t>
      </w:r>
      <w:r w:rsidRPr="00DF45AC">
        <w:rPr>
          <w:sz w:val="24"/>
        </w:rPr>
        <w:t>SVND</w:t>
      </w:r>
      <w:r w:rsidRPr="00DF45AC">
        <w:rPr>
          <w:sz w:val="24"/>
        </w:rPr>
        <w:t>搜索策略，在</w:t>
      </w:r>
      <w:proofErr w:type="gramStart"/>
      <w:r w:rsidRPr="00DF45AC">
        <w:rPr>
          <w:sz w:val="24"/>
        </w:rPr>
        <w:t>解空间</w:t>
      </w:r>
      <w:proofErr w:type="gramEnd"/>
      <w:r w:rsidRPr="00DF45AC">
        <w:rPr>
          <w:sz w:val="24"/>
        </w:rPr>
        <w:t>内进行多次局部搜索，不断提高当前解的质量，有效降低各工厂的能耗。此外，通过生成多种邻域并在工厂和工件之间选择邻域搜索策略，可以实现不同程度的扰动，帮助算法摆脱局部最优并接近更好的解。</w:t>
      </w:r>
    </w:p>
    <w:p w14:paraId="19C3CE33" w14:textId="77777777" w:rsidR="00C0603F" w:rsidRPr="00DF45AC" w:rsidRDefault="00C0603F" w:rsidP="00DF45AC">
      <w:pPr>
        <w:spacing w:line="460" w:lineRule="exact"/>
        <w:jc w:val="center"/>
        <w:rPr>
          <w:rFonts w:eastAsia="楷体"/>
          <w:szCs w:val="21"/>
        </w:rPr>
      </w:pPr>
      <w:r w:rsidRPr="00DF45AC">
        <w:rPr>
          <w:rFonts w:eastAsia="楷体"/>
          <w:szCs w:val="21"/>
        </w:rPr>
        <w:t>表</w:t>
      </w:r>
      <w:r w:rsidRPr="00DF45AC">
        <w:rPr>
          <w:rFonts w:eastAsia="楷体"/>
          <w:szCs w:val="21"/>
        </w:rPr>
        <w:t>4-4 SVND</w:t>
      </w:r>
      <w:r w:rsidRPr="00DF45AC">
        <w:rPr>
          <w:rFonts w:eastAsia="楷体"/>
          <w:szCs w:val="21"/>
        </w:rPr>
        <w:t>、</w:t>
      </w:r>
      <w:r w:rsidRPr="00DF45AC">
        <w:rPr>
          <w:rFonts w:eastAsia="楷体"/>
          <w:szCs w:val="21"/>
        </w:rPr>
        <w:t>SVND_F</w:t>
      </w:r>
      <w:r w:rsidRPr="00DF45AC">
        <w:rPr>
          <w:rFonts w:eastAsia="楷体"/>
          <w:szCs w:val="21"/>
        </w:rPr>
        <w:t>和</w:t>
      </w:r>
      <w:r w:rsidRPr="00DF45AC">
        <w:rPr>
          <w:rFonts w:eastAsia="楷体"/>
          <w:szCs w:val="21"/>
        </w:rPr>
        <w:t>SVND_J</w:t>
      </w:r>
      <w:r w:rsidRPr="00DF45AC">
        <w:rPr>
          <w:rFonts w:eastAsia="楷体"/>
          <w:szCs w:val="21"/>
        </w:rPr>
        <w:t>获得的试验结果（实例按照工厂规模分组）</w:t>
      </w: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71"/>
        <w:gridCol w:w="971"/>
        <w:gridCol w:w="973"/>
        <w:gridCol w:w="971"/>
        <w:gridCol w:w="973"/>
        <w:gridCol w:w="971"/>
        <w:gridCol w:w="973"/>
      </w:tblGrid>
      <w:tr w:rsidR="00C0603F" w:rsidRPr="00DF45AC" w14:paraId="5DFF0BF5" w14:textId="77777777" w:rsidTr="00B77F29">
        <w:trPr>
          <w:jc w:val="center"/>
        </w:trPr>
        <w:tc>
          <w:tcPr>
            <w:tcW w:w="971" w:type="dxa"/>
            <w:vMerge w:val="restart"/>
            <w:tcBorders>
              <w:top w:val="single" w:sz="8" w:space="0" w:color="auto"/>
              <w:bottom w:val="nil"/>
            </w:tcBorders>
            <w:vAlign w:val="center"/>
          </w:tcPr>
          <w:p w14:paraId="07CA2D1C" w14:textId="40345ED6" w:rsidR="00C0603F" w:rsidRPr="00DF45AC" w:rsidRDefault="008C1545" w:rsidP="00B77F29">
            <w:pPr>
              <w:snapToGrid w:val="0"/>
              <w:spacing w:line="240" w:lineRule="auto"/>
              <w:jc w:val="center"/>
              <w:rPr>
                <w:b/>
                <w:bCs/>
                <w:sz w:val="20"/>
                <w:szCs w:val="20"/>
              </w:rPr>
            </w:pPr>
            <m:oMathPara>
              <m:oMath>
                <m:r>
                  <w:rPr>
                    <w:rFonts w:ascii="Cambria Math" w:hAnsi="Cambria Math"/>
                    <w:sz w:val="20"/>
                    <w:szCs w:val="20"/>
                  </w:rPr>
                  <m:t>F</m:t>
                </m:r>
              </m:oMath>
            </m:oMathPara>
          </w:p>
        </w:tc>
        <w:tc>
          <w:tcPr>
            <w:tcW w:w="1944" w:type="dxa"/>
            <w:gridSpan w:val="2"/>
            <w:tcBorders>
              <w:top w:val="single" w:sz="8" w:space="0" w:color="auto"/>
              <w:bottom w:val="single" w:sz="8" w:space="0" w:color="auto"/>
            </w:tcBorders>
            <w:vAlign w:val="center"/>
          </w:tcPr>
          <w:p w14:paraId="72312F96" w14:textId="2ACD7DB3" w:rsidR="00C0603F" w:rsidRPr="00DF45AC" w:rsidRDefault="00C0603F" w:rsidP="00B77F29">
            <w:pPr>
              <w:snapToGrid w:val="0"/>
              <w:spacing w:line="240" w:lineRule="auto"/>
              <w:jc w:val="center"/>
              <w:rPr>
                <w:sz w:val="20"/>
                <w:szCs w:val="20"/>
              </w:rPr>
            </w:pPr>
            <m:oMathPara>
              <m:oMath>
                <m:r>
                  <w:rPr>
                    <w:rFonts w:ascii="Cambria Math" w:hAnsi="Cambria Math"/>
                    <w:sz w:val="20"/>
                    <w:szCs w:val="20"/>
                  </w:rPr>
                  <m:t>SVND_F</m:t>
                </m:r>
              </m:oMath>
            </m:oMathPara>
          </w:p>
        </w:tc>
        <w:tc>
          <w:tcPr>
            <w:tcW w:w="1944" w:type="dxa"/>
            <w:gridSpan w:val="2"/>
            <w:tcBorders>
              <w:top w:val="single" w:sz="8" w:space="0" w:color="auto"/>
              <w:bottom w:val="single" w:sz="8" w:space="0" w:color="auto"/>
            </w:tcBorders>
            <w:vAlign w:val="center"/>
          </w:tcPr>
          <w:p w14:paraId="63FB71F8" w14:textId="28DF3FCE" w:rsidR="00C0603F" w:rsidRPr="00DF45AC" w:rsidRDefault="008C1545" w:rsidP="00B77F29">
            <w:pPr>
              <w:snapToGrid w:val="0"/>
              <w:spacing w:line="240" w:lineRule="auto"/>
              <w:jc w:val="center"/>
              <w:rPr>
                <w:sz w:val="20"/>
                <w:szCs w:val="20"/>
              </w:rPr>
            </w:pPr>
            <m:oMathPara>
              <m:oMath>
                <m:r>
                  <w:rPr>
                    <w:rFonts w:ascii="Cambria Math" w:hAnsi="Cambria Math"/>
                    <w:sz w:val="20"/>
                    <w:szCs w:val="20"/>
                  </w:rPr>
                  <m:t>SVND_J</m:t>
                </m:r>
              </m:oMath>
            </m:oMathPara>
          </w:p>
        </w:tc>
        <w:tc>
          <w:tcPr>
            <w:tcW w:w="1944" w:type="dxa"/>
            <w:gridSpan w:val="2"/>
            <w:tcBorders>
              <w:top w:val="single" w:sz="8" w:space="0" w:color="auto"/>
              <w:bottom w:val="single" w:sz="8" w:space="0" w:color="auto"/>
            </w:tcBorders>
            <w:vAlign w:val="center"/>
          </w:tcPr>
          <w:p w14:paraId="40502743" w14:textId="28C0BE9B" w:rsidR="00C0603F" w:rsidRPr="00DF45AC" w:rsidRDefault="008C1545" w:rsidP="00B77F29">
            <w:pPr>
              <w:snapToGrid w:val="0"/>
              <w:spacing w:line="240" w:lineRule="auto"/>
              <w:jc w:val="center"/>
              <w:rPr>
                <w:sz w:val="20"/>
                <w:szCs w:val="20"/>
              </w:rPr>
            </w:pPr>
            <m:oMathPara>
              <m:oMath>
                <m:r>
                  <w:rPr>
                    <w:rFonts w:ascii="Cambria Math" w:hAnsi="Cambria Math"/>
                    <w:sz w:val="20"/>
                    <w:szCs w:val="20"/>
                  </w:rPr>
                  <m:t>SVND</m:t>
                </m:r>
              </m:oMath>
            </m:oMathPara>
          </w:p>
        </w:tc>
      </w:tr>
      <w:tr w:rsidR="00C0603F" w:rsidRPr="00DF45AC" w14:paraId="01A58720" w14:textId="77777777" w:rsidTr="00B77F29">
        <w:trPr>
          <w:jc w:val="center"/>
        </w:trPr>
        <w:tc>
          <w:tcPr>
            <w:tcW w:w="971" w:type="dxa"/>
            <w:vMerge/>
            <w:tcBorders>
              <w:top w:val="nil"/>
              <w:bottom w:val="single" w:sz="8" w:space="0" w:color="auto"/>
            </w:tcBorders>
            <w:vAlign w:val="center"/>
          </w:tcPr>
          <w:p w14:paraId="1C7A8EF2" w14:textId="77777777" w:rsidR="00C0603F" w:rsidRPr="00DF45AC" w:rsidRDefault="00C0603F" w:rsidP="00B77F29">
            <w:pPr>
              <w:snapToGrid w:val="0"/>
              <w:spacing w:line="240" w:lineRule="auto"/>
              <w:jc w:val="center"/>
              <w:rPr>
                <w:b/>
                <w:bCs/>
                <w:sz w:val="20"/>
                <w:szCs w:val="20"/>
              </w:rPr>
            </w:pPr>
          </w:p>
        </w:tc>
        <w:tc>
          <w:tcPr>
            <w:tcW w:w="971" w:type="dxa"/>
            <w:tcBorders>
              <w:top w:val="single" w:sz="8" w:space="0" w:color="auto"/>
              <w:bottom w:val="single" w:sz="8" w:space="0" w:color="auto"/>
            </w:tcBorders>
            <w:vAlign w:val="center"/>
          </w:tcPr>
          <w:p w14:paraId="24CAA4B2" w14:textId="77777777" w:rsidR="00C0603F" w:rsidRPr="00DF45AC" w:rsidRDefault="00C0603F" w:rsidP="00B77F29">
            <w:pPr>
              <w:snapToGrid w:val="0"/>
              <w:spacing w:line="240" w:lineRule="auto"/>
              <w:jc w:val="center"/>
              <w:rPr>
                <w:sz w:val="20"/>
                <w:szCs w:val="20"/>
              </w:rPr>
            </w:pPr>
            <w:r w:rsidRPr="00DF45AC">
              <w:rPr>
                <w:rFonts w:hint="eastAsia"/>
                <w:sz w:val="20"/>
                <w:szCs w:val="20"/>
              </w:rPr>
              <w:t>ATEC</w:t>
            </w:r>
          </w:p>
        </w:tc>
        <w:tc>
          <w:tcPr>
            <w:tcW w:w="972" w:type="dxa"/>
            <w:tcBorders>
              <w:top w:val="single" w:sz="8" w:space="0" w:color="auto"/>
              <w:bottom w:val="single" w:sz="8" w:space="0" w:color="auto"/>
            </w:tcBorders>
            <w:vAlign w:val="center"/>
          </w:tcPr>
          <w:p w14:paraId="0D1CFEC8" w14:textId="77777777" w:rsidR="00C0603F" w:rsidRPr="00DF45AC" w:rsidRDefault="00C0603F" w:rsidP="00B77F29">
            <w:pPr>
              <w:snapToGrid w:val="0"/>
              <w:spacing w:line="240" w:lineRule="auto"/>
              <w:jc w:val="center"/>
              <w:rPr>
                <w:sz w:val="20"/>
                <w:szCs w:val="20"/>
              </w:rPr>
            </w:pPr>
            <w:r w:rsidRPr="00DF45AC">
              <w:rPr>
                <w:sz w:val="20"/>
                <w:szCs w:val="20"/>
              </w:rPr>
              <w:t>ARPI</w:t>
            </w:r>
          </w:p>
        </w:tc>
        <w:tc>
          <w:tcPr>
            <w:tcW w:w="971" w:type="dxa"/>
            <w:tcBorders>
              <w:top w:val="single" w:sz="8" w:space="0" w:color="auto"/>
              <w:bottom w:val="single" w:sz="8" w:space="0" w:color="auto"/>
            </w:tcBorders>
            <w:vAlign w:val="center"/>
          </w:tcPr>
          <w:p w14:paraId="2C670863" w14:textId="77777777" w:rsidR="00C0603F" w:rsidRPr="00DF45AC" w:rsidRDefault="00C0603F" w:rsidP="00B77F29">
            <w:pPr>
              <w:snapToGrid w:val="0"/>
              <w:spacing w:line="240" w:lineRule="auto"/>
              <w:jc w:val="center"/>
              <w:rPr>
                <w:sz w:val="20"/>
                <w:szCs w:val="20"/>
              </w:rPr>
            </w:pPr>
            <w:r w:rsidRPr="00DF45AC">
              <w:rPr>
                <w:rFonts w:hint="eastAsia"/>
                <w:sz w:val="20"/>
                <w:szCs w:val="20"/>
              </w:rPr>
              <w:t>ATEC</w:t>
            </w:r>
          </w:p>
        </w:tc>
        <w:tc>
          <w:tcPr>
            <w:tcW w:w="972" w:type="dxa"/>
            <w:tcBorders>
              <w:top w:val="single" w:sz="8" w:space="0" w:color="auto"/>
              <w:bottom w:val="single" w:sz="8" w:space="0" w:color="auto"/>
            </w:tcBorders>
            <w:vAlign w:val="center"/>
          </w:tcPr>
          <w:p w14:paraId="07B98D9E" w14:textId="77777777" w:rsidR="00C0603F" w:rsidRPr="00DF45AC" w:rsidRDefault="00C0603F" w:rsidP="00B77F29">
            <w:pPr>
              <w:snapToGrid w:val="0"/>
              <w:spacing w:line="240" w:lineRule="auto"/>
              <w:jc w:val="center"/>
              <w:rPr>
                <w:sz w:val="20"/>
                <w:szCs w:val="20"/>
              </w:rPr>
            </w:pPr>
            <w:r w:rsidRPr="00DF45AC">
              <w:rPr>
                <w:sz w:val="20"/>
                <w:szCs w:val="20"/>
              </w:rPr>
              <w:t>ARPI</w:t>
            </w:r>
          </w:p>
        </w:tc>
        <w:tc>
          <w:tcPr>
            <w:tcW w:w="971" w:type="dxa"/>
            <w:tcBorders>
              <w:top w:val="single" w:sz="8" w:space="0" w:color="auto"/>
              <w:bottom w:val="single" w:sz="8" w:space="0" w:color="auto"/>
            </w:tcBorders>
            <w:vAlign w:val="center"/>
          </w:tcPr>
          <w:p w14:paraId="747A9D18" w14:textId="77777777" w:rsidR="00C0603F" w:rsidRPr="00DF45AC" w:rsidRDefault="00C0603F" w:rsidP="00B77F29">
            <w:pPr>
              <w:snapToGrid w:val="0"/>
              <w:spacing w:line="240" w:lineRule="auto"/>
              <w:jc w:val="center"/>
              <w:rPr>
                <w:sz w:val="20"/>
                <w:szCs w:val="20"/>
              </w:rPr>
            </w:pPr>
            <w:r w:rsidRPr="00DF45AC">
              <w:rPr>
                <w:rFonts w:hint="eastAsia"/>
                <w:sz w:val="20"/>
                <w:szCs w:val="20"/>
              </w:rPr>
              <w:t>ATEC</w:t>
            </w:r>
          </w:p>
        </w:tc>
        <w:tc>
          <w:tcPr>
            <w:tcW w:w="973" w:type="dxa"/>
            <w:tcBorders>
              <w:top w:val="single" w:sz="8" w:space="0" w:color="auto"/>
              <w:bottom w:val="single" w:sz="8" w:space="0" w:color="auto"/>
            </w:tcBorders>
            <w:vAlign w:val="center"/>
          </w:tcPr>
          <w:p w14:paraId="1EE9927D" w14:textId="77777777" w:rsidR="00C0603F" w:rsidRPr="00DF45AC" w:rsidRDefault="00C0603F" w:rsidP="00B77F29">
            <w:pPr>
              <w:snapToGrid w:val="0"/>
              <w:spacing w:line="240" w:lineRule="auto"/>
              <w:jc w:val="center"/>
              <w:rPr>
                <w:sz w:val="20"/>
                <w:szCs w:val="20"/>
              </w:rPr>
            </w:pPr>
            <w:r w:rsidRPr="00DF45AC">
              <w:rPr>
                <w:sz w:val="20"/>
                <w:szCs w:val="20"/>
              </w:rPr>
              <w:t>ARPI</w:t>
            </w:r>
          </w:p>
        </w:tc>
      </w:tr>
      <w:tr w:rsidR="00C0603F" w:rsidRPr="00DF45AC" w14:paraId="7316DD75" w14:textId="77777777" w:rsidTr="00B77F29">
        <w:trPr>
          <w:jc w:val="center"/>
        </w:trPr>
        <w:tc>
          <w:tcPr>
            <w:tcW w:w="971" w:type="dxa"/>
            <w:tcBorders>
              <w:top w:val="single" w:sz="8" w:space="0" w:color="auto"/>
            </w:tcBorders>
            <w:vAlign w:val="center"/>
          </w:tcPr>
          <w:p w14:paraId="463D9591" w14:textId="77777777" w:rsidR="00C0603F" w:rsidRPr="00DF45AC" w:rsidRDefault="00C0603F" w:rsidP="00B77F29">
            <w:pPr>
              <w:snapToGrid w:val="0"/>
              <w:spacing w:line="240" w:lineRule="auto"/>
              <w:jc w:val="center"/>
              <w:rPr>
                <w:b/>
                <w:bCs/>
                <w:sz w:val="20"/>
                <w:szCs w:val="20"/>
              </w:rPr>
            </w:pPr>
            <w:r w:rsidRPr="00DF45AC">
              <w:rPr>
                <w:sz w:val="20"/>
                <w:szCs w:val="20"/>
              </w:rPr>
              <w:t>2</w:t>
            </w:r>
          </w:p>
        </w:tc>
        <w:tc>
          <w:tcPr>
            <w:tcW w:w="971" w:type="dxa"/>
            <w:tcBorders>
              <w:top w:val="single" w:sz="8" w:space="0" w:color="auto"/>
            </w:tcBorders>
            <w:vAlign w:val="center"/>
          </w:tcPr>
          <w:p w14:paraId="439FA555"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151874.3</w:t>
            </w:r>
          </w:p>
        </w:tc>
        <w:tc>
          <w:tcPr>
            <w:tcW w:w="972" w:type="dxa"/>
            <w:tcBorders>
              <w:top w:val="single" w:sz="8" w:space="0" w:color="auto"/>
            </w:tcBorders>
            <w:vAlign w:val="center"/>
          </w:tcPr>
          <w:p w14:paraId="5E968206" w14:textId="77777777" w:rsidR="00C0603F" w:rsidRPr="00DF45AC" w:rsidRDefault="00C0603F" w:rsidP="00B77F29">
            <w:pPr>
              <w:snapToGrid w:val="0"/>
              <w:spacing w:line="240" w:lineRule="auto"/>
              <w:jc w:val="center"/>
              <w:rPr>
                <w:sz w:val="20"/>
                <w:szCs w:val="20"/>
              </w:rPr>
            </w:pPr>
            <w:r w:rsidRPr="00DF45AC">
              <w:rPr>
                <w:sz w:val="20"/>
                <w:szCs w:val="20"/>
              </w:rPr>
              <w:t>0.85</w:t>
            </w:r>
          </w:p>
        </w:tc>
        <w:tc>
          <w:tcPr>
            <w:tcW w:w="971" w:type="dxa"/>
            <w:tcBorders>
              <w:top w:val="single" w:sz="8" w:space="0" w:color="auto"/>
            </w:tcBorders>
            <w:vAlign w:val="center"/>
          </w:tcPr>
          <w:p w14:paraId="4F06F958"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152177.5</w:t>
            </w:r>
          </w:p>
        </w:tc>
        <w:tc>
          <w:tcPr>
            <w:tcW w:w="972" w:type="dxa"/>
            <w:tcBorders>
              <w:top w:val="single" w:sz="8" w:space="0" w:color="auto"/>
            </w:tcBorders>
            <w:vAlign w:val="center"/>
          </w:tcPr>
          <w:p w14:paraId="599884A7" w14:textId="77777777" w:rsidR="00C0603F" w:rsidRPr="00DF45AC" w:rsidRDefault="00C0603F" w:rsidP="00B77F29">
            <w:pPr>
              <w:snapToGrid w:val="0"/>
              <w:spacing w:line="240" w:lineRule="auto"/>
              <w:jc w:val="center"/>
              <w:rPr>
                <w:sz w:val="20"/>
                <w:szCs w:val="20"/>
              </w:rPr>
            </w:pPr>
            <w:r w:rsidRPr="00DF45AC">
              <w:rPr>
                <w:sz w:val="20"/>
                <w:szCs w:val="20"/>
              </w:rPr>
              <w:t>1.07</w:t>
            </w:r>
          </w:p>
        </w:tc>
        <w:tc>
          <w:tcPr>
            <w:tcW w:w="971" w:type="dxa"/>
            <w:tcBorders>
              <w:top w:val="single" w:sz="8" w:space="0" w:color="auto"/>
            </w:tcBorders>
            <w:vAlign w:val="center"/>
          </w:tcPr>
          <w:p w14:paraId="4B25D2C9"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151148.4</w:t>
            </w:r>
          </w:p>
        </w:tc>
        <w:tc>
          <w:tcPr>
            <w:tcW w:w="973" w:type="dxa"/>
            <w:tcBorders>
              <w:top w:val="single" w:sz="8" w:space="0" w:color="auto"/>
            </w:tcBorders>
            <w:vAlign w:val="center"/>
          </w:tcPr>
          <w:p w14:paraId="051433E0" w14:textId="77777777" w:rsidR="00C0603F" w:rsidRPr="00DF45AC" w:rsidRDefault="00C0603F" w:rsidP="00B77F29">
            <w:pPr>
              <w:snapToGrid w:val="0"/>
              <w:spacing w:line="240" w:lineRule="auto"/>
              <w:jc w:val="center"/>
              <w:rPr>
                <w:b/>
                <w:bCs/>
                <w:sz w:val="20"/>
                <w:szCs w:val="20"/>
              </w:rPr>
            </w:pPr>
            <w:r w:rsidRPr="00DF45AC">
              <w:rPr>
                <w:b/>
                <w:bCs/>
                <w:sz w:val="20"/>
                <w:szCs w:val="20"/>
              </w:rPr>
              <w:t>0.34</w:t>
            </w:r>
          </w:p>
        </w:tc>
      </w:tr>
      <w:tr w:rsidR="00C0603F" w:rsidRPr="00DF45AC" w14:paraId="28869B2C" w14:textId="77777777" w:rsidTr="00B77F29">
        <w:trPr>
          <w:jc w:val="center"/>
        </w:trPr>
        <w:tc>
          <w:tcPr>
            <w:tcW w:w="971" w:type="dxa"/>
            <w:vAlign w:val="center"/>
          </w:tcPr>
          <w:p w14:paraId="4F3ABD7A" w14:textId="77777777" w:rsidR="00C0603F" w:rsidRPr="00DF45AC" w:rsidRDefault="00C0603F" w:rsidP="00B77F29">
            <w:pPr>
              <w:snapToGrid w:val="0"/>
              <w:spacing w:line="240" w:lineRule="auto"/>
              <w:jc w:val="center"/>
              <w:rPr>
                <w:b/>
                <w:bCs/>
                <w:sz w:val="20"/>
                <w:szCs w:val="20"/>
              </w:rPr>
            </w:pPr>
            <w:r w:rsidRPr="00DF45AC">
              <w:rPr>
                <w:sz w:val="20"/>
                <w:szCs w:val="20"/>
              </w:rPr>
              <w:t>3</w:t>
            </w:r>
          </w:p>
        </w:tc>
        <w:tc>
          <w:tcPr>
            <w:tcW w:w="971" w:type="dxa"/>
            <w:vAlign w:val="center"/>
          </w:tcPr>
          <w:p w14:paraId="1B83C16C"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151028.7</w:t>
            </w:r>
          </w:p>
        </w:tc>
        <w:tc>
          <w:tcPr>
            <w:tcW w:w="972" w:type="dxa"/>
            <w:vAlign w:val="center"/>
          </w:tcPr>
          <w:p w14:paraId="28A00661" w14:textId="77777777" w:rsidR="00C0603F" w:rsidRPr="00DF45AC" w:rsidRDefault="00C0603F" w:rsidP="00B77F29">
            <w:pPr>
              <w:snapToGrid w:val="0"/>
              <w:spacing w:line="240" w:lineRule="auto"/>
              <w:jc w:val="center"/>
              <w:rPr>
                <w:sz w:val="20"/>
                <w:szCs w:val="20"/>
              </w:rPr>
            </w:pPr>
            <w:r w:rsidRPr="00DF45AC">
              <w:rPr>
                <w:sz w:val="20"/>
                <w:szCs w:val="20"/>
              </w:rPr>
              <w:t>0.82</w:t>
            </w:r>
          </w:p>
        </w:tc>
        <w:tc>
          <w:tcPr>
            <w:tcW w:w="971" w:type="dxa"/>
            <w:vAlign w:val="center"/>
          </w:tcPr>
          <w:p w14:paraId="1E218F48"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151437.6</w:t>
            </w:r>
          </w:p>
        </w:tc>
        <w:tc>
          <w:tcPr>
            <w:tcW w:w="972" w:type="dxa"/>
            <w:vAlign w:val="center"/>
          </w:tcPr>
          <w:p w14:paraId="0882810C" w14:textId="77777777" w:rsidR="00C0603F" w:rsidRPr="00DF45AC" w:rsidRDefault="00C0603F" w:rsidP="00B77F29">
            <w:pPr>
              <w:snapToGrid w:val="0"/>
              <w:spacing w:line="240" w:lineRule="auto"/>
              <w:jc w:val="center"/>
              <w:rPr>
                <w:sz w:val="20"/>
                <w:szCs w:val="20"/>
              </w:rPr>
            </w:pPr>
            <w:r w:rsidRPr="00DF45AC">
              <w:rPr>
                <w:sz w:val="20"/>
                <w:szCs w:val="20"/>
              </w:rPr>
              <w:t>1.12</w:t>
            </w:r>
          </w:p>
        </w:tc>
        <w:tc>
          <w:tcPr>
            <w:tcW w:w="971" w:type="dxa"/>
            <w:vAlign w:val="center"/>
          </w:tcPr>
          <w:p w14:paraId="119D4C34"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150378.7</w:t>
            </w:r>
          </w:p>
        </w:tc>
        <w:tc>
          <w:tcPr>
            <w:tcW w:w="973" w:type="dxa"/>
            <w:vAlign w:val="center"/>
          </w:tcPr>
          <w:p w14:paraId="5A812C20" w14:textId="77777777" w:rsidR="00C0603F" w:rsidRPr="00DF45AC" w:rsidRDefault="00C0603F" w:rsidP="00B77F29">
            <w:pPr>
              <w:snapToGrid w:val="0"/>
              <w:spacing w:line="240" w:lineRule="auto"/>
              <w:jc w:val="center"/>
              <w:rPr>
                <w:b/>
                <w:bCs/>
                <w:sz w:val="20"/>
                <w:szCs w:val="20"/>
              </w:rPr>
            </w:pPr>
            <w:r w:rsidRPr="00DF45AC">
              <w:rPr>
                <w:b/>
                <w:bCs/>
                <w:sz w:val="20"/>
                <w:szCs w:val="20"/>
              </w:rPr>
              <w:t>0.35</w:t>
            </w:r>
          </w:p>
        </w:tc>
      </w:tr>
      <w:tr w:rsidR="00C0603F" w:rsidRPr="00DF45AC" w14:paraId="0FD9311F" w14:textId="77777777" w:rsidTr="00B77F29">
        <w:trPr>
          <w:jc w:val="center"/>
        </w:trPr>
        <w:tc>
          <w:tcPr>
            <w:tcW w:w="971" w:type="dxa"/>
            <w:vAlign w:val="center"/>
          </w:tcPr>
          <w:p w14:paraId="4EFBAEC4" w14:textId="77777777" w:rsidR="00C0603F" w:rsidRPr="00DF45AC" w:rsidRDefault="00C0603F" w:rsidP="00B77F29">
            <w:pPr>
              <w:snapToGrid w:val="0"/>
              <w:spacing w:line="240" w:lineRule="auto"/>
              <w:jc w:val="center"/>
              <w:rPr>
                <w:b/>
                <w:bCs/>
                <w:sz w:val="20"/>
                <w:szCs w:val="20"/>
              </w:rPr>
            </w:pPr>
            <w:r w:rsidRPr="00DF45AC">
              <w:rPr>
                <w:sz w:val="20"/>
                <w:szCs w:val="20"/>
              </w:rPr>
              <w:t>4</w:t>
            </w:r>
          </w:p>
        </w:tc>
        <w:tc>
          <w:tcPr>
            <w:tcW w:w="971" w:type="dxa"/>
            <w:vAlign w:val="center"/>
          </w:tcPr>
          <w:p w14:paraId="286C6F7E"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168014.3</w:t>
            </w:r>
          </w:p>
        </w:tc>
        <w:tc>
          <w:tcPr>
            <w:tcW w:w="972" w:type="dxa"/>
            <w:vAlign w:val="center"/>
          </w:tcPr>
          <w:p w14:paraId="62FE09E4" w14:textId="77777777" w:rsidR="00C0603F" w:rsidRPr="00DF45AC" w:rsidRDefault="00C0603F" w:rsidP="00B77F29">
            <w:pPr>
              <w:snapToGrid w:val="0"/>
              <w:spacing w:line="240" w:lineRule="auto"/>
              <w:jc w:val="center"/>
              <w:rPr>
                <w:sz w:val="20"/>
                <w:szCs w:val="20"/>
              </w:rPr>
            </w:pPr>
            <w:r w:rsidRPr="00DF45AC">
              <w:rPr>
                <w:sz w:val="20"/>
                <w:szCs w:val="20"/>
              </w:rPr>
              <w:t>0.79</w:t>
            </w:r>
          </w:p>
        </w:tc>
        <w:tc>
          <w:tcPr>
            <w:tcW w:w="971" w:type="dxa"/>
            <w:vAlign w:val="center"/>
          </w:tcPr>
          <w:p w14:paraId="46CE56DB"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169057.8</w:t>
            </w:r>
          </w:p>
        </w:tc>
        <w:tc>
          <w:tcPr>
            <w:tcW w:w="972" w:type="dxa"/>
            <w:vAlign w:val="center"/>
          </w:tcPr>
          <w:p w14:paraId="74E6E007" w14:textId="77777777" w:rsidR="00C0603F" w:rsidRPr="00DF45AC" w:rsidRDefault="00C0603F" w:rsidP="00B77F29">
            <w:pPr>
              <w:snapToGrid w:val="0"/>
              <w:spacing w:line="240" w:lineRule="auto"/>
              <w:jc w:val="center"/>
              <w:rPr>
                <w:sz w:val="20"/>
                <w:szCs w:val="20"/>
              </w:rPr>
            </w:pPr>
            <w:r w:rsidRPr="00DF45AC">
              <w:rPr>
                <w:sz w:val="20"/>
                <w:szCs w:val="20"/>
              </w:rPr>
              <w:t>1.60</w:t>
            </w:r>
          </w:p>
        </w:tc>
        <w:tc>
          <w:tcPr>
            <w:tcW w:w="971" w:type="dxa"/>
            <w:vAlign w:val="center"/>
          </w:tcPr>
          <w:p w14:paraId="582D6FE4"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167357.6</w:t>
            </w:r>
          </w:p>
        </w:tc>
        <w:tc>
          <w:tcPr>
            <w:tcW w:w="973" w:type="dxa"/>
            <w:vAlign w:val="center"/>
          </w:tcPr>
          <w:p w14:paraId="622A67B3" w14:textId="77777777" w:rsidR="00C0603F" w:rsidRPr="00DF45AC" w:rsidRDefault="00C0603F" w:rsidP="00B77F29">
            <w:pPr>
              <w:snapToGrid w:val="0"/>
              <w:spacing w:line="240" w:lineRule="auto"/>
              <w:jc w:val="center"/>
              <w:rPr>
                <w:b/>
                <w:bCs/>
                <w:sz w:val="20"/>
                <w:szCs w:val="20"/>
              </w:rPr>
            </w:pPr>
            <w:r w:rsidRPr="00DF45AC">
              <w:rPr>
                <w:b/>
                <w:bCs/>
                <w:sz w:val="20"/>
                <w:szCs w:val="20"/>
              </w:rPr>
              <w:t>0.42</w:t>
            </w:r>
          </w:p>
        </w:tc>
      </w:tr>
      <w:tr w:rsidR="00C0603F" w:rsidRPr="00DF45AC" w14:paraId="522E98FC" w14:textId="77777777" w:rsidTr="00B77F29">
        <w:trPr>
          <w:jc w:val="center"/>
        </w:trPr>
        <w:tc>
          <w:tcPr>
            <w:tcW w:w="971" w:type="dxa"/>
            <w:vAlign w:val="center"/>
          </w:tcPr>
          <w:p w14:paraId="1A3E25BD" w14:textId="77777777" w:rsidR="00C0603F" w:rsidRPr="00DF45AC" w:rsidRDefault="00C0603F" w:rsidP="00B77F29">
            <w:pPr>
              <w:snapToGrid w:val="0"/>
              <w:spacing w:line="240" w:lineRule="auto"/>
              <w:jc w:val="center"/>
              <w:rPr>
                <w:b/>
                <w:bCs/>
                <w:sz w:val="20"/>
                <w:szCs w:val="20"/>
              </w:rPr>
            </w:pPr>
            <w:r w:rsidRPr="00DF45AC">
              <w:rPr>
                <w:sz w:val="20"/>
                <w:szCs w:val="20"/>
              </w:rPr>
              <w:t>5</w:t>
            </w:r>
          </w:p>
        </w:tc>
        <w:tc>
          <w:tcPr>
            <w:tcW w:w="971" w:type="dxa"/>
            <w:vAlign w:val="center"/>
          </w:tcPr>
          <w:p w14:paraId="5D3A9555"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157163.9</w:t>
            </w:r>
          </w:p>
        </w:tc>
        <w:tc>
          <w:tcPr>
            <w:tcW w:w="972" w:type="dxa"/>
            <w:vAlign w:val="center"/>
          </w:tcPr>
          <w:p w14:paraId="2B7FB745" w14:textId="77777777" w:rsidR="00C0603F" w:rsidRPr="00DF45AC" w:rsidRDefault="00C0603F" w:rsidP="00B77F29">
            <w:pPr>
              <w:snapToGrid w:val="0"/>
              <w:spacing w:line="240" w:lineRule="auto"/>
              <w:jc w:val="center"/>
              <w:rPr>
                <w:sz w:val="20"/>
                <w:szCs w:val="20"/>
              </w:rPr>
            </w:pPr>
            <w:r w:rsidRPr="00DF45AC">
              <w:rPr>
                <w:sz w:val="20"/>
                <w:szCs w:val="20"/>
              </w:rPr>
              <w:t>0.70</w:t>
            </w:r>
          </w:p>
        </w:tc>
        <w:tc>
          <w:tcPr>
            <w:tcW w:w="971" w:type="dxa"/>
            <w:vAlign w:val="center"/>
          </w:tcPr>
          <w:p w14:paraId="5DA6A04A"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158662.6</w:t>
            </w:r>
          </w:p>
        </w:tc>
        <w:tc>
          <w:tcPr>
            <w:tcW w:w="972" w:type="dxa"/>
            <w:vAlign w:val="center"/>
          </w:tcPr>
          <w:p w14:paraId="5C6028FF" w14:textId="77777777" w:rsidR="00C0603F" w:rsidRPr="00DF45AC" w:rsidRDefault="00C0603F" w:rsidP="00B77F29">
            <w:pPr>
              <w:snapToGrid w:val="0"/>
              <w:spacing w:line="240" w:lineRule="auto"/>
              <w:jc w:val="center"/>
              <w:rPr>
                <w:sz w:val="20"/>
                <w:szCs w:val="20"/>
              </w:rPr>
            </w:pPr>
            <w:r w:rsidRPr="00DF45AC">
              <w:rPr>
                <w:sz w:val="20"/>
                <w:szCs w:val="20"/>
              </w:rPr>
              <w:t>1.77</w:t>
            </w:r>
          </w:p>
        </w:tc>
        <w:tc>
          <w:tcPr>
            <w:tcW w:w="971" w:type="dxa"/>
            <w:vAlign w:val="center"/>
          </w:tcPr>
          <w:p w14:paraId="7011B0FA"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156703.6</w:t>
            </w:r>
          </w:p>
        </w:tc>
        <w:tc>
          <w:tcPr>
            <w:tcW w:w="973" w:type="dxa"/>
            <w:vAlign w:val="center"/>
          </w:tcPr>
          <w:p w14:paraId="71BF47B3" w14:textId="77777777" w:rsidR="00C0603F" w:rsidRPr="00DF45AC" w:rsidRDefault="00C0603F" w:rsidP="00B77F29">
            <w:pPr>
              <w:snapToGrid w:val="0"/>
              <w:spacing w:line="240" w:lineRule="auto"/>
              <w:jc w:val="center"/>
              <w:rPr>
                <w:b/>
                <w:bCs/>
                <w:sz w:val="20"/>
                <w:szCs w:val="20"/>
              </w:rPr>
            </w:pPr>
            <w:r w:rsidRPr="00DF45AC">
              <w:rPr>
                <w:b/>
                <w:bCs/>
                <w:sz w:val="20"/>
                <w:szCs w:val="20"/>
              </w:rPr>
              <w:t>0.42</w:t>
            </w:r>
          </w:p>
        </w:tc>
      </w:tr>
      <w:tr w:rsidR="00C0603F" w:rsidRPr="00DF45AC" w14:paraId="3C09E6AE" w14:textId="77777777" w:rsidTr="00B77F29">
        <w:trPr>
          <w:jc w:val="center"/>
        </w:trPr>
        <w:tc>
          <w:tcPr>
            <w:tcW w:w="971" w:type="dxa"/>
            <w:vAlign w:val="center"/>
          </w:tcPr>
          <w:p w14:paraId="60AFD83B" w14:textId="77777777" w:rsidR="00C0603F" w:rsidRPr="00DF45AC" w:rsidRDefault="00C0603F" w:rsidP="00B77F29">
            <w:pPr>
              <w:snapToGrid w:val="0"/>
              <w:spacing w:line="240" w:lineRule="auto"/>
              <w:jc w:val="center"/>
              <w:rPr>
                <w:b/>
                <w:bCs/>
                <w:sz w:val="20"/>
                <w:szCs w:val="20"/>
              </w:rPr>
            </w:pPr>
            <w:r w:rsidRPr="00DF45AC">
              <w:rPr>
                <w:sz w:val="20"/>
                <w:szCs w:val="20"/>
              </w:rPr>
              <w:t>6</w:t>
            </w:r>
          </w:p>
        </w:tc>
        <w:tc>
          <w:tcPr>
            <w:tcW w:w="971" w:type="dxa"/>
            <w:vAlign w:val="center"/>
          </w:tcPr>
          <w:p w14:paraId="550743B9"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165754.5</w:t>
            </w:r>
          </w:p>
        </w:tc>
        <w:tc>
          <w:tcPr>
            <w:tcW w:w="972" w:type="dxa"/>
            <w:vAlign w:val="center"/>
          </w:tcPr>
          <w:p w14:paraId="12BDE674"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0.83</w:t>
            </w:r>
          </w:p>
        </w:tc>
        <w:tc>
          <w:tcPr>
            <w:tcW w:w="971" w:type="dxa"/>
            <w:vAlign w:val="center"/>
          </w:tcPr>
          <w:p w14:paraId="1A3EA63E"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167421.1</w:t>
            </w:r>
          </w:p>
        </w:tc>
        <w:tc>
          <w:tcPr>
            <w:tcW w:w="972" w:type="dxa"/>
            <w:vAlign w:val="center"/>
          </w:tcPr>
          <w:p w14:paraId="707C518B" w14:textId="77777777" w:rsidR="00C0603F" w:rsidRPr="00DF45AC" w:rsidRDefault="00C0603F" w:rsidP="00B77F29">
            <w:pPr>
              <w:widowControl/>
              <w:snapToGrid w:val="0"/>
              <w:spacing w:line="240" w:lineRule="auto"/>
              <w:jc w:val="center"/>
              <w:rPr>
                <w:rFonts w:eastAsia="等线"/>
                <w:sz w:val="20"/>
                <w:szCs w:val="20"/>
              </w:rPr>
            </w:pPr>
            <w:r w:rsidRPr="00DF45AC">
              <w:rPr>
                <w:rFonts w:eastAsia="等线"/>
                <w:sz w:val="20"/>
                <w:szCs w:val="20"/>
              </w:rPr>
              <w:t>1.91</w:t>
            </w:r>
          </w:p>
        </w:tc>
        <w:tc>
          <w:tcPr>
            <w:tcW w:w="971" w:type="dxa"/>
            <w:vAlign w:val="center"/>
          </w:tcPr>
          <w:p w14:paraId="6C512419"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165139</w:t>
            </w:r>
          </w:p>
        </w:tc>
        <w:tc>
          <w:tcPr>
            <w:tcW w:w="973" w:type="dxa"/>
            <w:vAlign w:val="center"/>
          </w:tcPr>
          <w:p w14:paraId="7FE2D4C8" w14:textId="77777777" w:rsidR="00C0603F" w:rsidRPr="00DF45AC" w:rsidRDefault="00C0603F" w:rsidP="00B77F29">
            <w:pPr>
              <w:widowControl/>
              <w:snapToGrid w:val="0"/>
              <w:spacing w:line="240" w:lineRule="auto"/>
              <w:jc w:val="center"/>
              <w:rPr>
                <w:rFonts w:eastAsia="等线"/>
                <w:b/>
                <w:bCs/>
                <w:sz w:val="20"/>
                <w:szCs w:val="20"/>
              </w:rPr>
            </w:pPr>
            <w:r w:rsidRPr="00DF45AC">
              <w:rPr>
                <w:rFonts w:eastAsia="等线"/>
                <w:b/>
                <w:bCs/>
                <w:sz w:val="20"/>
                <w:szCs w:val="20"/>
              </w:rPr>
              <w:t>0.47</w:t>
            </w:r>
          </w:p>
        </w:tc>
      </w:tr>
      <w:tr w:rsidR="00C0603F" w:rsidRPr="00DF45AC" w14:paraId="49CE638D" w14:textId="77777777" w:rsidTr="00B77F29">
        <w:trPr>
          <w:jc w:val="center"/>
        </w:trPr>
        <w:tc>
          <w:tcPr>
            <w:tcW w:w="971" w:type="dxa"/>
            <w:vAlign w:val="center"/>
          </w:tcPr>
          <w:p w14:paraId="62E37BF3" w14:textId="77777777" w:rsidR="00C0603F" w:rsidRPr="00DF45AC" w:rsidRDefault="00C0603F" w:rsidP="00B77F29">
            <w:pPr>
              <w:snapToGrid w:val="0"/>
              <w:spacing w:line="240" w:lineRule="auto"/>
              <w:jc w:val="center"/>
              <w:rPr>
                <w:b/>
                <w:bCs/>
                <w:sz w:val="20"/>
                <w:szCs w:val="20"/>
              </w:rPr>
            </w:pPr>
            <w:r w:rsidRPr="00DF45AC">
              <w:rPr>
                <w:sz w:val="20"/>
                <w:szCs w:val="20"/>
              </w:rPr>
              <w:t>mean</w:t>
            </w:r>
          </w:p>
        </w:tc>
        <w:tc>
          <w:tcPr>
            <w:tcW w:w="971" w:type="dxa"/>
            <w:vAlign w:val="center"/>
          </w:tcPr>
          <w:p w14:paraId="4C16F1D8" w14:textId="77777777" w:rsidR="00C0603F" w:rsidRPr="00DF45AC" w:rsidRDefault="00C0603F" w:rsidP="00B77F29">
            <w:pPr>
              <w:snapToGrid w:val="0"/>
              <w:spacing w:line="240" w:lineRule="auto"/>
              <w:jc w:val="center"/>
              <w:rPr>
                <w:b/>
                <w:bCs/>
                <w:sz w:val="20"/>
                <w:szCs w:val="20"/>
              </w:rPr>
            </w:pPr>
            <w:r w:rsidRPr="00DF45AC">
              <w:rPr>
                <w:rFonts w:eastAsia="等线"/>
                <w:sz w:val="20"/>
                <w:szCs w:val="20"/>
              </w:rPr>
              <w:t>158767.1</w:t>
            </w:r>
          </w:p>
        </w:tc>
        <w:tc>
          <w:tcPr>
            <w:tcW w:w="972" w:type="dxa"/>
            <w:vAlign w:val="center"/>
          </w:tcPr>
          <w:p w14:paraId="2748B9C5" w14:textId="77777777" w:rsidR="00C0603F" w:rsidRPr="00DF45AC" w:rsidRDefault="00C0603F" w:rsidP="00B77F29">
            <w:pPr>
              <w:snapToGrid w:val="0"/>
              <w:spacing w:line="240" w:lineRule="auto"/>
              <w:jc w:val="center"/>
              <w:rPr>
                <w:b/>
                <w:bCs/>
                <w:sz w:val="20"/>
                <w:szCs w:val="20"/>
              </w:rPr>
            </w:pPr>
            <w:r w:rsidRPr="00DF45AC">
              <w:rPr>
                <w:rFonts w:eastAsia="等线"/>
                <w:sz w:val="20"/>
                <w:szCs w:val="20"/>
              </w:rPr>
              <w:t>0.80</w:t>
            </w:r>
          </w:p>
        </w:tc>
        <w:tc>
          <w:tcPr>
            <w:tcW w:w="971" w:type="dxa"/>
            <w:vAlign w:val="center"/>
          </w:tcPr>
          <w:p w14:paraId="2C0B8D4A" w14:textId="77777777" w:rsidR="00C0603F" w:rsidRPr="00DF45AC" w:rsidRDefault="00C0603F" w:rsidP="00B77F29">
            <w:pPr>
              <w:snapToGrid w:val="0"/>
              <w:spacing w:line="240" w:lineRule="auto"/>
              <w:jc w:val="center"/>
              <w:rPr>
                <w:b/>
                <w:bCs/>
                <w:sz w:val="20"/>
                <w:szCs w:val="20"/>
              </w:rPr>
            </w:pPr>
            <w:r w:rsidRPr="00DF45AC">
              <w:rPr>
                <w:rFonts w:eastAsia="等线"/>
                <w:sz w:val="20"/>
                <w:szCs w:val="20"/>
              </w:rPr>
              <w:t>159751.3</w:t>
            </w:r>
          </w:p>
        </w:tc>
        <w:tc>
          <w:tcPr>
            <w:tcW w:w="972" w:type="dxa"/>
            <w:vAlign w:val="center"/>
          </w:tcPr>
          <w:p w14:paraId="523817BD" w14:textId="77777777" w:rsidR="00C0603F" w:rsidRPr="00DF45AC" w:rsidRDefault="00C0603F" w:rsidP="00B77F29">
            <w:pPr>
              <w:snapToGrid w:val="0"/>
              <w:spacing w:line="240" w:lineRule="auto"/>
              <w:jc w:val="center"/>
              <w:rPr>
                <w:b/>
                <w:bCs/>
                <w:sz w:val="20"/>
                <w:szCs w:val="20"/>
              </w:rPr>
            </w:pPr>
            <w:r w:rsidRPr="00DF45AC">
              <w:rPr>
                <w:rFonts w:eastAsia="等线"/>
                <w:sz w:val="20"/>
                <w:szCs w:val="20"/>
              </w:rPr>
              <w:t>1.50</w:t>
            </w:r>
          </w:p>
        </w:tc>
        <w:tc>
          <w:tcPr>
            <w:tcW w:w="971" w:type="dxa"/>
            <w:vAlign w:val="center"/>
          </w:tcPr>
          <w:p w14:paraId="4CF38EEB" w14:textId="77777777" w:rsidR="00C0603F" w:rsidRPr="00DF45AC" w:rsidRDefault="00C0603F" w:rsidP="00B77F29">
            <w:pPr>
              <w:snapToGrid w:val="0"/>
              <w:spacing w:line="240" w:lineRule="auto"/>
              <w:jc w:val="center"/>
              <w:rPr>
                <w:b/>
                <w:bCs/>
                <w:sz w:val="20"/>
                <w:szCs w:val="20"/>
              </w:rPr>
            </w:pPr>
            <w:r w:rsidRPr="00DF45AC">
              <w:rPr>
                <w:rFonts w:eastAsia="等线"/>
                <w:b/>
                <w:bCs/>
                <w:sz w:val="20"/>
                <w:szCs w:val="20"/>
              </w:rPr>
              <w:t>158145.5</w:t>
            </w:r>
          </w:p>
        </w:tc>
        <w:tc>
          <w:tcPr>
            <w:tcW w:w="973" w:type="dxa"/>
            <w:vAlign w:val="center"/>
          </w:tcPr>
          <w:p w14:paraId="36BE9E5F" w14:textId="77777777" w:rsidR="00C0603F" w:rsidRPr="00DF45AC" w:rsidRDefault="00C0603F" w:rsidP="00B77F29">
            <w:pPr>
              <w:snapToGrid w:val="0"/>
              <w:spacing w:line="240" w:lineRule="auto"/>
              <w:jc w:val="center"/>
              <w:rPr>
                <w:b/>
                <w:bCs/>
                <w:sz w:val="20"/>
                <w:szCs w:val="20"/>
              </w:rPr>
            </w:pPr>
            <w:r w:rsidRPr="00DF45AC">
              <w:rPr>
                <w:rFonts w:eastAsia="等线"/>
                <w:b/>
                <w:bCs/>
                <w:sz w:val="20"/>
                <w:szCs w:val="20"/>
              </w:rPr>
              <w:t>0.40</w:t>
            </w:r>
          </w:p>
        </w:tc>
      </w:tr>
    </w:tbl>
    <w:p w14:paraId="2EDDB7BB" w14:textId="77777777" w:rsidR="00C0603F" w:rsidRDefault="00C0603F" w:rsidP="00C0603F">
      <w:pPr>
        <w:spacing w:line="288" w:lineRule="auto"/>
        <w:ind w:firstLineChars="200" w:firstLine="400"/>
        <w:jc w:val="center"/>
        <w:rPr>
          <w:rFonts w:ascii="宋体" w:hAnsi="宋体"/>
          <w:sz w:val="20"/>
          <w:szCs w:val="20"/>
        </w:rPr>
      </w:pPr>
      <w:r w:rsidRPr="00715C8F">
        <w:rPr>
          <w:rFonts w:ascii="宋体" w:hAnsi="宋体"/>
          <w:noProof/>
          <w:sz w:val="20"/>
          <w:szCs w:val="20"/>
        </w:rPr>
        <w:drawing>
          <wp:inline distT="0" distB="0" distL="0" distR="0" wp14:anchorId="29FB913E" wp14:editId="32FFC9F2">
            <wp:extent cx="2818607" cy="1605991"/>
            <wp:effectExtent l="0" t="0" r="1270" b="0"/>
            <wp:docPr id="1883697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pic:cNvPicPr>
                      <a:picLocks noChangeAspect="1" noChangeArrowheads="1"/>
                    </pic:cNvPicPr>
                  </pic:nvPicPr>
                  <pic:blipFill rotWithShape="1">
                    <a:blip r:embed="rId68">
                      <a:extLst>
                        <a:ext uri="{28A0092B-C50C-407E-A947-70E740481C1C}">
                          <a14:useLocalDpi xmlns:a14="http://schemas.microsoft.com/office/drawing/2010/main" val="0"/>
                        </a:ext>
                      </a:extLst>
                    </a:blip>
                    <a:srcRect t="11040" b="4078"/>
                    <a:stretch/>
                  </pic:blipFill>
                  <pic:spPr bwMode="auto">
                    <a:xfrm>
                      <a:off x="0" y="0"/>
                      <a:ext cx="2850162" cy="1623971"/>
                    </a:xfrm>
                    <a:prstGeom prst="rect">
                      <a:avLst/>
                    </a:prstGeom>
                    <a:noFill/>
                    <a:ln>
                      <a:noFill/>
                    </a:ln>
                    <a:extLst>
                      <a:ext uri="{53640926-AAD7-44D8-BBD7-CCE9431645EC}">
                        <a14:shadowObscured xmlns:a14="http://schemas.microsoft.com/office/drawing/2010/main"/>
                      </a:ext>
                    </a:extLst>
                  </pic:spPr>
                </pic:pic>
              </a:graphicData>
            </a:graphic>
          </wp:inline>
        </w:drawing>
      </w:r>
    </w:p>
    <w:p w14:paraId="0ADE463F" w14:textId="77777777" w:rsidR="00C0603F" w:rsidRPr="00DF45AC" w:rsidRDefault="00C0603F" w:rsidP="00DF45AC">
      <w:pPr>
        <w:spacing w:line="460" w:lineRule="exact"/>
        <w:jc w:val="center"/>
        <w:rPr>
          <w:rFonts w:eastAsia="楷体"/>
          <w:szCs w:val="21"/>
        </w:rPr>
      </w:pPr>
      <w:r w:rsidRPr="00DF45AC">
        <w:rPr>
          <w:rFonts w:eastAsia="楷体"/>
          <w:szCs w:val="21"/>
        </w:rPr>
        <w:lastRenderedPageBreak/>
        <w:t>图</w:t>
      </w:r>
      <w:r w:rsidRPr="00DF45AC">
        <w:rPr>
          <w:rFonts w:eastAsia="楷体"/>
          <w:szCs w:val="21"/>
        </w:rPr>
        <w:t xml:space="preserve">4-6 </w:t>
      </w:r>
      <w:r w:rsidRPr="00DF45AC">
        <w:rPr>
          <w:rFonts w:eastAsia="楷体"/>
          <w:szCs w:val="21"/>
        </w:rPr>
        <w:t>不同</w:t>
      </w:r>
      <w:r w:rsidRPr="00DF45AC">
        <w:rPr>
          <w:rFonts w:eastAsia="楷体"/>
          <w:szCs w:val="21"/>
        </w:rPr>
        <w:t>VND</w:t>
      </w:r>
      <w:r w:rsidRPr="00DF45AC">
        <w:rPr>
          <w:rFonts w:eastAsia="楷体"/>
          <w:szCs w:val="21"/>
        </w:rPr>
        <w:t>策略的置信区间图</w:t>
      </w:r>
    </w:p>
    <w:p w14:paraId="31812C19" w14:textId="77777777" w:rsidR="00963BB6" w:rsidRPr="00963BB6" w:rsidRDefault="00963BB6" w:rsidP="00963BB6">
      <w:pPr>
        <w:pStyle w:val="3"/>
        <w:spacing w:before="0" w:after="0" w:line="460" w:lineRule="exact"/>
        <w:rPr>
          <w:sz w:val="24"/>
          <w:szCs w:val="24"/>
        </w:rPr>
      </w:pPr>
      <w:r w:rsidRPr="00963BB6">
        <w:rPr>
          <w:sz w:val="24"/>
          <w:szCs w:val="24"/>
        </w:rPr>
        <w:t xml:space="preserve">4.4.5 </w:t>
      </w:r>
      <w:r w:rsidRPr="00963BB6">
        <w:rPr>
          <w:rFonts w:hint="eastAsia"/>
          <w:sz w:val="24"/>
          <w:szCs w:val="24"/>
        </w:rPr>
        <w:t>算法的性能评估</w:t>
      </w:r>
    </w:p>
    <w:p w14:paraId="61A81E7F" w14:textId="035C1908" w:rsidR="00245E26" w:rsidRPr="00245E26" w:rsidRDefault="00963BB6" w:rsidP="002C7BFC">
      <w:pPr>
        <w:spacing w:line="460" w:lineRule="exact"/>
        <w:ind w:firstLineChars="200" w:firstLine="480"/>
        <w:rPr>
          <w:sz w:val="24"/>
        </w:rPr>
      </w:pPr>
      <w:r w:rsidRPr="00963BB6">
        <w:rPr>
          <w:sz w:val="24"/>
        </w:rPr>
        <w:t>为评估所提出的</w:t>
      </w:r>
      <w:r w:rsidRPr="00963BB6">
        <w:rPr>
          <w:sz w:val="24"/>
        </w:rPr>
        <w:t>SIG</w:t>
      </w:r>
      <w:r w:rsidRPr="00963BB6">
        <w:rPr>
          <w:sz w:val="24"/>
        </w:rPr>
        <w:t>的性能，本小节将其与其他四种先进的元启发式算法进行实验比较，</w:t>
      </w:r>
      <w:r w:rsidR="00245E26">
        <w:rPr>
          <w:rFonts w:hint="eastAsia"/>
          <w:sz w:val="24"/>
        </w:rPr>
        <w:t>包括</w:t>
      </w:r>
      <w:r w:rsidRPr="00963BB6">
        <w:rPr>
          <w:sz w:val="24"/>
        </w:rPr>
        <w:t>CIG</w:t>
      </w:r>
      <w:r w:rsidRPr="00963BB6">
        <w:rPr>
          <w:sz w:val="24"/>
        </w:rPr>
        <w:fldChar w:fldCharType="begin"/>
      </w:r>
      <w:r w:rsidR="009432A7">
        <w:rPr>
          <w:sz w:val="24"/>
        </w:rPr>
        <w:instrText xml:space="preserve"> ADDIN ZOTERO_ITEM CSL_CITATION {"citationID":"DKRLONr3","properties":{"formattedCitation":"\\super [10]\\nosupersub{}","plainCitation":"[10]","noteIndex":0},"citationItems":[{"id":4058,"uris":["http://zotero.org/users/9145449/items/AQ9XSD2N"],"itemData":{"id":4058,"type":"article-journal","abstract":"The hybrid flow shop and distributed flow shop problems have been extensively studied due to their wide industrial applications. However, the distributed heterogeneous hybrid flow shop problems (DHHFSP) with blocking constraints have not yet been well studied up to date. This paper considers how to arrange a variety of jobs to different heterogeneous factories, and each factory has a minimal makespan. The innovations of this paper lie in presenting a mathematical model of the DHHFSP with blocking constraints and designing a collaborative iterative greedy (CIG) algorithm. The CIG contains the problem-specific initialization strategy, the neighborhood search strategy, the destruction-reconstruction strategy, and the local intensification strategy. The cross-factory and inner-factory neighborhood search strategies based on two swap operators are adopted to reduce the blocking time. The local intensification strategy is developed to optimize the scheduling sequence of each factory. The proposed algorithm is empirically compared with five state-of-the-art algorithms on 60 different instance sets. The experimental results show that the proposed algorithm significantly outperforms the compared ones in terms of objective values and relative percentage deviation values.","container-title":"Expert Systems with Applications","DOI":"10.1016/j.eswa.2022.117256","ISSN":"0957-4174","journalAbbreviation":"Expert Systems with Applications","page":"117256","source":"ScienceDirect","title":"A collaborative iterative greedy algorithm for the scheduling of distributed heterogeneous hybrid flow shop with blocking constraints","volume":"201","author":[{"family":"Qin","given":"Hao-Xiang"},{"family":"Han","given":"Yu-Yan"},{"family":"Liu","given":"Yi-Ping"},{"family":"Li","given":"Jun-Qing"},{"family":"Pan","given":"Quan-Ke"},{"literal":"Xue-Han"}],"issued":{"date-parts":[["2022",9,1]]}}}],"schema":"https://github.com/citation-style-language/schema/raw/master/csl-citation.json"} </w:instrText>
      </w:r>
      <w:r w:rsidRPr="00963BB6">
        <w:rPr>
          <w:sz w:val="24"/>
        </w:rPr>
        <w:fldChar w:fldCharType="separate"/>
      </w:r>
      <w:r w:rsidR="001647F0" w:rsidRPr="001647F0">
        <w:rPr>
          <w:kern w:val="0"/>
          <w:sz w:val="24"/>
          <w:vertAlign w:val="superscript"/>
        </w:rPr>
        <w:t>[10]</w:t>
      </w:r>
      <w:r w:rsidRPr="00963BB6">
        <w:rPr>
          <w:sz w:val="24"/>
        </w:rPr>
        <w:fldChar w:fldCharType="end"/>
      </w:r>
      <w:r w:rsidRPr="00963BB6">
        <w:rPr>
          <w:sz w:val="24"/>
        </w:rPr>
        <w:t>、</w:t>
      </w:r>
      <w:r w:rsidRPr="00963BB6">
        <w:rPr>
          <w:sz w:val="24"/>
        </w:rPr>
        <w:t>MNIG</w:t>
      </w:r>
      <w:r w:rsidRPr="00963BB6">
        <w:rPr>
          <w:sz w:val="24"/>
        </w:rPr>
        <w:fldChar w:fldCharType="begin"/>
      </w:r>
      <w:r w:rsidR="00F66940">
        <w:rPr>
          <w:sz w:val="24"/>
        </w:rPr>
        <w:instrText xml:space="preserve"> ADDIN ZOTERO_ITEM CSL_CITATION {"citationID":"rFC2ojkg","properties":{"formattedCitation":"\\super [83]\\nosupersub{}","plainCitation":"[83]","noteIndex":0},"citationItems":[{"id":682,"uris":["http://zotero.org/users/9145449/items/QP4MQFMG"],"itemData":{"id":682,"type":"article-journal","abstract":"As economic globalization, large manufacturing enterprises build production centers in different places to maximize profit. Therefore, scheduling problems among multiple production centers should be considered. This paper studies a distributed hybrid flow shop scheduling problem (DHFSP) with makespan criterion, which combines the characteristic of distributed flow shop scheduling and parallel machine scheduling. In the DHFSP, a set of jobs are assigned into a set of identical factories to process. Each job needs to be through same route with a set of stages, and each stage has several machines in parallel and at least one of stage has more than one machine. For solving the DHFSP, this paper proposes two algorithms: DNEH with smallest-medium rule and multi-neighborhood iterated greedy algorithm. The DNEH with smallest-medium rule constructive heuristic first generates a seed sequence by decomposition and smallest-medium rule, and then uses a greedy iteration to assign jobs to factories. In the iterated greedy algorithm, a multi-search construction is proposed, which applies the greedy insertion to the factory again after inserting a new job. Then, a multi-neighborhood local search is utilized to enhance local search ability. The proposed algorithms are evaluated by a comprehensive comparison, and the experimental results demonstrate that the proposed algorithms are very competitive for solving the DHFSP.","container-title":"Knowledge-Based Systems","DOI":"10.1016/j.knosys.2020.105527","ISSN":"0950-7051","journalAbbreviation":"Knowledge-Based Systems","language":"en","page":"105527","source":"ScienceDirect","title":"Modeling and multi-neighborhood iterated greedy algorithm for distributed hybrid flow shop scheduling problem","volume":"194","author":[{"family":"Shao","given":"Weishi"},{"family":"Shao","given":"Zhongshi"},{"family":"Pi","given":"Dechang"}],"issued":{"date-parts":[["2020",4,22]]}}}],"schema":"https://github.com/citation-style-language/schema/raw/master/csl-citation.json"} </w:instrText>
      </w:r>
      <w:r w:rsidRPr="00963BB6">
        <w:rPr>
          <w:sz w:val="24"/>
        </w:rPr>
        <w:fldChar w:fldCharType="separate"/>
      </w:r>
      <w:r w:rsidR="001647F0" w:rsidRPr="001647F0">
        <w:rPr>
          <w:kern w:val="0"/>
          <w:sz w:val="24"/>
          <w:vertAlign w:val="superscript"/>
        </w:rPr>
        <w:t>[83]</w:t>
      </w:r>
      <w:r w:rsidRPr="00963BB6">
        <w:rPr>
          <w:sz w:val="24"/>
        </w:rPr>
        <w:fldChar w:fldCharType="end"/>
      </w:r>
      <w:r w:rsidRPr="00963BB6">
        <w:rPr>
          <w:sz w:val="24"/>
        </w:rPr>
        <w:t>、</w:t>
      </w:r>
      <w:r w:rsidRPr="00963BB6">
        <w:rPr>
          <w:sz w:val="24"/>
        </w:rPr>
        <w:t>DPSO</w:t>
      </w:r>
      <w:r w:rsidRPr="00963BB6">
        <w:rPr>
          <w:sz w:val="24"/>
        </w:rPr>
        <w:fldChar w:fldCharType="begin"/>
      </w:r>
      <w:r w:rsidR="009432A7">
        <w:rPr>
          <w:sz w:val="24"/>
        </w:rPr>
        <w:instrText xml:space="preserve"> ADDIN ZOTERO_ITEM CSL_CITATION {"citationID":"phpZyt7b","properties":{"formattedCitation":"\\super [27]\\nosupersub{}","plainCitation":"[27]","noteIndex":0},"citationItems":[{"id":2167,"uris":["http://zotero.org/users/9145449/items/8SVQMCJN"],"itemData":{"id":2167,"type":"article-journal","container-title":"Computers &amp; Operations Research","DOI":"10.1016/j.cor.2019.104812","ISSN":"03050548","journalAbbreviation":"Computers &amp; Operations Research","language":"en","page":"104812","source":"DOI.org (Crossref)","title":"An improved particle swarm optimization algorithm to solve hybrid flowshop scheduling problems with the effect of human factors – A case study","volume":"114","author":[{"family":"Marichelvam","given":"M.K."},{"family":"Geetha","given":"M."},{"family":"Tosun","given":"Ömür"}],"issued":{"date-parts":[["2020",2]]}}}],"schema":"https://github.com/citation-style-language/schema/raw/master/csl-citation.json"} </w:instrText>
      </w:r>
      <w:r w:rsidRPr="00963BB6">
        <w:rPr>
          <w:sz w:val="24"/>
        </w:rPr>
        <w:fldChar w:fldCharType="separate"/>
      </w:r>
      <w:r w:rsidR="001647F0" w:rsidRPr="001647F0">
        <w:rPr>
          <w:kern w:val="0"/>
          <w:sz w:val="24"/>
          <w:vertAlign w:val="superscript"/>
        </w:rPr>
        <w:t>[27]</w:t>
      </w:r>
      <w:r w:rsidRPr="00963BB6">
        <w:rPr>
          <w:sz w:val="24"/>
        </w:rPr>
        <w:fldChar w:fldCharType="end"/>
      </w:r>
      <w:r w:rsidRPr="00963BB6">
        <w:rPr>
          <w:sz w:val="24"/>
        </w:rPr>
        <w:t>和</w:t>
      </w:r>
      <w:r w:rsidRPr="00963BB6">
        <w:rPr>
          <w:sz w:val="24"/>
        </w:rPr>
        <w:t>ES</w:t>
      </w:r>
      <w:r w:rsidRPr="00963BB6">
        <w:rPr>
          <w:sz w:val="24"/>
        </w:rPr>
        <w:fldChar w:fldCharType="begin"/>
      </w:r>
      <w:r w:rsidR="00575415">
        <w:rPr>
          <w:sz w:val="24"/>
        </w:rPr>
        <w:instrText xml:space="preserve"> ADDIN ZOTERO_ITEM CSL_CITATION {"citationID":"74c8wTAG","properties":{"formattedCitation":"\\super [67]\\nosupersub{}","plainCitation":"[67]","noteIndex":0},"citationItems":[{"id":3841,"uris":["http://zotero.org/users/9145449/items/JXI2KPHR"],"itemData":{"id":3841,"type":"article-journal","abstract":"Scheduling in distributed production environments has become common in recent years since the advantages of multi factory manufacturing have been growing. This paper examines the distributed blocking flowshop scheduling problem (DBFSP) to minimize the makespan. Two different mathematical models, namely a mixed-integer programming model and a constraint programming model, were proposed to solve the considered problem to optimality. Due to the NP-Hard nature of the problem, large-size instances cannot be solved by the mathematical models, and an evolutionary algorithm was proposed. Three different NEH-based heuristics were used, and the first three solutions are included in the initial population, whereas the rest is constructed randomly. The offspring population is generated by the self-adaptive destruction and construction (DC) procedure of the iterated greedy algorithm. Self-adaptive DC procedure is achieved by the evolution strategy approach. In the local search part of the algorithm, a variable local search with three neighborhood structures was applied to the solution obtained by the DC procedure. The developed mathematical models initially verified the performance of the metaheuristic algorithm by using small instances. Then, the proposed algorithm was tested on the benchmark suite from the literature. The computational results indicate that the proposed algorithm outperforms the other metaheuristic algorithms from the literature. Finally, the solutions of the 156 best so far were obtained by the proposed algorithm, which is more effective than the existing state-of-the-art methods.","container-title":"Computers &amp; Industrial Engineering","DOI":"10.1016/j.cie.2021.107832","ISSN":"0360-8352","journalAbbreviation":"Computers &amp; Industrial Engineering","language":"en","page":"107832","source":"ScienceDirect","title":"An evolution strategy approach for the distributed blocking flowshop scheduling problem","volume":"163","author":[{"family":"Karabulut","given":"Korhan"},{"family":"Kizilay","given":"Damla"},{"family":"Tasgetiren","given":"M. Fatih"},{"family":"Gao","given":"Liang"},{"family":"Kandiller","given":"Levent"}],"issued":{"date-parts":[["2022",1,1]]}}}],"schema":"https://github.com/citation-style-language/schema/raw/master/csl-citation.json"} </w:instrText>
      </w:r>
      <w:r w:rsidRPr="00963BB6">
        <w:rPr>
          <w:sz w:val="24"/>
        </w:rPr>
        <w:fldChar w:fldCharType="separate"/>
      </w:r>
      <w:r w:rsidR="001647F0" w:rsidRPr="001647F0">
        <w:rPr>
          <w:kern w:val="0"/>
          <w:sz w:val="24"/>
          <w:vertAlign w:val="superscript"/>
        </w:rPr>
        <w:t>[67]</w:t>
      </w:r>
      <w:r w:rsidRPr="00963BB6">
        <w:rPr>
          <w:sz w:val="24"/>
        </w:rPr>
        <w:fldChar w:fldCharType="end"/>
      </w:r>
      <w:r w:rsidRPr="00963BB6">
        <w:rPr>
          <w:sz w:val="24"/>
        </w:rPr>
        <w:t>。以上四种对比算法在解决相关问题时表现出了良好的性能。</w:t>
      </w:r>
      <w:r w:rsidRPr="00963BB6">
        <w:rPr>
          <w:sz w:val="24"/>
        </w:rPr>
        <w:t>CIG</w:t>
      </w:r>
      <w:r w:rsidRPr="00963BB6">
        <w:rPr>
          <w:sz w:val="24"/>
        </w:rPr>
        <w:t>是</w:t>
      </w:r>
      <w:r w:rsidRPr="00963BB6">
        <w:rPr>
          <w:sz w:val="24"/>
        </w:rPr>
        <w:t>IG</w:t>
      </w:r>
      <w:r w:rsidR="00245E26">
        <w:rPr>
          <w:rFonts w:hint="eastAsia"/>
          <w:sz w:val="24"/>
        </w:rPr>
        <w:t>算法</w:t>
      </w:r>
      <w:r w:rsidRPr="00963BB6">
        <w:rPr>
          <w:sz w:val="24"/>
        </w:rPr>
        <w:t>的变体，用以解决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63BB6">
        <w:rPr>
          <w:sz w:val="24"/>
        </w:rPr>
        <w:t>，这与本章研究的问题高度相关。</w:t>
      </w:r>
      <w:r w:rsidRPr="00963BB6">
        <w:rPr>
          <w:sz w:val="24"/>
        </w:rPr>
        <w:t>MNIG</w:t>
      </w:r>
      <w:r w:rsidRPr="00963BB6">
        <w:rPr>
          <w:sz w:val="24"/>
        </w:rPr>
        <w:t>是一种改进的</w:t>
      </w:r>
      <w:r w:rsidRPr="00963BB6">
        <w:rPr>
          <w:sz w:val="24"/>
        </w:rPr>
        <w:t>IG</w:t>
      </w:r>
      <w:r w:rsidR="00245E26">
        <w:rPr>
          <w:rFonts w:hint="eastAsia"/>
          <w:sz w:val="24"/>
        </w:rPr>
        <w:t>算法</w:t>
      </w:r>
      <w:r w:rsidRPr="00963BB6">
        <w:rPr>
          <w:sz w:val="24"/>
        </w:rPr>
        <w:t>，用于解决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63BB6">
        <w:rPr>
          <w:sz w:val="24"/>
        </w:rPr>
        <w:t>。</w:t>
      </w:r>
      <w:r w:rsidRPr="00963BB6">
        <w:rPr>
          <w:sz w:val="24"/>
        </w:rPr>
        <w:t>DPSO</w:t>
      </w:r>
      <w:r w:rsidRPr="00963BB6">
        <w:rPr>
          <w:sz w:val="24"/>
        </w:rPr>
        <w:t>是一种先进的群体智能算法，在处理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prmu</m:t>
            </m:r>
          </m:e>
        </m:d>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r>
              <m:rPr>
                <m:sty m:val="p"/>
              </m:rPr>
              <w:rPr>
                <w:rFonts w:ascii="Cambria Math" w:hAnsi="Cambria Math"/>
                <w:sz w:val="24"/>
              </w:rPr>
              <m:t>,</m:t>
            </m:r>
            <m:r>
              <w:rPr>
                <w:rFonts w:ascii="Cambria Math" w:hAnsi="Cambria Math"/>
                <w:sz w:val="24"/>
              </w:rPr>
              <m:t>TFT</m:t>
            </m:r>
          </m:e>
        </m:d>
      </m:oMath>
      <w:r w:rsidRPr="00963BB6">
        <w:rPr>
          <w:sz w:val="24"/>
        </w:rPr>
        <w:t>时具有良好的效果。</w:t>
      </w:r>
      <w:r w:rsidRPr="00963BB6">
        <w:rPr>
          <w:sz w:val="24"/>
        </w:rPr>
        <w:t>ES</w:t>
      </w:r>
      <w:r w:rsidRPr="00963BB6">
        <w:rPr>
          <w:sz w:val="24"/>
        </w:rPr>
        <w:t>在求解</w:t>
      </w:r>
      <m:oMath>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963BB6">
        <w:rPr>
          <w:sz w:val="24"/>
        </w:rPr>
        <w:t>方面已被证明是有效的。</w:t>
      </w:r>
      <w:r w:rsidR="00245E26">
        <w:rPr>
          <w:rFonts w:hint="eastAsia"/>
          <w:sz w:val="24"/>
        </w:rPr>
        <w:t>因此，</w:t>
      </w:r>
      <w:r w:rsidRPr="00963BB6">
        <w:rPr>
          <w:sz w:val="24"/>
        </w:rPr>
        <w:t>采用这四种算法作为对比算法是合理的。为保持实验的公平性，对它们进行了适当的改进以适应本章的问题特征。此外，比较算法的参数设置为原始文献建议的值。所有的算法在相同的实验条件和终止条件下执行</w:t>
      </w:r>
      <w:r w:rsidRPr="00963BB6">
        <w:rPr>
          <w:sz w:val="24"/>
        </w:rPr>
        <w:t>90</w:t>
      </w:r>
      <w:r w:rsidRPr="00963BB6">
        <w:rPr>
          <w:sz w:val="24"/>
        </w:rPr>
        <w:t>个实例，表</w:t>
      </w:r>
      <w:r w:rsidRPr="00963BB6">
        <w:rPr>
          <w:sz w:val="24"/>
        </w:rPr>
        <w:t>4-5</w:t>
      </w:r>
      <w:r w:rsidRPr="00963BB6">
        <w:rPr>
          <w:sz w:val="24"/>
        </w:rPr>
        <w:t>和</w:t>
      </w:r>
      <w:r w:rsidRPr="00963BB6">
        <w:rPr>
          <w:sz w:val="24"/>
        </w:rPr>
        <w:t>4-6</w:t>
      </w:r>
      <w:r w:rsidRPr="00963BB6">
        <w:rPr>
          <w:sz w:val="24"/>
        </w:rPr>
        <w:t>分别给出了</w:t>
      </w:r>
      <m:oMath>
        <m:r>
          <w:rPr>
            <w:rFonts w:ascii="Cambria Math" w:hAnsi="Cambria Math"/>
            <w:sz w:val="24"/>
          </w:rPr>
          <m:t>t=2</m:t>
        </m:r>
      </m:oMath>
      <w:r w:rsidRPr="00963BB6">
        <w:rPr>
          <w:sz w:val="24"/>
        </w:rPr>
        <w:t>和</w:t>
      </w:r>
      <m:oMath>
        <m:r>
          <w:rPr>
            <w:rFonts w:ascii="Cambria Math" w:hAnsi="Cambria Math"/>
            <w:sz w:val="24"/>
          </w:rPr>
          <m:t>t=4</m:t>
        </m:r>
      </m:oMath>
      <w:r w:rsidRPr="00963BB6">
        <w:rPr>
          <w:sz w:val="24"/>
        </w:rPr>
        <w:t>时的</w:t>
      </w:r>
      <w:r w:rsidRPr="00963BB6">
        <w:rPr>
          <w:sz w:val="24"/>
        </w:rPr>
        <w:t>ATEC</w:t>
      </w:r>
      <w:r w:rsidRPr="00963BB6">
        <w:rPr>
          <w:sz w:val="24"/>
        </w:rPr>
        <w:t>和</w:t>
      </w:r>
      <w:r w:rsidRPr="00963BB6">
        <w:rPr>
          <w:sz w:val="24"/>
        </w:rPr>
        <w:t>RPI</w:t>
      </w:r>
      <w:r w:rsidRPr="00963BB6">
        <w:rPr>
          <w:sz w:val="24"/>
        </w:rPr>
        <w:t>值，</w:t>
      </w:r>
      <w:proofErr w:type="gramStart"/>
      <w:r w:rsidRPr="00963BB6">
        <w:rPr>
          <w:sz w:val="24"/>
        </w:rPr>
        <w:t>最佳值</w:t>
      </w:r>
      <w:proofErr w:type="gramEnd"/>
      <w:r w:rsidRPr="00963BB6">
        <w:rPr>
          <w:sz w:val="24"/>
        </w:rPr>
        <w:t>用粗体表示。</w:t>
      </w:r>
    </w:p>
    <w:p w14:paraId="09DF391D" w14:textId="6FDDDDAD" w:rsidR="001B015F" w:rsidRPr="001B015F" w:rsidRDefault="00963BB6" w:rsidP="002C7BFC">
      <w:pPr>
        <w:spacing w:line="460" w:lineRule="exact"/>
        <w:ind w:firstLineChars="200" w:firstLine="480"/>
        <w:rPr>
          <w:sz w:val="24"/>
        </w:rPr>
      </w:pPr>
      <w:r w:rsidRPr="00963BB6">
        <w:rPr>
          <w:sz w:val="24"/>
        </w:rPr>
        <w:t>根据表</w:t>
      </w:r>
      <w:r w:rsidRPr="00963BB6">
        <w:rPr>
          <w:sz w:val="24"/>
        </w:rPr>
        <w:t>4-5</w:t>
      </w:r>
      <w:r w:rsidRPr="00963BB6">
        <w:rPr>
          <w:sz w:val="24"/>
        </w:rPr>
        <w:t>的实验数据，</w:t>
      </w:r>
      <w:r w:rsidRPr="00963BB6">
        <w:rPr>
          <w:sz w:val="24"/>
        </w:rPr>
        <w:t>SIG</w:t>
      </w:r>
      <w:r w:rsidRPr="00963BB6">
        <w:rPr>
          <w:sz w:val="24"/>
        </w:rPr>
        <w:t>在</w:t>
      </w:r>
      <w:r w:rsidRPr="00963BB6">
        <w:rPr>
          <w:sz w:val="24"/>
        </w:rPr>
        <w:t>85</w:t>
      </w:r>
      <w:r w:rsidRPr="00963BB6">
        <w:rPr>
          <w:sz w:val="24"/>
        </w:rPr>
        <w:t>个实例上中获得了最佳的</w:t>
      </w:r>
      <w:r w:rsidRPr="00963BB6">
        <w:rPr>
          <w:sz w:val="24"/>
        </w:rPr>
        <w:t>ATEC</w:t>
      </w:r>
      <w:r w:rsidRPr="00963BB6">
        <w:rPr>
          <w:sz w:val="24"/>
        </w:rPr>
        <w:t>，其次是</w:t>
      </w:r>
      <w:r w:rsidRPr="00963BB6">
        <w:rPr>
          <w:sz w:val="24"/>
        </w:rPr>
        <w:t>CIG</w:t>
      </w:r>
      <w:r w:rsidRPr="00963BB6">
        <w:rPr>
          <w:sz w:val="24"/>
        </w:rPr>
        <w:t>（</w:t>
      </w:r>
      <w:r w:rsidRPr="00963BB6">
        <w:rPr>
          <w:sz w:val="24"/>
        </w:rPr>
        <w:t>3</w:t>
      </w:r>
      <w:r w:rsidRPr="00963BB6">
        <w:rPr>
          <w:sz w:val="24"/>
        </w:rPr>
        <w:t>个）、</w:t>
      </w:r>
      <w:r w:rsidRPr="00963BB6">
        <w:rPr>
          <w:sz w:val="24"/>
        </w:rPr>
        <w:t>DPSO</w:t>
      </w:r>
      <w:r w:rsidRPr="00963BB6">
        <w:rPr>
          <w:sz w:val="24"/>
        </w:rPr>
        <w:t>（</w:t>
      </w:r>
      <w:r w:rsidRPr="00963BB6">
        <w:rPr>
          <w:sz w:val="24"/>
        </w:rPr>
        <w:t>2</w:t>
      </w:r>
      <w:r w:rsidRPr="00963BB6">
        <w:rPr>
          <w:sz w:val="24"/>
        </w:rPr>
        <w:t>个）、</w:t>
      </w:r>
      <w:r w:rsidRPr="00963BB6">
        <w:rPr>
          <w:sz w:val="24"/>
        </w:rPr>
        <w:t>MNIG</w:t>
      </w:r>
      <w:r w:rsidRPr="00963BB6">
        <w:rPr>
          <w:sz w:val="24"/>
        </w:rPr>
        <w:t>和</w:t>
      </w:r>
      <w:r w:rsidRPr="00963BB6">
        <w:rPr>
          <w:sz w:val="24"/>
        </w:rPr>
        <w:t>ES</w:t>
      </w:r>
      <w:r w:rsidRPr="00963BB6">
        <w:rPr>
          <w:sz w:val="24"/>
        </w:rPr>
        <w:t>（</w:t>
      </w:r>
      <w:r w:rsidRPr="00963BB6">
        <w:rPr>
          <w:sz w:val="24"/>
        </w:rPr>
        <w:t>0</w:t>
      </w:r>
      <w:r w:rsidRPr="00963BB6">
        <w:rPr>
          <w:sz w:val="24"/>
        </w:rPr>
        <w:t>个）。此外</w:t>
      </w:r>
      <w:r w:rsidR="001B015F">
        <w:rPr>
          <w:rFonts w:hint="eastAsia"/>
          <w:sz w:val="24"/>
        </w:rPr>
        <w:t>，</w:t>
      </w:r>
      <w:r w:rsidRPr="00963BB6">
        <w:rPr>
          <w:sz w:val="24"/>
        </w:rPr>
        <w:t>对于</w:t>
      </w:r>
      <w:r w:rsidRPr="00963BB6">
        <w:rPr>
          <w:sz w:val="24"/>
        </w:rPr>
        <w:t>RPI</w:t>
      </w:r>
      <w:r w:rsidRPr="00963BB6">
        <w:rPr>
          <w:sz w:val="24"/>
        </w:rPr>
        <w:t>值，</w:t>
      </w:r>
      <w:r w:rsidRPr="00963BB6">
        <w:rPr>
          <w:sz w:val="24"/>
        </w:rPr>
        <w:t>SIG</w:t>
      </w:r>
      <w:r w:rsidRPr="00963BB6">
        <w:rPr>
          <w:sz w:val="24"/>
        </w:rPr>
        <w:t>在</w:t>
      </w:r>
      <w:r w:rsidRPr="00963BB6">
        <w:rPr>
          <w:sz w:val="24"/>
        </w:rPr>
        <w:t>85</w:t>
      </w:r>
      <w:r w:rsidRPr="00963BB6">
        <w:rPr>
          <w:sz w:val="24"/>
        </w:rPr>
        <w:t>个实例中获得了最佳</w:t>
      </w:r>
      <w:r w:rsidRPr="00963BB6">
        <w:rPr>
          <w:sz w:val="24"/>
        </w:rPr>
        <w:t>RPI</w:t>
      </w:r>
      <w:r w:rsidRPr="00963BB6">
        <w:rPr>
          <w:sz w:val="24"/>
        </w:rPr>
        <w:t>值，其次是</w:t>
      </w:r>
      <w:r w:rsidRPr="00963BB6">
        <w:rPr>
          <w:sz w:val="24"/>
        </w:rPr>
        <w:t>CIG</w:t>
      </w:r>
      <w:r w:rsidRPr="00963BB6">
        <w:rPr>
          <w:sz w:val="24"/>
        </w:rPr>
        <w:t>（</w:t>
      </w:r>
      <w:r w:rsidRPr="00963BB6">
        <w:rPr>
          <w:sz w:val="24"/>
        </w:rPr>
        <w:t>3</w:t>
      </w:r>
      <w:r w:rsidRPr="00963BB6">
        <w:rPr>
          <w:sz w:val="24"/>
        </w:rPr>
        <w:t>个）、</w:t>
      </w:r>
      <w:r w:rsidRPr="00963BB6">
        <w:rPr>
          <w:sz w:val="24"/>
        </w:rPr>
        <w:t>DPSO</w:t>
      </w:r>
      <w:r w:rsidRPr="00963BB6">
        <w:rPr>
          <w:sz w:val="24"/>
        </w:rPr>
        <w:t>（</w:t>
      </w:r>
      <w:r w:rsidRPr="00963BB6">
        <w:rPr>
          <w:sz w:val="24"/>
        </w:rPr>
        <w:t>2</w:t>
      </w:r>
      <w:r w:rsidRPr="00963BB6">
        <w:rPr>
          <w:sz w:val="24"/>
        </w:rPr>
        <w:t>个）、</w:t>
      </w:r>
      <w:r w:rsidRPr="00963BB6">
        <w:rPr>
          <w:sz w:val="24"/>
        </w:rPr>
        <w:t>MNIG</w:t>
      </w:r>
      <w:r w:rsidRPr="00963BB6">
        <w:rPr>
          <w:sz w:val="24"/>
        </w:rPr>
        <w:t>和</w:t>
      </w:r>
      <w:r w:rsidRPr="00963BB6">
        <w:rPr>
          <w:sz w:val="24"/>
        </w:rPr>
        <w:t>ES</w:t>
      </w:r>
      <w:r w:rsidRPr="00963BB6">
        <w:rPr>
          <w:sz w:val="24"/>
        </w:rPr>
        <w:t>（</w:t>
      </w:r>
      <w:r w:rsidRPr="00963BB6">
        <w:rPr>
          <w:sz w:val="24"/>
        </w:rPr>
        <w:t>0</w:t>
      </w:r>
      <w:r w:rsidRPr="00963BB6">
        <w:rPr>
          <w:sz w:val="24"/>
        </w:rPr>
        <w:t>个）。在本小节中，使用公式</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V</m:t>
                </m:r>
              </m:e>
              <m:sub>
                <m:r>
                  <w:rPr>
                    <w:rFonts w:ascii="Cambria Math" w:hAnsi="Cambria Math"/>
                    <w:sz w:val="24"/>
                  </w:rPr>
                  <m:t>Com</m:t>
                </m:r>
              </m:sub>
            </m:sSub>
            <m: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SIG</m:t>
                </m:r>
              </m:sub>
            </m:sSub>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Com</m:t>
            </m:r>
          </m:sub>
        </m:sSub>
        <m:r>
          <w:rPr>
            <w:rFonts w:ascii="Cambria Math" w:hAnsi="Cambria Math"/>
            <w:sz w:val="24"/>
          </w:rPr>
          <m:t>×100</m:t>
        </m:r>
        <m:r>
          <m:rPr>
            <m:sty m:val="p"/>
          </m:rPr>
          <w:rPr>
            <w:rFonts w:ascii="Cambria Math" w:hAnsi="Cambria Math"/>
            <w:sz w:val="24"/>
          </w:rPr>
          <m:t>%</m:t>
        </m:r>
      </m:oMath>
      <w:r w:rsidRPr="00963BB6">
        <w:rPr>
          <w:sz w:val="24"/>
        </w:rPr>
        <w:t>来计算</w:t>
      </w:r>
      <w:r w:rsidRPr="00963BB6">
        <w:rPr>
          <w:sz w:val="24"/>
        </w:rPr>
        <w:t>SIG</w:t>
      </w:r>
      <w:r w:rsidRPr="00963BB6">
        <w:rPr>
          <w:sz w:val="24"/>
        </w:rPr>
        <w:t>相对于其他算法的提升性能的百分比，其中</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Com</m:t>
            </m:r>
          </m:sub>
        </m:sSub>
      </m:oMath>
      <w:r w:rsidRPr="00963BB6">
        <w:rPr>
          <w:sz w:val="24"/>
        </w:rPr>
        <w:t>和</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SIG</m:t>
            </m:r>
          </m:sub>
        </m:sSub>
      </m:oMath>
      <w:r w:rsidRPr="00963BB6">
        <w:rPr>
          <w:sz w:val="24"/>
        </w:rPr>
        <w:t>分别表示比较算法和</w:t>
      </w:r>
      <w:r w:rsidRPr="00963BB6">
        <w:rPr>
          <w:sz w:val="24"/>
        </w:rPr>
        <w:t>SIG</w:t>
      </w:r>
      <w:r w:rsidRPr="00963BB6">
        <w:rPr>
          <w:sz w:val="24"/>
        </w:rPr>
        <w:t>的实验数据。对于</w:t>
      </w:r>
      <w:r w:rsidRPr="00963BB6">
        <w:rPr>
          <w:sz w:val="24"/>
        </w:rPr>
        <w:t>ATEC</w:t>
      </w:r>
      <w:r w:rsidRPr="00963BB6">
        <w:rPr>
          <w:sz w:val="24"/>
        </w:rPr>
        <w:t>，当</w:t>
      </w:r>
      <m:oMath>
        <m:r>
          <w:rPr>
            <w:rFonts w:ascii="Cambria Math" w:hAnsi="Cambria Math"/>
            <w:sz w:val="24"/>
          </w:rPr>
          <m:t>F=2</m:t>
        </m:r>
      </m:oMath>
      <w:r w:rsidRPr="00963BB6">
        <w:rPr>
          <w:sz w:val="24"/>
        </w:rPr>
        <w:t>时，</w:t>
      </w:r>
      <w:r w:rsidRPr="00963BB6">
        <w:rPr>
          <w:sz w:val="24"/>
        </w:rPr>
        <w:t>SIG</w:t>
      </w:r>
      <w:r w:rsidRPr="00963BB6">
        <w:rPr>
          <w:sz w:val="24"/>
        </w:rPr>
        <w:t>相对于</w:t>
      </w:r>
      <w:r w:rsidRPr="00963BB6">
        <w:rPr>
          <w:sz w:val="24"/>
        </w:rPr>
        <w:t>CIG</w:t>
      </w:r>
      <w:r w:rsidRPr="00963BB6">
        <w:rPr>
          <w:sz w:val="24"/>
        </w:rPr>
        <w:t>、</w:t>
      </w:r>
      <w:r w:rsidRPr="00963BB6">
        <w:rPr>
          <w:sz w:val="24"/>
        </w:rPr>
        <w:t>MNIG</w:t>
      </w:r>
      <w:r w:rsidRPr="00963BB6">
        <w:rPr>
          <w:sz w:val="24"/>
        </w:rPr>
        <w:t>、</w:t>
      </w:r>
      <w:r w:rsidRPr="00963BB6">
        <w:rPr>
          <w:sz w:val="24"/>
        </w:rPr>
        <w:t>DPSO</w:t>
      </w:r>
      <w:r w:rsidRPr="00963BB6">
        <w:rPr>
          <w:sz w:val="24"/>
        </w:rPr>
        <w:t>和</w:t>
      </w:r>
      <w:r w:rsidRPr="00963BB6">
        <w:rPr>
          <w:sz w:val="24"/>
        </w:rPr>
        <w:t>ES</w:t>
      </w:r>
      <w:r w:rsidRPr="00963BB6">
        <w:rPr>
          <w:sz w:val="24"/>
        </w:rPr>
        <w:t>的提升百分比分别为</w:t>
      </w:r>
      <w:r w:rsidRPr="00963BB6">
        <w:rPr>
          <w:sz w:val="24"/>
        </w:rPr>
        <w:t>0.24%</w:t>
      </w:r>
      <w:r w:rsidRPr="00963BB6">
        <w:rPr>
          <w:sz w:val="24"/>
        </w:rPr>
        <w:t>、</w:t>
      </w:r>
      <w:r w:rsidRPr="00963BB6">
        <w:rPr>
          <w:sz w:val="24"/>
        </w:rPr>
        <w:t>1.90%</w:t>
      </w:r>
      <w:r w:rsidRPr="00963BB6">
        <w:rPr>
          <w:sz w:val="24"/>
        </w:rPr>
        <w:t>、</w:t>
      </w:r>
      <w:r w:rsidRPr="00963BB6">
        <w:rPr>
          <w:sz w:val="24"/>
        </w:rPr>
        <w:t>2.21%</w:t>
      </w:r>
      <w:r w:rsidRPr="00963BB6">
        <w:rPr>
          <w:sz w:val="24"/>
        </w:rPr>
        <w:t>和</w:t>
      </w:r>
      <w:r w:rsidRPr="00963BB6">
        <w:rPr>
          <w:sz w:val="24"/>
        </w:rPr>
        <w:t>2.09%</w:t>
      </w:r>
      <w:r w:rsidRPr="00963BB6">
        <w:rPr>
          <w:sz w:val="24"/>
        </w:rPr>
        <w:t>。当</w:t>
      </w:r>
      <m:oMath>
        <m:r>
          <w:rPr>
            <w:rFonts w:ascii="Cambria Math" w:hAnsi="Cambria Math"/>
            <w:sz w:val="24"/>
          </w:rPr>
          <m:t>F=3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6</m:t>
        </m:r>
      </m:oMath>
      <w:r w:rsidRPr="00963BB6">
        <w:rPr>
          <w:sz w:val="24"/>
        </w:rPr>
        <w:t>时，</w:t>
      </w:r>
      <w:r w:rsidRPr="00963BB6">
        <w:rPr>
          <w:sz w:val="24"/>
        </w:rPr>
        <w:t>SIG</w:t>
      </w:r>
      <w:r w:rsidRPr="00963BB6">
        <w:rPr>
          <w:sz w:val="24"/>
        </w:rPr>
        <w:t>的性能同样优于其他算法。对于</w:t>
      </w:r>
      <w:r w:rsidRPr="00963BB6">
        <w:rPr>
          <w:sz w:val="24"/>
        </w:rPr>
        <w:t>RPI</w:t>
      </w:r>
      <w:r w:rsidRPr="00963BB6">
        <w:rPr>
          <w:sz w:val="24"/>
        </w:rPr>
        <w:t>值，</w:t>
      </w:r>
      <w:r w:rsidRPr="00963BB6">
        <w:rPr>
          <w:sz w:val="24"/>
        </w:rPr>
        <w:t>SIG</w:t>
      </w:r>
      <w:r w:rsidRPr="00963BB6">
        <w:rPr>
          <w:sz w:val="24"/>
        </w:rPr>
        <w:t>对于其他算法的提升百分比分别为</w:t>
      </w:r>
      <w:r w:rsidRPr="00963BB6">
        <w:rPr>
          <w:sz w:val="24"/>
        </w:rPr>
        <w:t>45%</w:t>
      </w:r>
      <w:r w:rsidRPr="00963BB6">
        <w:rPr>
          <w:sz w:val="24"/>
        </w:rPr>
        <w:t>、</w:t>
      </w:r>
      <w:r w:rsidRPr="00963BB6">
        <w:rPr>
          <w:sz w:val="24"/>
        </w:rPr>
        <w:t>85%</w:t>
      </w:r>
      <w:r w:rsidRPr="00963BB6">
        <w:rPr>
          <w:sz w:val="24"/>
        </w:rPr>
        <w:t>、</w:t>
      </w:r>
      <w:r w:rsidRPr="00963BB6">
        <w:rPr>
          <w:sz w:val="24"/>
        </w:rPr>
        <w:t>85%</w:t>
      </w:r>
      <w:r w:rsidRPr="00963BB6">
        <w:rPr>
          <w:sz w:val="24"/>
        </w:rPr>
        <w:t>和</w:t>
      </w:r>
      <w:r w:rsidRPr="00963BB6">
        <w:rPr>
          <w:sz w:val="24"/>
        </w:rPr>
        <w:t>85%</w:t>
      </w:r>
      <w:r w:rsidRPr="00963BB6">
        <w:rPr>
          <w:sz w:val="24"/>
        </w:rPr>
        <w:t>。同样，当</w:t>
      </w:r>
      <m:oMath>
        <m:r>
          <w:rPr>
            <w:rFonts w:ascii="Cambria Math" w:hAnsi="Cambria Math"/>
            <w:sz w:val="24"/>
          </w:rPr>
          <m:t>F=3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6</m:t>
        </m:r>
      </m:oMath>
      <w:r w:rsidRPr="00963BB6">
        <w:rPr>
          <w:sz w:val="24"/>
        </w:rPr>
        <w:t>时，</w:t>
      </w:r>
      <w:r w:rsidRPr="00963BB6">
        <w:rPr>
          <w:sz w:val="24"/>
        </w:rPr>
        <w:t>SIG</w:t>
      </w:r>
      <w:r w:rsidRPr="00963BB6">
        <w:rPr>
          <w:sz w:val="24"/>
        </w:rPr>
        <w:t>的性能也优于其他算法。此外，在表</w:t>
      </w:r>
      <w:r w:rsidRPr="00963BB6">
        <w:rPr>
          <w:sz w:val="24"/>
        </w:rPr>
        <w:t>4-6</w:t>
      </w:r>
      <w:r w:rsidRPr="00963BB6">
        <w:rPr>
          <w:sz w:val="24"/>
        </w:rPr>
        <w:t>中，当</w:t>
      </w:r>
      <m:oMath>
        <m:r>
          <w:rPr>
            <w:rFonts w:ascii="Cambria Math" w:hAnsi="Cambria Math"/>
            <w:sz w:val="24"/>
          </w:rPr>
          <m:t>t=4</m:t>
        </m:r>
      </m:oMath>
      <w:r w:rsidRPr="00963BB6">
        <w:rPr>
          <w:sz w:val="24"/>
        </w:rPr>
        <w:t>时，</w:t>
      </w:r>
      <w:r w:rsidRPr="00963BB6">
        <w:rPr>
          <w:sz w:val="24"/>
        </w:rPr>
        <w:t>SIG</w:t>
      </w:r>
      <w:r w:rsidRPr="00963BB6">
        <w:rPr>
          <w:sz w:val="24"/>
        </w:rPr>
        <w:t>在</w:t>
      </w:r>
      <w:r w:rsidRPr="00963BB6">
        <w:rPr>
          <w:sz w:val="24"/>
        </w:rPr>
        <w:t>90</w:t>
      </w:r>
      <w:r w:rsidRPr="00963BB6">
        <w:rPr>
          <w:sz w:val="24"/>
        </w:rPr>
        <w:t>个实例中获得了最多的最佳</w:t>
      </w:r>
      <w:r w:rsidRPr="00963BB6">
        <w:rPr>
          <w:sz w:val="24"/>
        </w:rPr>
        <w:t>ATEC</w:t>
      </w:r>
      <w:r w:rsidRPr="00963BB6">
        <w:rPr>
          <w:sz w:val="24"/>
        </w:rPr>
        <w:t>和</w:t>
      </w:r>
      <w:r w:rsidRPr="00963BB6">
        <w:rPr>
          <w:sz w:val="24"/>
        </w:rPr>
        <w:t>RPI</w:t>
      </w:r>
      <w:r w:rsidRPr="00963BB6">
        <w:rPr>
          <w:sz w:val="24"/>
        </w:rPr>
        <w:t>值。</w:t>
      </w:r>
    </w:p>
    <w:p w14:paraId="5E0E870F" w14:textId="5ED5B93F" w:rsidR="001B015F" w:rsidRPr="001B015F" w:rsidRDefault="00963BB6" w:rsidP="002C7BFC">
      <w:pPr>
        <w:spacing w:line="460" w:lineRule="exact"/>
        <w:ind w:firstLineChars="200" w:firstLine="480"/>
        <w:rPr>
          <w:sz w:val="24"/>
        </w:rPr>
      </w:pPr>
      <w:r w:rsidRPr="00963BB6">
        <w:rPr>
          <w:sz w:val="24"/>
        </w:rPr>
        <w:t>基于以上结果，可以看出</w:t>
      </w:r>
      <w:r w:rsidRPr="00963BB6">
        <w:rPr>
          <w:sz w:val="24"/>
        </w:rPr>
        <w:t>SIG</w:t>
      </w:r>
      <w:r w:rsidRPr="00963BB6">
        <w:rPr>
          <w:sz w:val="24"/>
        </w:rPr>
        <w:t>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963BB6">
        <w:rPr>
          <w:sz w:val="24"/>
        </w:rPr>
        <w:t>的性能明显优于对比算法。其原因可归纳如下。（</w:t>
      </w:r>
      <w:r w:rsidRPr="00963BB6">
        <w:rPr>
          <w:sz w:val="24"/>
        </w:rPr>
        <w:t>1</w:t>
      </w:r>
      <w:r w:rsidRPr="00963BB6">
        <w:rPr>
          <w:sz w:val="24"/>
        </w:rPr>
        <w:t>）所提出的</w:t>
      </w:r>
      <w:r w:rsidRPr="00963BB6">
        <w:rPr>
          <w:sz w:val="24"/>
        </w:rPr>
        <w:t>eNEH_F</w:t>
      </w:r>
      <w:r w:rsidRPr="00963BB6">
        <w:rPr>
          <w:sz w:val="24"/>
        </w:rPr>
        <w:t>初始化方法符合</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963BB6">
        <w:rPr>
          <w:sz w:val="24"/>
        </w:rPr>
        <w:t>的特点，可以快速获得高质量的初始解，节省更多的时间来执行进化过程，并不断靠近最优解。</w:t>
      </w:r>
      <w:r w:rsidRPr="00963BB6">
        <w:rPr>
          <w:sz w:val="24"/>
        </w:rPr>
        <w:t>(2)</w:t>
      </w:r>
      <w:r w:rsidRPr="00963BB6">
        <w:rPr>
          <w:sz w:val="24"/>
        </w:rPr>
        <w:t>针对问题的</w:t>
      </w:r>
      <w:proofErr w:type="gramStart"/>
      <w:r w:rsidRPr="00963BB6">
        <w:rPr>
          <w:sz w:val="24"/>
        </w:rPr>
        <w:t>多工厂</w:t>
      </w:r>
      <w:proofErr w:type="gramEnd"/>
      <w:r w:rsidRPr="00963BB6">
        <w:rPr>
          <w:sz w:val="24"/>
        </w:rPr>
        <w:t>特性，所提出的</w:t>
      </w:r>
      <w:r w:rsidRPr="00963BB6">
        <w:rPr>
          <w:sz w:val="24"/>
        </w:rPr>
        <w:t>dl_DR</w:t>
      </w:r>
      <w:r w:rsidRPr="00963BB6">
        <w:rPr>
          <w:sz w:val="24"/>
        </w:rPr>
        <w:t>显著增加了解的多样性，并降低了所有工厂的</w:t>
      </w:r>
      <w:r w:rsidRPr="00963BB6">
        <w:rPr>
          <w:sz w:val="24"/>
        </w:rPr>
        <w:t>TEC</w:t>
      </w:r>
      <w:r w:rsidRPr="00963BB6">
        <w:rPr>
          <w:sz w:val="24"/>
        </w:rPr>
        <w:t>。（</w:t>
      </w:r>
      <w:r w:rsidRPr="00963BB6">
        <w:rPr>
          <w:sz w:val="24"/>
        </w:rPr>
        <w:t>3</w:t>
      </w:r>
      <w:r w:rsidRPr="00963BB6">
        <w:rPr>
          <w:sz w:val="24"/>
        </w:rPr>
        <w:t>）在</w:t>
      </w:r>
      <w:r w:rsidRPr="00963BB6">
        <w:rPr>
          <w:sz w:val="24"/>
        </w:rPr>
        <w:t>SVND</w:t>
      </w:r>
      <w:r w:rsidRPr="00963BB6">
        <w:rPr>
          <w:sz w:val="24"/>
        </w:rPr>
        <w:t>策略中，工厂间的扰动策略增强了工厂之间的协作并生成更多的邻域；工厂内的扰动策略进一步加强了算法的局部搜索能力，更深入地探索解空间，并减少了</w:t>
      </w:r>
      <w:r w:rsidRPr="00963BB6">
        <w:rPr>
          <w:sz w:val="24"/>
        </w:rPr>
        <w:lastRenderedPageBreak/>
        <w:t>阻塞的影响。</w:t>
      </w:r>
    </w:p>
    <w:p w14:paraId="3D7269DC" w14:textId="23167E3E" w:rsidR="002C7BFC" w:rsidRPr="002C7BFC" w:rsidRDefault="00963BB6" w:rsidP="002C7BFC">
      <w:pPr>
        <w:spacing w:line="460" w:lineRule="exact"/>
        <w:ind w:firstLineChars="200" w:firstLine="480"/>
        <w:rPr>
          <w:sz w:val="24"/>
        </w:rPr>
      </w:pPr>
      <w:r w:rsidRPr="00963BB6">
        <w:rPr>
          <w:sz w:val="24"/>
        </w:rPr>
        <w:t>根据仿真实验结果，本小节进行了多因素方差分析。不同</w:t>
      </w:r>
      <w:r w:rsidRPr="00963BB6">
        <w:rPr>
          <w:sz w:val="24"/>
        </w:rPr>
        <w:t>CPU</w:t>
      </w:r>
      <w:r w:rsidRPr="00963BB6">
        <w:rPr>
          <w:sz w:val="24"/>
        </w:rPr>
        <w:t>运行时间下的实验结果如图</w:t>
      </w:r>
      <w:r w:rsidRPr="00963BB6">
        <w:rPr>
          <w:sz w:val="24"/>
        </w:rPr>
        <w:t>4-7</w:t>
      </w:r>
      <w:r w:rsidRPr="00963BB6">
        <w:rPr>
          <w:sz w:val="24"/>
        </w:rPr>
        <w:t>和图</w:t>
      </w:r>
      <w:r w:rsidRPr="00963BB6">
        <w:rPr>
          <w:sz w:val="24"/>
        </w:rPr>
        <w:t>4-8</w:t>
      </w:r>
      <w:r w:rsidRPr="00963BB6">
        <w:rPr>
          <w:sz w:val="24"/>
        </w:rPr>
        <w:t>所示。图</w:t>
      </w:r>
      <w:r w:rsidRPr="00963BB6">
        <w:rPr>
          <w:sz w:val="24"/>
        </w:rPr>
        <w:t>4-7(a)</w:t>
      </w:r>
      <w:r w:rsidRPr="00963BB6">
        <w:rPr>
          <w:sz w:val="24"/>
        </w:rPr>
        <w:t>给出了所有算法的置信区间。可以发现，</w:t>
      </w:r>
      <w:r w:rsidRPr="00963BB6">
        <w:rPr>
          <w:sz w:val="24"/>
        </w:rPr>
        <w:t>SIG</w:t>
      </w:r>
      <w:r w:rsidRPr="00963BB6">
        <w:rPr>
          <w:sz w:val="24"/>
        </w:rPr>
        <w:t>的置信区间明显低于其他对比算法，并且与其他算法没有重叠。这表明</w:t>
      </w:r>
      <w:r w:rsidRPr="00963BB6">
        <w:rPr>
          <w:sz w:val="24"/>
        </w:rPr>
        <w:t>SIG</w:t>
      </w:r>
      <w:r w:rsidRPr="00963BB6">
        <w:rPr>
          <w:sz w:val="24"/>
        </w:rPr>
        <w:t>的性能优于其他算法，其次是</w:t>
      </w:r>
      <w:r w:rsidRPr="00963BB6">
        <w:rPr>
          <w:sz w:val="24"/>
        </w:rPr>
        <w:t>CIG</w:t>
      </w:r>
      <w:r w:rsidRPr="00963BB6">
        <w:rPr>
          <w:sz w:val="24"/>
        </w:rPr>
        <w:t>、</w:t>
      </w:r>
      <w:r w:rsidRPr="00963BB6">
        <w:rPr>
          <w:sz w:val="24"/>
        </w:rPr>
        <w:t>ES</w:t>
      </w:r>
      <w:r w:rsidRPr="00963BB6">
        <w:rPr>
          <w:sz w:val="24"/>
        </w:rPr>
        <w:t>、</w:t>
      </w:r>
      <w:r w:rsidRPr="00963BB6">
        <w:rPr>
          <w:sz w:val="24"/>
        </w:rPr>
        <w:t>DPSO</w:t>
      </w:r>
      <w:r w:rsidRPr="00963BB6">
        <w:rPr>
          <w:sz w:val="24"/>
        </w:rPr>
        <w:t>和</w:t>
      </w:r>
      <w:r w:rsidRPr="00963BB6">
        <w:rPr>
          <w:sz w:val="24"/>
        </w:rPr>
        <w:t>MNIG</w:t>
      </w:r>
      <w:r w:rsidRPr="00963BB6">
        <w:rPr>
          <w:sz w:val="24"/>
        </w:rPr>
        <w:t>。图</w:t>
      </w:r>
      <w:r w:rsidRPr="00963BB6">
        <w:rPr>
          <w:sz w:val="24"/>
        </w:rPr>
        <w:t>4-7(b)</w:t>
      </w:r>
      <w:r w:rsidRPr="00963BB6">
        <w:rPr>
          <w:sz w:val="24"/>
        </w:rPr>
        <w:t>、</w:t>
      </w:r>
      <w:r w:rsidRPr="00963BB6">
        <w:rPr>
          <w:sz w:val="24"/>
        </w:rPr>
        <w:t>(c)</w:t>
      </w:r>
      <w:r w:rsidRPr="00963BB6">
        <w:rPr>
          <w:sz w:val="24"/>
        </w:rPr>
        <w:t>和</w:t>
      </w:r>
      <w:r w:rsidRPr="00963BB6">
        <w:rPr>
          <w:sz w:val="24"/>
        </w:rPr>
        <w:t>(d)</w:t>
      </w:r>
      <w:r w:rsidRPr="00963BB6">
        <w:rPr>
          <w:sz w:val="24"/>
        </w:rPr>
        <w:t>分别显示了算法与工厂、工件和加工阶段之间的交互关系。随着工厂、工件和加工阶段数量的增加，</w:t>
      </w:r>
      <w:r w:rsidRPr="00963BB6">
        <w:rPr>
          <w:sz w:val="24"/>
        </w:rPr>
        <w:t>SIG</w:t>
      </w:r>
      <w:r w:rsidRPr="00963BB6">
        <w:rPr>
          <w:sz w:val="24"/>
        </w:rPr>
        <w:t>的性能保持稳定，而其他算法则表现出明显的波动，这表明</w:t>
      </w:r>
      <w:r w:rsidRPr="00963BB6">
        <w:rPr>
          <w:sz w:val="24"/>
        </w:rPr>
        <w:t>SIG</w:t>
      </w:r>
      <w:r w:rsidRPr="00963BB6">
        <w:rPr>
          <w:sz w:val="24"/>
        </w:rPr>
        <w:t>具有良好的鲁棒性，在求解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963BB6">
        <w:rPr>
          <w:sz w:val="24"/>
        </w:rPr>
        <w:t>时表现良好。此外，在不同的</w:t>
      </w:r>
      <w:r w:rsidRPr="00963BB6">
        <w:rPr>
          <w:sz w:val="24"/>
        </w:rPr>
        <w:t>CPU</w:t>
      </w:r>
      <w:r w:rsidRPr="00963BB6">
        <w:rPr>
          <w:sz w:val="24"/>
        </w:rPr>
        <w:t>运行时间下，</w:t>
      </w:r>
      <w:r w:rsidRPr="00963BB6">
        <w:rPr>
          <w:sz w:val="24"/>
        </w:rPr>
        <w:t>SIG</w:t>
      </w:r>
      <w:r w:rsidRPr="00963BB6">
        <w:rPr>
          <w:sz w:val="24"/>
        </w:rPr>
        <w:t>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963BB6">
        <w:rPr>
          <w:sz w:val="24"/>
        </w:rPr>
        <w:t>的性能仍然优于其他四种对比算法（见图</w:t>
      </w:r>
      <w:r w:rsidRPr="00963BB6">
        <w:rPr>
          <w:sz w:val="24"/>
        </w:rPr>
        <w:t>4-8</w:t>
      </w:r>
      <w:r w:rsidRPr="00963BB6">
        <w:rPr>
          <w:sz w:val="24"/>
        </w:rPr>
        <w:t>）。</w:t>
      </w:r>
    </w:p>
    <w:p w14:paraId="52023D7A" w14:textId="5764CF66" w:rsidR="00431F52" w:rsidRPr="00431F52" w:rsidRDefault="00431F52" w:rsidP="00431F52">
      <w:pPr>
        <w:spacing w:line="460" w:lineRule="exact"/>
        <w:jc w:val="center"/>
        <w:rPr>
          <w:rFonts w:eastAsia="楷体"/>
          <w:szCs w:val="21"/>
        </w:rPr>
      </w:pPr>
      <w:r w:rsidRPr="00431F52">
        <w:rPr>
          <w:rFonts w:eastAsia="楷体"/>
          <w:szCs w:val="21"/>
        </w:rPr>
        <w:t>表</w:t>
      </w:r>
      <w:r w:rsidRPr="00431F52">
        <w:rPr>
          <w:rFonts w:eastAsia="楷体"/>
          <w:szCs w:val="21"/>
        </w:rPr>
        <w:t xml:space="preserve">4-5 </w:t>
      </w:r>
      <m:oMath>
        <m:r>
          <w:rPr>
            <w:rFonts w:ascii="Cambria Math" w:eastAsia="楷体" w:hAnsi="Cambria Math"/>
            <w:szCs w:val="21"/>
          </w:rPr>
          <m:t>t=2</m:t>
        </m:r>
      </m:oMath>
      <w:r w:rsidRPr="00431F52">
        <w:rPr>
          <w:rFonts w:eastAsia="楷体"/>
          <w:szCs w:val="21"/>
        </w:rPr>
        <w:t>时所有算法的实验结果</w:t>
      </w:r>
    </w:p>
    <w:tbl>
      <w:tblPr>
        <w:tblStyle w:val="a4"/>
        <w:tblW w:w="8553"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65"/>
        <w:gridCol w:w="768"/>
        <w:gridCol w:w="891"/>
        <w:gridCol w:w="546"/>
        <w:gridCol w:w="891"/>
        <w:gridCol w:w="546"/>
        <w:gridCol w:w="891"/>
        <w:gridCol w:w="621"/>
        <w:gridCol w:w="891"/>
        <w:gridCol w:w="621"/>
        <w:gridCol w:w="891"/>
        <w:gridCol w:w="531"/>
      </w:tblGrid>
      <w:tr w:rsidR="00431F52" w:rsidRPr="00E00CEE" w14:paraId="4B64193C" w14:textId="77777777" w:rsidTr="00B77F29">
        <w:trPr>
          <w:trHeight w:val="216"/>
          <w:jc w:val="center"/>
        </w:trPr>
        <w:tc>
          <w:tcPr>
            <w:tcW w:w="817" w:type="dxa"/>
            <w:vMerge w:val="restart"/>
            <w:tcBorders>
              <w:top w:val="single" w:sz="8" w:space="0" w:color="auto"/>
              <w:bottom w:val="nil"/>
            </w:tcBorders>
            <w:vAlign w:val="center"/>
          </w:tcPr>
          <w:p w14:paraId="3AFD5760" w14:textId="77777777" w:rsidR="00431F52" w:rsidRPr="00E00CEE" w:rsidRDefault="00431F52" w:rsidP="00B77F29">
            <w:pPr>
              <w:snapToGrid w:val="0"/>
              <w:spacing w:line="240" w:lineRule="auto"/>
              <w:jc w:val="center"/>
              <w:rPr>
                <w:sz w:val="18"/>
                <w:szCs w:val="18"/>
              </w:rPr>
            </w:pPr>
            <w:r w:rsidRPr="00E00CEE">
              <w:rPr>
                <w:rFonts w:hint="eastAsia"/>
                <w:sz w:val="18"/>
                <w:szCs w:val="18"/>
              </w:rPr>
              <w:t>实例</w:t>
            </w:r>
          </w:p>
        </w:tc>
        <w:tc>
          <w:tcPr>
            <w:tcW w:w="732" w:type="dxa"/>
            <w:vMerge w:val="restart"/>
            <w:tcBorders>
              <w:top w:val="single" w:sz="8" w:space="0" w:color="auto"/>
              <w:bottom w:val="nil"/>
            </w:tcBorders>
            <w:vAlign w:val="center"/>
          </w:tcPr>
          <w:p w14:paraId="240DC07D" w14:textId="53ED09E9" w:rsidR="00431F52" w:rsidRPr="00E00CEE" w:rsidRDefault="00C002D3" w:rsidP="00B77F29">
            <w:pPr>
              <w:snapToGrid w:val="0"/>
              <w:spacing w:line="240" w:lineRule="auto"/>
              <w:jc w:val="center"/>
              <w:rPr>
                <w:sz w:val="18"/>
                <w:szCs w:val="18"/>
              </w:rPr>
            </w:pPr>
            <w:r w:rsidRPr="00C002D3">
              <w:rPr>
                <w:position w:val="-10"/>
                <w:sz w:val="18"/>
                <w:szCs w:val="18"/>
              </w:rPr>
              <w:object w:dxaOrig="515" w:dyaOrig="298" w14:anchorId="5C421AE2">
                <v:shape id="_x0000_i1029" type="#_x0000_t75" style="width:25.7pt;height:15.05pt" o:ole="">
                  <v:imagedata r:id="rId69" o:title=""/>
                </v:shape>
                <o:OLEObject Type="Embed" ProgID="Equation.AxMath" ShapeID="_x0000_i1029" DrawAspect="Content" ObjectID="_1771851155" r:id="rId70"/>
              </w:object>
            </w:r>
          </w:p>
        </w:tc>
        <w:tc>
          <w:tcPr>
            <w:tcW w:w="1376" w:type="dxa"/>
            <w:gridSpan w:val="2"/>
            <w:tcBorders>
              <w:top w:val="single" w:sz="8" w:space="0" w:color="auto"/>
              <w:bottom w:val="single" w:sz="8" w:space="0" w:color="auto"/>
            </w:tcBorders>
          </w:tcPr>
          <w:p w14:paraId="3E9E413E" w14:textId="77777777" w:rsidR="00431F52" w:rsidRPr="00E00CEE" w:rsidRDefault="00431F52" w:rsidP="00B77F29">
            <w:pPr>
              <w:snapToGrid w:val="0"/>
              <w:spacing w:line="240" w:lineRule="auto"/>
              <w:jc w:val="center"/>
              <w:rPr>
                <w:sz w:val="18"/>
                <w:szCs w:val="18"/>
              </w:rPr>
            </w:pPr>
            <w:r w:rsidRPr="00E00CEE">
              <w:rPr>
                <w:sz w:val="18"/>
                <w:szCs w:val="18"/>
              </w:rPr>
              <w:t>CIG</w:t>
            </w:r>
          </w:p>
        </w:tc>
        <w:tc>
          <w:tcPr>
            <w:tcW w:w="1376" w:type="dxa"/>
            <w:gridSpan w:val="2"/>
            <w:tcBorders>
              <w:top w:val="single" w:sz="8" w:space="0" w:color="auto"/>
              <w:bottom w:val="single" w:sz="8" w:space="0" w:color="auto"/>
            </w:tcBorders>
          </w:tcPr>
          <w:p w14:paraId="5839CC73" w14:textId="77777777" w:rsidR="00431F52" w:rsidRPr="00E00CEE" w:rsidRDefault="00431F52" w:rsidP="00B77F29">
            <w:pPr>
              <w:snapToGrid w:val="0"/>
              <w:spacing w:line="240" w:lineRule="auto"/>
              <w:jc w:val="center"/>
              <w:rPr>
                <w:sz w:val="18"/>
                <w:szCs w:val="18"/>
              </w:rPr>
            </w:pPr>
            <w:r w:rsidRPr="00E00CEE">
              <w:rPr>
                <w:sz w:val="18"/>
                <w:szCs w:val="18"/>
              </w:rPr>
              <w:t>MNIG</w:t>
            </w:r>
          </w:p>
        </w:tc>
        <w:tc>
          <w:tcPr>
            <w:tcW w:w="1445" w:type="dxa"/>
            <w:gridSpan w:val="2"/>
            <w:tcBorders>
              <w:top w:val="single" w:sz="8" w:space="0" w:color="auto"/>
              <w:bottom w:val="single" w:sz="8" w:space="0" w:color="auto"/>
            </w:tcBorders>
          </w:tcPr>
          <w:p w14:paraId="3C654B51" w14:textId="77777777" w:rsidR="00431F52" w:rsidRPr="00E00CEE" w:rsidRDefault="00431F52" w:rsidP="00B77F29">
            <w:pPr>
              <w:snapToGrid w:val="0"/>
              <w:spacing w:line="240" w:lineRule="auto"/>
              <w:jc w:val="center"/>
              <w:rPr>
                <w:sz w:val="18"/>
                <w:szCs w:val="18"/>
              </w:rPr>
            </w:pPr>
            <w:r w:rsidRPr="00E00CEE">
              <w:rPr>
                <w:sz w:val="18"/>
                <w:szCs w:val="18"/>
              </w:rPr>
              <w:t>DPSO</w:t>
            </w:r>
          </w:p>
        </w:tc>
        <w:tc>
          <w:tcPr>
            <w:tcW w:w="1445" w:type="dxa"/>
            <w:gridSpan w:val="2"/>
            <w:tcBorders>
              <w:top w:val="single" w:sz="8" w:space="0" w:color="auto"/>
              <w:bottom w:val="single" w:sz="8" w:space="0" w:color="auto"/>
            </w:tcBorders>
          </w:tcPr>
          <w:p w14:paraId="15073FB7" w14:textId="77777777" w:rsidR="00431F52" w:rsidRPr="00E00CEE" w:rsidRDefault="00431F52" w:rsidP="00B77F29">
            <w:pPr>
              <w:snapToGrid w:val="0"/>
              <w:spacing w:line="240" w:lineRule="auto"/>
              <w:jc w:val="center"/>
              <w:rPr>
                <w:sz w:val="18"/>
                <w:szCs w:val="18"/>
              </w:rPr>
            </w:pPr>
            <w:r w:rsidRPr="00E00CEE">
              <w:rPr>
                <w:sz w:val="18"/>
                <w:szCs w:val="18"/>
              </w:rPr>
              <w:t>ES</w:t>
            </w:r>
          </w:p>
        </w:tc>
        <w:tc>
          <w:tcPr>
            <w:tcW w:w="1362" w:type="dxa"/>
            <w:gridSpan w:val="2"/>
            <w:tcBorders>
              <w:top w:val="single" w:sz="8" w:space="0" w:color="auto"/>
              <w:bottom w:val="single" w:sz="8" w:space="0" w:color="auto"/>
            </w:tcBorders>
          </w:tcPr>
          <w:p w14:paraId="5224086D" w14:textId="77777777" w:rsidR="00431F52" w:rsidRPr="00E00CEE" w:rsidRDefault="00431F52" w:rsidP="00B77F29">
            <w:pPr>
              <w:snapToGrid w:val="0"/>
              <w:spacing w:line="240" w:lineRule="auto"/>
              <w:jc w:val="center"/>
              <w:rPr>
                <w:sz w:val="18"/>
                <w:szCs w:val="18"/>
              </w:rPr>
            </w:pPr>
            <w:r w:rsidRPr="00E00CEE">
              <w:rPr>
                <w:sz w:val="18"/>
                <w:szCs w:val="18"/>
              </w:rPr>
              <w:t>SIG</w:t>
            </w:r>
          </w:p>
        </w:tc>
      </w:tr>
      <w:tr w:rsidR="00431F52" w:rsidRPr="00E00CEE" w14:paraId="3B2519BE" w14:textId="77777777" w:rsidTr="00B77F29">
        <w:trPr>
          <w:trHeight w:val="173"/>
          <w:jc w:val="center"/>
        </w:trPr>
        <w:tc>
          <w:tcPr>
            <w:tcW w:w="817" w:type="dxa"/>
            <w:vMerge/>
            <w:tcBorders>
              <w:top w:val="nil"/>
              <w:bottom w:val="nil"/>
            </w:tcBorders>
          </w:tcPr>
          <w:p w14:paraId="5A28F241" w14:textId="77777777" w:rsidR="00431F52" w:rsidRPr="00E00CEE" w:rsidRDefault="00431F52" w:rsidP="00B77F29">
            <w:pPr>
              <w:snapToGrid w:val="0"/>
              <w:spacing w:line="240" w:lineRule="auto"/>
              <w:jc w:val="center"/>
              <w:rPr>
                <w:sz w:val="18"/>
                <w:szCs w:val="18"/>
              </w:rPr>
            </w:pPr>
          </w:p>
        </w:tc>
        <w:tc>
          <w:tcPr>
            <w:tcW w:w="732" w:type="dxa"/>
            <w:vMerge/>
            <w:tcBorders>
              <w:top w:val="nil"/>
              <w:bottom w:val="single" w:sz="8" w:space="0" w:color="auto"/>
            </w:tcBorders>
          </w:tcPr>
          <w:p w14:paraId="6FE2912F" w14:textId="77777777" w:rsidR="00431F52" w:rsidRPr="00E00CEE" w:rsidRDefault="00431F52" w:rsidP="00B77F29">
            <w:pPr>
              <w:snapToGrid w:val="0"/>
              <w:spacing w:line="240" w:lineRule="auto"/>
              <w:jc w:val="center"/>
              <w:rPr>
                <w:sz w:val="18"/>
                <w:szCs w:val="18"/>
              </w:rPr>
            </w:pPr>
          </w:p>
        </w:tc>
        <w:tc>
          <w:tcPr>
            <w:tcW w:w="850" w:type="dxa"/>
            <w:tcBorders>
              <w:top w:val="single" w:sz="8" w:space="0" w:color="auto"/>
              <w:bottom w:val="single" w:sz="8" w:space="0" w:color="auto"/>
            </w:tcBorders>
          </w:tcPr>
          <w:p w14:paraId="61E8B5A7"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25" w:type="dxa"/>
            <w:tcBorders>
              <w:top w:val="single" w:sz="8" w:space="0" w:color="auto"/>
              <w:bottom w:val="single" w:sz="8" w:space="0" w:color="auto"/>
            </w:tcBorders>
          </w:tcPr>
          <w:p w14:paraId="378DB1FE"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0" w:type="dxa"/>
            <w:tcBorders>
              <w:top w:val="single" w:sz="8" w:space="0" w:color="auto"/>
              <w:bottom w:val="single" w:sz="8" w:space="0" w:color="auto"/>
            </w:tcBorders>
          </w:tcPr>
          <w:p w14:paraId="51F22D72"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25" w:type="dxa"/>
            <w:tcBorders>
              <w:top w:val="single" w:sz="8" w:space="0" w:color="auto"/>
              <w:bottom w:val="single" w:sz="8" w:space="0" w:color="auto"/>
            </w:tcBorders>
          </w:tcPr>
          <w:p w14:paraId="52C655E4"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1" w:type="dxa"/>
            <w:tcBorders>
              <w:top w:val="single" w:sz="8" w:space="0" w:color="auto"/>
              <w:bottom w:val="single" w:sz="8" w:space="0" w:color="auto"/>
            </w:tcBorders>
          </w:tcPr>
          <w:p w14:paraId="1DD9DFC0"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93" w:type="dxa"/>
            <w:tcBorders>
              <w:top w:val="single" w:sz="8" w:space="0" w:color="auto"/>
              <w:bottom w:val="single" w:sz="8" w:space="0" w:color="auto"/>
            </w:tcBorders>
          </w:tcPr>
          <w:p w14:paraId="4A698D02"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1" w:type="dxa"/>
            <w:tcBorders>
              <w:top w:val="single" w:sz="8" w:space="0" w:color="auto"/>
              <w:bottom w:val="single" w:sz="8" w:space="0" w:color="auto"/>
            </w:tcBorders>
          </w:tcPr>
          <w:p w14:paraId="4E5371C6"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93" w:type="dxa"/>
            <w:tcBorders>
              <w:top w:val="single" w:sz="8" w:space="0" w:color="auto"/>
              <w:bottom w:val="single" w:sz="8" w:space="0" w:color="auto"/>
            </w:tcBorders>
          </w:tcPr>
          <w:p w14:paraId="72408FEB"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1" w:type="dxa"/>
            <w:tcBorders>
              <w:top w:val="single" w:sz="8" w:space="0" w:color="auto"/>
              <w:bottom w:val="single" w:sz="8" w:space="0" w:color="auto"/>
            </w:tcBorders>
          </w:tcPr>
          <w:p w14:paraId="31DE2627"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10" w:type="dxa"/>
            <w:tcBorders>
              <w:top w:val="single" w:sz="8" w:space="0" w:color="auto"/>
              <w:bottom w:val="single" w:sz="8" w:space="0" w:color="auto"/>
            </w:tcBorders>
          </w:tcPr>
          <w:p w14:paraId="326A82B5"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r>
      <w:tr w:rsidR="00431F52" w:rsidRPr="00E00CEE" w14:paraId="3A1A3BCF" w14:textId="77777777" w:rsidTr="00B77F29">
        <w:trPr>
          <w:trHeight w:val="216"/>
          <w:jc w:val="center"/>
        </w:trPr>
        <w:tc>
          <w:tcPr>
            <w:tcW w:w="817" w:type="dxa"/>
            <w:vMerge w:val="restart"/>
            <w:tcBorders>
              <w:top w:val="nil"/>
              <w:bottom w:val="nil"/>
            </w:tcBorders>
            <w:vAlign w:val="center"/>
          </w:tcPr>
          <w:p w14:paraId="19596C83" w14:textId="4FEA9B45" w:rsidR="00431F52" w:rsidRPr="00C002D3" w:rsidRDefault="00C002D3" w:rsidP="00B77F29">
            <w:pPr>
              <w:snapToGrid w:val="0"/>
              <w:spacing w:line="240" w:lineRule="auto"/>
              <w:jc w:val="center"/>
              <w:rPr>
                <w:sz w:val="16"/>
                <w:szCs w:val="16"/>
              </w:rPr>
            </w:pPr>
            <w:r w:rsidRPr="00C002D3">
              <w:rPr>
                <w:position w:val="-10"/>
                <w:sz w:val="16"/>
                <w:szCs w:val="16"/>
              </w:rPr>
              <w:object w:dxaOrig="544" w:dyaOrig="298" w14:anchorId="3D9A6378">
                <v:shape id="_x0000_i1030" type="#_x0000_t75" style="width:27.3pt;height:15.05pt" o:ole="">
                  <v:imagedata r:id="rId71" o:title=""/>
                </v:shape>
                <o:OLEObject Type="Embed" ProgID="Equation.AxMath" ShapeID="_x0000_i1030" DrawAspect="Content" ObjectID="_1771851156" r:id="rId72"/>
              </w:object>
            </w:r>
          </w:p>
        </w:tc>
        <w:tc>
          <w:tcPr>
            <w:tcW w:w="732" w:type="dxa"/>
            <w:tcBorders>
              <w:top w:val="single" w:sz="8" w:space="0" w:color="auto"/>
            </w:tcBorders>
            <w:vAlign w:val="center"/>
          </w:tcPr>
          <w:p w14:paraId="16A492F1"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50" w:type="dxa"/>
            <w:tcBorders>
              <w:top w:val="single" w:sz="8" w:space="0" w:color="auto"/>
            </w:tcBorders>
            <w:vAlign w:val="center"/>
          </w:tcPr>
          <w:p w14:paraId="42A5E79D" w14:textId="77777777" w:rsidR="00431F52" w:rsidRPr="00E00CEE" w:rsidRDefault="00431F52" w:rsidP="00B77F29">
            <w:pPr>
              <w:snapToGrid w:val="0"/>
              <w:spacing w:line="240" w:lineRule="auto"/>
              <w:jc w:val="center"/>
              <w:rPr>
                <w:sz w:val="18"/>
                <w:szCs w:val="18"/>
              </w:rPr>
            </w:pPr>
            <w:r w:rsidRPr="00E00CEE">
              <w:rPr>
                <w:sz w:val="18"/>
                <w:szCs w:val="18"/>
              </w:rPr>
              <w:t>33289.2</w:t>
            </w:r>
          </w:p>
        </w:tc>
        <w:tc>
          <w:tcPr>
            <w:tcW w:w="525" w:type="dxa"/>
            <w:tcBorders>
              <w:top w:val="single" w:sz="8" w:space="0" w:color="auto"/>
            </w:tcBorders>
            <w:vAlign w:val="center"/>
          </w:tcPr>
          <w:p w14:paraId="71B3577C" w14:textId="77777777" w:rsidR="00431F52" w:rsidRPr="00E00CEE" w:rsidRDefault="00431F52" w:rsidP="00B77F29">
            <w:pPr>
              <w:snapToGrid w:val="0"/>
              <w:spacing w:line="240" w:lineRule="auto"/>
              <w:jc w:val="center"/>
              <w:rPr>
                <w:sz w:val="18"/>
                <w:szCs w:val="18"/>
              </w:rPr>
            </w:pPr>
            <w:r w:rsidRPr="00E00CEE">
              <w:rPr>
                <w:rFonts w:eastAsia="等线"/>
                <w:sz w:val="18"/>
                <w:szCs w:val="18"/>
              </w:rPr>
              <w:t>0.65</w:t>
            </w:r>
          </w:p>
        </w:tc>
        <w:tc>
          <w:tcPr>
            <w:tcW w:w="850" w:type="dxa"/>
            <w:tcBorders>
              <w:top w:val="single" w:sz="8" w:space="0" w:color="auto"/>
            </w:tcBorders>
            <w:vAlign w:val="center"/>
          </w:tcPr>
          <w:p w14:paraId="08302E01" w14:textId="77777777" w:rsidR="00431F52" w:rsidRPr="00E00CEE" w:rsidRDefault="00431F52" w:rsidP="00B77F29">
            <w:pPr>
              <w:snapToGrid w:val="0"/>
              <w:spacing w:line="240" w:lineRule="auto"/>
              <w:jc w:val="center"/>
              <w:rPr>
                <w:sz w:val="18"/>
                <w:szCs w:val="18"/>
              </w:rPr>
            </w:pPr>
            <w:r w:rsidRPr="00E00CEE">
              <w:rPr>
                <w:sz w:val="18"/>
                <w:szCs w:val="18"/>
              </w:rPr>
              <w:t>33645.7</w:t>
            </w:r>
          </w:p>
        </w:tc>
        <w:tc>
          <w:tcPr>
            <w:tcW w:w="525" w:type="dxa"/>
            <w:tcBorders>
              <w:top w:val="single" w:sz="8" w:space="0" w:color="auto"/>
            </w:tcBorders>
            <w:vAlign w:val="center"/>
          </w:tcPr>
          <w:p w14:paraId="3B619CE1" w14:textId="77777777" w:rsidR="00431F52" w:rsidRPr="00E00CEE" w:rsidRDefault="00431F52" w:rsidP="00B77F29">
            <w:pPr>
              <w:snapToGrid w:val="0"/>
              <w:spacing w:line="240" w:lineRule="auto"/>
              <w:jc w:val="center"/>
              <w:rPr>
                <w:sz w:val="18"/>
                <w:szCs w:val="18"/>
              </w:rPr>
            </w:pPr>
            <w:r w:rsidRPr="00E00CEE">
              <w:rPr>
                <w:sz w:val="18"/>
                <w:szCs w:val="18"/>
              </w:rPr>
              <w:t>1.73</w:t>
            </w:r>
          </w:p>
        </w:tc>
        <w:tc>
          <w:tcPr>
            <w:tcW w:w="851" w:type="dxa"/>
            <w:tcBorders>
              <w:top w:val="single" w:sz="8" w:space="0" w:color="auto"/>
            </w:tcBorders>
            <w:vAlign w:val="center"/>
          </w:tcPr>
          <w:p w14:paraId="2ACC2647" w14:textId="77777777" w:rsidR="00431F52" w:rsidRPr="00E00CEE" w:rsidRDefault="00431F52" w:rsidP="00B77F29">
            <w:pPr>
              <w:snapToGrid w:val="0"/>
              <w:spacing w:line="240" w:lineRule="auto"/>
              <w:jc w:val="center"/>
              <w:rPr>
                <w:sz w:val="18"/>
                <w:szCs w:val="18"/>
              </w:rPr>
            </w:pPr>
            <w:r w:rsidRPr="00E00CEE">
              <w:rPr>
                <w:rFonts w:eastAsia="等线"/>
                <w:sz w:val="18"/>
                <w:szCs w:val="18"/>
              </w:rPr>
              <w:t>33451.2</w:t>
            </w:r>
          </w:p>
        </w:tc>
        <w:tc>
          <w:tcPr>
            <w:tcW w:w="593" w:type="dxa"/>
            <w:tcBorders>
              <w:top w:val="single" w:sz="8" w:space="0" w:color="auto"/>
            </w:tcBorders>
            <w:vAlign w:val="center"/>
          </w:tcPr>
          <w:p w14:paraId="74E530A8" w14:textId="77777777" w:rsidR="00431F52" w:rsidRPr="00E00CEE" w:rsidRDefault="00431F52" w:rsidP="00B77F29">
            <w:pPr>
              <w:snapToGrid w:val="0"/>
              <w:spacing w:line="240" w:lineRule="auto"/>
              <w:jc w:val="center"/>
              <w:rPr>
                <w:sz w:val="18"/>
                <w:szCs w:val="18"/>
              </w:rPr>
            </w:pPr>
            <w:r w:rsidRPr="00E00CEE">
              <w:rPr>
                <w:rFonts w:eastAsia="等线"/>
                <w:sz w:val="18"/>
                <w:szCs w:val="18"/>
              </w:rPr>
              <w:t>1.14</w:t>
            </w:r>
          </w:p>
        </w:tc>
        <w:tc>
          <w:tcPr>
            <w:tcW w:w="851" w:type="dxa"/>
            <w:tcBorders>
              <w:top w:val="single" w:sz="8" w:space="0" w:color="auto"/>
            </w:tcBorders>
            <w:vAlign w:val="center"/>
          </w:tcPr>
          <w:p w14:paraId="17888615" w14:textId="77777777" w:rsidR="00431F52" w:rsidRPr="00E00CEE" w:rsidRDefault="00431F52" w:rsidP="00B77F29">
            <w:pPr>
              <w:snapToGrid w:val="0"/>
              <w:spacing w:line="240" w:lineRule="auto"/>
              <w:jc w:val="center"/>
              <w:rPr>
                <w:sz w:val="18"/>
                <w:szCs w:val="18"/>
              </w:rPr>
            </w:pPr>
            <w:r w:rsidRPr="00E00CEE">
              <w:rPr>
                <w:rFonts w:eastAsia="等线"/>
                <w:sz w:val="18"/>
                <w:szCs w:val="18"/>
              </w:rPr>
              <w:t>33682.3</w:t>
            </w:r>
          </w:p>
        </w:tc>
        <w:tc>
          <w:tcPr>
            <w:tcW w:w="593" w:type="dxa"/>
            <w:tcBorders>
              <w:top w:val="single" w:sz="8" w:space="0" w:color="auto"/>
            </w:tcBorders>
            <w:vAlign w:val="center"/>
          </w:tcPr>
          <w:p w14:paraId="6B8CA094" w14:textId="77777777" w:rsidR="00431F52" w:rsidRPr="00E00CEE" w:rsidRDefault="00431F52" w:rsidP="00B77F29">
            <w:pPr>
              <w:snapToGrid w:val="0"/>
              <w:spacing w:line="240" w:lineRule="auto"/>
              <w:jc w:val="center"/>
              <w:rPr>
                <w:sz w:val="18"/>
                <w:szCs w:val="18"/>
              </w:rPr>
            </w:pPr>
            <w:r w:rsidRPr="00E00CEE">
              <w:rPr>
                <w:sz w:val="18"/>
                <w:szCs w:val="18"/>
              </w:rPr>
              <w:t>1.84</w:t>
            </w:r>
          </w:p>
        </w:tc>
        <w:tc>
          <w:tcPr>
            <w:tcW w:w="851" w:type="dxa"/>
            <w:tcBorders>
              <w:top w:val="single" w:sz="8" w:space="0" w:color="auto"/>
            </w:tcBorders>
            <w:vAlign w:val="center"/>
          </w:tcPr>
          <w:p w14:paraId="0CF93C8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33168.2</w:t>
            </w:r>
          </w:p>
        </w:tc>
        <w:tc>
          <w:tcPr>
            <w:tcW w:w="510" w:type="dxa"/>
            <w:tcBorders>
              <w:top w:val="single" w:sz="8" w:space="0" w:color="auto"/>
            </w:tcBorders>
            <w:vAlign w:val="center"/>
          </w:tcPr>
          <w:p w14:paraId="5093330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15F4566F" w14:textId="77777777" w:rsidTr="00B77F29">
        <w:trPr>
          <w:trHeight w:val="173"/>
          <w:jc w:val="center"/>
        </w:trPr>
        <w:tc>
          <w:tcPr>
            <w:tcW w:w="817" w:type="dxa"/>
            <w:vMerge/>
            <w:tcBorders>
              <w:top w:val="nil"/>
              <w:bottom w:val="nil"/>
            </w:tcBorders>
            <w:vAlign w:val="center"/>
          </w:tcPr>
          <w:p w14:paraId="1B7555FC" w14:textId="77777777" w:rsidR="00431F52" w:rsidRPr="00E00CEE" w:rsidRDefault="00431F52" w:rsidP="00B77F29">
            <w:pPr>
              <w:snapToGrid w:val="0"/>
              <w:spacing w:line="240" w:lineRule="auto"/>
              <w:jc w:val="center"/>
              <w:rPr>
                <w:sz w:val="18"/>
                <w:szCs w:val="18"/>
              </w:rPr>
            </w:pPr>
          </w:p>
        </w:tc>
        <w:tc>
          <w:tcPr>
            <w:tcW w:w="732" w:type="dxa"/>
            <w:vAlign w:val="center"/>
          </w:tcPr>
          <w:p w14:paraId="7F705998"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50" w:type="dxa"/>
            <w:vAlign w:val="center"/>
          </w:tcPr>
          <w:p w14:paraId="142A0D24" w14:textId="77777777" w:rsidR="00431F52" w:rsidRPr="00E00CEE" w:rsidRDefault="00431F52" w:rsidP="00B77F29">
            <w:pPr>
              <w:snapToGrid w:val="0"/>
              <w:spacing w:line="240" w:lineRule="auto"/>
              <w:jc w:val="center"/>
              <w:rPr>
                <w:sz w:val="18"/>
                <w:szCs w:val="18"/>
              </w:rPr>
            </w:pPr>
            <w:r w:rsidRPr="00E00CEE">
              <w:rPr>
                <w:sz w:val="18"/>
                <w:szCs w:val="18"/>
              </w:rPr>
              <w:t>52440</w:t>
            </w:r>
          </w:p>
        </w:tc>
        <w:tc>
          <w:tcPr>
            <w:tcW w:w="525" w:type="dxa"/>
            <w:vAlign w:val="center"/>
          </w:tcPr>
          <w:p w14:paraId="2C46C75D" w14:textId="77777777" w:rsidR="00431F52" w:rsidRPr="00E00CEE" w:rsidRDefault="00431F52" w:rsidP="00B77F29">
            <w:pPr>
              <w:snapToGrid w:val="0"/>
              <w:spacing w:line="240" w:lineRule="auto"/>
              <w:jc w:val="center"/>
              <w:rPr>
                <w:sz w:val="18"/>
                <w:szCs w:val="18"/>
              </w:rPr>
            </w:pPr>
            <w:r w:rsidRPr="00E00CEE">
              <w:rPr>
                <w:rFonts w:eastAsia="等线"/>
                <w:sz w:val="18"/>
                <w:szCs w:val="18"/>
              </w:rPr>
              <w:t>0.32</w:t>
            </w:r>
          </w:p>
        </w:tc>
        <w:tc>
          <w:tcPr>
            <w:tcW w:w="850" w:type="dxa"/>
            <w:vAlign w:val="center"/>
          </w:tcPr>
          <w:p w14:paraId="325B17D9" w14:textId="77777777" w:rsidR="00431F52" w:rsidRPr="00E00CEE" w:rsidRDefault="00431F52" w:rsidP="00B77F29">
            <w:pPr>
              <w:snapToGrid w:val="0"/>
              <w:spacing w:line="240" w:lineRule="auto"/>
              <w:jc w:val="center"/>
              <w:rPr>
                <w:sz w:val="18"/>
                <w:szCs w:val="18"/>
              </w:rPr>
            </w:pPr>
            <w:r w:rsidRPr="00E00CEE">
              <w:rPr>
                <w:sz w:val="18"/>
                <w:szCs w:val="18"/>
              </w:rPr>
              <w:t>53191.4</w:t>
            </w:r>
          </w:p>
        </w:tc>
        <w:tc>
          <w:tcPr>
            <w:tcW w:w="525" w:type="dxa"/>
            <w:vAlign w:val="center"/>
          </w:tcPr>
          <w:p w14:paraId="6BAEAA3C" w14:textId="77777777" w:rsidR="00431F52" w:rsidRPr="00E00CEE" w:rsidRDefault="00431F52" w:rsidP="00B77F29">
            <w:pPr>
              <w:snapToGrid w:val="0"/>
              <w:spacing w:line="240" w:lineRule="auto"/>
              <w:jc w:val="center"/>
              <w:rPr>
                <w:sz w:val="18"/>
                <w:szCs w:val="18"/>
              </w:rPr>
            </w:pPr>
            <w:r w:rsidRPr="00E00CEE">
              <w:rPr>
                <w:sz w:val="18"/>
                <w:szCs w:val="18"/>
              </w:rPr>
              <w:t>1.76</w:t>
            </w:r>
          </w:p>
        </w:tc>
        <w:tc>
          <w:tcPr>
            <w:tcW w:w="851" w:type="dxa"/>
            <w:vAlign w:val="center"/>
          </w:tcPr>
          <w:p w14:paraId="26C5A7CD" w14:textId="77777777" w:rsidR="00431F52" w:rsidRPr="00E00CEE" w:rsidRDefault="00431F52" w:rsidP="00B77F29">
            <w:pPr>
              <w:snapToGrid w:val="0"/>
              <w:spacing w:line="240" w:lineRule="auto"/>
              <w:jc w:val="center"/>
              <w:rPr>
                <w:sz w:val="18"/>
                <w:szCs w:val="18"/>
              </w:rPr>
            </w:pPr>
            <w:r w:rsidRPr="00E00CEE">
              <w:rPr>
                <w:rFonts w:eastAsia="等线"/>
                <w:sz w:val="18"/>
                <w:szCs w:val="18"/>
              </w:rPr>
              <w:t>52773.1</w:t>
            </w:r>
          </w:p>
        </w:tc>
        <w:tc>
          <w:tcPr>
            <w:tcW w:w="593" w:type="dxa"/>
            <w:vAlign w:val="center"/>
          </w:tcPr>
          <w:p w14:paraId="07C31B73" w14:textId="77777777" w:rsidR="00431F52" w:rsidRPr="00E00CEE" w:rsidRDefault="00431F52" w:rsidP="00B77F29">
            <w:pPr>
              <w:snapToGrid w:val="0"/>
              <w:spacing w:line="240" w:lineRule="auto"/>
              <w:jc w:val="center"/>
              <w:rPr>
                <w:sz w:val="18"/>
                <w:szCs w:val="18"/>
              </w:rPr>
            </w:pPr>
            <w:r w:rsidRPr="00E00CEE">
              <w:rPr>
                <w:rFonts w:eastAsia="等线"/>
                <w:sz w:val="18"/>
                <w:szCs w:val="18"/>
              </w:rPr>
              <w:t>0.96</w:t>
            </w:r>
          </w:p>
        </w:tc>
        <w:tc>
          <w:tcPr>
            <w:tcW w:w="851" w:type="dxa"/>
            <w:vAlign w:val="center"/>
          </w:tcPr>
          <w:p w14:paraId="6300B230" w14:textId="77777777" w:rsidR="00431F52" w:rsidRPr="00E00CEE" w:rsidRDefault="00431F52" w:rsidP="00B77F29">
            <w:pPr>
              <w:snapToGrid w:val="0"/>
              <w:spacing w:line="240" w:lineRule="auto"/>
              <w:jc w:val="center"/>
              <w:rPr>
                <w:sz w:val="18"/>
                <w:szCs w:val="18"/>
              </w:rPr>
            </w:pPr>
            <w:r w:rsidRPr="00E00CEE">
              <w:rPr>
                <w:rFonts w:eastAsia="等线"/>
                <w:sz w:val="18"/>
                <w:szCs w:val="18"/>
              </w:rPr>
              <w:t>52889.7</w:t>
            </w:r>
          </w:p>
        </w:tc>
        <w:tc>
          <w:tcPr>
            <w:tcW w:w="593" w:type="dxa"/>
            <w:vAlign w:val="center"/>
          </w:tcPr>
          <w:p w14:paraId="2CC0CA1C" w14:textId="77777777" w:rsidR="00431F52" w:rsidRPr="00E00CEE" w:rsidRDefault="00431F52" w:rsidP="00B77F29">
            <w:pPr>
              <w:snapToGrid w:val="0"/>
              <w:spacing w:line="240" w:lineRule="auto"/>
              <w:jc w:val="center"/>
              <w:rPr>
                <w:sz w:val="18"/>
                <w:szCs w:val="18"/>
              </w:rPr>
            </w:pPr>
            <w:r w:rsidRPr="00E00CEE">
              <w:rPr>
                <w:sz w:val="18"/>
                <w:szCs w:val="18"/>
              </w:rPr>
              <w:t>1.18</w:t>
            </w:r>
          </w:p>
        </w:tc>
        <w:tc>
          <w:tcPr>
            <w:tcW w:w="851" w:type="dxa"/>
            <w:vAlign w:val="center"/>
          </w:tcPr>
          <w:p w14:paraId="7B16528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52344.1</w:t>
            </w:r>
          </w:p>
        </w:tc>
        <w:tc>
          <w:tcPr>
            <w:tcW w:w="510" w:type="dxa"/>
            <w:vAlign w:val="center"/>
          </w:tcPr>
          <w:p w14:paraId="22684A3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0.14</w:t>
            </w:r>
          </w:p>
        </w:tc>
      </w:tr>
      <w:tr w:rsidR="00431F52" w:rsidRPr="00E00CEE" w14:paraId="2D637B88" w14:textId="77777777" w:rsidTr="00B77F29">
        <w:trPr>
          <w:trHeight w:val="173"/>
          <w:jc w:val="center"/>
        </w:trPr>
        <w:tc>
          <w:tcPr>
            <w:tcW w:w="817" w:type="dxa"/>
            <w:vMerge/>
            <w:tcBorders>
              <w:top w:val="nil"/>
              <w:bottom w:val="nil"/>
            </w:tcBorders>
            <w:vAlign w:val="center"/>
          </w:tcPr>
          <w:p w14:paraId="59A49F1D" w14:textId="77777777" w:rsidR="00431F52" w:rsidRPr="00E00CEE" w:rsidRDefault="00431F52" w:rsidP="00B77F29">
            <w:pPr>
              <w:snapToGrid w:val="0"/>
              <w:spacing w:line="240" w:lineRule="auto"/>
              <w:jc w:val="center"/>
              <w:rPr>
                <w:sz w:val="18"/>
                <w:szCs w:val="18"/>
              </w:rPr>
            </w:pPr>
          </w:p>
        </w:tc>
        <w:tc>
          <w:tcPr>
            <w:tcW w:w="732" w:type="dxa"/>
            <w:vAlign w:val="center"/>
          </w:tcPr>
          <w:p w14:paraId="1B78FD9E"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50" w:type="dxa"/>
            <w:vAlign w:val="center"/>
          </w:tcPr>
          <w:p w14:paraId="0BA66753" w14:textId="77777777" w:rsidR="00431F52" w:rsidRPr="00E00CEE" w:rsidRDefault="00431F52" w:rsidP="00B77F29">
            <w:pPr>
              <w:snapToGrid w:val="0"/>
              <w:spacing w:line="240" w:lineRule="auto"/>
              <w:jc w:val="center"/>
              <w:rPr>
                <w:sz w:val="18"/>
                <w:szCs w:val="18"/>
              </w:rPr>
            </w:pPr>
            <w:r w:rsidRPr="00E00CEE">
              <w:rPr>
                <w:sz w:val="18"/>
                <w:szCs w:val="18"/>
              </w:rPr>
              <w:t>72359.1</w:t>
            </w:r>
          </w:p>
        </w:tc>
        <w:tc>
          <w:tcPr>
            <w:tcW w:w="525" w:type="dxa"/>
            <w:vAlign w:val="center"/>
          </w:tcPr>
          <w:p w14:paraId="09D6953A"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w:t>
            </w:r>
          </w:p>
        </w:tc>
        <w:tc>
          <w:tcPr>
            <w:tcW w:w="850" w:type="dxa"/>
            <w:vAlign w:val="center"/>
          </w:tcPr>
          <w:p w14:paraId="08277CC8" w14:textId="77777777" w:rsidR="00431F52" w:rsidRPr="00E00CEE" w:rsidRDefault="00431F52" w:rsidP="00B77F29">
            <w:pPr>
              <w:snapToGrid w:val="0"/>
              <w:spacing w:line="240" w:lineRule="auto"/>
              <w:jc w:val="center"/>
              <w:rPr>
                <w:sz w:val="18"/>
                <w:szCs w:val="18"/>
              </w:rPr>
            </w:pPr>
            <w:r w:rsidRPr="00E00CEE">
              <w:rPr>
                <w:sz w:val="18"/>
                <w:szCs w:val="18"/>
              </w:rPr>
              <w:t>74624.8</w:t>
            </w:r>
          </w:p>
        </w:tc>
        <w:tc>
          <w:tcPr>
            <w:tcW w:w="525" w:type="dxa"/>
            <w:vAlign w:val="center"/>
          </w:tcPr>
          <w:p w14:paraId="6DEACCA9" w14:textId="77777777" w:rsidR="00431F52" w:rsidRPr="00E00CEE" w:rsidRDefault="00431F52" w:rsidP="00B77F29">
            <w:pPr>
              <w:snapToGrid w:val="0"/>
              <w:spacing w:line="240" w:lineRule="auto"/>
              <w:jc w:val="center"/>
              <w:rPr>
                <w:sz w:val="18"/>
                <w:szCs w:val="18"/>
              </w:rPr>
            </w:pPr>
            <w:r w:rsidRPr="00E00CEE">
              <w:rPr>
                <w:sz w:val="18"/>
                <w:szCs w:val="18"/>
              </w:rPr>
              <w:t>4.52</w:t>
            </w:r>
          </w:p>
        </w:tc>
        <w:tc>
          <w:tcPr>
            <w:tcW w:w="851" w:type="dxa"/>
            <w:vAlign w:val="center"/>
          </w:tcPr>
          <w:p w14:paraId="63BA5E96" w14:textId="77777777" w:rsidR="00431F52" w:rsidRPr="00E00CEE" w:rsidRDefault="00431F52" w:rsidP="00B77F29">
            <w:pPr>
              <w:snapToGrid w:val="0"/>
              <w:spacing w:line="240" w:lineRule="auto"/>
              <w:jc w:val="center"/>
              <w:rPr>
                <w:sz w:val="18"/>
                <w:szCs w:val="18"/>
              </w:rPr>
            </w:pPr>
            <w:r w:rsidRPr="00E00CEE">
              <w:rPr>
                <w:rFonts w:eastAsia="等线"/>
                <w:sz w:val="18"/>
                <w:szCs w:val="18"/>
              </w:rPr>
              <w:t>72989</w:t>
            </w:r>
          </w:p>
        </w:tc>
        <w:tc>
          <w:tcPr>
            <w:tcW w:w="593" w:type="dxa"/>
            <w:vAlign w:val="center"/>
          </w:tcPr>
          <w:p w14:paraId="7FCB8F9B" w14:textId="77777777" w:rsidR="00431F52" w:rsidRPr="00E00CEE" w:rsidRDefault="00431F52" w:rsidP="00B77F29">
            <w:pPr>
              <w:snapToGrid w:val="0"/>
              <w:spacing w:line="240" w:lineRule="auto"/>
              <w:jc w:val="center"/>
              <w:rPr>
                <w:sz w:val="18"/>
                <w:szCs w:val="18"/>
              </w:rPr>
            </w:pPr>
            <w:r w:rsidRPr="00E00CEE">
              <w:rPr>
                <w:rFonts w:eastAsia="等线"/>
                <w:sz w:val="18"/>
                <w:szCs w:val="18"/>
              </w:rPr>
              <w:t>2.23</w:t>
            </w:r>
          </w:p>
        </w:tc>
        <w:tc>
          <w:tcPr>
            <w:tcW w:w="851" w:type="dxa"/>
            <w:vAlign w:val="center"/>
          </w:tcPr>
          <w:p w14:paraId="3F513BD3" w14:textId="77777777" w:rsidR="00431F52" w:rsidRPr="00E00CEE" w:rsidRDefault="00431F52" w:rsidP="00B77F29">
            <w:pPr>
              <w:snapToGrid w:val="0"/>
              <w:spacing w:line="240" w:lineRule="auto"/>
              <w:jc w:val="center"/>
              <w:rPr>
                <w:sz w:val="18"/>
                <w:szCs w:val="18"/>
              </w:rPr>
            </w:pPr>
            <w:r w:rsidRPr="00E00CEE">
              <w:rPr>
                <w:rFonts w:eastAsia="等线"/>
                <w:sz w:val="18"/>
                <w:szCs w:val="18"/>
              </w:rPr>
              <w:t>73391.8</w:t>
            </w:r>
          </w:p>
        </w:tc>
        <w:tc>
          <w:tcPr>
            <w:tcW w:w="593" w:type="dxa"/>
            <w:vAlign w:val="center"/>
          </w:tcPr>
          <w:p w14:paraId="2A70D3B6" w14:textId="77777777" w:rsidR="00431F52" w:rsidRPr="00E00CEE" w:rsidRDefault="00431F52" w:rsidP="00B77F29">
            <w:pPr>
              <w:snapToGrid w:val="0"/>
              <w:spacing w:line="240" w:lineRule="auto"/>
              <w:jc w:val="center"/>
              <w:rPr>
                <w:sz w:val="18"/>
                <w:szCs w:val="18"/>
              </w:rPr>
            </w:pPr>
            <w:r w:rsidRPr="00E00CEE">
              <w:rPr>
                <w:sz w:val="18"/>
                <w:szCs w:val="18"/>
              </w:rPr>
              <w:t>2.79</w:t>
            </w:r>
          </w:p>
        </w:tc>
        <w:tc>
          <w:tcPr>
            <w:tcW w:w="851" w:type="dxa"/>
            <w:vAlign w:val="center"/>
          </w:tcPr>
          <w:p w14:paraId="4576C09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71655.4</w:t>
            </w:r>
          </w:p>
        </w:tc>
        <w:tc>
          <w:tcPr>
            <w:tcW w:w="510" w:type="dxa"/>
            <w:vAlign w:val="center"/>
          </w:tcPr>
          <w:p w14:paraId="77C721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0.36</w:t>
            </w:r>
          </w:p>
        </w:tc>
      </w:tr>
      <w:tr w:rsidR="00431F52" w:rsidRPr="00E00CEE" w14:paraId="71261C41" w14:textId="77777777" w:rsidTr="00B77F29">
        <w:trPr>
          <w:trHeight w:val="173"/>
          <w:jc w:val="center"/>
        </w:trPr>
        <w:tc>
          <w:tcPr>
            <w:tcW w:w="817" w:type="dxa"/>
            <w:vMerge/>
            <w:tcBorders>
              <w:top w:val="nil"/>
              <w:bottom w:val="nil"/>
            </w:tcBorders>
            <w:vAlign w:val="center"/>
          </w:tcPr>
          <w:p w14:paraId="5C86E526" w14:textId="77777777" w:rsidR="00431F52" w:rsidRPr="00E00CEE" w:rsidRDefault="00431F52" w:rsidP="00B77F29">
            <w:pPr>
              <w:snapToGrid w:val="0"/>
              <w:spacing w:line="240" w:lineRule="auto"/>
              <w:jc w:val="center"/>
              <w:rPr>
                <w:sz w:val="18"/>
                <w:szCs w:val="18"/>
              </w:rPr>
            </w:pPr>
          </w:p>
        </w:tc>
        <w:tc>
          <w:tcPr>
            <w:tcW w:w="732" w:type="dxa"/>
            <w:vAlign w:val="center"/>
          </w:tcPr>
          <w:p w14:paraId="3E11CD5A"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50" w:type="dxa"/>
            <w:vAlign w:val="center"/>
          </w:tcPr>
          <w:p w14:paraId="4BFFDAC6" w14:textId="77777777" w:rsidR="00431F52" w:rsidRPr="00E00CEE" w:rsidRDefault="00431F52" w:rsidP="00B77F29">
            <w:pPr>
              <w:snapToGrid w:val="0"/>
              <w:spacing w:line="240" w:lineRule="auto"/>
              <w:jc w:val="center"/>
              <w:rPr>
                <w:sz w:val="18"/>
                <w:szCs w:val="18"/>
              </w:rPr>
            </w:pPr>
            <w:r w:rsidRPr="00E00CEE">
              <w:rPr>
                <w:sz w:val="18"/>
                <w:szCs w:val="18"/>
              </w:rPr>
              <w:t>59667.8</w:t>
            </w:r>
          </w:p>
        </w:tc>
        <w:tc>
          <w:tcPr>
            <w:tcW w:w="525" w:type="dxa"/>
            <w:vAlign w:val="center"/>
          </w:tcPr>
          <w:p w14:paraId="3178B90B" w14:textId="77777777" w:rsidR="00431F52" w:rsidRPr="00E00CEE" w:rsidRDefault="00431F52" w:rsidP="00B77F29">
            <w:pPr>
              <w:snapToGrid w:val="0"/>
              <w:spacing w:line="240" w:lineRule="auto"/>
              <w:jc w:val="center"/>
              <w:rPr>
                <w:sz w:val="18"/>
                <w:szCs w:val="18"/>
              </w:rPr>
            </w:pPr>
            <w:r w:rsidRPr="00E00CEE">
              <w:rPr>
                <w:rFonts w:eastAsia="等线"/>
                <w:sz w:val="18"/>
                <w:szCs w:val="18"/>
              </w:rPr>
              <w:t>0.95</w:t>
            </w:r>
          </w:p>
        </w:tc>
        <w:tc>
          <w:tcPr>
            <w:tcW w:w="850" w:type="dxa"/>
            <w:vAlign w:val="center"/>
          </w:tcPr>
          <w:p w14:paraId="7F5FB009" w14:textId="77777777" w:rsidR="00431F52" w:rsidRPr="00E00CEE" w:rsidRDefault="00431F52" w:rsidP="00B77F29">
            <w:pPr>
              <w:snapToGrid w:val="0"/>
              <w:spacing w:line="240" w:lineRule="auto"/>
              <w:jc w:val="center"/>
              <w:rPr>
                <w:sz w:val="18"/>
                <w:szCs w:val="18"/>
              </w:rPr>
            </w:pPr>
            <w:r w:rsidRPr="00E00CEE">
              <w:rPr>
                <w:sz w:val="18"/>
                <w:szCs w:val="18"/>
              </w:rPr>
              <w:t>60918.8</w:t>
            </w:r>
          </w:p>
        </w:tc>
        <w:tc>
          <w:tcPr>
            <w:tcW w:w="525" w:type="dxa"/>
            <w:vAlign w:val="center"/>
          </w:tcPr>
          <w:p w14:paraId="14F14FB2" w14:textId="77777777" w:rsidR="00431F52" w:rsidRPr="00E00CEE" w:rsidRDefault="00431F52" w:rsidP="00B77F29">
            <w:pPr>
              <w:snapToGrid w:val="0"/>
              <w:spacing w:line="240" w:lineRule="auto"/>
              <w:jc w:val="center"/>
              <w:rPr>
                <w:sz w:val="18"/>
                <w:szCs w:val="18"/>
              </w:rPr>
            </w:pPr>
            <w:r w:rsidRPr="00E00CEE">
              <w:rPr>
                <w:sz w:val="18"/>
                <w:szCs w:val="18"/>
              </w:rPr>
              <w:t>3.07</w:t>
            </w:r>
          </w:p>
        </w:tc>
        <w:tc>
          <w:tcPr>
            <w:tcW w:w="851" w:type="dxa"/>
            <w:vAlign w:val="center"/>
          </w:tcPr>
          <w:p w14:paraId="088B0E0C" w14:textId="77777777" w:rsidR="00431F52" w:rsidRPr="00E00CEE" w:rsidRDefault="00431F52" w:rsidP="00B77F29">
            <w:pPr>
              <w:snapToGrid w:val="0"/>
              <w:spacing w:line="240" w:lineRule="auto"/>
              <w:jc w:val="center"/>
              <w:rPr>
                <w:sz w:val="18"/>
                <w:szCs w:val="18"/>
              </w:rPr>
            </w:pPr>
            <w:r w:rsidRPr="00E00CEE">
              <w:rPr>
                <w:rFonts w:eastAsia="等线"/>
                <w:sz w:val="18"/>
                <w:szCs w:val="18"/>
              </w:rPr>
              <w:t>60365.7</w:t>
            </w:r>
          </w:p>
        </w:tc>
        <w:tc>
          <w:tcPr>
            <w:tcW w:w="593" w:type="dxa"/>
            <w:vAlign w:val="center"/>
          </w:tcPr>
          <w:p w14:paraId="59A6A68B"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51" w:type="dxa"/>
            <w:vAlign w:val="center"/>
          </w:tcPr>
          <w:p w14:paraId="69500792" w14:textId="77777777" w:rsidR="00431F52" w:rsidRPr="00E00CEE" w:rsidRDefault="00431F52" w:rsidP="00B77F29">
            <w:pPr>
              <w:snapToGrid w:val="0"/>
              <w:spacing w:line="240" w:lineRule="auto"/>
              <w:jc w:val="center"/>
              <w:rPr>
                <w:sz w:val="18"/>
                <w:szCs w:val="18"/>
              </w:rPr>
            </w:pPr>
            <w:r w:rsidRPr="00E00CEE">
              <w:rPr>
                <w:rFonts w:eastAsia="等线"/>
                <w:sz w:val="18"/>
                <w:szCs w:val="18"/>
              </w:rPr>
              <w:t>60463.4</w:t>
            </w:r>
          </w:p>
        </w:tc>
        <w:tc>
          <w:tcPr>
            <w:tcW w:w="593" w:type="dxa"/>
            <w:vAlign w:val="center"/>
          </w:tcPr>
          <w:p w14:paraId="3E3F6D84" w14:textId="77777777" w:rsidR="00431F52" w:rsidRPr="00E00CEE" w:rsidRDefault="00431F52" w:rsidP="00B77F29">
            <w:pPr>
              <w:snapToGrid w:val="0"/>
              <w:spacing w:line="240" w:lineRule="auto"/>
              <w:jc w:val="center"/>
              <w:rPr>
                <w:sz w:val="18"/>
                <w:szCs w:val="18"/>
              </w:rPr>
            </w:pPr>
            <w:r w:rsidRPr="00E00CEE">
              <w:rPr>
                <w:sz w:val="18"/>
                <w:szCs w:val="18"/>
              </w:rPr>
              <w:t>2.30</w:t>
            </w:r>
          </w:p>
        </w:tc>
        <w:tc>
          <w:tcPr>
            <w:tcW w:w="851" w:type="dxa"/>
            <w:vAlign w:val="center"/>
          </w:tcPr>
          <w:p w14:paraId="2259360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59324.9</w:t>
            </w:r>
          </w:p>
        </w:tc>
        <w:tc>
          <w:tcPr>
            <w:tcW w:w="510" w:type="dxa"/>
            <w:vAlign w:val="center"/>
          </w:tcPr>
          <w:p w14:paraId="537957B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0.37</w:t>
            </w:r>
          </w:p>
        </w:tc>
      </w:tr>
      <w:tr w:rsidR="00431F52" w:rsidRPr="00E00CEE" w14:paraId="092AC521" w14:textId="77777777" w:rsidTr="00B77F29">
        <w:trPr>
          <w:trHeight w:val="173"/>
          <w:jc w:val="center"/>
        </w:trPr>
        <w:tc>
          <w:tcPr>
            <w:tcW w:w="817" w:type="dxa"/>
            <w:vMerge/>
            <w:tcBorders>
              <w:top w:val="nil"/>
              <w:bottom w:val="nil"/>
            </w:tcBorders>
            <w:vAlign w:val="center"/>
          </w:tcPr>
          <w:p w14:paraId="5E16EC96" w14:textId="77777777" w:rsidR="00431F52" w:rsidRPr="00E00CEE" w:rsidRDefault="00431F52" w:rsidP="00B77F29">
            <w:pPr>
              <w:snapToGrid w:val="0"/>
              <w:spacing w:line="240" w:lineRule="auto"/>
              <w:jc w:val="center"/>
              <w:rPr>
                <w:sz w:val="18"/>
                <w:szCs w:val="18"/>
              </w:rPr>
            </w:pPr>
          </w:p>
        </w:tc>
        <w:tc>
          <w:tcPr>
            <w:tcW w:w="732" w:type="dxa"/>
            <w:vAlign w:val="center"/>
          </w:tcPr>
          <w:p w14:paraId="307F23D0"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50" w:type="dxa"/>
            <w:vAlign w:val="center"/>
          </w:tcPr>
          <w:p w14:paraId="188DBCEE" w14:textId="77777777" w:rsidR="00431F52" w:rsidRPr="00E00CEE" w:rsidRDefault="00431F52" w:rsidP="00B77F29">
            <w:pPr>
              <w:snapToGrid w:val="0"/>
              <w:spacing w:line="240" w:lineRule="auto"/>
              <w:jc w:val="center"/>
              <w:rPr>
                <w:sz w:val="18"/>
                <w:szCs w:val="18"/>
              </w:rPr>
            </w:pPr>
            <w:r w:rsidRPr="00E00CEE">
              <w:rPr>
                <w:sz w:val="18"/>
                <w:szCs w:val="18"/>
              </w:rPr>
              <w:t>88586</w:t>
            </w:r>
          </w:p>
        </w:tc>
        <w:tc>
          <w:tcPr>
            <w:tcW w:w="525" w:type="dxa"/>
            <w:vAlign w:val="center"/>
          </w:tcPr>
          <w:p w14:paraId="1095AC30" w14:textId="77777777" w:rsidR="00431F52" w:rsidRPr="00E00CEE" w:rsidRDefault="00431F52" w:rsidP="00B77F29">
            <w:pPr>
              <w:snapToGrid w:val="0"/>
              <w:spacing w:line="240" w:lineRule="auto"/>
              <w:jc w:val="center"/>
              <w:rPr>
                <w:sz w:val="18"/>
                <w:szCs w:val="18"/>
              </w:rPr>
            </w:pPr>
            <w:r w:rsidRPr="00E00CEE">
              <w:rPr>
                <w:rFonts w:eastAsia="等线"/>
                <w:sz w:val="18"/>
                <w:szCs w:val="18"/>
              </w:rPr>
              <w:t>0.44</w:t>
            </w:r>
          </w:p>
        </w:tc>
        <w:tc>
          <w:tcPr>
            <w:tcW w:w="850" w:type="dxa"/>
            <w:vAlign w:val="center"/>
          </w:tcPr>
          <w:p w14:paraId="58FB69FA" w14:textId="77777777" w:rsidR="00431F52" w:rsidRPr="00E00CEE" w:rsidRDefault="00431F52" w:rsidP="00B77F29">
            <w:pPr>
              <w:snapToGrid w:val="0"/>
              <w:spacing w:line="240" w:lineRule="auto"/>
              <w:jc w:val="center"/>
              <w:rPr>
                <w:sz w:val="18"/>
                <w:szCs w:val="18"/>
              </w:rPr>
            </w:pPr>
            <w:r w:rsidRPr="00E00CEE">
              <w:rPr>
                <w:sz w:val="18"/>
                <w:szCs w:val="18"/>
              </w:rPr>
              <w:t>90202.6</w:t>
            </w:r>
          </w:p>
        </w:tc>
        <w:tc>
          <w:tcPr>
            <w:tcW w:w="525" w:type="dxa"/>
            <w:vAlign w:val="center"/>
          </w:tcPr>
          <w:p w14:paraId="401D9308" w14:textId="77777777" w:rsidR="00431F52" w:rsidRPr="00E00CEE" w:rsidRDefault="00431F52" w:rsidP="00B77F29">
            <w:pPr>
              <w:snapToGrid w:val="0"/>
              <w:spacing w:line="240" w:lineRule="auto"/>
              <w:jc w:val="center"/>
              <w:rPr>
                <w:sz w:val="18"/>
                <w:szCs w:val="18"/>
              </w:rPr>
            </w:pPr>
            <w:r w:rsidRPr="00E00CEE">
              <w:rPr>
                <w:sz w:val="18"/>
                <w:szCs w:val="18"/>
              </w:rPr>
              <w:t>2.27</w:t>
            </w:r>
          </w:p>
        </w:tc>
        <w:tc>
          <w:tcPr>
            <w:tcW w:w="851" w:type="dxa"/>
            <w:vAlign w:val="center"/>
          </w:tcPr>
          <w:p w14:paraId="499E735F" w14:textId="77777777" w:rsidR="00431F52" w:rsidRPr="00E00CEE" w:rsidRDefault="00431F52" w:rsidP="00B77F29">
            <w:pPr>
              <w:snapToGrid w:val="0"/>
              <w:spacing w:line="240" w:lineRule="auto"/>
              <w:jc w:val="center"/>
              <w:rPr>
                <w:sz w:val="18"/>
                <w:szCs w:val="18"/>
              </w:rPr>
            </w:pPr>
            <w:r w:rsidRPr="00E00CEE">
              <w:rPr>
                <w:rFonts w:eastAsia="等线"/>
                <w:sz w:val="18"/>
                <w:szCs w:val="18"/>
              </w:rPr>
              <w:t>89897.6</w:t>
            </w:r>
          </w:p>
        </w:tc>
        <w:tc>
          <w:tcPr>
            <w:tcW w:w="593" w:type="dxa"/>
            <w:vAlign w:val="center"/>
          </w:tcPr>
          <w:p w14:paraId="5EBCD8B4" w14:textId="77777777" w:rsidR="00431F52" w:rsidRPr="00E00CEE" w:rsidRDefault="00431F52" w:rsidP="00B77F29">
            <w:pPr>
              <w:snapToGrid w:val="0"/>
              <w:spacing w:line="240" w:lineRule="auto"/>
              <w:jc w:val="center"/>
              <w:rPr>
                <w:sz w:val="18"/>
                <w:szCs w:val="18"/>
              </w:rPr>
            </w:pPr>
            <w:r w:rsidRPr="00E00CEE">
              <w:rPr>
                <w:rFonts w:eastAsia="等线"/>
                <w:sz w:val="18"/>
                <w:szCs w:val="18"/>
              </w:rPr>
              <w:t>1.93</w:t>
            </w:r>
          </w:p>
        </w:tc>
        <w:tc>
          <w:tcPr>
            <w:tcW w:w="851" w:type="dxa"/>
            <w:vAlign w:val="center"/>
          </w:tcPr>
          <w:p w14:paraId="0DD25F64" w14:textId="77777777" w:rsidR="00431F52" w:rsidRPr="00E00CEE" w:rsidRDefault="00431F52" w:rsidP="00B77F29">
            <w:pPr>
              <w:snapToGrid w:val="0"/>
              <w:spacing w:line="240" w:lineRule="auto"/>
              <w:jc w:val="center"/>
              <w:rPr>
                <w:sz w:val="18"/>
                <w:szCs w:val="18"/>
              </w:rPr>
            </w:pPr>
            <w:r w:rsidRPr="00E00CEE">
              <w:rPr>
                <w:rFonts w:eastAsia="等线"/>
                <w:sz w:val="18"/>
                <w:szCs w:val="18"/>
              </w:rPr>
              <w:t>90178.5</w:t>
            </w:r>
          </w:p>
        </w:tc>
        <w:tc>
          <w:tcPr>
            <w:tcW w:w="593" w:type="dxa"/>
            <w:vAlign w:val="center"/>
          </w:tcPr>
          <w:p w14:paraId="5AA22551" w14:textId="77777777" w:rsidR="00431F52" w:rsidRPr="00E00CEE" w:rsidRDefault="00431F52" w:rsidP="00B77F29">
            <w:pPr>
              <w:snapToGrid w:val="0"/>
              <w:spacing w:line="240" w:lineRule="auto"/>
              <w:jc w:val="center"/>
              <w:rPr>
                <w:sz w:val="18"/>
                <w:szCs w:val="18"/>
              </w:rPr>
            </w:pPr>
            <w:r w:rsidRPr="00E00CEE">
              <w:rPr>
                <w:sz w:val="18"/>
                <w:szCs w:val="18"/>
              </w:rPr>
              <w:t>2.25</w:t>
            </w:r>
          </w:p>
        </w:tc>
        <w:tc>
          <w:tcPr>
            <w:tcW w:w="851" w:type="dxa"/>
            <w:vAlign w:val="center"/>
          </w:tcPr>
          <w:p w14:paraId="197E71C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88393.1</w:t>
            </w:r>
          </w:p>
        </w:tc>
        <w:tc>
          <w:tcPr>
            <w:tcW w:w="510" w:type="dxa"/>
            <w:vAlign w:val="center"/>
          </w:tcPr>
          <w:p w14:paraId="22E0124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0.22</w:t>
            </w:r>
          </w:p>
        </w:tc>
      </w:tr>
      <w:tr w:rsidR="00431F52" w:rsidRPr="00E00CEE" w14:paraId="297B2B9A" w14:textId="77777777" w:rsidTr="00B77F29">
        <w:trPr>
          <w:trHeight w:val="173"/>
          <w:jc w:val="center"/>
        </w:trPr>
        <w:tc>
          <w:tcPr>
            <w:tcW w:w="817" w:type="dxa"/>
            <w:vMerge/>
            <w:tcBorders>
              <w:top w:val="nil"/>
              <w:bottom w:val="nil"/>
            </w:tcBorders>
            <w:vAlign w:val="center"/>
          </w:tcPr>
          <w:p w14:paraId="48D93C75" w14:textId="77777777" w:rsidR="00431F52" w:rsidRPr="00E00CEE" w:rsidRDefault="00431F52" w:rsidP="00B77F29">
            <w:pPr>
              <w:snapToGrid w:val="0"/>
              <w:spacing w:line="240" w:lineRule="auto"/>
              <w:jc w:val="center"/>
              <w:rPr>
                <w:sz w:val="18"/>
                <w:szCs w:val="18"/>
              </w:rPr>
            </w:pPr>
          </w:p>
        </w:tc>
        <w:tc>
          <w:tcPr>
            <w:tcW w:w="732" w:type="dxa"/>
            <w:vAlign w:val="center"/>
          </w:tcPr>
          <w:p w14:paraId="50F13A8E"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50" w:type="dxa"/>
            <w:vAlign w:val="center"/>
          </w:tcPr>
          <w:p w14:paraId="5160428F" w14:textId="77777777" w:rsidR="00431F52" w:rsidRPr="00E00CEE" w:rsidRDefault="00431F52" w:rsidP="00B77F29">
            <w:pPr>
              <w:snapToGrid w:val="0"/>
              <w:spacing w:line="240" w:lineRule="auto"/>
              <w:jc w:val="center"/>
              <w:rPr>
                <w:sz w:val="18"/>
                <w:szCs w:val="18"/>
              </w:rPr>
            </w:pPr>
            <w:r w:rsidRPr="00E00CEE">
              <w:rPr>
                <w:sz w:val="18"/>
                <w:szCs w:val="18"/>
              </w:rPr>
              <w:t>139245.5</w:t>
            </w:r>
          </w:p>
        </w:tc>
        <w:tc>
          <w:tcPr>
            <w:tcW w:w="525" w:type="dxa"/>
            <w:vAlign w:val="center"/>
          </w:tcPr>
          <w:p w14:paraId="74E65425" w14:textId="77777777" w:rsidR="00431F52" w:rsidRPr="00E00CEE" w:rsidRDefault="00431F52" w:rsidP="00B77F29">
            <w:pPr>
              <w:snapToGrid w:val="0"/>
              <w:spacing w:line="240" w:lineRule="auto"/>
              <w:jc w:val="center"/>
              <w:rPr>
                <w:sz w:val="18"/>
                <w:szCs w:val="18"/>
              </w:rPr>
            </w:pPr>
            <w:r w:rsidRPr="00E00CEE">
              <w:rPr>
                <w:rFonts w:eastAsia="等线"/>
                <w:sz w:val="18"/>
                <w:szCs w:val="18"/>
              </w:rPr>
              <w:t>3.21</w:t>
            </w:r>
          </w:p>
        </w:tc>
        <w:tc>
          <w:tcPr>
            <w:tcW w:w="850" w:type="dxa"/>
            <w:vAlign w:val="center"/>
          </w:tcPr>
          <w:p w14:paraId="4336F45F" w14:textId="77777777" w:rsidR="00431F52" w:rsidRPr="00E00CEE" w:rsidRDefault="00431F52" w:rsidP="00B77F29">
            <w:pPr>
              <w:snapToGrid w:val="0"/>
              <w:spacing w:line="240" w:lineRule="auto"/>
              <w:jc w:val="center"/>
              <w:rPr>
                <w:sz w:val="18"/>
                <w:szCs w:val="18"/>
              </w:rPr>
            </w:pPr>
            <w:r w:rsidRPr="00E00CEE">
              <w:rPr>
                <w:sz w:val="18"/>
                <w:szCs w:val="18"/>
              </w:rPr>
              <w:t>147816.7</w:t>
            </w:r>
          </w:p>
        </w:tc>
        <w:tc>
          <w:tcPr>
            <w:tcW w:w="525" w:type="dxa"/>
            <w:vAlign w:val="center"/>
          </w:tcPr>
          <w:p w14:paraId="2E49ADC4" w14:textId="77777777" w:rsidR="00431F52" w:rsidRPr="00E00CEE" w:rsidRDefault="00431F52" w:rsidP="00B77F29">
            <w:pPr>
              <w:snapToGrid w:val="0"/>
              <w:spacing w:line="240" w:lineRule="auto"/>
              <w:jc w:val="center"/>
              <w:rPr>
                <w:sz w:val="18"/>
                <w:szCs w:val="18"/>
              </w:rPr>
            </w:pPr>
            <w:r w:rsidRPr="00E00CEE">
              <w:rPr>
                <w:sz w:val="18"/>
                <w:szCs w:val="18"/>
              </w:rPr>
              <w:t>9.56</w:t>
            </w:r>
          </w:p>
        </w:tc>
        <w:tc>
          <w:tcPr>
            <w:tcW w:w="851" w:type="dxa"/>
            <w:vAlign w:val="center"/>
          </w:tcPr>
          <w:p w14:paraId="5B9BF618" w14:textId="77777777" w:rsidR="00431F52" w:rsidRPr="00E00CEE" w:rsidRDefault="00431F52" w:rsidP="00B77F29">
            <w:pPr>
              <w:snapToGrid w:val="0"/>
              <w:spacing w:line="240" w:lineRule="auto"/>
              <w:jc w:val="center"/>
              <w:rPr>
                <w:sz w:val="18"/>
                <w:szCs w:val="18"/>
              </w:rPr>
            </w:pPr>
            <w:r w:rsidRPr="00E00CEE">
              <w:rPr>
                <w:rFonts w:eastAsia="等线"/>
                <w:sz w:val="18"/>
                <w:szCs w:val="18"/>
              </w:rPr>
              <w:t>149133.7</w:t>
            </w:r>
          </w:p>
        </w:tc>
        <w:tc>
          <w:tcPr>
            <w:tcW w:w="593" w:type="dxa"/>
            <w:vAlign w:val="center"/>
          </w:tcPr>
          <w:p w14:paraId="093CD1E9"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10.53</w:t>
            </w:r>
          </w:p>
        </w:tc>
        <w:tc>
          <w:tcPr>
            <w:tcW w:w="851" w:type="dxa"/>
            <w:vAlign w:val="center"/>
          </w:tcPr>
          <w:p w14:paraId="7D4D8D4A" w14:textId="77777777" w:rsidR="00431F52" w:rsidRPr="00E00CEE" w:rsidRDefault="00431F52" w:rsidP="00B77F29">
            <w:pPr>
              <w:snapToGrid w:val="0"/>
              <w:spacing w:line="240" w:lineRule="auto"/>
              <w:jc w:val="center"/>
              <w:rPr>
                <w:sz w:val="18"/>
                <w:szCs w:val="18"/>
              </w:rPr>
            </w:pPr>
            <w:r w:rsidRPr="00E00CEE">
              <w:rPr>
                <w:rFonts w:eastAsia="等线"/>
                <w:sz w:val="18"/>
                <w:szCs w:val="18"/>
              </w:rPr>
              <w:t>148496.8</w:t>
            </w:r>
          </w:p>
        </w:tc>
        <w:tc>
          <w:tcPr>
            <w:tcW w:w="593" w:type="dxa"/>
            <w:vAlign w:val="center"/>
          </w:tcPr>
          <w:p w14:paraId="2332522F" w14:textId="77777777" w:rsidR="00431F52" w:rsidRPr="00E00CEE" w:rsidRDefault="00431F52" w:rsidP="00B77F29">
            <w:pPr>
              <w:snapToGrid w:val="0"/>
              <w:spacing w:line="240" w:lineRule="auto"/>
              <w:jc w:val="center"/>
              <w:rPr>
                <w:sz w:val="18"/>
                <w:szCs w:val="18"/>
              </w:rPr>
            </w:pPr>
            <w:r w:rsidRPr="00E00CEE">
              <w:rPr>
                <w:sz w:val="18"/>
                <w:szCs w:val="18"/>
              </w:rPr>
              <w:t>10.06</w:t>
            </w:r>
          </w:p>
        </w:tc>
        <w:tc>
          <w:tcPr>
            <w:tcW w:w="851" w:type="dxa"/>
            <w:vAlign w:val="center"/>
          </w:tcPr>
          <w:p w14:paraId="5C87AA1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135900</w:t>
            </w:r>
          </w:p>
        </w:tc>
        <w:tc>
          <w:tcPr>
            <w:tcW w:w="510" w:type="dxa"/>
            <w:vAlign w:val="center"/>
          </w:tcPr>
          <w:p w14:paraId="5B9620F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0.73</w:t>
            </w:r>
          </w:p>
        </w:tc>
      </w:tr>
      <w:tr w:rsidR="00431F52" w:rsidRPr="00E00CEE" w14:paraId="79E2348C" w14:textId="77777777" w:rsidTr="00B77F29">
        <w:trPr>
          <w:trHeight w:val="173"/>
          <w:jc w:val="center"/>
        </w:trPr>
        <w:tc>
          <w:tcPr>
            <w:tcW w:w="817" w:type="dxa"/>
            <w:vMerge/>
            <w:tcBorders>
              <w:top w:val="nil"/>
              <w:bottom w:val="nil"/>
            </w:tcBorders>
            <w:vAlign w:val="center"/>
          </w:tcPr>
          <w:p w14:paraId="75446931" w14:textId="77777777" w:rsidR="00431F52" w:rsidRPr="00E00CEE" w:rsidRDefault="00431F52" w:rsidP="00B77F29">
            <w:pPr>
              <w:snapToGrid w:val="0"/>
              <w:spacing w:line="240" w:lineRule="auto"/>
              <w:jc w:val="center"/>
              <w:rPr>
                <w:sz w:val="18"/>
                <w:szCs w:val="18"/>
              </w:rPr>
            </w:pPr>
          </w:p>
        </w:tc>
        <w:tc>
          <w:tcPr>
            <w:tcW w:w="732" w:type="dxa"/>
            <w:vAlign w:val="center"/>
          </w:tcPr>
          <w:p w14:paraId="5C846A1F"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50" w:type="dxa"/>
            <w:vAlign w:val="center"/>
          </w:tcPr>
          <w:p w14:paraId="5EE801B3" w14:textId="77777777" w:rsidR="00431F52" w:rsidRPr="00E00CEE" w:rsidRDefault="00431F52" w:rsidP="00B77F29">
            <w:pPr>
              <w:snapToGrid w:val="0"/>
              <w:spacing w:line="240" w:lineRule="auto"/>
              <w:jc w:val="center"/>
              <w:rPr>
                <w:b/>
                <w:bCs/>
                <w:sz w:val="18"/>
                <w:szCs w:val="18"/>
              </w:rPr>
            </w:pPr>
            <w:r w:rsidRPr="00E00CEE">
              <w:rPr>
                <w:b/>
                <w:bCs/>
                <w:sz w:val="18"/>
                <w:szCs w:val="18"/>
              </w:rPr>
              <w:t>73796.4</w:t>
            </w:r>
          </w:p>
        </w:tc>
        <w:tc>
          <w:tcPr>
            <w:tcW w:w="525" w:type="dxa"/>
            <w:vAlign w:val="center"/>
          </w:tcPr>
          <w:p w14:paraId="0596131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0.67</w:t>
            </w:r>
          </w:p>
        </w:tc>
        <w:tc>
          <w:tcPr>
            <w:tcW w:w="850" w:type="dxa"/>
            <w:vAlign w:val="center"/>
          </w:tcPr>
          <w:p w14:paraId="6966EB69" w14:textId="77777777" w:rsidR="00431F52" w:rsidRPr="00E00CEE" w:rsidRDefault="00431F52" w:rsidP="00B77F29">
            <w:pPr>
              <w:snapToGrid w:val="0"/>
              <w:spacing w:line="240" w:lineRule="auto"/>
              <w:jc w:val="center"/>
              <w:rPr>
                <w:sz w:val="18"/>
                <w:szCs w:val="18"/>
              </w:rPr>
            </w:pPr>
            <w:r w:rsidRPr="00E00CEE">
              <w:rPr>
                <w:sz w:val="18"/>
                <w:szCs w:val="18"/>
              </w:rPr>
              <w:t>75352.9</w:t>
            </w:r>
          </w:p>
        </w:tc>
        <w:tc>
          <w:tcPr>
            <w:tcW w:w="525" w:type="dxa"/>
            <w:vAlign w:val="center"/>
          </w:tcPr>
          <w:p w14:paraId="2C6212BB" w14:textId="77777777" w:rsidR="00431F52" w:rsidRPr="00E00CEE" w:rsidRDefault="00431F52" w:rsidP="00B77F29">
            <w:pPr>
              <w:snapToGrid w:val="0"/>
              <w:spacing w:line="240" w:lineRule="auto"/>
              <w:jc w:val="center"/>
              <w:rPr>
                <w:sz w:val="18"/>
                <w:szCs w:val="18"/>
              </w:rPr>
            </w:pPr>
            <w:r w:rsidRPr="00E00CEE">
              <w:rPr>
                <w:sz w:val="18"/>
                <w:szCs w:val="18"/>
              </w:rPr>
              <w:t>2.80</w:t>
            </w:r>
          </w:p>
        </w:tc>
        <w:tc>
          <w:tcPr>
            <w:tcW w:w="851" w:type="dxa"/>
            <w:vAlign w:val="center"/>
          </w:tcPr>
          <w:p w14:paraId="497565E0" w14:textId="77777777" w:rsidR="00431F52" w:rsidRPr="00E00CEE" w:rsidRDefault="00431F52" w:rsidP="00B77F29">
            <w:pPr>
              <w:snapToGrid w:val="0"/>
              <w:spacing w:line="240" w:lineRule="auto"/>
              <w:jc w:val="center"/>
              <w:rPr>
                <w:sz w:val="18"/>
                <w:szCs w:val="18"/>
              </w:rPr>
            </w:pPr>
            <w:r w:rsidRPr="00E00CEE">
              <w:rPr>
                <w:rFonts w:eastAsia="等线"/>
                <w:sz w:val="18"/>
                <w:szCs w:val="18"/>
              </w:rPr>
              <w:t>76600</w:t>
            </w:r>
          </w:p>
        </w:tc>
        <w:tc>
          <w:tcPr>
            <w:tcW w:w="593" w:type="dxa"/>
            <w:vAlign w:val="center"/>
          </w:tcPr>
          <w:p w14:paraId="37D22954" w14:textId="77777777" w:rsidR="00431F52" w:rsidRPr="00E00CEE" w:rsidRDefault="00431F52" w:rsidP="00B77F29">
            <w:pPr>
              <w:snapToGrid w:val="0"/>
              <w:spacing w:line="240" w:lineRule="auto"/>
              <w:jc w:val="center"/>
              <w:rPr>
                <w:sz w:val="18"/>
                <w:szCs w:val="18"/>
              </w:rPr>
            </w:pPr>
            <w:r w:rsidRPr="00E00CEE">
              <w:rPr>
                <w:rFonts w:eastAsia="等线"/>
                <w:sz w:val="18"/>
                <w:szCs w:val="18"/>
              </w:rPr>
              <w:t>4.50</w:t>
            </w:r>
          </w:p>
        </w:tc>
        <w:tc>
          <w:tcPr>
            <w:tcW w:w="851" w:type="dxa"/>
            <w:vAlign w:val="center"/>
          </w:tcPr>
          <w:p w14:paraId="14884506" w14:textId="77777777" w:rsidR="00431F52" w:rsidRPr="00E00CEE" w:rsidRDefault="00431F52" w:rsidP="00B77F29">
            <w:pPr>
              <w:snapToGrid w:val="0"/>
              <w:spacing w:line="240" w:lineRule="auto"/>
              <w:jc w:val="center"/>
              <w:rPr>
                <w:sz w:val="18"/>
                <w:szCs w:val="18"/>
              </w:rPr>
            </w:pPr>
            <w:r w:rsidRPr="00E00CEE">
              <w:rPr>
                <w:rFonts w:eastAsia="等线"/>
                <w:sz w:val="18"/>
                <w:szCs w:val="18"/>
              </w:rPr>
              <w:t>76326.6</w:t>
            </w:r>
          </w:p>
        </w:tc>
        <w:tc>
          <w:tcPr>
            <w:tcW w:w="593" w:type="dxa"/>
            <w:vAlign w:val="center"/>
          </w:tcPr>
          <w:p w14:paraId="4ACCB1EC" w14:textId="77777777" w:rsidR="00431F52" w:rsidRPr="00E00CEE" w:rsidRDefault="00431F52" w:rsidP="00B77F29">
            <w:pPr>
              <w:snapToGrid w:val="0"/>
              <w:spacing w:line="240" w:lineRule="auto"/>
              <w:jc w:val="center"/>
              <w:rPr>
                <w:sz w:val="18"/>
                <w:szCs w:val="18"/>
              </w:rPr>
            </w:pPr>
            <w:r w:rsidRPr="00E00CEE">
              <w:rPr>
                <w:sz w:val="18"/>
                <w:szCs w:val="18"/>
              </w:rPr>
              <w:t>4.12</w:t>
            </w:r>
          </w:p>
        </w:tc>
        <w:tc>
          <w:tcPr>
            <w:tcW w:w="851" w:type="dxa"/>
            <w:vAlign w:val="center"/>
          </w:tcPr>
          <w:p w14:paraId="29D29429" w14:textId="77777777" w:rsidR="00431F52" w:rsidRPr="00E00CEE" w:rsidRDefault="00431F52" w:rsidP="00B77F29">
            <w:pPr>
              <w:snapToGrid w:val="0"/>
              <w:spacing w:line="240" w:lineRule="auto"/>
              <w:jc w:val="center"/>
              <w:rPr>
                <w:sz w:val="18"/>
                <w:szCs w:val="18"/>
              </w:rPr>
            </w:pPr>
            <w:r w:rsidRPr="00E00CEE">
              <w:rPr>
                <w:rFonts w:eastAsia="等线"/>
                <w:sz w:val="18"/>
                <w:szCs w:val="18"/>
              </w:rPr>
              <w:t>74194.1</w:t>
            </w:r>
          </w:p>
        </w:tc>
        <w:tc>
          <w:tcPr>
            <w:tcW w:w="510" w:type="dxa"/>
            <w:vAlign w:val="center"/>
          </w:tcPr>
          <w:p w14:paraId="0E8AB2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1.22</w:t>
            </w:r>
          </w:p>
        </w:tc>
      </w:tr>
      <w:tr w:rsidR="00431F52" w:rsidRPr="00E00CEE" w14:paraId="21BC9552" w14:textId="77777777" w:rsidTr="00B77F29">
        <w:trPr>
          <w:trHeight w:val="173"/>
          <w:jc w:val="center"/>
        </w:trPr>
        <w:tc>
          <w:tcPr>
            <w:tcW w:w="817" w:type="dxa"/>
            <w:vMerge/>
            <w:tcBorders>
              <w:top w:val="nil"/>
              <w:bottom w:val="nil"/>
            </w:tcBorders>
            <w:vAlign w:val="center"/>
          </w:tcPr>
          <w:p w14:paraId="7606D4A5" w14:textId="77777777" w:rsidR="00431F52" w:rsidRPr="00E00CEE" w:rsidRDefault="00431F52" w:rsidP="00B77F29">
            <w:pPr>
              <w:snapToGrid w:val="0"/>
              <w:spacing w:line="240" w:lineRule="auto"/>
              <w:jc w:val="center"/>
              <w:rPr>
                <w:sz w:val="18"/>
                <w:szCs w:val="18"/>
              </w:rPr>
            </w:pPr>
          </w:p>
        </w:tc>
        <w:tc>
          <w:tcPr>
            <w:tcW w:w="732" w:type="dxa"/>
            <w:vAlign w:val="center"/>
          </w:tcPr>
          <w:p w14:paraId="7F18AC75"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50" w:type="dxa"/>
            <w:vAlign w:val="center"/>
          </w:tcPr>
          <w:p w14:paraId="709D01B5" w14:textId="77777777" w:rsidR="00431F52" w:rsidRPr="00E00CEE" w:rsidRDefault="00431F52" w:rsidP="00B77F29">
            <w:pPr>
              <w:snapToGrid w:val="0"/>
              <w:spacing w:line="240" w:lineRule="auto"/>
              <w:jc w:val="center"/>
              <w:rPr>
                <w:sz w:val="18"/>
                <w:szCs w:val="18"/>
              </w:rPr>
            </w:pPr>
            <w:r w:rsidRPr="00E00CEE">
              <w:rPr>
                <w:sz w:val="18"/>
                <w:szCs w:val="18"/>
              </w:rPr>
              <w:t>153584.4</w:t>
            </w:r>
          </w:p>
        </w:tc>
        <w:tc>
          <w:tcPr>
            <w:tcW w:w="525" w:type="dxa"/>
            <w:vAlign w:val="center"/>
          </w:tcPr>
          <w:p w14:paraId="52576AAC" w14:textId="77777777" w:rsidR="00431F52" w:rsidRPr="00E00CEE" w:rsidRDefault="00431F52" w:rsidP="00B77F29">
            <w:pPr>
              <w:snapToGrid w:val="0"/>
              <w:spacing w:line="240" w:lineRule="auto"/>
              <w:jc w:val="center"/>
              <w:rPr>
                <w:sz w:val="18"/>
                <w:szCs w:val="18"/>
              </w:rPr>
            </w:pPr>
            <w:r w:rsidRPr="00E00CEE">
              <w:rPr>
                <w:rFonts w:eastAsia="等线"/>
                <w:sz w:val="18"/>
                <w:szCs w:val="18"/>
              </w:rPr>
              <w:t>0.28</w:t>
            </w:r>
          </w:p>
        </w:tc>
        <w:tc>
          <w:tcPr>
            <w:tcW w:w="850" w:type="dxa"/>
            <w:vAlign w:val="center"/>
          </w:tcPr>
          <w:p w14:paraId="7EA4344D" w14:textId="77777777" w:rsidR="00431F52" w:rsidRPr="00E00CEE" w:rsidRDefault="00431F52" w:rsidP="00B77F29">
            <w:pPr>
              <w:snapToGrid w:val="0"/>
              <w:spacing w:line="240" w:lineRule="auto"/>
              <w:jc w:val="center"/>
              <w:rPr>
                <w:sz w:val="18"/>
                <w:szCs w:val="18"/>
              </w:rPr>
            </w:pPr>
            <w:r w:rsidRPr="00E00CEE">
              <w:rPr>
                <w:sz w:val="18"/>
                <w:szCs w:val="18"/>
              </w:rPr>
              <w:t>155510.3</w:t>
            </w:r>
          </w:p>
        </w:tc>
        <w:tc>
          <w:tcPr>
            <w:tcW w:w="525" w:type="dxa"/>
            <w:vAlign w:val="center"/>
          </w:tcPr>
          <w:p w14:paraId="7C777CC8" w14:textId="77777777" w:rsidR="00431F52" w:rsidRPr="00E00CEE" w:rsidRDefault="00431F52" w:rsidP="00B77F29">
            <w:pPr>
              <w:snapToGrid w:val="0"/>
              <w:spacing w:line="240" w:lineRule="auto"/>
              <w:jc w:val="center"/>
              <w:rPr>
                <w:sz w:val="18"/>
                <w:szCs w:val="18"/>
              </w:rPr>
            </w:pPr>
            <w:r w:rsidRPr="00E00CEE">
              <w:rPr>
                <w:sz w:val="18"/>
                <w:szCs w:val="18"/>
              </w:rPr>
              <w:t>1.53</w:t>
            </w:r>
          </w:p>
        </w:tc>
        <w:tc>
          <w:tcPr>
            <w:tcW w:w="851" w:type="dxa"/>
            <w:vAlign w:val="center"/>
          </w:tcPr>
          <w:p w14:paraId="0EFB0CF4"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155198.4</w:t>
            </w:r>
          </w:p>
        </w:tc>
        <w:tc>
          <w:tcPr>
            <w:tcW w:w="593" w:type="dxa"/>
            <w:vAlign w:val="center"/>
          </w:tcPr>
          <w:p w14:paraId="502CAFB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1.33</w:t>
            </w:r>
          </w:p>
        </w:tc>
        <w:tc>
          <w:tcPr>
            <w:tcW w:w="851" w:type="dxa"/>
            <w:vAlign w:val="center"/>
          </w:tcPr>
          <w:p w14:paraId="5D5D55AB"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155386.6</w:t>
            </w:r>
          </w:p>
        </w:tc>
        <w:tc>
          <w:tcPr>
            <w:tcW w:w="593" w:type="dxa"/>
            <w:vAlign w:val="center"/>
          </w:tcPr>
          <w:p w14:paraId="60AC73AF" w14:textId="77777777" w:rsidR="00431F52" w:rsidRPr="00E00CEE" w:rsidRDefault="00431F52" w:rsidP="00B77F29">
            <w:pPr>
              <w:snapToGrid w:val="0"/>
              <w:spacing w:line="240" w:lineRule="auto"/>
              <w:jc w:val="center"/>
              <w:rPr>
                <w:sz w:val="18"/>
                <w:szCs w:val="18"/>
              </w:rPr>
            </w:pPr>
            <w:r w:rsidRPr="00E00CEE">
              <w:rPr>
                <w:sz w:val="18"/>
                <w:szCs w:val="18"/>
              </w:rPr>
              <w:t>1.45</w:t>
            </w:r>
          </w:p>
        </w:tc>
        <w:tc>
          <w:tcPr>
            <w:tcW w:w="851" w:type="dxa"/>
            <w:vAlign w:val="center"/>
          </w:tcPr>
          <w:p w14:paraId="52DEF65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153293.1</w:t>
            </w:r>
          </w:p>
        </w:tc>
        <w:tc>
          <w:tcPr>
            <w:tcW w:w="510" w:type="dxa"/>
            <w:vAlign w:val="center"/>
          </w:tcPr>
          <w:p w14:paraId="4E9E15F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0.09</w:t>
            </w:r>
          </w:p>
        </w:tc>
      </w:tr>
      <w:tr w:rsidR="00431F52" w:rsidRPr="00E00CEE" w14:paraId="35805C53" w14:textId="77777777" w:rsidTr="00B77F29">
        <w:trPr>
          <w:trHeight w:val="173"/>
          <w:jc w:val="center"/>
        </w:trPr>
        <w:tc>
          <w:tcPr>
            <w:tcW w:w="817" w:type="dxa"/>
            <w:vMerge/>
            <w:tcBorders>
              <w:top w:val="nil"/>
              <w:bottom w:val="nil"/>
            </w:tcBorders>
            <w:vAlign w:val="center"/>
          </w:tcPr>
          <w:p w14:paraId="5AB92B4D" w14:textId="77777777" w:rsidR="00431F52" w:rsidRPr="00E00CEE" w:rsidRDefault="00431F52" w:rsidP="00B77F29">
            <w:pPr>
              <w:snapToGrid w:val="0"/>
              <w:spacing w:line="240" w:lineRule="auto"/>
              <w:jc w:val="center"/>
              <w:rPr>
                <w:sz w:val="18"/>
                <w:szCs w:val="18"/>
              </w:rPr>
            </w:pPr>
          </w:p>
        </w:tc>
        <w:tc>
          <w:tcPr>
            <w:tcW w:w="732" w:type="dxa"/>
            <w:vAlign w:val="center"/>
          </w:tcPr>
          <w:p w14:paraId="0CBF11E0"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50" w:type="dxa"/>
            <w:vAlign w:val="center"/>
          </w:tcPr>
          <w:p w14:paraId="191D7D3E" w14:textId="77777777" w:rsidR="00431F52" w:rsidRPr="00E00CEE" w:rsidRDefault="00431F52" w:rsidP="00B77F29">
            <w:pPr>
              <w:snapToGrid w:val="0"/>
              <w:spacing w:line="240" w:lineRule="auto"/>
              <w:jc w:val="center"/>
              <w:rPr>
                <w:sz w:val="18"/>
                <w:szCs w:val="18"/>
              </w:rPr>
            </w:pPr>
            <w:r w:rsidRPr="00E00CEE">
              <w:rPr>
                <w:sz w:val="18"/>
                <w:szCs w:val="18"/>
              </w:rPr>
              <w:t>200568.1</w:t>
            </w:r>
          </w:p>
        </w:tc>
        <w:tc>
          <w:tcPr>
            <w:tcW w:w="525" w:type="dxa"/>
            <w:vAlign w:val="center"/>
          </w:tcPr>
          <w:p w14:paraId="1B5A7636" w14:textId="77777777" w:rsidR="00431F52" w:rsidRPr="00E00CEE" w:rsidRDefault="00431F52" w:rsidP="00B77F29">
            <w:pPr>
              <w:snapToGrid w:val="0"/>
              <w:spacing w:line="240" w:lineRule="auto"/>
              <w:jc w:val="center"/>
              <w:rPr>
                <w:sz w:val="18"/>
                <w:szCs w:val="18"/>
              </w:rPr>
            </w:pPr>
            <w:r w:rsidRPr="00E00CEE">
              <w:rPr>
                <w:rFonts w:eastAsia="等线"/>
                <w:sz w:val="18"/>
                <w:szCs w:val="18"/>
              </w:rPr>
              <w:t>0.97</w:t>
            </w:r>
          </w:p>
        </w:tc>
        <w:tc>
          <w:tcPr>
            <w:tcW w:w="850" w:type="dxa"/>
            <w:vAlign w:val="center"/>
          </w:tcPr>
          <w:p w14:paraId="7875C26A" w14:textId="77777777" w:rsidR="00431F52" w:rsidRPr="00E00CEE" w:rsidRDefault="00431F52" w:rsidP="00B77F29">
            <w:pPr>
              <w:snapToGrid w:val="0"/>
              <w:spacing w:line="240" w:lineRule="auto"/>
              <w:jc w:val="center"/>
              <w:rPr>
                <w:sz w:val="18"/>
                <w:szCs w:val="18"/>
              </w:rPr>
            </w:pPr>
            <w:r w:rsidRPr="00E00CEE">
              <w:rPr>
                <w:sz w:val="18"/>
                <w:szCs w:val="18"/>
              </w:rPr>
              <w:t>203294.2</w:t>
            </w:r>
          </w:p>
        </w:tc>
        <w:tc>
          <w:tcPr>
            <w:tcW w:w="525" w:type="dxa"/>
            <w:vAlign w:val="center"/>
          </w:tcPr>
          <w:p w14:paraId="58B063AD" w14:textId="77777777" w:rsidR="00431F52" w:rsidRPr="00E00CEE" w:rsidRDefault="00431F52" w:rsidP="00B77F29">
            <w:pPr>
              <w:snapToGrid w:val="0"/>
              <w:spacing w:line="240" w:lineRule="auto"/>
              <w:jc w:val="center"/>
              <w:rPr>
                <w:sz w:val="18"/>
                <w:szCs w:val="18"/>
              </w:rPr>
            </w:pPr>
            <w:r w:rsidRPr="00E00CEE">
              <w:rPr>
                <w:sz w:val="18"/>
                <w:szCs w:val="18"/>
              </w:rPr>
              <w:t>2.35</w:t>
            </w:r>
          </w:p>
        </w:tc>
        <w:tc>
          <w:tcPr>
            <w:tcW w:w="851" w:type="dxa"/>
            <w:vAlign w:val="center"/>
          </w:tcPr>
          <w:p w14:paraId="01ECD7C4"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206316.3</w:t>
            </w:r>
          </w:p>
        </w:tc>
        <w:tc>
          <w:tcPr>
            <w:tcW w:w="593" w:type="dxa"/>
            <w:vAlign w:val="center"/>
          </w:tcPr>
          <w:p w14:paraId="761E2D9A" w14:textId="77777777" w:rsidR="00431F52" w:rsidRPr="00E00CEE" w:rsidRDefault="00431F52" w:rsidP="00B77F29">
            <w:pPr>
              <w:snapToGrid w:val="0"/>
              <w:spacing w:line="240" w:lineRule="auto"/>
              <w:jc w:val="center"/>
              <w:rPr>
                <w:sz w:val="18"/>
                <w:szCs w:val="18"/>
              </w:rPr>
            </w:pPr>
            <w:r w:rsidRPr="00E00CEE">
              <w:rPr>
                <w:rFonts w:eastAsia="等线"/>
                <w:sz w:val="18"/>
                <w:szCs w:val="18"/>
              </w:rPr>
              <w:t>3.87</w:t>
            </w:r>
          </w:p>
        </w:tc>
        <w:tc>
          <w:tcPr>
            <w:tcW w:w="851" w:type="dxa"/>
            <w:vAlign w:val="center"/>
          </w:tcPr>
          <w:p w14:paraId="7EC85E03"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206121.3</w:t>
            </w:r>
          </w:p>
        </w:tc>
        <w:tc>
          <w:tcPr>
            <w:tcW w:w="593" w:type="dxa"/>
            <w:vAlign w:val="center"/>
          </w:tcPr>
          <w:p w14:paraId="67CB8D9A" w14:textId="77777777" w:rsidR="00431F52" w:rsidRPr="00E00CEE" w:rsidRDefault="00431F52" w:rsidP="00B77F29">
            <w:pPr>
              <w:snapToGrid w:val="0"/>
              <w:spacing w:line="240" w:lineRule="auto"/>
              <w:jc w:val="center"/>
              <w:rPr>
                <w:sz w:val="18"/>
                <w:szCs w:val="18"/>
              </w:rPr>
            </w:pPr>
            <w:r w:rsidRPr="00E00CEE">
              <w:rPr>
                <w:sz w:val="18"/>
                <w:szCs w:val="18"/>
              </w:rPr>
              <w:t>3.77</w:t>
            </w:r>
          </w:p>
        </w:tc>
        <w:tc>
          <w:tcPr>
            <w:tcW w:w="851" w:type="dxa"/>
            <w:vAlign w:val="center"/>
          </w:tcPr>
          <w:p w14:paraId="0704382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199219.2</w:t>
            </w:r>
          </w:p>
        </w:tc>
        <w:tc>
          <w:tcPr>
            <w:tcW w:w="510" w:type="dxa"/>
            <w:vAlign w:val="center"/>
          </w:tcPr>
          <w:p w14:paraId="47EBA0B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0.29</w:t>
            </w:r>
          </w:p>
        </w:tc>
      </w:tr>
      <w:tr w:rsidR="00431F52" w:rsidRPr="00E00CEE" w14:paraId="4238010C" w14:textId="77777777" w:rsidTr="00B77F29">
        <w:trPr>
          <w:trHeight w:val="173"/>
          <w:jc w:val="center"/>
        </w:trPr>
        <w:tc>
          <w:tcPr>
            <w:tcW w:w="817" w:type="dxa"/>
            <w:vMerge/>
            <w:tcBorders>
              <w:top w:val="nil"/>
              <w:bottom w:val="nil"/>
            </w:tcBorders>
            <w:vAlign w:val="center"/>
          </w:tcPr>
          <w:p w14:paraId="1862B492" w14:textId="77777777" w:rsidR="00431F52" w:rsidRPr="00E00CEE" w:rsidRDefault="00431F52" w:rsidP="00B77F29">
            <w:pPr>
              <w:snapToGrid w:val="0"/>
              <w:spacing w:line="240" w:lineRule="auto"/>
              <w:jc w:val="center"/>
              <w:rPr>
                <w:sz w:val="18"/>
                <w:szCs w:val="18"/>
              </w:rPr>
            </w:pPr>
          </w:p>
        </w:tc>
        <w:tc>
          <w:tcPr>
            <w:tcW w:w="732" w:type="dxa"/>
            <w:vAlign w:val="center"/>
          </w:tcPr>
          <w:p w14:paraId="1DB60568"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50" w:type="dxa"/>
            <w:vAlign w:val="center"/>
          </w:tcPr>
          <w:p w14:paraId="6AFA1B61" w14:textId="77777777" w:rsidR="00431F52" w:rsidRPr="00E00CEE" w:rsidRDefault="00431F52" w:rsidP="00B77F29">
            <w:pPr>
              <w:snapToGrid w:val="0"/>
              <w:spacing w:line="240" w:lineRule="auto"/>
              <w:jc w:val="center"/>
              <w:rPr>
                <w:sz w:val="18"/>
                <w:szCs w:val="18"/>
              </w:rPr>
            </w:pPr>
            <w:r w:rsidRPr="00E00CEE">
              <w:rPr>
                <w:sz w:val="18"/>
                <w:szCs w:val="18"/>
              </w:rPr>
              <w:t>123499.8</w:t>
            </w:r>
          </w:p>
        </w:tc>
        <w:tc>
          <w:tcPr>
            <w:tcW w:w="525" w:type="dxa"/>
            <w:vAlign w:val="center"/>
          </w:tcPr>
          <w:p w14:paraId="17F945B6" w14:textId="77777777" w:rsidR="00431F52" w:rsidRPr="00E00CEE" w:rsidRDefault="00431F52" w:rsidP="00B77F29">
            <w:pPr>
              <w:snapToGrid w:val="0"/>
              <w:spacing w:line="240" w:lineRule="auto"/>
              <w:jc w:val="center"/>
              <w:rPr>
                <w:sz w:val="18"/>
                <w:szCs w:val="18"/>
              </w:rPr>
            </w:pPr>
            <w:r w:rsidRPr="00E00CEE">
              <w:rPr>
                <w:rFonts w:eastAsia="等线"/>
                <w:sz w:val="18"/>
                <w:szCs w:val="18"/>
              </w:rPr>
              <w:t>0.41</w:t>
            </w:r>
          </w:p>
        </w:tc>
        <w:tc>
          <w:tcPr>
            <w:tcW w:w="850" w:type="dxa"/>
            <w:vAlign w:val="center"/>
          </w:tcPr>
          <w:p w14:paraId="50F41921" w14:textId="77777777" w:rsidR="00431F52" w:rsidRPr="00E00CEE" w:rsidRDefault="00431F52" w:rsidP="00B77F29">
            <w:pPr>
              <w:snapToGrid w:val="0"/>
              <w:spacing w:line="240" w:lineRule="auto"/>
              <w:jc w:val="center"/>
              <w:rPr>
                <w:sz w:val="18"/>
                <w:szCs w:val="18"/>
              </w:rPr>
            </w:pPr>
            <w:r w:rsidRPr="00E00CEE">
              <w:rPr>
                <w:sz w:val="18"/>
                <w:szCs w:val="18"/>
              </w:rPr>
              <w:t>124588.8</w:t>
            </w:r>
          </w:p>
        </w:tc>
        <w:tc>
          <w:tcPr>
            <w:tcW w:w="525" w:type="dxa"/>
            <w:vAlign w:val="center"/>
          </w:tcPr>
          <w:p w14:paraId="3F74E1CD" w14:textId="77777777" w:rsidR="00431F52" w:rsidRPr="00E00CEE" w:rsidRDefault="00431F52" w:rsidP="00B77F29">
            <w:pPr>
              <w:snapToGrid w:val="0"/>
              <w:spacing w:line="240" w:lineRule="auto"/>
              <w:jc w:val="center"/>
              <w:rPr>
                <w:sz w:val="18"/>
                <w:szCs w:val="18"/>
              </w:rPr>
            </w:pPr>
            <w:r w:rsidRPr="00E00CEE">
              <w:rPr>
                <w:sz w:val="18"/>
                <w:szCs w:val="18"/>
              </w:rPr>
              <w:t>1.30</w:t>
            </w:r>
          </w:p>
        </w:tc>
        <w:tc>
          <w:tcPr>
            <w:tcW w:w="851" w:type="dxa"/>
            <w:vAlign w:val="center"/>
          </w:tcPr>
          <w:p w14:paraId="02075503"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124292.9</w:t>
            </w:r>
          </w:p>
        </w:tc>
        <w:tc>
          <w:tcPr>
            <w:tcW w:w="593" w:type="dxa"/>
            <w:vAlign w:val="center"/>
          </w:tcPr>
          <w:p w14:paraId="6E54F7E7"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w:t>
            </w:r>
          </w:p>
        </w:tc>
        <w:tc>
          <w:tcPr>
            <w:tcW w:w="851" w:type="dxa"/>
            <w:vAlign w:val="center"/>
          </w:tcPr>
          <w:p w14:paraId="4CB75261"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124333.7</w:t>
            </w:r>
          </w:p>
        </w:tc>
        <w:tc>
          <w:tcPr>
            <w:tcW w:w="593" w:type="dxa"/>
            <w:vAlign w:val="center"/>
          </w:tcPr>
          <w:p w14:paraId="2FE02E94" w14:textId="77777777" w:rsidR="00431F52" w:rsidRPr="00E00CEE" w:rsidRDefault="00431F52" w:rsidP="00B77F29">
            <w:pPr>
              <w:snapToGrid w:val="0"/>
              <w:spacing w:line="240" w:lineRule="auto"/>
              <w:jc w:val="center"/>
              <w:rPr>
                <w:sz w:val="18"/>
                <w:szCs w:val="18"/>
              </w:rPr>
            </w:pPr>
            <w:r w:rsidRPr="00E00CEE">
              <w:rPr>
                <w:sz w:val="18"/>
                <w:szCs w:val="18"/>
              </w:rPr>
              <w:t>1.09</w:t>
            </w:r>
          </w:p>
        </w:tc>
        <w:tc>
          <w:tcPr>
            <w:tcW w:w="851" w:type="dxa"/>
            <w:vAlign w:val="center"/>
          </w:tcPr>
          <w:p w14:paraId="4667A75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123126.6</w:t>
            </w:r>
          </w:p>
        </w:tc>
        <w:tc>
          <w:tcPr>
            <w:tcW w:w="510" w:type="dxa"/>
            <w:vAlign w:val="center"/>
          </w:tcPr>
          <w:p w14:paraId="118BFB6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0.11</w:t>
            </w:r>
          </w:p>
        </w:tc>
      </w:tr>
      <w:tr w:rsidR="00431F52" w:rsidRPr="00E00CEE" w14:paraId="2FC60520" w14:textId="77777777" w:rsidTr="00B77F29">
        <w:trPr>
          <w:trHeight w:val="173"/>
          <w:jc w:val="center"/>
        </w:trPr>
        <w:tc>
          <w:tcPr>
            <w:tcW w:w="817" w:type="dxa"/>
            <w:vMerge/>
            <w:tcBorders>
              <w:top w:val="nil"/>
              <w:bottom w:val="nil"/>
            </w:tcBorders>
            <w:vAlign w:val="center"/>
          </w:tcPr>
          <w:p w14:paraId="798CFB67" w14:textId="77777777" w:rsidR="00431F52" w:rsidRPr="00E00CEE" w:rsidRDefault="00431F52" w:rsidP="00B77F29">
            <w:pPr>
              <w:snapToGrid w:val="0"/>
              <w:spacing w:line="240" w:lineRule="auto"/>
              <w:jc w:val="center"/>
              <w:rPr>
                <w:sz w:val="18"/>
                <w:szCs w:val="18"/>
              </w:rPr>
            </w:pPr>
          </w:p>
        </w:tc>
        <w:tc>
          <w:tcPr>
            <w:tcW w:w="732" w:type="dxa"/>
            <w:vAlign w:val="center"/>
          </w:tcPr>
          <w:p w14:paraId="30959AA6"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50" w:type="dxa"/>
            <w:vAlign w:val="center"/>
          </w:tcPr>
          <w:p w14:paraId="765AB26F" w14:textId="77777777" w:rsidR="00431F52" w:rsidRPr="00E00CEE" w:rsidRDefault="00431F52" w:rsidP="00B77F29">
            <w:pPr>
              <w:snapToGrid w:val="0"/>
              <w:spacing w:line="240" w:lineRule="auto"/>
              <w:jc w:val="center"/>
              <w:rPr>
                <w:sz w:val="18"/>
                <w:szCs w:val="18"/>
              </w:rPr>
            </w:pPr>
            <w:r w:rsidRPr="00E00CEE">
              <w:rPr>
                <w:sz w:val="18"/>
                <w:szCs w:val="18"/>
              </w:rPr>
              <w:t>177603.3</w:t>
            </w:r>
          </w:p>
        </w:tc>
        <w:tc>
          <w:tcPr>
            <w:tcW w:w="525" w:type="dxa"/>
            <w:vAlign w:val="center"/>
          </w:tcPr>
          <w:p w14:paraId="107C4E41" w14:textId="77777777" w:rsidR="00431F52" w:rsidRPr="00E00CEE" w:rsidRDefault="00431F52" w:rsidP="00B77F29">
            <w:pPr>
              <w:snapToGrid w:val="0"/>
              <w:spacing w:line="240" w:lineRule="auto"/>
              <w:jc w:val="center"/>
              <w:rPr>
                <w:sz w:val="18"/>
                <w:szCs w:val="18"/>
              </w:rPr>
            </w:pPr>
            <w:r w:rsidRPr="00E00CEE">
              <w:rPr>
                <w:rFonts w:eastAsia="等线"/>
                <w:sz w:val="18"/>
                <w:szCs w:val="18"/>
              </w:rPr>
              <w:t>0.56</w:t>
            </w:r>
          </w:p>
        </w:tc>
        <w:tc>
          <w:tcPr>
            <w:tcW w:w="850" w:type="dxa"/>
            <w:vAlign w:val="center"/>
          </w:tcPr>
          <w:p w14:paraId="0BD2C5E5" w14:textId="77777777" w:rsidR="00431F52" w:rsidRPr="00E00CEE" w:rsidRDefault="00431F52" w:rsidP="00B77F29">
            <w:pPr>
              <w:snapToGrid w:val="0"/>
              <w:spacing w:line="240" w:lineRule="auto"/>
              <w:jc w:val="center"/>
              <w:rPr>
                <w:sz w:val="18"/>
                <w:szCs w:val="18"/>
              </w:rPr>
            </w:pPr>
            <w:r w:rsidRPr="00E00CEE">
              <w:rPr>
                <w:sz w:val="18"/>
                <w:szCs w:val="18"/>
              </w:rPr>
              <w:t>179674</w:t>
            </w:r>
          </w:p>
        </w:tc>
        <w:tc>
          <w:tcPr>
            <w:tcW w:w="525" w:type="dxa"/>
            <w:vAlign w:val="center"/>
          </w:tcPr>
          <w:p w14:paraId="2FFE9119" w14:textId="77777777" w:rsidR="00431F52" w:rsidRPr="00E00CEE" w:rsidRDefault="00431F52" w:rsidP="00B77F29">
            <w:pPr>
              <w:snapToGrid w:val="0"/>
              <w:spacing w:line="240" w:lineRule="auto"/>
              <w:jc w:val="center"/>
              <w:rPr>
                <w:sz w:val="18"/>
                <w:szCs w:val="18"/>
              </w:rPr>
            </w:pPr>
            <w:r w:rsidRPr="00E00CEE">
              <w:rPr>
                <w:sz w:val="18"/>
                <w:szCs w:val="18"/>
              </w:rPr>
              <w:t>1.73</w:t>
            </w:r>
          </w:p>
        </w:tc>
        <w:tc>
          <w:tcPr>
            <w:tcW w:w="851" w:type="dxa"/>
            <w:vAlign w:val="center"/>
          </w:tcPr>
          <w:p w14:paraId="54113AAE"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180305.6</w:t>
            </w:r>
          </w:p>
        </w:tc>
        <w:tc>
          <w:tcPr>
            <w:tcW w:w="593" w:type="dxa"/>
            <w:vAlign w:val="center"/>
          </w:tcPr>
          <w:p w14:paraId="340513CE" w14:textId="77777777" w:rsidR="00431F52" w:rsidRPr="00E00CEE" w:rsidRDefault="00431F52" w:rsidP="00B77F29">
            <w:pPr>
              <w:snapToGrid w:val="0"/>
              <w:spacing w:line="240" w:lineRule="auto"/>
              <w:jc w:val="center"/>
              <w:rPr>
                <w:sz w:val="18"/>
                <w:szCs w:val="18"/>
              </w:rPr>
            </w:pPr>
            <w:r w:rsidRPr="00E00CEE">
              <w:rPr>
                <w:rFonts w:eastAsia="等线"/>
                <w:sz w:val="18"/>
                <w:szCs w:val="18"/>
              </w:rPr>
              <w:t>2.09</w:t>
            </w:r>
          </w:p>
        </w:tc>
        <w:tc>
          <w:tcPr>
            <w:tcW w:w="851" w:type="dxa"/>
            <w:vAlign w:val="center"/>
          </w:tcPr>
          <w:p w14:paraId="41D5A392"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180279.7</w:t>
            </w:r>
          </w:p>
        </w:tc>
        <w:tc>
          <w:tcPr>
            <w:tcW w:w="593" w:type="dxa"/>
            <w:vAlign w:val="center"/>
          </w:tcPr>
          <w:p w14:paraId="3BF0FACC" w14:textId="77777777" w:rsidR="00431F52" w:rsidRPr="00E00CEE" w:rsidRDefault="00431F52" w:rsidP="00B77F29">
            <w:pPr>
              <w:snapToGrid w:val="0"/>
              <w:spacing w:line="240" w:lineRule="auto"/>
              <w:jc w:val="center"/>
              <w:rPr>
                <w:sz w:val="18"/>
                <w:szCs w:val="18"/>
              </w:rPr>
            </w:pPr>
            <w:r w:rsidRPr="00E00CEE">
              <w:rPr>
                <w:sz w:val="18"/>
                <w:szCs w:val="18"/>
              </w:rPr>
              <w:t>2.07</w:t>
            </w:r>
          </w:p>
        </w:tc>
        <w:tc>
          <w:tcPr>
            <w:tcW w:w="851" w:type="dxa"/>
            <w:vAlign w:val="center"/>
          </w:tcPr>
          <w:p w14:paraId="26D2270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177316.2</w:t>
            </w:r>
          </w:p>
        </w:tc>
        <w:tc>
          <w:tcPr>
            <w:tcW w:w="510" w:type="dxa"/>
            <w:vAlign w:val="center"/>
          </w:tcPr>
          <w:p w14:paraId="672FCC8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0.40</w:t>
            </w:r>
          </w:p>
        </w:tc>
      </w:tr>
      <w:tr w:rsidR="00431F52" w:rsidRPr="00E00CEE" w14:paraId="42401F3B" w14:textId="77777777" w:rsidTr="00B77F29">
        <w:trPr>
          <w:trHeight w:val="173"/>
          <w:jc w:val="center"/>
        </w:trPr>
        <w:tc>
          <w:tcPr>
            <w:tcW w:w="817" w:type="dxa"/>
            <w:vMerge/>
            <w:tcBorders>
              <w:top w:val="nil"/>
              <w:bottom w:val="nil"/>
            </w:tcBorders>
            <w:vAlign w:val="center"/>
          </w:tcPr>
          <w:p w14:paraId="5ABF6B4C" w14:textId="77777777" w:rsidR="00431F52" w:rsidRPr="00E00CEE" w:rsidRDefault="00431F52" w:rsidP="00B77F29">
            <w:pPr>
              <w:snapToGrid w:val="0"/>
              <w:spacing w:line="240" w:lineRule="auto"/>
              <w:jc w:val="center"/>
              <w:rPr>
                <w:sz w:val="18"/>
                <w:szCs w:val="18"/>
              </w:rPr>
            </w:pPr>
          </w:p>
        </w:tc>
        <w:tc>
          <w:tcPr>
            <w:tcW w:w="732" w:type="dxa"/>
            <w:vAlign w:val="center"/>
          </w:tcPr>
          <w:p w14:paraId="7C84382B"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50" w:type="dxa"/>
            <w:vAlign w:val="center"/>
          </w:tcPr>
          <w:p w14:paraId="776BC998" w14:textId="77777777" w:rsidR="00431F52" w:rsidRPr="00E00CEE" w:rsidRDefault="00431F52" w:rsidP="00B77F29">
            <w:pPr>
              <w:snapToGrid w:val="0"/>
              <w:spacing w:line="240" w:lineRule="auto"/>
              <w:jc w:val="center"/>
              <w:rPr>
                <w:b/>
                <w:bCs/>
                <w:sz w:val="18"/>
                <w:szCs w:val="18"/>
              </w:rPr>
            </w:pPr>
            <w:r w:rsidRPr="00E00CEE">
              <w:rPr>
                <w:b/>
                <w:bCs/>
                <w:sz w:val="18"/>
                <w:szCs w:val="18"/>
              </w:rPr>
              <w:t>244224.2</w:t>
            </w:r>
          </w:p>
        </w:tc>
        <w:tc>
          <w:tcPr>
            <w:tcW w:w="525" w:type="dxa"/>
            <w:vAlign w:val="center"/>
          </w:tcPr>
          <w:p w14:paraId="7D21D5B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0.69</w:t>
            </w:r>
          </w:p>
        </w:tc>
        <w:tc>
          <w:tcPr>
            <w:tcW w:w="850" w:type="dxa"/>
            <w:vAlign w:val="center"/>
          </w:tcPr>
          <w:p w14:paraId="16108CF3" w14:textId="77777777" w:rsidR="00431F52" w:rsidRPr="00E00CEE" w:rsidRDefault="00431F52" w:rsidP="00B77F29">
            <w:pPr>
              <w:snapToGrid w:val="0"/>
              <w:spacing w:line="240" w:lineRule="auto"/>
              <w:jc w:val="center"/>
              <w:rPr>
                <w:sz w:val="18"/>
                <w:szCs w:val="18"/>
              </w:rPr>
            </w:pPr>
            <w:r w:rsidRPr="00E00CEE">
              <w:rPr>
                <w:sz w:val="18"/>
                <w:szCs w:val="18"/>
              </w:rPr>
              <w:t>250254.4</w:t>
            </w:r>
          </w:p>
        </w:tc>
        <w:tc>
          <w:tcPr>
            <w:tcW w:w="525" w:type="dxa"/>
            <w:vAlign w:val="center"/>
          </w:tcPr>
          <w:p w14:paraId="13FBF410" w14:textId="77777777" w:rsidR="00431F52" w:rsidRPr="00E00CEE" w:rsidRDefault="00431F52" w:rsidP="00B77F29">
            <w:pPr>
              <w:snapToGrid w:val="0"/>
              <w:spacing w:line="240" w:lineRule="auto"/>
              <w:jc w:val="center"/>
              <w:rPr>
                <w:sz w:val="18"/>
                <w:szCs w:val="18"/>
              </w:rPr>
            </w:pPr>
            <w:r w:rsidRPr="00E00CEE">
              <w:rPr>
                <w:sz w:val="18"/>
                <w:szCs w:val="18"/>
              </w:rPr>
              <w:t>3.18</w:t>
            </w:r>
          </w:p>
        </w:tc>
        <w:tc>
          <w:tcPr>
            <w:tcW w:w="851" w:type="dxa"/>
            <w:vAlign w:val="center"/>
          </w:tcPr>
          <w:p w14:paraId="43CEBC9D" w14:textId="77777777" w:rsidR="00431F52" w:rsidRPr="00E00CEE" w:rsidRDefault="00431F52" w:rsidP="00B77F29">
            <w:pPr>
              <w:snapToGrid w:val="0"/>
              <w:spacing w:line="240" w:lineRule="auto"/>
              <w:jc w:val="center"/>
              <w:rPr>
                <w:sz w:val="18"/>
                <w:szCs w:val="18"/>
              </w:rPr>
            </w:pPr>
            <w:r w:rsidRPr="00E00CEE">
              <w:rPr>
                <w:rFonts w:eastAsia="等线"/>
                <w:sz w:val="18"/>
                <w:szCs w:val="18"/>
              </w:rPr>
              <w:t>250031.8</w:t>
            </w:r>
          </w:p>
        </w:tc>
        <w:tc>
          <w:tcPr>
            <w:tcW w:w="593" w:type="dxa"/>
            <w:vAlign w:val="center"/>
          </w:tcPr>
          <w:p w14:paraId="6D26B2B7" w14:textId="77777777" w:rsidR="00431F52" w:rsidRPr="00E00CEE" w:rsidRDefault="00431F52" w:rsidP="00B77F29">
            <w:pPr>
              <w:snapToGrid w:val="0"/>
              <w:spacing w:line="240" w:lineRule="auto"/>
              <w:jc w:val="center"/>
              <w:rPr>
                <w:sz w:val="18"/>
                <w:szCs w:val="18"/>
              </w:rPr>
            </w:pPr>
            <w:r w:rsidRPr="00E00CEE">
              <w:rPr>
                <w:rFonts w:eastAsia="等线"/>
                <w:sz w:val="18"/>
                <w:szCs w:val="18"/>
              </w:rPr>
              <w:t>3.08</w:t>
            </w:r>
          </w:p>
        </w:tc>
        <w:tc>
          <w:tcPr>
            <w:tcW w:w="851" w:type="dxa"/>
            <w:vAlign w:val="center"/>
          </w:tcPr>
          <w:p w14:paraId="00A314F7" w14:textId="77777777" w:rsidR="00431F52" w:rsidRPr="00E00CEE" w:rsidRDefault="00431F52" w:rsidP="00B77F29">
            <w:pPr>
              <w:snapToGrid w:val="0"/>
              <w:spacing w:line="240" w:lineRule="auto"/>
              <w:jc w:val="center"/>
              <w:rPr>
                <w:sz w:val="18"/>
                <w:szCs w:val="18"/>
              </w:rPr>
            </w:pPr>
            <w:r w:rsidRPr="00E00CEE">
              <w:rPr>
                <w:rFonts w:eastAsia="等线"/>
                <w:sz w:val="18"/>
                <w:szCs w:val="18"/>
              </w:rPr>
              <w:t>249163.1</w:t>
            </w:r>
          </w:p>
        </w:tc>
        <w:tc>
          <w:tcPr>
            <w:tcW w:w="593" w:type="dxa"/>
            <w:vAlign w:val="center"/>
          </w:tcPr>
          <w:p w14:paraId="0B67EC39" w14:textId="77777777" w:rsidR="00431F52" w:rsidRPr="00E00CEE" w:rsidRDefault="00431F52" w:rsidP="00B77F29">
            <w:pPr>
              <w:snapToGrid w:val="0"/>
              <w:spacing w:line="240" w:lineRule="auto"/>
              <w:jc w:val="center"/>
              <w:rPr>
                <w:sz w:val="18"/>
                <w:szCs w:val="18"/>
              </w:rPr>
            </w:pPr>
            <w:r w:rsidRPr="00E00CEE">
              <w:rPr>
                <w:sz w:val="18"/>
                <w:szCs w:val="18"/>
              </w:rPr>
              <w:t>2.73</w:t>
            </w:r>
          </w:p>
        </w:tc>
        <w:tc>
          <w:tcPr>
            <w:tcW w:w="851" w:type="dxa"/>
            <w:vAlign w:val="center"/>
          </w:tcPr>
          <w:p w14:paraId="2CDE0BCB" w14:textId="77777777" w:rsidR="00431F52" w:rsidRPr="00E00CEE" w:rsidRDefault="00431F52" w:rsidP="00B77F29">
            <w:pPr>
              <w:snapToGrid w:val="0"/>
              <w:spacing w:line="240" w:lineRule="auto"/>
              <w:jc w:val="center"/>
              <w:rPr>
                <w:sz w:val="18"/>
                <w:szCs w:val="18"/>
              </w:rPr>
            </w:pPr>
            <w:r w:rsidRPr="00E00CEE">
              <w:rPr>
                <w:rFonts w:eastAsia="等线"/>
                <w:sz w:val="18"/>
                <w:szCs w:val="18"/>
              </w:rPr>
              <w:t>245926</w:t>
            </w:r>
          </w:p>
        </w:tc>
        <w:tc>
          <w:tcPr>
            <w:tcW w:w="510" w:type="dxa"/>
            <w:vAlign w:val="center"/>
          </w:tcPr>
          <w:p w14:paraId="5D773BDB" w14:textId="77777777" w:rsidR="00431F52" w:rsidRPr="00E00CEE" w:rsidRDefault="00431F52" w:rsidP="00B77F29">
            <w:pPr>
              <w:snapToGrid w:val="0"/>
              <w:spacing w:line="240" w:lineRule="auto"/>
              <w:jc w:val="center"/>
              <w:rPr>
                <w:sz w:val="18"/>
                <w:szCs w:val="18"/>
              </w:rPr>
            </w:pPr>
            <w:r w:rsidRPr="00E00CEE">
              <w:rPr>
                <w:rFonts w:eastAsia="等线"/>
                <w:sz w:val="18"/>
                <w:szCs w:val="18"/>
              </w:rPr>
              <w:t>1.39</w:t>
            </w:r>
          </w:p>
        </w:tc>
      </w:tr>
      <w:tr w:rsidR="00431F52" w:rsidRPr="00E00CEE" w14:paraId="35075687" w14:textId="77777777" w:rsidTr="00B77F29">
        <w:trPr>
          <w:trHeight w:val="173"/>
          <w:jc w:val="center"/>
        </w:trPr>
        <w:tc>
          <w:tcPr>
            <w:tcW w:w="817" w:type="dxa"/>
            <w:vMerge/>
            <w:tcBorders>
              <w:top w:val="nil"/>
              <w:bottom w:val="nil"/>
            </w:tcBorders>
            <w:vAlign w:val="center"/>
          </w:tcPr>
          <w:p w14:paraId="30FAF459" w14:textId="77777777" w:rsidR="00431F52" w:rsidRPr="00E00CEE" w:rsidRDefault="00431F52" w:rsidP="00B77F29">
            <w:pPr>
              <w:snapToGrid w:val="0"/>
              <w:spacing w:line="240" w:lineRule="auto"/>
              <w:jc w:val="center"/>
              <w:rPr>
                <w:sz w:val="18"/>
                <w:szCs w:val="18"/>
              </w:rPr>
            </w:pPr>
          </w:p>
        </w:tc>
        <w:tc>
          <w:tcPr>
            <w:tcW w:w="732" w:type="dxa"/>
            <w:vAlign w:val="center"/>
          </w:tcPr>
          <w:p w14:paraId="267CD2F9"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50" w:type="dxa"/>
            <w:vAlign w:val="center"/>
          </w:tcPr>
          <w:p w14:paraId="1DB66FBA" w14:textId="77777777" w:rsidR="00431F52" w:rsidRPr="00E00CEE" w:rsidRDefault="00431F52" w:rsidP="00B77F29">
            <w:pPr>
              <w:snapToGrid w:val="0"/>
              <w:spacing w:line="240" w:lineRule="auto"/>
              <w:jc w:val="center"/>
              <w:rPr>
                <w:sz w:val="18"/>
                <w:szCs w:val="18"/>
              </w:rPr>
            </w:pPr>
            <w:r w:rsidRPr="00E00CEE">
              <w:rPr>
                <w:sz w:val="18"/>
                <w:szCs w:val="18"/>
              </w:rPr>
              <w:t>133001.9</w:t>
            </w:r>
          </w:p>
        </w:tc>
        <w:tc>
          <w:tcPr>
            <w:tcW w:w="525" w:type="dxa"/>
            <w:vAlign w:val="center"/>
          </w:tcPr>
          <w:p w14:paraId="7AE9012B" w14:textId="77777777" w:rsidR="00431F52" w:rsidRPr="00E00CEE" w:rsidRDefault="00431F52" w:rsidP="00B77F29">
            <w:pPr>
              <w:snapToGrid w:val="0"/>
              <w:spacing w:line="240" w:lineRule="auto"/>
              <w:jc w:val="center"/>
              <w:rPr>
                <w:sz w:val="18"/>
                <w:szCs w:val="18"/>
              </w:rPr>
            </w:pPr>
            <w:r w:rsidRPr="00E00CEE">
              <w:rPr>
                <w:rFonts w:eastAsia="等线"/>
                <w:sz w:val="18"/>
                <w:szCs w:val="18"/>
              </w:rPr>
              <w:t>0.32</w:t>
            </w:r>
          </w:p>
        </w:tc>
        <w:tc>
          <w:tcPr>
            <w:tcW w:w="850" w:type="dxa"/>
            <w:vAlign w:val="center"/>
          </w:tcPr>
          <w:p w14:paraId="57DEBD37" w14:textId="77777777" w:rsidR="00431F52" w:rsidRPr="00E00CEE" w:rsidRDefault="00431F52" w:rsidP="00B77F29">
            <w:pPr>
              <w:snapToGrid w:val="0"/>
              <w:spacing w:line="240" w:lineRule="auto"/>
              <w:jc w:val="center"/>
              <w:rPr>
                <w:sz w:val="18"/>
                <w:szCs w:val="18"/>
              </w:rPr>
            </w:pPr>
            <w:r w:rsidRPr="00E00CEE">
              <w:rPr>
                <w:sz w:val="18"/>
                <w:szCs w:val="18"/>
              </w:rPr>
              <w:t>134772</w:t>
            </w:r>
          </w:p>
        </w:tc>
        <w:tc>
          <w:tcPr>
            <w:tcW w:w="525" w:type="dxa"/>
            <w:vAlign w:val="center"/>
          </w:tcPr>
          <w:p w14:paraId="170DC4B8" w14:textId="77777777" w:rsidR="00431F52" w:rsidRPr="00E00CEE" w:rsidRDefault="00431F52" w:rsidP="00B77F29">
            <w:pPr>
              <w:snapToGrid w:val="0"/>
              <w:spacing w:line="240" w:lineRule="auto"/>
              <w:jc w:val="center"/>
              <w:rPr>
                <w:sz w:val="18"/>
                <w:szCs w:val="18"/>
              </w:rPr>
            </w:pPr>
            <w:r w:rsidRPr="00E00CEE">
              <w:rPr>
                <w:sz w:val="18"/>
                <w:szCs w:val="18"/>
              </w:rPr>
              <w:t>1.65</w:t>
            </w:r>
          </w:p>
        </w:tc>
        <w:tc>
          <w:tcPr>
            <w:tcW w:w="851" w:type="dxa"/>
            <w:vAlign w:val="center"/>
          </w:tcPr>
          <w:p w14:paraId="0640833D"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135017.5</w:t>
            </w:r>
          </w:p>
        </w:tc>
        <w:tc>
          <w:tcPr>
            <w:tcW w:w="593" w:type="dxa"/>
            <w:vAlign w:val="center"/>
          </w:tcPr>
          <w:p w14:paraId="73F77E11"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w:t>
            </w:r>
          </w:p>
        </w:tc>
        <w:tc>
          <w:tcPr>
            <w:tcW w:w="851" w:type="dxa"/>
            <w:vAlign w:val="center"/>
          </w:tcPr>
          <w:p w14:paraId="78AC5A3E"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134803</w:t>
            </w:r>
          </w:p>
        </w:tc>
        <w:tc>
          <w:tcPr>
            <w:tcW w:w="593" w:type="dxa"/>
            <w:vAlign w:val="center"/>
          </w:tcPr>
          <w:p w14:paraId="070EF756" w14:textId="77777777" w:rsidR="00431F52" w:rsidRPr="00E00CEE" w:rsidRDefault="00431F52" w:rsidP="00B77F29">
            <w:pPr>
              <w:snapToGrid w:val="0"/>
              <w:spacing w:line="240" w:lineRule="auto"/>
              <w:jc w:val="center"/>
              <w:rPr>
                <w:sz w:val="18"/>
                <w:szCs w:val="18"/>
              </w:rPr>
            </w:pPr>
            <w:r w:rsidRPr="00E00CEE">
              <w:rPr>
                <w:sz w:val="18"/>
                <w:szCs w:val="18"/>
              </w:rPr>
              <w:t>1.68</w:t>
            </w:r>
          </w:p>
        </w:tc>
        <w:tc>
          <w:tcPr>
            <w:tcW w:w="851" w:type="dxa"/>
            <w:vAlign w:val="center"/>
          </w:tcPr>
          <w:p w14:paraId="643346A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132724.1</w:t>
            </w:r>
          </w:p>
        </w:tc>
        <w:tc>
          <w:tcPr>
            <w:tcW w:w="510" w:type="dxa"/>
            <w:vAlign w:val="center"/>
          </w:tcPr>
          <w:p w14:paraId="1E2964A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0.11</w:t>
            </w:r>
          </w:p>
        </w:tc>
      </w:tr>
      <w:tr w:rsidR="00431F52" w:rsidRPr="00E00CEE" w14:paraId="07B5E203" w14:textId="77777777" w:rsidTr="00B77F29">
        <w:trPr>
          <w:trHeight w:val="173"/>
          <w:jc w:val="center"/>
        </w:trPr>
        <w:tc>
          <w:tcPr>
            <w:tcW w:w="817" w:type="dxa"/>
            <w:vMerge/>
            <w:tcBorders>
              <w:top w:val="nil"/>
              <w:bottom w:val="nil"/>
            </w:tcBorders>
            <w:vAlign w:val="center"/>
          </w:tcPr>
          <w:p w14:paraId="758F362E" w14:textId="77777777" w:rsidR="00431F52" w:rsidRPr="00E00CEE" w:rsidRDefault="00431F52" w:rsidP="00B77F29">
            <w:pPr>
              <w:snapToGrid w:val="0"/>
              <w:spacing w:line="240" w:lineRule="auto"/>
              <w:jc w:val="center"/>
              <w:rPr>
                <w:sz w:val="18"/>
                <w:szCs w:val="18"/>
              </w:rPr>
            </w:pPr>
          </w:p>
        </w:tc>
        <w:tc>
          <w:tcPr>
            <w:tcW w:w="732" w:type="dxa"/>
            <w:vAlign w:val="center"/>
          </w:tcPr>
          <w:p w14:paraId="121E8B4F"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50" w:type="dxa"/>
            <w:vAlign w:val="center"/>
          </w:tcPr>
          <w:p w14:paraId="38D30E45" w14:textId="77777777" w:rsidR="00431F52" w:rsidRPr="00E00CEE" w:rsidRDefault="00431F52" w:rsidP="00B77F29">
            <w:pPr>
              <w:snapToGrid w:val="0"/>
              <w:spacing w:line="240" w:lineRule="auto"/>
              <w:jc w:val="center"/>
              <w:rPr>
                <w:sz w:val="18"/>
                <w:szCs w:val="18"/>
              </w:rPr>
            </w:pPr>
            <w:r w:rsidRPr="00E00CEE">
              <w:rPr>
                <w:sz w:val="18"/>
                <w:szCs w:val="18"/>
              </w:rPr>
              <w:t>210384.9</w:t>
            </w:r>
          </w:p>
        </w:tc>
        <w:tc>
          <w:tcPr>
            <w:tcW w:w="525" w:type="dxa"/>
            <w:vAlign w:val="center"/>
          </w:tcPr>
          <w:p w14:paraId="13D74C3A" w14:textId="77777777" w:rsidR="00431F52" w:rsidRPr="00E00CEE" w:rsidRDefault="00431F52" w:rsidP="00B77F29">
            <w:pPr>
              <w:snapToGrid w:val="0"/>
              <w:spacing w:line="240" w:lineRule="auto"/>
              <w:jc w:val="center"/>
              <w:rPr>
                <w:sz w:val="18"/>
                <w:szCs w:val="18"/>
              </w:rPr>
            </w:pPr>
            <w:r w:rsidRPr="00E00CEE">
              <w:rPr>
                <w:rFonts w:eastAsia="等线"/>
                <w:sz w:val="18"/>
                <w:szCs w:val="18"/>
              </w:rPr>
              <w:t>0.47</w:t>
            </w:r>
          </w:p>
        </w:tc>
        <w:tc>
          <w:tcPr>
            <w:tcW w:w="850" w:type="dxa"/>
            <w:vAlign w:val="center"/>
          </w:tcPr>
          <w:p w14:paraId="45941AC5" w14:textId="77777777" w:rsidR="00431F52" w:rsidRPr="00E00CEE" w:rsidRDefault="00431F52" w:rsidP="00B77F29">
            <w:pPr>
              <w:snapToGrid w:val="0"/>
              <w:spacing w:line="240" w:lineRule="auto"/>
              <w:jc w:val="center"/>
              <w:rPr>
                <w:sz w:val="18"/>
                <w:szCs w:val="18"/>
              </w:rPr>
            </w:pPr>
            <w:r w:rsidRPr="00E00CEE">
              <w:rPr>
                <w:sz w:val="18"/>
                <w:szCs w:val="18"/>
              </w:rPr>
              <w:t>212407.8</w:t>
            </w:r>
          </w:p>
        </w:tc>
        <w:tc>
          <w:tcPr>
            <w:tcW w:w="525" w:type="dxa"/>
            <w:vAlign w:val="center"/>
          </w:tcPr>
          <w:p w14:paraId="5DD3DF44" w14:textId="77777777" w:rsidR="00431F52" w:rsidRPr="00E00CEE" w:rsidRDefault="00431F52" w:rsidP="00B77F29">
            <w:pPr>
              <w:snapToGrid w:val="0"/>
              <w:spacing w:line="240" w:lineRule="auto"/>
              <w:jc w:val="center"/>
              <w:rPr>
                <w:sz w:val="18"/>
                <w:szCs w:val="18"/>
              </w:rPr>
            </w:pPr>
            <w:r w:rsidRPr="00E00CEE">
              <w:rPr>
                <w:sz w:val="18"/>
                <w:szCs w:val="18"/>
              </w:rPr>
              <w:t>1.44</w:t>
            </w:r>
          </w:p>
        </w:tc>
        <w:tc>
          <w:tcPr>
            <w:tcW w:w="851" w:type="dxa"/>
            <w:vAlign w:val="center"/>
          </w:tcPr>
          <w:p w14:paraId="24291C88" w14:textId="77777777" w:rsidR="00431F52" w:rsidRPr="00E00CEE" w:rsidRDefault="00431F52" w:rsidP="00B77F29">
            <w:pPr>
              <w:snapToGrid w:val="0"/>
              <w:spacing w:line="240" w:lineRule="auto"/>
              <w:jc w:val="center"/>
              <w:rPr>
                <w:sz w:val="18"/>
                <w:szCs w:val="18"/>
              </w:rPr>
            </w:pPr>
            <w:r w:rsidRPr="00E00CEE">
              <w:rPr>
                <w:rFonts w:eastAsia="等线"/>
                <w:sz w:val="18"/>
                <w:szCs w:val="18"/>
              </w:rPr>
              <w:t>214130.8</w:t>
            </w:r>
          </w:p>
        </w:tc>
        <w:tc>
          <w:tcPr>
            <w:tcW w:w="593" w:type="dxa"/>
            <w:vAlign w:val="center"/>
          </w:tcPr>
          <w:p w14:paraId="5838454D" w14:textId="77777777" w:rsidR="00431F52" w:rsidRPr="00E00CEE" w:rsidRDefault="00431F52" w:rsidP="00B77F29">
            <w:pPr>
              <w:snapToGrid w:val="0"/>
              <w:spacing w:line="240" w:lineRule="auto"/>
              <w:jc w:val="center"/>
              <w:rPr>
                <w:sz w:val="18"/>
                <w:szCs w:val="18"/>
              </w:rPr>
            </w:pPr>
            <w:r w:rsidRPr="00E00CEE">
              <w:rPr>
                <w:rFonts w:eastAsia="等线"/>
                <w:sz w:val="18"/>
                <w:szCs w:val="18"/>
              </w:rPr>
              <w:t>2.26</w:t>
            </w:r>
          </w:p>
        </w:tc>
        <w:tc>
          <w:tcPr>
            <w:tcW w:w="851" w:type="dxa"/>
            <w:vAlign w:val="center"/>
          </w:tcPr>
          <w:p w14:paraId="01C78826"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213907.1</w:t>
            </w:r>
          </w:p>
        </w:tc>
        <w:tc>
          <w:tcPr>
            <w:tcW w:w="593" w:type="dxa"/>
            <w:vAlign w:val="center"/>
          </w:tcPr>
          <w:p w14:paraId="5EBEBFDE" w14:textId="77777777" w:rsidR="00431F52" w:rsidRPr="00E00CEE" w:rsidRDefault="00431F52" w:rsidP="00B77F29">
            <w:pPr>
              <w:snapToGrid w:val="0"/>
              <w:spacing w:line="240" w:lineRule="auto"/>
              <w:jc w:val="center"/>
              <w:rPr>
                <w:sz w:val="18"/>
                <w:szCs w:val="18"/>
              </w:rPr>
            </w:pPr>
            <w:r w:rsidRPr="00E00CEE">
              <w:rPr>
                <w:sz w:val="18"/>
                <w:szCs w:val="18"/>
              </w:rPr>
              <w:t>2.15</w:t>
            </w:r>
          </w:p>
        </w:tc>
        <w:tc>
          <w:tcPr>
            <w:tcW w:w="851" w:type="dxa"/>
            <w:vAlign w:val="center"/>
          </w:tcPr>
          <w:p w14:paraId="56D38BF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210028.8</w:t>
            </w:r>
          </w:p>
        </w:tc>
        <w:tc>
          <w:tcPr>
            <w:tcW w:w="510" w:type="dxa"/>
            <w:vAlign w:val="center"/>
          </w:tcPr>
          <w:p w14:paraId="0CADEEF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0.30</w:t>
            </w:r>
          </w:p>
        </w:tc>
      </w:tr>
      <w:tr w:rsidR="00431F52" w:rsidRPr="00E00CEE" w14:paraId="3D3DE89A" w14:textId="77777777" w:rsidTr="00B77F29">
        <w:trPr>
          <w:trHeight w:val="173"/>
          <w:jc w:val="center"/>
        </w:trPr>
        <w:tc>
          <w:tcPr>
            <w:tcW w:w="817" w:type="dxa"/>
            <w:vMerge/>
            <w:tcBorders>
              <w:top w:val="nil"/>
              <w:bottom w:val="nil"/>
            </w:tcBorders>
            <w:vAlign w:val="center"/>
          </w:tcPr>
          <w:p w14:paraId="67AC43DC" w14:textId="77777777" w:rsidR="00431F52" w:rsidRPr="00E00CEE" w:rsidRDefault="00431F52" w:rsidP="00B77F29">
            <w:pPr>
              <w:snapToGrid w:val="0"/>
              <w:spacing w:line="240" w:lineRule="auto"/>
              <w:jc w:val="center"/>
              <w:rPr>
                <w:sz w:val="18"/>
                <w:szCs w:val="18"/>
              </w:rPr>
            </w:pPr>
          </w:p>
        </w:tc>
        <w:tc>
          <w:tcPr>
            <w:tcW w:w="732" w:type="dxa"/>
            <w:vAlign w:val="center"/>
          </w:tcPr>
          <w:p w14:paraId="56B446A8"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50" w:type="dxa"/>
            <w:vAlign w:val="center"/>
          </w:tcPr>
          <w:p w14:paraId="5D077EE9" w14:textId="77777777" w:rsidR="00431F52" w:rsidRPr="00E00CEE" w:rsidRDefault="00431F52" w:rsidP="00B77F29">
            <w:pPr>
              <w:snapToGrid w:val="0"/>
              <w:spacing w:line="240" w:lineRule="auto"/>
              <w:jc w:val="center"/>
              <w:rPr>
                <w:sz w:val="18"/>
                <w:szCs w:val="18"/>
              </w:rPr>
            </w:pPr>
            <w:r w:rsidRPr="00E00CEE">
              <w:rPr>
                <w:sz w:val="18"/>
                <w:szCs w:val="18"/>
              </w:rPr>
              <w:t>321685.6</w:t>
            </w:r>
          </w:p>
        </w:tc>
        <w:tc>
          <w:tcPr>
            <w:tcW w:w="525" w:type="dxa"/>
            <w:vAlign w:val="center"/>
          </w:tcPr>
          <w:p w14:paraId="039C8F5C" w14:textId="77777777" w:rsidR="00431F52" w:rsidRPr="00E00CEE" w:rsidRDefault="00431F52" w:rsidP="00B77F29">
            <w:pPr>
              <w:snapToGrid w:val="0"/>
              <w:spacing w:line="240" w:lineRule="auto"/>
              <w:jc w:val="center"/>
              <w:rPr>
                <w:sz w:val="18"/>
                <w:szCs w:val="18"/>
              </w:rPr>
            </w:pPr>
            <w:r w:rsidRPr="00E00CEE">
              <w:rPr>
                <w:rFonts w:eastAsia="等线"/>
                <w:sz w:val="18"/>
                <w:szCs w:val="18"/>
              </w:rPr>
              <w:t>0.53</w:t>
            </w:r>
          </w:p>
        </w:tc>
        <w:tc>
          <w:tcPr>
            <w:tcW w:w="850" w:type="dxa"/>
            <w:vAlign w:val="center"/>
          </w:tcPr>
          <w:p w14:paraId="28346050" w14:textId="77777777" w:rsidR="00431F52" w:rsidRPr="00E00CEE" w:rsidRDefault="00431F52" w:rsidP="00B77F29">
            <w:pPr>
              <w:snapToGrid w:val="0"/>
              <w:spacing w:line="240" w:lineRule="auto"/>
              <w:jc w:val="center"/>
              <w:rPr>
                <w:sz w:val="18"/>
                <w:szCs w:val="18"/>
              </w:rPr>
            </w:pPr>
            <w:r w:rsidRPr="00E00CEE">
              <w:rPr>
                <w:sz w:val="18"/>
                <w:szCs w:val="18"/>
              </w:rPr>
              <w:t>327172.7</w:t>
            </w:r>
          </w:p>
        </w:tc>
        <w:tc>
          <w:tcPr>
            <w:tcW w:w="525" w:type="dxa"/>
            <w:vAlign w:val="center"/>
          </w:tcPr>
          <w:p w14:paraId="7C5FB71F" w14:textId="77777777" w:rsidR="00431F52" w:rsidRPr="00E00CEE" w:rsidRDefault="00431F52" w:rsidP="00B77F29">
            <w:pPr>
              <w:snapToGrid w:val="0"/>
              <w:spacing w:line="240" w:lineRule="auto"/>
              <w:jc w:val="center"/>
              <w:rPr>
                <w:sz w:val="18"/>
                <w:szCs w:val="18"/>
              </w:rPr>
            </w:pPr>
            <w:r w:rsidRPr="00E00CEE">
              <w:rPr>
                <w:sz w:val="18"/>
                <w:szCs w:val="18"/>
              </w:rPr>
              <w:t>2.24</w:t>
            </w:r>
          </w:p>
        </w:tc>
        <w:tc>
          <w:tcPr>
            <w:tcW w:w="851" w:type="dxa"/>
            <w:vAlign w:val="center"/>
          </w:tcPr>
          <w:p w14:paraId="7F012D33" w14:textId="77777777" w:rsidR="00431F52" w:rsidRPr="00E00CEE" w:rsidRDefault="00431F52" w:rsidP="00B77F29">
            <w:pPr>
              <w:snapToGrid w:val="0"/>
              <w:spacing w:line="240" w:lineRule="auto"/>
              <w:jc w:val="center"/>
              <w:rPr>
                <w:sz w:val="18"/>
                <w:szCs w:val="18"/>
              </w:rPr>
            </w:pPr>
            <w:r w:rsidRPr="00E00CEE">
              <w:rPr>
                <w:rFonts w:eastAsia="等线"/>
                <w:sz w:val="18"/>
                <w:szCs w:val="18"/>
              </w:rPr>
              <w:t>326988.5</w:t>
            </w:r>
          </w:p>
        </w:tc>
        <w:tc>
          <w:tcPr>
            <w:tcW w:w="593" w:type="dxa"/>
            <w:vAlign w:val="center"/>
          </w:tcPr>
          <w:p w14:paraId="6B2FF0FD" w14:textId="77777777" w:rsidR="00431F52" w:rsidRPr="00E00CEE" w:rsidRDefault="00431F52" w:rsidP="00B77F29">
            <w:pPr>
              <w:snapToGrid w:val="0"/>
              <w:spacing w:line="240" w:lineRule="auto"/>
              <w:jc w:val="center"/>
              <w:rPr>
                <w:sz w:val="18"/>
                <w:szCs w:val="18"/>
              </w:rPr>
            </w:pPr>
            <w:r w:rsidRPr="00E00CEE">
              <w:rPr>
                <w:rFonts w:eastAsia="等线"/>
                <w:sz w:val="18"/>
                <w:szCs w:val="18"/>
              </w:rPr>
              <w:t>2.18</w:t>
            </w:r>
          </w:p>
        </w:tc>
        <w:tc>
          <w:tcPr>
            <w:tcW w:w="851" w:type="dxa"/>
            <w:vAlign w:val="center"/>
          </w:tcPr>
          <w:p w14:paraId="293D16AB" w14:textId="77777777" w:rsidR="00431F52" w:rsidRPr="00E00CEE" w:rsidRDefault="00431F52" w:rsidP="00B77F29">
            <w:pPr>
              <w:snapToGrid w:val="0"/>
              <w:spacing w:line="240" w:lineRule="auto"/>
              <w:jc w:val="center"/>
              <w:rPr>
                <w:sz w:val="18"/>
                <w:szCs w:val="18"/>
              </w:rPr>
            </w:pPr>
            <w:r w:rsidRPr="00E00CEE">
              <w:rPr>
                <w:rFonts w:eastAsia="等线"/>
                <w:sz w:val="18"/>
                <w:szCs w:val="18"/>
              </w:rPr>
              <w:t>326472.6</w:t>
            </w:r>
          </w:p>
        </w:tc>
        <w:tc>
          <w:tcPr>
            <w:tcW w:w="593" w:type="dxa"/>
            <w:vAlign w:val="center"/>
          </w:tcPr>
          <w:p w14:paraId="279B623C" w14:textId="77777777" w:rsidR="00431F52" w:rsidRPr="00E00CEE" w:rsidRDefault="00431F52" w:rsidP="00B77F29">
            <w:pPr>
              <w:snapToGrid w:val="0"/>
              <w:spacing w:line="240" w:lineRule="auto"/>
              <w:jc w:val="center"/>
              <w:rPr>
                <w:sz w:val="18"/>
                <w:szCs w:val="18"/>
              </w:rPr>
            </w:pPr>
            <w:r w:rsidRPr="00E00CEE">
              <w:rPr>
                <w:sz w:val="18"/>
                <w:szCs w:val="18"/>
              </w:rPr>
              <w:t>2.02</w:t>
            </w:r>
          </w:p>
        </w:tc>
        <w:tc>
          <w:tcPr>
            <w:tcW w:w="851" w:type="dxa"/>
            <w:vAlign w:val="center"/>
          </w:tcPr>
          <w:p w14:paraId="0F144F8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320388.2</w:t>
            </w:r>
          </w:p>
        </w:tc>
        <w:tc>
          <w:tcPr>
            <w:tcW w:w="510" w:type="dxa"/>
            <w:vAlign w:val="center"/>
          </w:tcPr>
          <w:p w14:paraId="193C66B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0.12</w:t>
            </w:r>
          </w:p>
        </w:tc>
      </w:tr>
      <w:tr w:rsidR="00431F52" w:rsidRPr="00E00CEE" w14:paraId="777AB589" w14:textId="77777777" w:rsidTr="00B77F29">
        <w:trPr>
          <w:trHeight w:val="173"/>
          <w:jc w:val="center"/>
        </w:trPr>
        <w:tc>
          <w:tcPr>
            <w:tcW w:w="817" w:type="dxa"/>
            <w:vMerge/>
            <w:tcBorders>
              <w:top w:val="nil"/>
              <w:bottom w:val="nil"/>
            </w:tcBorders>
            <w:vAlign w:val="center"/>
          </w:tcPr>
          <w:p w14:paraId="0B113F87" w14:textId="77777777" w:rsidR="00431F52" w:rsidRPr="00E00CEE" w:rsidRDefault="00431F52" w:rsidP="00B77F29">
            <w:pPr>
              <w:snapToGrid w:val="0"/>
              <w:spacing w:line="240" w:lineRule="auto"/>
              <w:jc w:val="center"/>
              <w:rPr>
                <w:sz w:val="18"/>
                <w:szCs w:val="18"/>
              </w:rPr>
            </w:pPr>
          </w:p>
        </w:tc>
        <w:tc>
          <w:tcPr>
            <w:tcW w:w="732" w:type="dxa"/>
            <w:vAlign w:val="center"/>
          </w:tcPr>
          <w:p w14:paraId="2FBEE0E1"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50" w:type="dxa"/>
            <w:vAlign w:val="center"/>
          </w:tcPr>
          <w:p w14:paraId="48C5F27A" w14:textId="77777777" w:rsidR="00431F52" w:rsidRPr="00E00CEE" w:rsidRDefault="00431F52" w:rsidP="00B77F29">
            <w:pPr>
              <w:snapToGrid w:val="0"/>
              <w:spacing w:line="240" w:lineRule="auto"/>
              <w:jc w:val="center"/>
              <w:rPr>
                <w:sz w:val="18"/>
                <w:szCs w:val="18"/>
              </w:rPr>
            </w:pPr>
            <w:r w:rsidRPr="00E00CEE">
              <w:rPr>
                <w:sz w:val="18"/>
                <w:szCs w:val="18"/>
              </w:rPr>
              <w:t>213951.7</w:t>
            </w:r>
          </w:p>
        </w:tc>
        <w:tc>
          <w:tcPr>
            <w:tcW w:w="525" w:type="dxa"/>
            <w:vAlign w:val="center"/>
          </w:tcPr>
          <w:p w14:paraId="6CF40AE2" w14:textId="77777777" w:rsidR="00431F52" w:rsidRPr="00E00CEE" w:rsidRDefault="00431F52" w:rsidP="00B77F29">
            <w:pPr>
              <w:snapToGrid w:val="0"/>
              <w:spacing w:line="240" w:lineRule="auto"/>
              <w:jc w:val="center"/>
              <w:rPr>
                <w:sz w:val="18"/>
                <w:szCs w:val="18"/>
              </w:rPr>
            </w:pPr>
            <w:r w:rsidRPr="00E00CEE">
              <w:rPr>
                <w:rFonts w:eastAsia="等线"/>
                <w:sz w:val="18"/>
                <w:szCs w:val="18"/>
              </w:rPr>
              <w:t>0.14</w:t>
            </w:r>
          </w:p>
        </w:tc>
        <w:tc>
          <w:tcPr>
            <w:tcW w:w="850" w:type="dxa"/>
            <w:vAlign w:val="center"/>
          </w:tcPr>
          <w:p w14:paraId="695274C3" w14:textId="77777777" w:rsidR="00431F52" w:rsidRPr="00E00CEE" w:rsidRDefault="00431F52" w:rsidP="00B77F29">
            <w:pPr>
              <w:snapToGrid w:val="0"/>
              <w:spacing w:line="240" w:lineRule="auto"/>
              <w:jc w:val="center"/>
              <w:rPr>
                <w:sz w:val="18"/>
                <w:szCs w:val="18"/>
              </w:rPr>
            </w:pPr>
            <w:r w:rsidRPr="00E00CEE">
              <w:rPr>
                <w:sz w:val="18"/>
                <w:szCs w:val="18"/>
              </w:rPr>
              <w:t>216163.8</w:t>
            </w:r>
          </w:p>
        </w:tc>
        <w:tc>
          <w:tcPr>
            <w:tcW w:w="525" w:type="dxa"/>
            <w:vAlign w:val="center"/>
          </w:tcPr>
          <w:p w14:paraId="1B565600" w14:textId="77777777" w:rsidR="00431F52" w:rsidRPr="00E00CEE" w:rsidRDefault="00431F52" w:rsidP="00B77F29">
            <w:pPr>
              <w:snapToGrid w:val="0"/>
              <w:spacing w:line="240" w:lineRule="auto"/>
              <w:jc w:val="center"/>
              <w:rPr>
                <w:sz w:val="18"/>
                <w:szCs w:val="18"/>
              </w:rPr>
            </w:pPr>
            <w:r w:rsidRPr="00E00CEE">
              <w:rPr>
                <w:sz w:val="18"/>
                <w:szCs w:val="18"/>
              </w:rPr>
              <w:t>1.18</w:t>
            </w:r>
          </w:p>
        </w:tc>
        <w:tc>
          <w:tcPr>
            <w:tcW w:w="851" w:type="dxa"/>
            <w:vAlign w:val="center"/>
          </w:tcPr>
          <w:p w14:paraId="5A2E0CD3"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215944.1</w:t>
            </w:r>
          </w:p>
        </w:tc>
        <w:tc>
          <w:tcPr>
            <w:tcW w:w="593" w:type="dxa"/>
            <w:vAlign w:val="center"/>
          </w:tcPr>
          <w:p w14:paraId="33AED7CA"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w:t>
            </w:r>
          </w:p>
        </w:tc>
        <w:tc>
          <w:tcPr>
            <w:tcW w:w="851" w:type="dxa"/>
            <w:vAlign w:val="center"/>
          </w:tcPr>
          <w:p w14:paraId="559931C1"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215568.9</w:t>
            </w:r>
          </w:p>
        </w:tc>
        <w:tc>
          <w:tcPr>
            <w:tcW w:w="593" w:type="dxa"/>
            <w:vAlign w:val="center"/>
          </w:tcPr>
          <w:p w14:paraId="71169CFD" w14:textId="77777777" w:rsidR="00431F52" w:rsidRPr="00E00CEE" w:rsidRDefault="00431F52" w:rsidP="00B77F29">
            <w:pPr>
              <w:snapToGrid w:val="0"/>
              <w:spacing w:line="240" w:lineRule="auto"/>
              <w:jc w:val="center"/>
              <w:rPr>
                <w:sz w:val="18"/>
                <w:szCs w:val="18"/>
              </w:rPr>
            </w:pPr>
            <w:r w:rsidRPr="00E00CEE">
              <w:rPr>
                <w:sz w:val="18"/>
                <w:szCs w:val="18"/>
              </w:rPr>
              <w:t>0.90</w:t>
            </w:r>
          </w:p>
        </w:tc>
        <w:tc>
          <w:tcPr>
            <w:tcW w:w="851" w:type="dxa"/>
            <w:vAlign w:val="center"/>
          </w:tcPr>
          <w:p w14:paraId="0B919AF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213852.4</w:t>
            </w:r>
          </w:p>
        </w:tc>
        <w:tc>
          <w:tcPr>
            <w:tcW w:w="510" w:type="dxa"/>
            <w:vAlign w:val="center"/>
          </w:tcPr>
          <w:p w14:paraId="6BF37FC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0.10</w:t>
            </w:r>
          </w:p>
        </w:tc>
      </w:tr>
      <w:tr w:rsidR="00431F52" w:rsidRPr="00E00CEE" w14:paraId="201F3E90" w14:textId="77777777" w:rsidTr="00B77F29">
        <w:trPr>
          <w:trHeight w:val="173"/>
          <w:jc w:val="center"/>
        </w:trPr>
        <w:tc>
          <w:tcPr>
            <w:tcW w:w="817" w:type="dxa"/>
            <w:vMerge/>
            <w:tcBorders>
              <w:top w:val="nil"/>
              <w:bottom w:val="nil"/>
            </w:tcBorders>
            <w:vAlign w:val="center"/>
          </w:tcPr>
          <w:p w14:paraId="39932F7F" w14:textId="77777777" w:rsidR="00431F52" w:rsidRPr="00E00CEE" w:rsidRDefault="00431F52" w:rsidP="00B77F29">
            <w:pPr>
              <w:snapToGrid w:val="0"/>
              <w:spacing w:line="240" w:lineRule="auto"/>
              <w:jc w:val="center"/>
              <w:rPr>
                <w:sz w:val="18"/>
                <w:szCs w:val="18"/>
              </w:rPr>
            </w:pPr>
          </w:p>
        </w:tc>
        <w:tc>
          <w:tcPr>
            <w:tcW w:w="732" w:type="dxa"/>
            <w:vAlign w:val="center"/>
          </w:tcPr>
          <w:p w14:paraId="5E91F62C"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50" w:type="dxa"/>
            <w:vAlign w:val="center"/>
          </w:tcPr>
          <w:p w14:paraId="209DEA6D" w14:textId="77777777" w:rsidR="00431F52" w:rsidRPr="00E00CEE" w:rsidRDefault="00431F52" w:rsidP="00B77F29">
            <w:pPr>
              <w:snapToGrid w:val="0"/>
              <w:spacing w:line="240" w:lineRule="auto"/>
              <w:jc w:val="center"/>
              <w:rPr>
                <w:b/>
                <w:bCs/>
                <w:sz w:val="18"/>
                <w:szCs w:val="18"/>
              </w:rPr>
            </w:pPr>
            <w:r w:rsidRPr="00E00CEE">
              <w:rPr>
                <w:b/>
                <w:bCs/>
                <w:sz w:val="18"/>
                <w:szCs w:val="18"/>
              </w:rPr>
              <w:t>272673.1</w:t>
            </w:r>
          </w:p>
        </w:tc>
        <w:tc>
          <w:tcPr>
            <w:tcW w:w="525" w:type="dxa"/>
            <w:vAlign w:val="center"/>
          </w:tcPr>
          <w:p w14:paraId="6537156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c>
          <w:tcPr>
            <w:tcW w:w="850" w:type="dxa"/>
            <w:vAlign w:val="center"/>
          </w:tcPr>
          <w:p w14:paraId="0D3D57BB" w14:textId="77777777" w:rsidR="00431F52" w:rsidRPr="00E00CEE" w:rsidRDefault="00431F52" w:rsidP="00B77F29">
            <w:pPr>
              <w:snapToGrid w:val="0"/>
              <w:spacing w:line="240" w:lineRule="auto"/>
              <w:jc w:val="center"/>
              <w:rPr>
                <w:sz w:val="18"/>
                <w:szCs w:val="18"/>
              </w:rPr>
            </w:pPr>
            <w:r w:rsidRPr="00E00CEE">
              <w:rPr>
                <w:sz w:val="18"/>
                <w:szCs w:val="18"/>
              </w:rPr>
              <w:t>276108.2</w:t>
            </w:r>
          </w:p>
        </w:tc>
        <w:tc>
          <w:tcPr>
            <w:tcW w:w="525" w:type="dxa"/>
            <w:vAlign w:val="center"/>
          </w:tcPr>
          <w:p w14:paraId="055B5AB5" w14:textId="77777777" w:rsidR="00431F52" w:rsidRPr="00E00CEE" w:rsidRDefault="00431F52" w:rsidP="00B77F29">
            <w:pPr>
              <w:snapToGrid w:val="0"/>
              <w:spacing w:line="240" w:lineRule="auto"/>
              <w:jc w:val="center"/>
              <w:rPr>
                <w:sz w:val="18"/>
                <w:szCs w:val="18"/>
              </w:rPr>
            </w:pPr>
            <w:r w:rsidRPr="00E00CEE">
              <w:rPr>
                <w:sz w:val="18"/>
                <w:szCs w:val="18"/>
              </w:rPr>
              <w:t>1.65</w:t>
            </w:r>
          </w:p>
        </w:tc>
        <w:tc>
          <w:tcPr>
            <w:tcW w:w="851" w:type="dxa"/>
            <w:vAlign w:val="center"/>
          </w:tcPr>
          <w:p w14:paraId="1CB386F5"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278129</w:t>
            </w:r>
          </w:p>
        </w:tc>
        <w:tc>
          <w:tcPr>
            <w:tcW w:w="593" w:type="dxa"/>
            <w:vAlign w:val="center"/>
          </w:tcPr>
          <w:p w14:paraId="2E4D1722" w14:textId="77777777" w:rsidR="00431F52" w:rsidRPr="00E00CEE" w:rsidRDefault="00431F52" w:rsidP="00B77F29">
            <w:pPr>
              <w:snapToGrid w:val="0"/>
              <w:spacing w:line="240" w:lineRule="auto"/>
              <w:jc w:val="center"/>
              <w:rPr>
                <w:sz w:val="18"/>
                <w:szCs w:val="18"/>
              </w:rPr>
            </w:pPr>
            <w:r w:rsidRPr="00E00CEE">
              <w:rPr>
                <w:rFonts w:eastAsia="等线"/>
                <w:sz w:val="18"/>
                <w:szCs w:val="18"/>
              </w:rPr>
              <w:t>2.40</w:t>
            </w:r>
          </w:p>
        </w:tc>
        <w:tc>
          <w:tcPr>
            <w:tcW w:w="851" w:type="dxa"/>
            <w:vAlign w:val="center"/>
          </w:tcPr>
          <w:p w14:paraId="5E7D3AAF" w14:textId="77777777" w:rsidR="00431F52" w:rsidRPr="00E00CEE" w:rsidRDefault="00431F52" w:rsidP="00B77F29">
            <w:pPr>
              <w:snapToGrid w:val="0"/>
              <w:spacing w:line="240" w:lineRule="auto"/>
              <w:jc w:val="center"/>
              <w:rPr>
                <w:sz w:val="18"/>
                <w:szCs w:val="18"/>
              </w:rPr>
            </w:pPr>
            <w:r w:rsidRPr="00E00CEE">
              <w:rPr>
                <w:rFonts w:eastAsia="等线"/>
                <w:sz w:val="18"/>
                <w:szCs w:val="18"/>
              </w:rPr>
              <w:t>277109.1</w:t>
            </w:r>
          </w:p>
        </w:tc>
        <w:tc>
          <w:tcPr>
            <w:tcW w:w="593" w:type="dxa"/>
            <w:vAlign w:val="center"/>
          </w:tcPr>
          <w:p w14:paraId="0541226C" w14:textId="77777777" w:rsidR="00431F52" w:rsidRPr="00E00CEE" w:rsidRDefault="00431F52" w:rsidP="00B77F29">
            <w:pPr>
              <w:snapToGrid w:val="0"/>
              <w:spacing w:line="240" w:lineRule="auto"/>
              <w:jc w:val="center"/>
              <w:rPr>
                <w:sz w:val="18"/>
                <w:szCs w:val="18"/>
              </w:rPr>
            </w:pPr>
            <w:r w:rsidRPr="00E00CEE">
              <w:rPr>
                <w:sz w:val="18"/>
                <w:szCs w:val="18"/>
              </w:rPr>
              <w:t>2.02</w:t>
            </w:r>
          </w:p>
        </w:tc>
        <w:tc>
          <w:tcPr>
            <w:tcW w:w="851" w:type="dxa"/>
            <w:vAlign w:val="center"/>
          </w:tcPr>
          <w:p w14:paraId="2ED22A5B"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272890.7</w:t>
            </w:r>
          </w:p>
        </w:tc>
        <w:tc>
          <w:tcPr>
            <w:tcW w:w="510" w:type="dxa"/>
            <w:vAlign w:val="center"/>
          </w:tcPr>
          <w:p w14:paraId="4FAFA379" w14:textId="77777777" w:rsidR="00431F52" w:rsidRPr="00E00CEE" w:rsidRDefault="00431F52" w:rsidP="00B77F29">
            <w:pPr>
              <w:snapToGrid w:val="0"/>
              <w:spacing w:line="240" w:lineRule="auto"/>
              <w:jc w:val="center"/>
              <w:rPr>
                <w:sz w:val="18"/>
                <w:szCs w:val="18"/>
              </w:rPr>
            </w:pPr>
            <w:r w:rsidRPr="00E00CEE">
              <w:rPr>
                <w:rFonts w:eastAsia="等线"/>
                <w:sz w:val="18"/>
                <w:szCs w:val="18"/>
              </w:rPr>
              <w:t>0.47</w:t>
            </w:r>
          </w:p>
        </w:tc>
      </w:tr>
      <w:tr w:rsidR="00431F52" w:rsidRPr="00E00CEE" w14:paraId="795ACA43" w14:textId="77777777" w:rsidTr="00B77F29">
        <w:trPr>
          <w:trHeight w:val="173"/>
          <w:jc w:val="center"/>
        </w:trPr>
        <w:tc>
          <w:tcPr>
            <w:tcW w:w="817" w:type="dxa"/>
            <w:vMerge/>
            <w:tcBorders>
              <w:top w:val="nil"/>
              <w:bottom w:val="nil"/>
            </w:tcBorders>
            <w:vAlign w:val="center"/>
          </w:tcPr>
          <w:p w14:paraId="69AFD97A" w14:textId="77777777" w:rsidR="00431F52" w:rsidRPr="00E00CEE" w:rsidRDefault="00431F52" w:rsidP="00B77F29">
            <w:pPr>
              <w:snapToGrid w:val="0"/>
              <w:spacing w:line="240" w:lineRule="auto"/>
              <w:jc w:val="center"/>
              <w:rPr>
                <w:sz w:val="18"/>
                <w:szCs w:val="18"/>
              </w:rPr>
            </w:pPr>
          </w:p>
        </w:tc>
        <w:tc>
          <w:tcPr>
            <w:tcW w:w="732" w:type="dxa"/>
            <w:tcBorders>
              <w:bottom w:val="nil"/>
            </w:tcBorders>
            <w:vAlign w:val="center"/>
          </w:tcPr>
          <w:p w14:paraId="1A36FBE2"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50" w:type="dxa"/>
            <w:tcBorders>
              <w:bottom w:val="nil"/>
            </w:tcBorders>
            <w:vAlign w:val="center"/>
          </w:tcPr>
          <w:p w14:paraId="4A69C96B" w14:textId="77777777" w:rsidR="00431F52" w:rsidRPr="00E00CEE" w:rsidRDefault="00431F52" w:rsidP="00B77F29">
            <w:pPr>
              <w:snapToGrid w:val="0"/>
              <w:spacing w:line="240" w:lineRule="auto"/>
              <w:jc w:val="center"/>
              <w:rPr>
                <w:sz w:val="18"/>
                <w:szCs w:val="18"/>
              </w:rPr>
            </w:pPr>
            <w:r w:rsidRPr="00E00CEE">
              <w:rPr>
                <w:sz w:val="18"/>
                <w:szCs w:val="18"/>
              </w:rPr>
              <w:t>377213.5</w:t>
            </w:r>
          </w:p>
        </w:tc>
        <w:tc>
          <w:tcPr>
            <w:tcW w:w="525" w:type="dxa"/>
            <w:tcBorders>
              <w:bottom w:val="nil"/>
            </w:tcBorders>
            <w:vAlign w:val="center"/>
          </w:tcPr>
          <w:p w14:paraId="5760F02D" w14:textId="77777777" w:rsidR="00431F52" w:rsidRPr="00E00CEE" w:rsidRDefault="00431F52" w:rsidP="00B77F29">
            <w:pPr>
              <w:snapToGrid w:val="0"/>
              <w:spacing w:line="240" w:lineRule="auto"/>
              <w:jc w:val="center"/>
              <w:rPr>
                <w:sz w:val="18"/>
                <w:szCs w:val="18"/>
              </w:rPr>
            </w:pPr>
            <w:r w:rsidRPr="00E00CEE">
              <w:rPr>
                <w:rFonts w:eastAsia="等线"/>
                <w:sz w:val="18"/>
                <w:szCs w:val="18"/>
              </w:rPr>
              <w:t>0.47</w:t>
            </w:r>
          </w:p>
        </w:tc>
        <w:tc>
          <w:tcPr>
            <w:tcW w:w="850" w:type="dxa"/>
            <w:tcBorders>
              <w:bottom w:val="nil"/>
            </w:tcBorders>
            <w:vAlign w:val="center"/>
          </w:tcPr>
          <w:p w14:paraId="3CEAD42D" w14:textId="77777777" w:rsidR="00431F52" w:rsidRPr="00E00CEE" w:rsidRDefault="00431F52" w:rsidP="00B77F29">
            <w:pPr>
              <w:snapToGrid w:val="0"/>
              <w:spacing w:line="240" w:lineRule="auto"/>
              <w:jc w:val="center"/>
              <w:rPr>
                <w:sz w:val="18"/>
                <w:szCs w:val="18"/>
              </w:rPr>
            </w:pPr>
            <w:r w:rsidRPr="00E00CEE">
              <w:rPr>
                <w:sz w:val="18"/>
                <w:szCs w:val="18"/>
              </w:rPr>
              <w:t>381995.1</w:t>
            </w:r>
          </w:p>
        </w:tc>
        <w:tc>
          <w:tcPr>
            <w:tcW w:w="525" w:type="dxa"/>
            <w:tcBorders>
              <w:bottom w:val="nil"/>
            </w:tcBorders>
            <w:vAlign w:val="center"/>
          </w:tcPr>
          <w:p w14:paraId="17DA966C" w14:textId="77777777" w:rsidR="00431F52" w:rsidRPr="00E00CEE" w:rsidRDefault="00431F52" w:rsidP="00B77F29">
            <w:pPr>
              <w:snapToGrid w:val="0"/>
              <w:spacing w:line="240" w:lineRule="auto"/>
              <w:jc w:val="center"/>
              <w:rPr>
                <w:sz w:val="18"/>
                <w:szCs w:val="18"/>
              </w:rPr>
            </w:pPr>
            <w:r w:rsidRPr="00E00CEE">
              <w:rPr>
                <w:sz w:val="18"/>
                <w:szCs w:val="18"/>
              </w:rPr>
              <w:t>1.75</w:t>
            </w:r>
          </w:p>
        </w:tc>
        <w:tc>
          <w:tcPr>
            <w:tcW w:w="851" w:type="dxa"/>
            <w:tcBorders>
              <w:bottom w:val="nil"/>
            </w:tcBorders>
            <w:vAlign w:val="center"/>
          </w:tcPr>
          <w:p w14:paraId="37C95911" w14:textId="77777777" w:rsidR="00431F52" w:rsidRPr="00E00CEE" w:rsidRDefault="00431F52" w:rsidP="00B77F29">
            <w:pPr>
              <w:snapToGrid w:val="0"/>
              <w:spacing w:line="240" w:lineRule="auto"/>
              <w:jc w:val="center"/>
              <w:rPr>
                <w:sz w:val="18"/>
                <w:szCs w:val="18"/>
              </w:rPr>
            </w:pPr>
            <w:r w:rsidRPr="00E00CEE">
              <w:rPr>
                <w:rFonts w:eastAsia="等线"/>
                <w:sz w:val="18"/>
                <w:szCs w:val="18"/>
              </w:rPr>
              <w:t>385532.8</w:t>
            </w:r>
          </w:p>
        </w:tc>
        <w:tc>
          <w:tcPr>
            <w:tcW w:w="593" w:type="dxa"/>
            <w:tcBorders>
              <w:bottom w:val="nil"/>
            </w:tcBorders>
            <w:vAlign w:val="center"/>
          </w:tcPr>
          <w:p w14:paraId="426AC4FB" w14:textId="77777777" w:rsidR="00431F52" w:rsidRPr="00E00CEE" w:rsidRDefault="00431F52" w:rsidP="00B77F29">
            <w:pPr>
              <w:snapToGrid w:val="0"/>
              <w:spacing w:line="240" w:lineRule="auto"/>
              <w:jc w:val="center"/>
              <w:rPr>
                <w:sz w:val="18"/>
                <w:szCs w:val="18"/>
              </w:rPr>
            </w:pPr>
            <w:r w:rsidRPr="00E00CEE">
              <w:rPr>
                <w:rFonts w:eastAsia="等线"/>
                <w:sz w:val="18"/>
                <w:szCs w:val="18"/>
              </w:rPr>
              <w:t>2.69</w:t>
            </w:r>
          </w:p>
        </w:tc>
        <w:tc>
          <w:tcPr>
            <w:tcW w:w="851" w:type="dxa"/>
            <w:tcBorders>
              <w:bottom w:val="nil"/>
            </w:tcBorders>
            <w:vAlign w:val="center"/>
          </w:tcPr>
          <w:p w14:paraId="1513A8ED" w14:textId="77777777" w:rsidR="00431F52" w:rsidRPr="00E00CEE" w:rsidRDefault="00431F52" w:rsidP="00B77F29">
            <w:pPr>
              <w:snapToGrid w:val="0"/>
              <w:spacing w:line="240" w:lineRule="auto"/>
              <w:jc w:val="center"/>
              <w:rPr>
                <w:sz w:val="18"/>
                <w:szCs w:val="18"/>
              </w:rPr>
            </w:pPr>
            <w:r w:rsidRPr="00E00CEE">
              <w:rPr>
                <w:rFonts w:eastAsia="等线"/>
                <w:sz w:val="18"/>
                <w:szCs w:val="18"/>
              </w:rPr>
              <w:t>385048.1</w:t>
            </w:r>
          </w:p>
        </w:tc>
        <w:tc>
          <w:tcPr>
            <w:tcW w:w="593" w:type="dxa"/>
            <w:tcBorders>
              <w:bottom w:val="nil"/>
            </w:tcBorders>
            <w:vAlign w:val="center"/>
          </w:tcPr>
          <w:p w14:paraId="2E445A79" w14:textId="77777777" w:rsidR="00431F52" w:rsidRPr="00E00CEE" w:rsidRDefault="00431F52" w:rsidP="00B77F29">
            <w:pPr>
              <w:snapToGrid w:val="0"/>
              <w:spacing w:line="240" w:lineRule="auto"/>
              <w:jc w:val="center"/>
              <w:rPr>
                <w:sz w:val="18"/>
                <w:szCs w:val="18"/>
              </w:rPr>
            </w:pPr>
            <w:r w:rsidRPr="00E00CEE">
              <w:rPr>
                <w:sz w:val="18"/>
                <w:szCs w:val="18"/>
              </w:rPr>
              <w:t>2.56</w:t>
            </w:r>
          </w:p>
        </w:tc>
        <w:tc>
          <w:tcPr>
            <w:tcW w:w="851" w:type="dxa"/>
            <w:tcBorders>
              <w:bottom w:val="nil"/>
            </w:tcBorders>
            <w:vAlign w:val="center"/>
          </w:tcPr>
          <w:p w14:paraId="0F4FADA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376944.5</w:t>
            </w:r>
          </w:p>
        </w:tc>
        <w:tc>
          <w:tcPr>
            <w:tcW w:w="510" w:type="dxa"/>
            <w:tcBorders>
              <w:bottom w:val="nil"/>
            </w:tcBorders>
            <w:vAlign w:val="center"/>
          </w:tcPr>
          <w:p w14:paraId="7EC57D0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0.40</w:t>
            </w:r>
          </w:p>
        </w:tc>
      </w:tr>
      <w:tr w:rsidR="00431F52" w:rsidRPr="00E00CEE" w14:paraId="7C8BDD01" w14:textId="77777777" w:rsidTr="00B77F29">
        <w:trPr>
          <w:trHeight w:val="173"/>
          <w:jc w:val="center"/>
        </w:trPr>
        <w:tc>
          <w:tcPr>
            <w:tcW w:w="817" w:type="dxa"/>
            <w:vMerge/>
            <w:tcBorders>
              <w:top w:val="nil"/>
              <w:bottom w:val="nil"/>
            </w:tcBorders>
            <w:vAlign w:val="center"/>
          </w:tcPr>
          <w:p w14:paraId="2B0E6041" w14:textId="77777777" w:rsidR="00431F52" w:rsidRPr="00E00CEE" w:rsidRDefault="00431F52" w:rsidP="00B77F29">
            <w:pPr>
              <w:snapToGrid w:val="0"/>
              <w:spacing w:line="240" w:lineRule="auto"/>
              <w:jc w:val="center"/>
              <w:rPr>
                <w:sz w:val="18"/>
                <w:szCs w:val="18"/>
              </w:rPr>
            </w:pPr>
          </w:p>
        </w:tc>
        <w:tc>
          <w:tcPr>
            <w:tcW w:w="732" w:type="dxa"/>
            <w:tcBorders>
              <w:top w:val="nil"/>
              <w:bottom w:val="nil"/>
            </w:tcBorders>
            <w:vAlign w:val="center"/>
          </w:tcPr>
          <w:p w14:paraId="618F7773"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50" w:type="dxa"/>
            <w:tcBorders>
              <w:top w:val="nil"/>
              <w:bottom w:val="nil"/>
            </w:tcBorders>
            <w:vAlign w:val="center"/>
          </w:tcPr>
          <w:p w14:paraId="57E66ED0"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163765.3</w:t>
            </w:r>
          </w:p>
        </w:tc>
        <w:tc>
          <w:tcPr>
            <w:tcW w:w="525" w:type="dxa"/>
            <w:tcBorders>
              <w:top w:val="nil"/>
              <w:bottom w:val="nil"/>
            </w:tcBorders>
            <w:vAlign w:val="center"/>
          </w:tcPr>
          <w:p w14:paraId="3E35FAF4" w14:textId="77777777" w:rsidR="00431F52" w:rsidRPr="00E00CEE" w:rsidRDefault="00431F52" w:rsidP="00B77F29">
            <w:pPr>
              <w:snapToGrid w:val="0"/>
              <w:spacing w:line="240" w:lineRule="auto"/>
              <w:jc w:val="center"/>
              <w:rPr>
                <w:sz w:val="18"/>
                <w:szCs w:val="18"/>
              </w:rPr>
            </w:pPr>
            <w:r w:rsidRPr="00E00CEE">
              <w:rPr>
                <w:rFonts w:eastAsia="等线"/>
                <w:sz w:val="18"/>
                <w:szCs w:val="18"/>
              </w:rPr>
              <w:t>0.71</w:t>
            </w:r>
          </w:p>
        </w:tc>
        <w:tc>
          <w:tcPr>
            <w:tcW w:w="850" w:type="dxa"/>
            <w:tcBorders>
              <w:top w:val="nil"/>
              <w:bottom w:val="nil"/>
            </w:tcBorders>
            <w:vAlign w:val="center"/>
          </w:tcPr>
          <w:p w14:paraId="37E930D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166538.6</w:t>
            </w:r>
          </w:p>
        </w:tc>
        <w:tc>
          <w:tcPr>
            <w:tcW w:w="525" w:type="dxa"/>
            <w:tcBorders>
              <w:top w:val="nil"/>
              <w:bottom w:val="nil"/>
            </w:tcBorders>
            <w:vAlign w:val="center"/>
          </w:tcPr>
          <w:p w14:paraId="08048068" w14:textId="77777777" w:rsidR="00431F52" w:rsidRPr="00E00CEE" w:rsidRDefault="00431F52" w:rsidP="00B77F29">
            <w:pPr>
              <w:snapToGrid w:val="0"/>
              <w:spacing w:line="240" w:lineRule="auto"/>
              <w:jc w:val="center"/>
              <w:rPr>
                <w:sz w:val="18"/>
                <w:szCs w:val="18"/>
              </w:rPr>
            </w:pPr>
            <w:r w:rsidRPr="00E00CEE">
              <w:rPr>
                <w:rFonts w:eastAsia="等线"/>
                <w:sz w:val="18"/>
                <w:szCs w:val="18"/>
              </w:rPr>
              <w:t>2.54</w:t>
            </w:r>
          </w:p>
        </w:tc>
        <w:tc>
          <w:tcPr>
            <w:tcW w:w="851" w:type="dxa"/>
            <w:tcBorders>
              <w:top w:val="nil"/>
              <w:bottom w:val="nil"/>
            </w:tcBorders>
            <w:vAlign w:val="center"/>
          </w:tcPr>
          <w:p w14:paraId="2FBEBB66" w14:textId="77777777" w:rsidR="00431F52" w:rsidRPr="00E00CEE" w:rsidRDefault="00431F52" w:rsidP="00B77F29">
            <w:pPr>
              <w:snapToGrid w:val="0"/>
              <w:spacing w:line="240" w:lineRule="auto"/>
              <w:jc w:val="center"/>
              <w:rPr>
                <w:sz w:val="18"/>
                <w:szCs w:val="18"/>
              </w:rPr>
            </w:pPr>
            <w:r w:rsidRPr="00E00CEE">
              <w:rPr>
                <w:rFonts w:eastAsia="等线"/>
                <w:sz w:val="18"/>
                <w:szCs w:val="18"/>
              </w:rPr>
              <w:t>167061</w:t>
            </w:r>
          </w:p>
        </w:tc>
        <w:tc>
          <w:tcPr>
            <w:tcW w:w="593" w:type="dxa"/>
            <w:tcBorders>
              <w:top w:val="nil"/>
              <w:bottom w:val="nil"/>
            </w:tcBorders>
            <w:vAlign w:val="center"/>
          </w:tcPr>
          <w:p w14:paraId="4327F293" w14:textId="77777777" w:rsidR="00431F52" w:rsidRPr="00E00CEE" w:rsidRDefault="00431F52" w:rsidP="00B77F29">
            <w:pPr>
              <w:snapToGrid w:val="0"/>
              <w:spacing w:line="240" w:lineRule="auto"/>
              <w:jc w:val="center"/>
              <w:rPr>
                <w:sz w:val="18"/>
                <w:szCs w:val="18"/>
              </w:rPr>
            </w:pPr>
            <w:r w:rsidRPr="00E00CEE">
              <w:rPr>
                <w:rFonts w:eastAsia="等线"/>
                <w:sz w:val="18"/>
                <w:szCs w:val="18"/>
              </w:rPr>
              <w:t>2.63</w:t>
            </w:r>
          </w:p>
        </w:tc>
        <w:tc>
          <w:tcPr>
            <w:tcW w:w="851" w:type="dxa"/>
            <w:tcBorders>
              <w:top w:val="nil"/>
              <w:bottom w:val="nil"/>
            </w:tcBorders>
            <w:vAlign w:val="center"/>
          </w:tcPr>
          <w:p w14:paraId="6E91C5EB"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166867.9</w:t>
            </w:r>
          </w:p>
        </w:tc>
        <w:tc>
          <w:tcPr>
            <w:tcW w:w="593" w:type="dxa"/>
            <w:tcBorders>
              <w:top w:val="nil"/>
              <w:bottom w:val="nil"/>
            </w:tcBorders>
            <w:vAlign w:val="center"/>
          </w:tcPr>
          <w:p w14:paraId="6962C460" w14:textId="77777777" w:rsidR="00431F52" w:rsidRPr="00E00CEE" w:rsidRDefault="00431F52" w:rsidP="00B77F29">
            <w:pPr>
              <w:snapToGrid w:val="0"/>
              <w:spacing w:line="240" w:lineRule="auto"/>
              <w:jc w:val="center"/>
              <w:rPr>
                <w:sz w:val="18"/>
                <w:szCs w:val="18"/>
              </w:rPr>
            </w:pPr>
            <w:r w:rsidRPr="00E00CEE">
              <w:rPr>
                <w:rFonts w:eastAsia="等线"/>
                <w:sz w:val="18"/>
                <w:szCs w:val="18"/>
              </w:rPr>
              <w:t>2.61</w:t>
            </w:r>
          </w:p>
        </w:tc>
        <w:tc>
          <w:tcPr>
            <w:tcW w:w="851" w:type="dxa"/>
            <w:tcBorders>
              <w:top w:val="nil"/>
              <w:bottom w:val="nil"/>
            </w:tcBorders>
            <w:vAlign w:val="center"/>
          </w:tcPr>
          <w:p w14:paraId="0D14886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163371.6</w:t>
            </w:r>
          </w:p>
        </w:tc>
        <w:tc>
          <w:tcPr>
            <w:tcW w:w="510" w:type="dxa"/>
            <w:tcBorders>
              <w:top w:val="nil"/>
              <w:bottom w:val="nil"/>
            </w:tcBorders>
            <w:vAlign w:val="center"/>
          </w:tcPr>
          <w:p w14:paraId="67C1454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r>
      <w:tr w:rsidR="00431F52" w:rsidRPr="00E00CEE" w14:paraId="033B5105" w14:textId="77777777" w:rsidTr="00B77F29">
        <w:trPr>
          <w:trHeight w:val="228"/>
          <w:jc w:val="center"/>
        </w:trPr>
        <w:tc>
          <w:tcPr>
            <w:tcW w:w="1550" w:type="dxa"/>
            <w:gridSpan w:val="2"/>
            <w:tcBorders>
              <w:top w:val="nil"/>
              <w:bottom w:val="single" w:sz="4" w:space="0" w:color="auto"/>
            </w:tcBorders>
            <w:vAlign w:val="center"/>
          </w:tcPr>
          <w:p w14:paraId="1CAA6740"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50" w:type="dxa"/>
            <w:tcBorders>
              <w:top w:val="nil"/>
              <w:bottom w:val="single" w:sz="4" w:space="0" w:color="auto"/>
            </w:tcBorders>
            <w:vAlign w:val="center"/>
          </w:tcPr>
          <w:p w14:paraId="5047CDB4" w14:textId="77777777" w:rsidR="00431F52" w:rsidRPr="00E00CEE" w:rsidRDefault="00431F52" w:rsidP="00B77F29">
            <w:pPr>
              <w:snapToGrid w:val="0"/>
              <w:spacing w:line="240" w:lineRule="auto"/>
              <w:jc w:val="center"/>
              <w:rPr>
                <w:rFonts w:eastAsia="等线"/>
                <w:sz w:val="18"/>
                <w:szCs w:val="18"/>
              </w:rPr>
            </w:pPr>
            <w:r w:rsidRPr="00E00CEE">
              <w:rPr>
                <w:rFonts w:eastAsia="等线"/>
                <w:sz w:val="18"/>
                <w:szCs w:val="18"/>
              </w:rPr>
              <w:t>0.24%</w:t>
            </w:r>
          </w:p>
        </w:tc>
        <w:tc>
          <w:tcPr>
            <w:tcW w:w="525" w:type="dxa"/>
            <w:tcBorders>
              <w:top w:val="nil"/>
              <w:bottom w:val="single" w:sz="4" w:space="0" w:color="auto"/>
            </w:tcBorders>
            <w:vAlign w:val="center"/>
          </w:tcPr>
          <w:p w14:paraId="6DAB48DB"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4</w:t>
            </w:r>
            <w:r w:rsidRPr="00E00CEE">
              <w:rPr>
                <w:rFonts w:eastAsia="等线"/>
                <w:sz w:val="18"/>
                <w:szCs w:val="18"/>
              </w:rPr>
              <w:t>5%</w:t>
            </w:r>
          </w:p>
        </w:tc>
        <w:tc>
          <w:tcPr>
            <w:tcW w:w="850" w:type="dxa"/>
            <w:tcBorders>
              <w:top w:val="nil"/>
              <w:bottom w:val="single" w:sz="4" w:space="0" w:color="auto"/>
            </w:tcBorders>
            <w:vAlign w:val="center"/>
          </w:tcPr>
          <w:p w14:paraId="5F16EAEC"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.90%</w:t>
            </w:r>
          </w:p>
        </w:tc>
        <w:tc>
          <w:tcPr>
            <w:tcW w:w="525" w:type="dxa"/>
            <w:tcBorders>
              <w:top w:val="nil"/>
              <w:bottom w:val="single" w:sz="4" w:space="0" w:color="auto"/>
            </w:tcBorders>
            <w:vAlign w:val="center"/>
          </w:tcPr>
          <w:p w14:paraId="0D3F593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1" w:type="dxa"/>
            <w:tcBorders>
              <w:top w:val="nil"/>
              <w:bottom w:val="single" w:sz="4" w:space="0" w:color="auto"/>
            </w:tcBorders>
            <w:vAlign w:val="center"/>
          </w:tcPr>
          <w:p w14:paraId="524D977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.21%</w:t>
            </w:r>
          </w:p>
        </w:tc>
        <w:tc>
          <w:tcPr>
            <w:tcW w:w="593" w:type="dxa"/>
            <w:tcBorders>
              <w:top w:val="nil"/>
              <w:bottom w:val="single" w:sz="4" w:space="0" w:color="auto"/>
            </w:tcBorders>
            <w:vAlign w:val="center"/>
          </w:tcPr>
          <w:p w14:paraId="05B9D628"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1" w:type="dxa"/>
            <w:tcBorders>
              <w:top w:val="nil"/>
              <w:bottom w:val="single" w:sz="4" w:space="0" w:color="auto"/>
            </w:tcBorders>
            <w:vAlign w:val="center"/>
          </w:tcPr>
          <w:p w14:paraId="4559690A"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.09%</w:t>
            </w:r>
          </w:p>
        </w:tc>
        <w:tc>
          <w:tcPr>
            <w:tcW w:w="593" w:type="dxa"/>
            <w:tcBorders>
              <w:top w:val="nil"/>
              <w:bottom w:val="single" w:sz="4" w:space="0" w:color="auto"/>
            </w:tcBorders>
            <w:vAlign w:val="center"/>
          </w:tcPr>
          <w:p w14:paraId="121F7A6E"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1" w:type="dxa"/>
            <w:tcBorders>
              <w:top w:val="nil"/>
              <w:bottom w:val="single" w:sz="4" w:space="0" w:color="auto"/>
            </w:tcBorders>
            <w:vAlign w:val="center"/>
          </w:tcPr>
          <w:p w14:paraId="5CA8809C"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475AD8C8"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2CB714BE" w14:textId="77777777" w:rsidTr="00B77F29">
        <w:trPr>
          <w:trHeight w:val="216"/>
          <w:jc w:val="center"/>
        </w:trPr>
        <w:tc>
          <w:tcPr>
            <w:tcW w:w="817" w:type="dxa"/>
            <w:vMerge w:val="restart"/>
            <w:tcBorders>
              <w:top w:val="nil"/>
              <w:bottom w:val="nil"/>
            </w:tcBorders>
            <w:vAlign w:val="center"/>
          </w:tcPr>
          <w:p w14:paraId="159FD08F" w14:textId="18E0B439" w:rsidR="00431F52" w:rsidRPr="00E00CEE" w:rsidRDefault="00C002D3" w:rsidP="00B77F29">
            <w:pPr>
              <w:snapToGrid w:val="0"/>
              <w:spacing w:line="240" w:lineRule="auto"/>
              <w:jc w:val="center"/>
              <w:rPr>
                <w:sz w:val="18"/>
                <w:szCs w:val="18"/>
              </w:rPr>
            </w:pPr>
            <w:r w:rsidRPr="00C002D3">
              <w:rPr>
                <w:position w:val="-10"/>
                <w:sz w:val="18"/>
                <w:szCs w:val="18"/>
              </w:rPr>
              <w:object w:dxaOrig="547" w:dyaOrig="298" w14:anchorId="3A549882">
                <v:shape id="_x0000_i1031" type="#_x0000_t75" style="width:27.3pt;height:15.05pt" o:ole="">
                  <v:imagedata r:id="rId73" o:title=""/>
                </v:shape>
                <o:OLEObject Type="Embed" ProgID="Equation.AxMath" ShapeID="_x0000_i1031" DrawAspect="Content" ObjectID="_1771851157" r:id="rId74"/>
              </w:object>
            </w:r>
          </w:p>
        </w:tc>
        <w:tc>
          <w:tcPr>
            <w:tcW w:w="732" w:type="dxa"/>
            <w:tcBorders>
              <w:top w:val="single" w:sz="4" w:space="0" w:color="auto"/>
            </w:tcBorders>
            <w:vAlign w:val="center"/>
          </w:tcPr>
          <w:p w14:paraId="2F10CA14"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50" w:type="dxa"/>
            <w:tcBorders>
              <w:top w:val="single" w:sz="4" w:space="0" w:color="auto"/>
            </w:tcBorders>
            <w:vAlign w:val="center"/>
          </w:tcPr>
          <w:p w14:paraId="322540BA" w14:textId="77777777" w:rsidR="00431F52" w:rsidRPr="00E00CEE" w:rsidRDefault="00431F52" w:rsidP="00B77F29">
            <w:pPr>
              <w:snapToGrid w:val="0"/>
              <w:spacing w:line="240" w:lineRule="auto"/>
              <w:jc w:val="center"/>
              <w:rPr>
                <w:sz w:val="18"/>
                <w:szCs w:val="18"/>
              </w:rPr>
            </w:pPr>
            <w:r w:rsidRPr="00E00CEE">
              <w:rPr>
                <w:rFonts w:eastAsia="等线"/>
                <w:sz w:val="18"/>
                <w:szCs w:val="18"/>
              </w:rPr>
              <w:t>26823</w:t>
            </w:r>
          </w:p>
        </w:tc>
        <w:tc>
          <w:tcPr>
            <w:tcW w:w="525" w:type="dxa"/>
            <w:tcBorders>
              <w:top w:val="single" w:sz="4" w:space="0" w:color="auto"/>
            </w:tcBorders>
            <w:vAlign w:val="center"/>
          </w:tcPr>
          <w:p w14:paraId="5A30E2C8"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tcBorders>
              <w:top w:val="single" w:sz="4" w:space="0" w:color="auto"/>
            </w:tcBorders>
            <w:vAlign w:val="center"/>
          </w:tcPr>
          <w:p w14:paraId="2078E9E0"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27957</w:t>
            </w:r>
          </w:p>
        </w:tc>
        <w:tc>
          <w:tcPr>
            <w:tcW w:w="525" w:type="dxa"/>
            <w:tcBorders>
              <w:top w:val="single" w:sz="4" w:space="0" w:color="auto"/>
            </w:tcBorders>
            <w:vAlign w:val="center"/>
          </w:tcPr>
          <w:p w14:paraId="59B0FA55" w14:textId="77777777" w:rsidR="00431F52" w:rsidRPr="00E00CEE" w:rsidRDefault="00431F52" w:rsidP="00B77F29">
            <w:pPr>
              <w:snapToGrid w:val="0"/>
              <w:spacing w:line="240" w:lineRule="auto"/>
              <w:jc w:val="center"/>
              <w:rPr>
                <w:sz w:val="18"/>
                <w:szCs w:val="18"/>
              </w:rPr>
            </w:pPr>
            <w:r w:rsidRPr="00E00CEE">
              <w:rPr>
                <w:rFonts w:eastAsia="等线"/>
                <w:sz w:val="18"/>
                <w:szCs w:val="18"/>
              </w:rPr>
              <w:t>6.02</w:t>
            </w:r>
          </w:p>
        </w:tc>
        <w:tc>
          <w:tcPr>
            <w:tcW w:w="851" w:type="dxa"/>
            <w:tcBorders>
              <w:top w:val="single" w:sz="4" w:space="0" w:color="auto"/>
            </w:tcBorders>
            <w:vAlign w:val="center"/>
          </w:tcPr>
          <w:p w14:paraId="7580856A" w14:textId="77777777" w:rsidR="00431F52" w:rsidRPr="00E00CEE" w:rsidRDefault="00431F52" w:rsidP="00B77F29">
            <w:pPr>
              <w:snapToGrid w:val="0"/>
              <w:spacing w:line="240" w:lineRule="auto"/>
              <w:jc w:val="center"/>
              <w:rPr>
                <w:sz w:val="18"/>
                <w:szCs w:val="18"/>
              </w:rPr>
            </w:pPr>
            <w:r w:rsidRPr="00E00CEE">
              <w:rPr>
                <w:rFonts w:eastAsia="等线"/>
                <w:sz w:val="18"/>
                <w:szCs w:val="18"/>
              </w:rPr>
              <w:t>26976.2</w:t>
            </w:r>
          </w:p>
        </w:tc>
        <w:tc>
          <w:tcPr>
            <w:tcW w:w="593" w:type="dxa"/>
            <w:tcBorders>
              <w:top w:val="single" w:sz="4" w:space="0" w:color="auto"/>
            </w:tcBorders>
            <w:vAlign w:val="center"/>
          </w:tcPr>
          <w:p w14:paraId="5E8B1AF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2.30</w:t>
            </w:r>
          </w:p>
        </w:tc>
        <w:tc>
          <w:tcPr>
            <w:tcW w:w="851" w:type="dxa"/>
            <w:tcBorders>
              <w:top w:val="single" w:sz="4" w:space="0" w:color="auto"/>
            </w:tcBorders>
            <w:vAlign w:val="center"/>
          </w:tcPr>
          <w:p w14:paraId="1997098B"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27209.3</w:t>
            </w:r>
          </w:p>
        </w:tc>
        <w:tc>
          <w:tcPr>
            <w:tcW w:w="593" w:type="dxa"/>
            <w:tcBorders>
              <w:top w:val="single" w:sz="4" w:space="0" w:color="auto"/>
            </w:tcBorders>
            <w:vAlign w:val="center"/>
          </w:tcPr>
          <w:p w14:paraId="5255E4B9"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w:t>
            </w:r>
          </w:p>
        </w:tc>
        <w:tc>
          <w:tcPr>
            <w:tcW w:w="851" w:type="dxa"/>
            <w:tcBorders>
              <w:top w:val="single" w:sz="4" w:space="0" w:color="auto"/>
            </w:tcBorders>
            <w:vAlign w:val="center"/>
          </w:tcPr>
          <w:p w14:paraId="4434752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26505</w:t>
            </w:r>
          </w:p>
        </w:tc>
        <w:tc>
          <w:tcPr>
            <w:tcW w:w="510" w:type="dxa"/>
            <w:tcBorders>
              <w:top w:val="single" w:sz="4" w:space="0" w:color="auto"/>
            </w:tcBorders>
            <w:vAlign w:val="center"/>
          </w:tcPr>
          <w:p w14:paraId="2B7E70B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0.51</w:t>
            </w:r>
          </w:p>
        </w:tc>
      </w:tr>
      <w:tr w:rsidR="00431F52" w:rsidRPr="00E00CEE" w14:paraId="2346E90C" w14:textId="77777777" w:rsidTr="00B77F29">
        <w:trPr>
          <w:trHeight w:val="173"/>
          <w:jc w:val="center"/>
        </w:trPr>
        <w:tc>
          <w:tcPr>
            <w:tcW w:w="817" w:type="dxa"/>
            <w:vMerge/>
            <w:tcBorders>
              <w:top w:val="nil"/>
              <w:bottom w:val="nil"/>
            </w:tcBorders>
            <w:vAlign w:val="center"/>
          </w:tcPr>
          <w:p w14:paraId="06A384F5" w14:textId="77777777" w:rsidR="00431F52" w:rsidRPr="00E00CEE" w:rsidRDefault="00431F52" w:rsidP="00B77F29">
            <w:pPr>
              <w:snapToGrid w:val="0"/>
              <w:spacing w:line="240" w:lineRule="auto"/>
              <w:jc w:val="center"/>
              <w:rPr>
                <w:sz w:val="18"/>
                <w:szCs w:val="18"/>
              </w:rPr>
            </w:pPr>
          </w:p>
        </w:tc>
        <w:tc>
          <w:tcPr>
            <w:tcW w:w="732" w:type="dxa"/>
            <w:vAlign w:val="center"/>
          </w:tcPr>
          <w:p w14:paraId="4A306CDE"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50" w:type="dxa"/>
            <w:vAlign w:val="center"/>
          </w:tcPr>
          <w:p w14:paraId="3ECD4D86" w14:textId="77777777" w:rsidR="00431F52" w:rsidRPr="00E00CEE" w:rsidRDefault="00431F52" w:rsidP="00B77F29">
            <w:pPr>
              <w:snapToGrid w:val="0"/>
              <w:spacing w:line="240" w:lineRule="auto"/>
              <w:jc w:val="center"/>
              <w:rPr>
                <w:sz w:val="18"/>
                <w:szCs w:val="18"/>
              </w:rPr>
            </w:pPr>
            <w:r w:rsidRPr="00E00CEE">
              <w:rPr>
                <w:rFonts w:eastAsia="等线"/>
                <w:sz w:val="18"/>
                <w:szCs w:val="18"/>
              </w:rPr>
              <w:t>46038.1</w:t>
            </w:r>
          </w:p>
        </w:tc>
        <w:tc>
          <w:tcPr>
            <w:tcW w:w="525" w:type="dxa"/>
            <w:vAlign w:val="center"/>
          </w:tcPr>
          <w:p w14:paraId="6523F574"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0" w:type="dxa"/>
            <w:vAlign w:val="center"/>
          </w:tcPr>
          <w:p w14:paraId="2F8C52EF" w14:textId="77777777" w:rsidR="00431F52" w:rsidRPr="00E00CEE" w:rsidRDefault="00431F52" w:rsidP="00B77F29">
            <w:pPr>
              <w:snapToGrid w:val="0"/>
              <w:spacing w:line="240" w:lineRule="auto"/>
              <w:jc w:val="center"/>
              <w:rPr>
                <w:sz w:val="18"/>
                <w:szCs w:val="18"/>
              </w:rPr>
            </w:pPr>
            <w:r w:rsidRPr="00E00CEE">
              <w:rPr>
                <w:rFonts w:eastAsia="等线"/>
                <w:sz w:val="18"/>
                <w:szCs w:val="18"/>
              </w:rPr>
              <w:t>46836</w:t>
            </w:r>
          </w:p>
        </w:tc>
        <w:tc>
          <w:tcPr>
            <w:tcW w:w="525" w:type="dxa"/>
            <w:vAlign w:val="center"/>
          </w:tcPr>
          <w:p w14:paraId="355674F7" w14:textId="77777777" w:rsidR="00431F52" w:rsidRPr="00E00CEE" w:rsidRDefault="00431F52" w:rsidP="00B77F29">
            <w:pPr>
              <w:snapToGrid w:val="0"/>
              <w:spacing w:line="240" w:lineRule="auto"/>
              <w:jc w:val="center"/>
              <w:rPr>
                <w:sz w:val="18"/>
                <w:szCs w:val="18"/>
              </w:rPr>
            </w:pPr>
            <w:r w:rsidRPr="00E00CEE">
              <w:rPr>
                <w:rFonts w:eastAsia="等线"/>
                <w:sz w:val="18"/>
                <w:szCs w:val="18"/>
              </w:rPr>
              <w:t>3.14</w:t>
            </w:r>
          </w:p>
        </w:tc>
        <w:tc>
          <w:tcPr>
            <w:tcW w:w="851" w:type="dxa"/>
            <w:vAlign w:val="center"/>
          </w:tcPr>
          <w:p w14:paraId="50D1EEE9" w14:textId="77777777" w:rsidR="00431F52" w:rsidRPr="00E00CEE" w:rsidRDefault="00431F52" w:rsidP="00B77F29">
            <w:pPr>
              <w:snapToGrid w:val="0"/>
              <w:spacing w:line="240" w:lineRule="auto"/>
              <w:jc w:val="center"/>
              <w:rPr>
                <w:sz w:val="18"/>
                <w:szCs w:val="18"/>
              </w:rPr>
            </w:pPr>
            <w:r w:rsidRPr="00E00CEE">
              <w:rPr>
                <w:rFonts w:eastAsia="等线"/>
                <w:sz w:val="18"/>
                <w:szCs w:val="18"/>
              </w:rPr>
              <w:t>46224</w:t>
            </w:r>
          </w:p>
        </w:tc>
        <w:tc>
          <w:tcPr>
            <w:tcW w:w="593" w:type="dxa"/>
            <w:vAlign w:val="center"/>
          </w:tcPr>
          <w:p w14:paraId="20C74FEA"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w:t>
            </w:r>
          </w:p>
        </w:tc>
        <w:tc>
          <w:tcPr>
            <w:tcW w:w="851" w:type="dxa"/>
            <w:vAlign w:val="center"/>
          </w:tcPr>
          <w:p w14:paraId="195193BC" w14:textId="77777777" w:rsidR="00431F52" w:rsidRPr="00E00CEE" w:rsidRDefault="00431F52" w:rsidP="00B77F29">
            <w:pPr>
              <w:snapToGrid w:val="0"/>
              <w:spacing w:line="240" w:lineRule="auto"/>
              <w:jc w:val="center"/>
              <w:rPr>
                <w:sz w:val="18"/>
                <w:szCs w:val="18"/>
              </w:rPr>
            </w:pPr>
            <w:r w:rsidRPr="00E00CEE">
              <w:rPr>
                <w:rFonts w:eastAsia="等线"/>
                <w:sz w:val="18"/>
                <w:szCs w:val="18"/>
              </w:rPr>
              <w:t>46522.1</w:t>
            </w:r>
          </w:p>
        </w:tc>
        <w:tc>
          <w:tcPr>
            <w:tcW w:w="593" w:type="dxa"/>
            <w:vAlign w:val="center"/>
          </w:tcPr>
          <w:p w14:paraId="699D50F6" w14:textId="77777777" w:rsidR="00431F52" w:rsidRPr="00E00CEE" w:rsidRDefault="00431F52" w:rsidP="00B77F29">
            <w:pPr>
              <w:snapToGrid w:val="0"/>
              <w:spacing w:line="240" w:lineRule="auto"/>
              <w:jc w:val="center"/>
              <w:rPr>
                <w:sz w:val="18"/>
                <w:szCs w:val="18"/>
              </w:rPr>
            </w:pPr>
            <w:r w:rsidRPr="00E00CEE">
              <w:rPr>
                <w:rFonts w:eastAsia="等线"/>
                <w:sz w:val="18"/>
                <w:szCs w:val="18"/>
              </w:rPr>
              <w:t>2.45</w:t>
            </w:r>
          </w:p>
        </w:tc>
        <w:tc>
          <w:tcPr>
            <w:tcW w:w="851" w:type="dxa"/>
            <w:vAlign w:val="center"/>
          </w:tcPr>
          <w:p w14:paraId="5337DA0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45559</w:t>
            </w:r>
          </w:p>
        </w:tc>
        <w:tc>
          <w:tcPr>
            <w:tcW w:w="510" w:type="dxa"/>
            <w:vAlign w:val="center"/>
          </w:tcPr>
          <w:p w14:paraId="20B38D7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0.33</w:t>
            </w:r>
          </w:p>
        </w:tc>
      </w:tr>
      <w:tr w:rsidR="00431F52" w:rsidRPr="00E00CEE" w14:paraId="135945CB" w14:textId="77777777" w:rsidTr="00B77F29">
        <w:trPr>
          <w:trHeight w:val="173"/>
          <w:jc w:val="center"/>
        </w:trPr>
        <w:tc>
          <w:tcPr>
            <w:tcW w:w="817" w:type="dxa"/>
            <w:vMerge/>
            <w:tcBorders>
              <w:top w:val="nil"/>
              <w:bottom w:val="nil"/>
            </w:tcBorders>
            <w:vAlign w:val="center"/>
          </w:tcPr>
          <w:p w14:paraId="72672A87" w14:textId="77777777" w:rsidR="00431F52" w:rsidRPr="00E00CEE" w:rsidRDefault="00431F52" w:rsidP="00B77F29">
            <w:pPr>
              <w:snapToGrid w:val="0"/>
              <w:spacing w:line="240" w:lineRule="auto"/>
              <w:jc w:val="center"/>
              <w:rPr>
                <w:sz w:val="18"/>
                <w:szCs w:val="18"/>
              </w:rPr>
            </w:pPr>
          </w:p>
        </w:tc>
        <w:tc>
          <w:tcPr>
            <w:tcW w:w="732" w:type="dxa"/>
            <w:vAlign w:val="center"/>
          </w:tcPr>
          <w:p w14:paraId="7AD76D95"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50" w:type="dxa"/>
            <w:vAlign w:val="center"/>
          </w:tcPr>
          <w:p w14:paraId="3593E6BD" w14:textId="77777777" w:rsidR="00431F52" w:rsidRPr="00E00CEE" w:rsidRDefault="00431F52" w:rsidP="00B77F29">
            <w:pPr>
              <w:snapToGrid w:val="0"/>
              <w:spacing w:line="240" w:lineRule="auto"/>
              <w:jc w:val="center"/>
              <w:rPr>
                <w:sz w:val="18"/>
                <w:szCs w:val="18"/>
              </w:rPr>
            </w:pPr>
            <w:r w:rsidRPr="00E00CEE">
              <w:rPr>
                <w:rFonts w:eastAsia="等线"/>
                <w:sz w:val="18"/>
                <w:szCs w:val="18"/>
              </w:rPr>
              <w:t>75490.7</w:t>
            </w:r>
          </w:p>
        </w:tc>
        <w:tc>
          <w:tcPr>
            <w:tcW w:w="525" w:type="dxa"/>
            <w:vAlign w:val="center"/>
          </w:tcPr>
          <w:p w14:paraId="0607B303"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706B1F1A" w14:textId="77777777" w:rsidR="00431F52" w:rsidRPr="00E00CEE" w:rsidRDefault="00431F52" w:rsidP="00B77F29">
            <w:pPr>
              <w:snapToGrid w:val="0"/>
              <w:spacing w:line="240" w:lineRule="auto"/>
              <w:jc w:val="center"/>
              <w:rPr>
                <w:sz w:val="18"/>
                <w:szCs w:val="18"/>
              </w:rPr>
            </w:pPr>
            <w:r w:rsidRPr="00E00CEE">
              <w:rPr>
                <w:rFonts w:eastAsia="等线"/>
                <w:sz w:val="18"/>
                <w:szCs w:val="18"/>
              </w:rPr>
              <w:t>77012.5</w:t>
            </w:r>
          </w:p>
        </w:tc>
        <w:tc>
          <w:tcPr>
            <w:tcW w:w="525" w:type="dxa"/>
            <w:vAlign w:val="center"/>
          </w:tcPr>
          <w:p w14:paraId="58951E4E" w14:textId="77777777" w:rsidR="00431F52" w:rsidRPr="00E00CEE" w:rsidRDefault="00431F52" w:rsidP="00B77F29">
            <w:pPr>
              <w:snapToGrid w:val="0"/>
              <w:spacing w:line="240" w:lineRule="auto"/>
              <w:jc w:val="center"/>
              <w:rPr>
                <w:sz w:val="18"/>
                <w:szCs w:val="18"/>
              </w:rPr>
            </w:pPr>
            <w:r w:rsidRPr="00E00CEE">
              <w:rPr>
                <w:rFonts w:eastAsia="等线"/>
                <w:sz w:val="18"/>
                <w:szCs w:val="18"/>
              </w:rPr>
              <w:t>3.77</w:t>
            </w:r>
          </w:p>
        </w:tc>
        <w:tc>
          <w:tcPr>
            <w:tcW w:w="851" w:type="dxa"/>
            <w:vAlign w:val="center"/>
          </w:tcPr>
          <w:p w14:paraId="6BB88BE5" w14:textId="77777777" w:rsidR="00431F52" w:rsidRPr="00E00CEE" w:rsidRDefault="00431F52" w:rsidP="00B77F29">
            <w:pPr>
              <w:snapToGrid w:val="0"/>
              <w:spacing w:line="240" w:lineRule="auto"/>
              <w:jc w:val="center"/>
              <w:rPr>
                <w:sz w:val="18"/>
                <w:szCs w:val="18"/>
              </w:rPr>
            </w:pPr>
            <w:r w:rsidRPr="00E00CEE">
              <w:rPr>
                <w:rFonts w:eastAsia="等线"/>
                <w:sz w:val="18"/>
                <w:szCs w:val="18"/>
              </w:rPr>
              <w:t>76345.2</w:t>
            </w:r>
          </w:p>
        </w:tc>
        <w:tc>
          <w:tcPr>
            <w:tcW w:w="593" w:type="dxa"/>
            <w:vAlign w:val="center"/>
          </w:tcPr>
          <w:p w14:paraId="21DBD02C" w14:textId="77777777" w:rsidR="00431F52" w:rsidRPr="00E00CEE" w:rsidRDefault="00431F52" w:rsidP="00B77F29">
            <w:pPr>
              <w:snapToGrid w:val="0"/>
              <w:spacing w:line="240" w:lineRule="auto"/>
              <w:jc w:val="center"/>
              <w:rPr>
                <w:sz w:val="18"/>
                <w:szCs w:val="18"/>
              </w:rPr>
            </w:pPr>
            <w:r w:rsidRPr="00E00CEE">
              <w:rPr>
                <w:rFonts w:eastAsia="等线"/>
                <w:sz w:val="18"/>
                <w:szCs w:val="18"/>
              </w:rPr>
              <w:t>2.87</w:t>
            </w:r>
          </w:p>
        </w:tc>
        <w:tc>
          <w:tcPr>
            <w:tcW w:w="851" w:type="dxa"/>
            <w:vAlign w:val="center"/>
          </w:tcPr>
          <w:p w14:paraId="08CDE4C1" w14:textId="77777777" w:rsidR="00431F52" w:rsidRPr="00E00CEE" w:rsidRDefault="00431F52" w:rsidP="00B77F29">
            <w:pPr>
              <w:snapToGrid w:val="0"/>
              <w:spacing w:line="240" w:lineRule="auto"/>
              <w:jc w:val="center"/>
              <w:rPr>
                <w:sz w:val="18"/>
                <w:szCs w:val="18"/>
              </w:rPr>
            </w:pPr>
            <w:r w:rsidRPr="00E00CEE">
              <w:rPr>
                <w:rFonts w:eastAsia="等线"/>
                <w:sz w:val="18"/>
                <w:szCs w:val="18"/>
              </w:rPr>
              <w:t>76304.6</w:t>
            </w:r>
          </w:p>
        </w:tc>
        <w:tc>
          <w:tcPr>
            <w:tcW w:w="593" w:type="dxa"/>
            <w:vAlign w:val="center"/>
          </w:tcPr>
          <w:p w14:paraId="5DCD7F80"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1" w:type="dxa"/>
            <w:vAlign w:val="center"/>
          </w:tcPr>
          <w:p w14:paraId="2FA144F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74573.9</w:t>
            </w:r>
          </w:p>
        </w:tc>
        <w:tc>
          <w:tcPr>
            <w:tcW w:w="510" w:type="dxa"/>
            <w:vAlign w:val="center"/>
          </w:tcPr>
          <w:p w14:paraId="58DF8E0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0.48</w:t>
            </w:r>
          </w:p>
        </w:tc>
      </w:tr>
      <w:tr w:rsidR="00431F52" w:rsidRPr="00E00CEE" w14:paraId="5F4A6909" w14:textId="77777777" w:rsidTr="00B77F29">
        <w:trPr>
          <w:trHeight w:val="173"/>
          <w:jc w:val="center"/>
        </w:trPr>
        <w:tc>
          <w:tcPr>
            <w:tcW w:w="817" w:type="dxa"/>
            <w:vMerge/>
            <w:tcBorders>
              <w:top w:val="nil"/>
              <w:bottom w:val="nil"/>
            </w:tcBorders>
            <w:vAlign w:val="center"/>
          </w:tcPr>
          <w:p w14:paraId="62D731A5" w14:textId="77777777" w:rsidR="00431F52" w:rsidRPr="00E00CEE" w:rsidRDefault="00431F52" w:rsidP="00B77F29">
            <w:pPr>
              <w:snapToGrid w:val="0"/>
              <w:spacing w:line="240" w:lineRule="auto"/>
              <w:jc w:val="center"/>
              <w:rPr>
                <w:sz w:val="18"/>
                <w:szCs w:val="18"/>
              </w:rPr>
            </w:pPr>
          </w:p>
        </w:tc>
        <w:tc>
          <w:tcPr>
            <w:tcW w:w="732" w:type="dxa"/>
            <w:vAlign w:val="center"/>
          </w:tcPr>
          <w:p w14:paraId="749869EB"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50" w:type="dxa"/>
            <w:vAlign w:val="center"/>
          </w:tcPr>
          <w:p w14:paraId="16245A8E" w14:textId="77777777" w:rsidR="00431F52" w:rsidRPr="00E00CEE" w:rsidRDefault="00431F52" w:rsidP="00B77F29">
            <w:pPr>
              <w:snapToGrid w:val="0"/>
              <w:spacing w:line="240" w:lineRule="auto"/>
              <w:jc w:val="center"/>
              <w:rPr>
                <w:sz w:val="18"/>
                <w:szCs w:val="18"/>
              </w:rPr>
            </w:pPr>
            <w:r w:rsidRPr="00E00CEE">
              <w:rPr>
                <w:rFonts w:eastAsia="等线"/>
                <w:sz w:val="18"/>
                <w:szCs w:val="18"/>
              </w:rPr>
              <w:t>51539.6</w:t>
            </w:r>
          </w:p>
        </w:tc>
        <w:tc>
          <w:tcPr>
            <w:tcW w:w="525" w:type="dxa"/>
            <w:vAlign w:val="center"/>
          </w:tcPr>
          <w:p w14:paraId="0BB2A892" w14:textId="77777777" w:rsidR="00431F52" w:rsidRPr="00E00CEE" w:rsidRDefault="00431F52" w:rsidP="00B77F29">
            <w:pPr>
              <w:snapToGrid w:val="0"/>
              <w:spacing w:line="240" w:lineRule="auto"/>
              <w:jc w:val="center"/>
              <w:rPr>
                <w:sz w:val="18"/>
                <w:szCs w:val="18"/>
              </w:rPr>
            </w:pPr>
            <w:r w:rsidRPr="00E00CEE">
              <w:rPr>
                <w:rFonts w:eastAsia="等线"/>
                <w:sz w:val="18"/>
                <w:szCs w:val="18"/>
              </w:rPr>
              <w:t>0.55</w:t>
            </w:r>
          </w:p>
        </w:tc>
        <w:tc>
          <w:tcPr>
            <w:tcW w:w="850" w:type="dxa"/>
            <w:vAlign w:val="center"/>
          </w:tcPr>
          <w:p w14:paraId="5FF9983E" w14:textId="77777777" w:rsidR="00431F52" w:rsidRPr="00E00CEE" w:rsidRDefault="00431F52" w:rsidP="00B77F29">
            <w:pPr>
              <w:snapToGrid w:val="0"/>
              <w:spacing w:line="240" w:lineRule="auto"/>
              <w:jc w:val="center"/>
              <w:rPr>
                <w:sz w:val="18"/>
                <w:szCs w:val="18"/>
              </w:rPr>
            </w:pPr>
            <w:r w:rsidRPr="00E00CEE">
              <w:rPr>
                <w:rFonts w:eastAsia="等线"/>
                <w:sz w:val="18"/>
                <w:szCs w:val="18"/>
              </w:rPr>
              <w:t>52062.1</w:t>
            </w:r>
          </w:p>
        </w:tc>
        <w:tc>
          <w:tcPr>
            <w:tcW w:w="525" w:type="dxa"/>
            <w:vAlign w:val="center"/>
          </w:tcPr>
          <w:p w14:paraId="05526D00" w14:textId="77777777" w:rsidR="00431F52" w:rsidRPr="00E00CEE" w:rsidRDefault="00431F52" w:rsidP="00B77F29">
            <w:pPr>
              <w:snapToGrid w:val="0"/>
              <w:spacing w:line="240" w:lineRule="auto"/>
              <w:jc w:val="center"/>
              <w:rPr>
                <w:sz w:val="18"/>
                <w:szCs w:val="18"/>
              </w:rPr>
            </w:pPr>
            <w:r w:rsidRPr="00E00CEE">
              <w:rPr>
                <w:rFonts w:eastAsia="等线"/>
                <w:sz w:val="18"/>
                <w:szCs w:val="18"/>
              </w:rPr>
              <w:t>1.57</w:t>
            </w:r>
          </w:p>
        </w:tc>
        <w:tc>
          <w:tcPr>
            <w:tcW w:w="851" w:type="dxa"/>
            <w:vAlign w:val="center"/>
          </w:tcPr>
          <w:p w14:paraId="462C50BF" w14:textId="77777777" w:rsidR="00431F52" w:rsidRPr="00E00CEE" w:rsidRDefault="00431F52" w:rsidP="00B77F29">
            <w:pPr>
              <w:snapToGrid w:val="0"/>
              <w:spacing w:line="240" w:lineRule="auto"/>
              <w:jc w:val="center"/>
              <w:rPr>
                <w:sz w:val="18"/>
                <w:szCs w:val="18"/>
              </w:rPr>
            </w:pPr>
            <w:r w:rsidRPr="00E00CEE">
              <w:rPr>
                <w:rFonts w:eastAsia="等线"/>
                <w:sz w:val="18"/>
                <w:szCs w:val="18"/>
              </w:rPr>
              <w:t>51384.2</w:t>
            </w:r>
          </w:p>
        </w:tc>
        <w:tc>
          <w:tcPr>
            <w:tcW w:w="593" w:type="dxa"/>
            <w:vAlign w:val="center"/>
          </w:tcPr>
          <w:p w14:paraId="2D228E9F" w14:textId="77777777" w:rsidR="00431F52" w:rsidRPr="00E00CEE" w:rsidRDefault="00431F52" w:rsidP="00B77F29">
            <w:pPr>
              <w:snapToGrid w:val="0"/>
              <w:spacing w:line="240" w:lineRule="auto"/>
              <w:jc w:val="center"/>
              <w:rPr>
                <w:sz w:val="18"/>
                <w:szCs w:val="18"/>
              </w:rPr>
            </w:pPr>
            <w:r w:rsidRPr="00E00CEE">
              <w:rPr>
                <w:rFonts w:eastAsia="等线"/>
                <w:sz w:val="18"/>
                <w:szCs w:val="18"/>
              </w:rPr>
              <w:t>0.25</w:t>
            </w:r>
          </w:p>
        </w:tc>
        <w:tc>
          <w:tcPr>
            <w:tcW w:w="851" w:type="dxa"/>
            <w:vAlign w:val="center"/>
          </w:tcPr>
          <w:p w14:paraId="21C63E6F" w14:textId="77777777" w:rsidR="00431F52" w:rsidRPr="00E00CEE" w:rsidRDefault="00431F52" w:rsidP="00B77F29">
            <w:pPr>
              <w:snapToGrid w:val="0"/>
              <w:spacing w:line="240" w:lineRule="auto"/>
              <w:jc w:val="center"/>
              <w:rPr>
                <w:sz w:val="18"/>
                <w:szCs w:val="18"/>
              </w:rPr>
            </w:pPr>
            <w:r w:rsidRPr="00E00CEE">
              <w:rPr>
                <w:rFonts w:eastAsia="等线"/>
                <w:sz w:val="18"/>
                <w:szCs w:val="18"/>
              </w:rPr>
              <w:t>51859.7</w:t>
            </w:r>
          </w:p>
        </w:tc>
        <w:tc>
          <w:tcPr>
            <w:tcW w:w="593" w:type="dxa"/>
            <w:vAlign w:val="center"/>
          </w:tcPr>
          <w:p w14:paraId="4D55E58A" w14:textId="77777777" w:rsidR="00431F52" w:rsidRPr="00E00CEE" w:rsidRDefault="00431F52" w:rsidP="00B77F29">
            <w:pPr>
              <w:snapToGrid w:val="0"/>
              <w:spacing w:line="240" w:lineRule="auto"/>
              <w:jc w:val="center"/>
              <w:rPr>
                <w:sz w:val="18"/>
                <w:szCs w:val="18"/>
              </w:rPr>
            </w:pPr>
            <w:r w:rsidRPr="00E00CEE">
              <w:rPr>
                <w:rFonts w:eastAsia="等线"/>
                <w:sz w:val="18"/>
                <w:szCs w:val="18"/>
              </w:rPr>
              <w:t>1.18</w:t>
            </w:r>
          </w:p>
        </w:tc>
        <w:tc>
          <w:tcPr>
            <w:tcW w:w="851" w:type="dxa"/>
            <w:vAlign w:val="center"/>
          </w:tcPr>
          <w:p w14:paraId="7353C85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51452.9</w:t>
            </w:r>
          </w:p>
        </w:tc>
        <w:tc>
          <w:tcPr>
            <w:tcW w:w="510" w:type="dxa"/>
            <w:vAlign w:val="center"/>
          </w:tcPr>
          <w:p w14:paraId="70393F9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0.38</w:t>
            </w:r>
          </w:p>
        </w:tc>
      </w:tr>
      <w:tr w:rsidR="00431F52" w:rsidRPr="00E00CEE" w14:paraId="3FBEE4DF" w14:textId="77777777" w:rsidTr="00B77F29">
        <w:trPr>
          <w:trHeight w:val="173"/>
          <w:jc w:val="center"/>
        </w:trPr>
        <w:tc>
          <w:tcPr>
            <w:tcW w:w="817" w:type="dxa"/>
            <w:vMerge/>
            <w:tcBorders>
              <w:top w:val="nil"/>
              <w:bottom w:val="nil"/>
            </w:tcBorders>
            <w:vAlign w:val="center"/>
          </w:tcPr>
          <w:p w14:paraId="44AC79FA" w14:textId="77777777" w:rsidR="00431F52" w:rsidRPr="00E00CEE" w:rsidRDefault="00431F52" w:rsidP="00B77F29">
            <w:pPr>
              <w:snapToGrid w:val="0"/>
              <w:spacing w:line="240" w:lineRule="auto"/>
              <w:jc w:val="center"/>
              <w:rPr>
                <w:sz w:val="18"/>
                <w:szCs w:val="18"/>
              </w:rPr>
            </w:pPr>
          </w:p>
        </w:tc>
        <w:tc>
          <w:tcPr>
            <w:tcW w:w="732" w:type="dxa"/>
            <w:vAlign w:val="center"/>
          </w:tcPr>
          <w:p w14:paraId="27D04164"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50" w:type="dxa"/>
            <w:vAlign w:val="center"/>
          </w:tcPr>
          <w:p w14:paraId="7B695D6F" w14:textId="77777777" w:rsidR="00431F52" w:rsidRPr="00E00CEE" w:rsidRDefault="00431F52" w:rsidP="00B77F29">
            <w:pPr>
              <w:snapToGrid w:val="0"/>
              <w:spacing w:line="240" w:lineRule="auto"/>
              <w:jc w:val="center"/>
              <w:rPr>
                <w:sz w:val="18"/>
                <w:szCs w:val="18"/>
              </w:rPr>
            </w:pPr>
            <w:r w:rsidRPr="00E00CEE">
              <w:rPr>
                <w:rFonts w:eastAsia="等线"/>
                <w:sz w:val="18"/>
                <w:szCs w:val="18"/>
              </w:rPr>
              <w:t>100954</w:t>
            </w:r>
          </w:p>
        </w:tc>
        <w:tc>
          <w:tcPr>
            <w:tcW w:w="525" w:type="dxa"/>
            <w:vAlign w:val="center"/>
          </w:tcPr>
          <w:p w14:paraId="14326FCD"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w:t>
            </w:r>
          </w:p>
        </w:tc>
        <w:tc>
          <w:tcPr>
            <w:tcW w:w="850" w:type="dxa"/>
            <w:vAlign w:val="center"/>
          </w:tcPr>
          <w:p w14:paraId="6DF7C457" w14:textId="77777777" w:rsidR="00431F52" w:rsidRPr="00E00CEE" w:rsidRDefault="00431F52" w:rsidP="00B77F29">
            <w:pPr>
              <w:snapToGrid w:val="0"/>
              <w:spacing w:line="240" w:lineRule="auto"/>
              <w:jc w:val="center"/>
              <w:rPr>
                <w:sz w:val="18"/>
                <w:szCs w:val="18"/>
              </w:rPr>
            </w:pPr>
            <w:r w:rsidRPr="00E00CEE">
              <w:rPr>
                <w:rFonts w:eastAsia="等线"/>
                <w:sz w:val="18"/>
                <w:szCs w:val="18"/>
              </w:rPr>
              <w:t>104469.4</w:t>
            </w:r>
          </w:p>
        </w:tc>
        <w:tc>
          <w:tcPr>
            <w:tcW w:w="525" w:type="dxa"/>
            <w:vAlign w:val="center"/>
          </w:tcPr>
          <w:p w14:paraId="553438A3" w14:textId="77777777" w:rsidR="00431F52" w:rsidRPr="00E00CEE" w:rsidRDefault="00431F52" w:rsidP="00B77F29">
            <w:pPr>
              <w:snapToGrid w:val="0"/>
              <w:spacing w:line="240" w:lineRule="auto"/>
              <w:jc w:val="center"/>
              <w:rPr>
                <w:sz w:val="18"/>
                <w:szCs w:val="18"/>
              </w:rPr>
            </w:pPr>
            <w:r w:rsidRPr="00E00CEE">
              <w:rPr>
                <w:rFonts w:eastAsia="等线"/>
                <w:sz w:val="18"/>
                <w:szCs w:val="18"/>
              </w:rPr>
              <w:t>4.87</w:t>
            </w:r>
          </w:p>
        </w:tc>
        <w:tc>
          <w:tcPr>
            <w:tcW w:w="851" w:type="dxa"/>
            <w:vAlign w:val="center"/>
          </w:tcPr>
          <w:p w14:paraId="4F6DA8F2" w14:textId="77777777" w:rsidR="00431F52" w:rsidRPr="00E00CEE" w:rsidRDefault="00431F52" w:rsidP="00B77F29">
            <w:pPr>
              <w:snapToGrid w:val="0"/>
              <w:spacing w:line="240" w:lineRule="auto"/>
              <w:jc w:val="center"/>
              <w:rPr>
                <w:sz w:val="18"/>
                <w:szCs w:val="18"/>
              </w:rPr>
            </w:pPr>
            <w:r w:rsidRPr="00E00CEE">
              <w:rPr>
                <w:rFonts w:eastAsia="等线"/>
                <w:sz w:val="18"/>
                <w:szCs w:val="18"/>
              </w:rPr>
              <w:t>102811.3</w:t>
            </w:r>
          </w:p>
        </w:tc>
        <w:tc>
          <w:tcPr>
            <w:tcW w:w="593" w:type="dxa"/>
            <w:vAlign w:val="center"/>
          </w:tcPr>
          <w:p w14:paraId="3CF71CB0" w14:textId="77777777" w:rsidR="00431F52" w:rsidRPr="00E00CEE" w:rsidRDefault="00431F52" w:rsidP="00B77F29">
            <w:pPr>
              <w:snapToGrid w:val="0"/>
              <w:spacing w:line="240" w:lineRule="auto"/>
              <w:jc w:val="center"/>
              <w:rPr>
                <w:sz w:val="18"/>
                <w:szCs w:val="18"/>
              </w:rPr>
            </w:pPr>
            <w:r w:rsidRPr="00E00CEE">
              <w:rPr>
                <w:rFonts w:eastAsia="等线"/>
                <w:sz w:val="18"/>
                <w:szCs w:val="18"/>
              </w:rPr>
              <w:t>3.21</w:t>
            </w:r>
          </w:p>
        </w:tc>
        <w:tc>
          <w:tcPr>
            <w:tcW w:w="851" w:type="dxa"/>
            <w:vAlign w:val="center"/>
          </w:tcPr>
          <w:p w14:paraId="6F145E6E" w14:textId="77777777" w:rsidR="00431F52" w:rsidRPr="00E00CEE" w:rsidRDefault="00431F52" w:rsidP="00B77F29">
            <w:pPr>
              <w:snapToGrid w:val="0"/>
              <w:spacing w:line="240" w:lineRule="auto"/>
              <w:jc w:val="center"/>
              <w:rPr>
                <w:sz w:val="18"/>
                <w:szCs w:val="18"/>
              </w:rPr>
            </w:pPr>
            <w:r w:rsidRPr="00E00CEE">
              <w:rPr>
                <w:rFonts w:eastAsia="等线"/>
                <w:sz w:val="18"/>
                <w:szCs w:val="18"/>
              </w:rPr>
              <w:t>103623.7</w:t>
            </w:r>
          </w:p>
        </w:tc>
        <w:tc>
          <w:tcPr>
            <w:tcW w:w="593" w:type="dxa"/>
            <w:vAlign w:val="center"/>
          </w:tcPr>
          <w:p w14:paraId="7B77A1A3" w14:textId="77777777" w:rsidR="00431F52" w:rsidRPr="00E00CEE" w:rsidRDefault="00431F52" w:rsidP="00B77F29">
            <w:pPr>
              <w:snapToGrid w:val="0"/>
              <w:spacing w:line="240" w:lineRule="auto"/>
              <w:jc w:val="center"/>
              <w:rPr>
                <w:sz w:val="18"/>
                <w:szCs w:val="18"/>
              </w:rPr>
            </w:pPr>
            <w:r w:rsidRPr="00E00CEE">
              <w:rPr>
                <w:rFonts w:eastAsia="等线"/>
                <w:sz w:val="18"/>
                <w:szCs w:val="18"/>
              </w:rPr>
              <w:t>4.02</w:t>
            </w:r>
          </w:p>
        </w:tc>
        <w:tc>
          <w:tcPr>
            <w:tcW w:w="851" w:type="dxa"/>
            <w:vAlign w:val="center"/>
          </w:tcPr>
          <w:p w14:paraId="3780D7D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100015.9</w:t>
            </w:r>
          </w:p>
        </w:tc>
        <w:tc>
          <w:tcPr>
            <w:tcW w:w="510" w:type="dxa"/>
            <w:vAlign w:val="center"/>
          </w:tcPr>
          <w:p w14:paraId="64E4FCB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0.40</w:t>
            </w:r>
          </w:p>
        </w:tc>
      </w:tr>
      <w:tr w:rsidR="00431F52" w:rsidRPr="00E00CEE" w14:paraId="1100E42A" w14:textId="77777777" w:rsidTr="00B77F29">
        <w:trPr>
          <w:trHeight w:val="173"/>
          <w:jc w:val="center"/>
        </w:trPr>
        <w:tc>
          <w:tcPr>
            <w:tcW w:w="817" w:type="dxa"/>
            <w:vMerge/>
            <w:tcBorders>
              <w:top w:val="nil"/>
              <w:bottom w:val="nil"/>
            </w:tcBorders>
            <w:vAlign w:val="center"/>
          </w:tcPr>
          <w:p w14:paraId="195F1F4C" w14:textId="77777777" w:rsidR="00431F52" w:rsidRPr="00E00CEE" w:rsidRDefault="00431F52" w:rsidP="00B77F29">
            <w:pPr>
              <w:snapToGrid w:val="0"/>
              <w:spacing w:line="240" w:lineRule="auto"/>
              <w:jc w:val="center"/>
              <w:rPr>
                <w:sz w:val="18"/>
                <w:szCs w:val="18"/>
              </w:rPr>
            </w:pPr>
          </w:p>
        </w:tc>
        <w:tc>
          <w:tcPr>
            <w:tcW w:w="732" w:type="dxa"/>
            <w:vAlign w:val="center"/>
          </w:tcPr>
          <w:p w14:paraId="714069BE"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50" w:type="dxa"/>
            <w:vAlign w:val="center"/>
          </w:tcPr>
          <w:p w14:paraId="4F2594A2" w14:textId="77777777" w:rsidR="00431F52" w:rsidRPr="00E00CEE" w:rsidRDefault="00431F52" w:rsidP="00B77F29">
            <w:pPr>
              <w:snapToGrid w:val="0"/>
              <w:spacing w:line="240" w:lineRule="auto"/>
              <w:jc w:val="center"/>
              <w:rPr>
                <w:sz w:val="18"/>
                <w:szCs w:val="18"/>
              </w:rPr>
            </w:pPr>
            <w:r w:rsidRPr="00E00CEE">
              <w:rPr>
                <w:rFonts w:eastAsia="等线"/>
                <w:sz w:val="18"/>
                <w:szCs w:val="18"/>
              </w:rPr>
              <w:t>109348.1</w:t>
            </w:r>
          </w:p>
        </w:tc>
        <w:tc>
          <w:tcPr>
            <w:tcW w:w="525" w:type="dxa"/>
            <w:vAlign w:val="center"/>
          </w:tcPr>
          <w:p w14:paraId="6FC3F95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1.22</w:t>
            </w:r>
          </w:p>
        </w:tc>
        <w:tc>
          <w:tcPr>
            <w:tcW w:w="850" w:type="dxa"/>
            <w:vAlign w:val="center"/>
          </w:tcPr>
          <w:p w14:paraId="4C428847"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111571.3</w:t>
            </w:r>
          </w:p>
        </w:tc>
        <w:tc>
          <w:tcPr>
            <w:tcW w:w="525" w:type="dxa"/>
            <w:vAlign w:val="center"/>
          </w:tcPr>
          <w:p w14:paraId="2F72F2D2" w14:textId="77777777" w:rsidR="00431F52" w:rsidRPr="00E00CEE" w:rsidRDefault="00431F52" w:rsidP="00B77F29">
            <w:pPr>
              <w:snapToGrid w:val="0"/>
              <w:spacing w:line="240" w:lineRule="auto"/>
              <w:jc w:val="center"/>
              <w:rPr>
                <w:sz w:val="18"/>
                <w:szCs w:val="18"/>
              </w:rPr>
            </w:pPr>
            <w:r w:rsidRPr="00E00CEE">
              <w:rPr>
                <w:rFonts w:eastAsia="等线"/>
                <w:sz w:val="18"/>
                <w:szCs w:val="18"/>
              </w:rPr>
              <w:t>3.28</w:t>
            </w:r>
          </w:p>
        </w:tc>
        <w:tc>
          <w:tcPr>
            <w:tcW w:w="851" w:type="dxa"/>
            <w:vAlign w:val="center"/>
          </w:tcPr>
          <w:p w14:paraId="67DA32C3"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111403</w:t>
            </w:r>
          </w:p>
        </w:tc>
        <w:tc>
          <w:tcPr>
            <w:tcW w:w="593" w:type="dxa"/>
            <w:vAlign w:val="center"/>
          </w:tcPr>
          <w:p w14:paraId="38DA3FD4"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w:t>
            </w:r>
          </w:p>
        </w:tc>
        <w:tc>
          <w:tcPr>
            <w:tcW w:w="851" w:type="dxa"/>
            <w:vAlign w:val="center"/>
          </w:tcPr>
          <w:p w14:paraId="27CF6B74"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111385.6</w:t>
            </w:r>
          </w:p>
        </w:tc>
        <w:tc>
          <w:tcPr>
            <w:tcW w:w="593" w:type="dxa"/>
            <w:vAlign w:val="center"/>
          </w:tcPr>
          <w:p w14:paraId="5B5A06E6" w14:textId="77777777" w:rsidR="00431F52" w:rsidRPr="00E00CEE" w:rsidRDefault="00431F52" w:rsidP="00B77F29">
            <w:pPr>
              <w:snapToGrid w:val="0"/>
              <w:spacing w:line="240" w:lineRule="auto"/>
              <w:jc w:val="center"/>
              <w:rPr>
                <w:sz w:val="18"/>
                <w:szCs w:val="18"/>
              </w:rPr>
            </w:pPr>
            <w:r w:rsidRPr="00E00CEE">
              <w:rPr>
                <w:rFonts w:eastAsia="等线"/>
                <w:sz w:val="18"/>
                <w:szCs w:val="18"/>
              </w:rPr>
              <w:t>3.11</w:t>
            </w:r>
          </w:p>
        </w:tc>
        <w:tc>
          <w:tcPr>
            <w:tcW w:w="851" w:type="dxa"/>
            <w:vAlign w:val="center"/>
          </w:tcPr>
          <w:p w14:paraId="27C7838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108371.8</w:t>
            </w:r>
          </w:p>
        </w:tc>
        <w:tc>
          <w:tcPr>
            <w:tcW w:w="510" w:type="dxa"/>
            <w:vAlign w:val="center"/>
          </w:tcPr>
          <w:p w14:paraId="2C0D304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03159CF4" w14:textId="77777777" w:rsidTr="00B77F29">
        <w:trPr>
          <w:trHeight w:val="173"/>
          <w:jc w:val="center"/>
        </w:trPr>
        <w:tc>
          <w:tcPr>
            <w:tcW w:w="817" w:type="dxa"/>
            <w:vMerge/>
            <w:tcBorders>
              <w:top w:val="nil"/>
              <w:bottom w:val="nil"/>
            </w:tcBorders>
            <w:vAlign w:val="center"/>
          </w:tcPr>
          <w:p w14:paraId="6A3DDBB9" w14:textId="77777777" w:rsidR="00431F52" w:rsidRPr="00E00CEE" w:rsidRDefault="00431F52" w:rsidP="00B77F29">
            <w:pPr>
              <w:snapToGrid w:val="0"/>
              <w:spacing w:line="240" w:lineRule="auto"/>
              <w:jc w:val="center"/>
              <w:rPr>
                <w:sz w:val="18"/>
                <w:szCs w:val="18"/>
              </w:rPr>
            </w:pPr>
          </w:p>
        </w:tc>
        <w:tc>
          <w:tcPr>
            <w:tcW w:w="732" w:type="dxa"/>
            <w:vAlign w:val="center"/>
          </w:tcPr>
          <w:p w14:paraId="62233873"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50" w:type="dxa"/>
            <w:vAlign w:val="center"/>
          </w:tcPr>
          <w:p w14:paraId="7C39715C" w14:textId="77777777" w:rsidR="00431F52" w:rsidRPr="00E00CEE" w:rsidRDefault="00431F52" w:rsidP="00B77F29">
            <w:pPr>
              <w:snapToGrid w:val="0"/>
              <w:spacing w:line="240" w:lineRule="auto"/>
              <w:jc w:val="center"/>
              <w:rPr>
                <w:sz w:val="18"/>
                <w:szCs w:val="18"/>
              </w:rPr>
            </w:pPr>
            <w:r w:rsidRPr="00E00CEE">
              <w:rPr>
                <w:rFonts w:eastAsia="等线"/>
                <w:sz w:val="18"/>
                <w:szCs w:val="18"/>
              </w:rPr>
              <w:t>82486.8</w:t>
            </w:r>
          </w:p>
        </w:tc>
        <w:tc>
          <w:tcPr>
            <w:tcW w:w="525" w:type="dxa"/>
            <w:vAlign w:val="center"/>
          </w:tcPr>
          <w:p w14:paraId="42BED19B" w14:textId="77777777" w:rsidR="00431F52" w:rsidRPr="00E00CEE" w:rsidRDefault="00431F52" w:rsidP="00B77F29">
            <w:pPr>
              <w:snapToGrid w:val="0"/>
              <w:spacing w:line="240" w:lineRule="auto"/>
              <w:jc w:val="center"/>
              <w:rPr>
                <w:sz w:val="18"/>
                <w:szCs w:val="18"/>
              </w:rPr>
            </w:pPr>
            <w:r w:rsidRPr="00E00CEE">
              <w:rPr>
                <w:rFonts w:eastAsia="等线"/>
                <w:sz w:val="18"/>
                <w:szCs w:val="18"/>
              </w:rPr>
              <w:t>1.25</w:t>
            </w:r>
          </w:p>
        </w:tc>
        <w:tc>
          <w:tcPr>
            <w:tcW w:w="850" w:type="dxa"/>
            <w:vAlign w:val="center"/>
          </w:tcPr>
          <w:p w14:paraId="2D7BF277" w14:textId="77777777" w:rsidR="00431F52" w:rsidRPr="00E00CEE" w:rsidRDefault="00431F52" w:rsidP="00B77F29">
            <w:pPr>
              <w:snapToGrid w:val="0"/>
              <w:spacing w:line="240" w:lineRule="auto"/>
              <w:jc w:val="center"/>
              <w:rPr>
                <w:sz w:val="18"/>
                <w:szCs w:val="18"/>
              </w:rPr>
            </w:pPr>
            <w:r w:rsidRPr="00E00CEE">
              <w:rPr>
                <w:rFonts w:eastAsia="等线"/>
                <w:sz w:val="18"/>
                <w:szCs w:val="18"/>
              </w:rPr>
              <w:t>84091.8</w:t>
            </w:r>
          </w:p>
        </w:tc>
        <w:tc>
          <w:tcPr>
            <w:tcW w:w="525" w:type="dxa"/>
            <w:vAlign w:val="center"/>
          </w:tcPr>
          <w:p w14:paraId="071179D4"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w:t>
            </w:r>
          </w:p>
        </w:tc>
        <w:tc>
          <w:tcPr>
            <w:tcW w:w="851" w:type="dxa"/>
            <w:vAlign w:val="center"/>
          </w:tcPr>
          <w:p w14:paraId="447B6F24" w14:textId="77777777" w:rsidR="00431F52" w:rsidRPr="00E00CEE" w:rsidRDefault="00431F52" w:rsidP="00B77F29">
            <w:pPr>
              <w:snapToGrid w:val="0"/>
              <w:spacing w:line="240" w:lineRule="auto"/>
              <w:jc w:val="center"/>
              <w:rPr>
                <w:sz w:val="18"/>
                <w:szCs w:val="18"/>
              </w:rPr>
            </w:pPr>
            <w:r w:rsidRPr="00E00CEE">
              <w:rPr>
                <w:rFonts w:eastAsia="等线"/>
                <w:sz w:val="18"/>
                <w:szCs w:val="18"/>
              </w:rPr>
              <w:t>84132.2</w:t>
            </w:r>
          </w:p>
        </w:tc>
        <w:tc>
          <w:tcPr>
            <w:tcW w:w="593" w:type="dxa"/>
            <w:vAlign w:val="center"/>
          </w:tcPr>
          <w:p w14:paraId="4E638999" w14:textId="77777777" w:rsidR="00431F52" w:rsidRPr="00E00CEE" w:rsidRDefault="00431F52" w:rsidP="00B77F29">
            <w:pPr>
              <w:snapToGrid w:val="0"/>
              <w:spacing w:line="240" w:lineRule="auto"/>
              <w:jc w:val="center"/>
              <w:rPr>
                <w:sz w:val="18"/>
                <w:szCs w:val="18"/>
              </w:rPr>
            </w:pPr>
            <w:r w:rsidRPr="00E00CEE">
              <w:rPr>
                <w:rFonts w:eastAsia="等线"/>
                <w:sz w:val="18"/>
                <w:szCs w:val="18"/>
              </w:rPr>
              <w:t>3.27</w:t>
            </w:r>
          </w:p>
        </w:tc>
        <w:tc>
          <w:tcPr>
            <w:tcW w:w="851" w:type="dxa"/>
            <w:vAlign w:val="center"/>
          </w:tcPr>
          <w:p w14:paraId="5BA2A466" w14:textId="77777777" w:rsidR="00431F52" w:rsidRPr="00E00CEE" w:rsidRDefault="00431F52" w:rsidP="00B77F29">
            <w:pPr>
              <w:snapToGrid w:val="0"/>
              <w:spacing w:line="240" w:lineRule="auto"/>
              <w:jc w:val="center"/>
              <w:rPr>
                <w:sz w:val="18"/>
                <w:szCs w:val="18"/>
              </w:rPr>
            </w:pPr>
            <w:r w:rsidRPr="00E00CEE">
              <w:rPr>
                <w:rFonts w:eastAsia="等线"/>
                <w:sz w:val="18"/>
                <w:szCs w:val="18"/>
              </w:rPr>
              <w:t>84100.8</w:t>
            </w:r>
          </w:p>
        </w:tc>
        <w:tc>
          <w:tcPr>
            <w:tcW w:w="593" w:type="dxa"/>
            <w:vAlign w:val="center"/>
          </w:tcPr>
          <w:p w14:paraId="0989B387" w14:textId="77777777" w:rsidR="00431F52" w:rsidRPr="00E00CEE" w:rsidRDefault="00431F52" w:rsidP="00B77F29">
            <w:pPr>
              <w:snapToGrid w:val="0"/>
              <w:spacing w:line="240" w:lineRule="auto"/>
              <w:jc w:val="center"/>
              <w:rPr>
                <w:sz w:val="18"/>
                <w:szCs w:val="18"/>
              </w:rPr>
            </w:pPr>
            <w:r w:rsidRPr="00E00CEE">
              <w:rPr>
                <w:rFonts w:eastAsia="等线"/>
                <w:sz w:val="18"/>
                <w:szCs w:val="18"/>
              </w:rPr>
              <w:t>3.24</w:t>
            </w:r>
          </w:p>
        </w:tc>
        <w:tc>
          <w:tcPr>
            <w:tcW w:w="851" w:type="dxa"/>
            <w:vAlign w:val="center"/>
          </w:tcPr>
          <w:p w14:paraId="02B8E6B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81660.3</w:t>
            </w:r>
          </w:p>
        </w:tc>
        <w:tc>
          <w:tcPr>
            <w:tcW w:w="510" w:type="dxa"/>
            <w:vAlign w:val="center"/>
          </w:tcPr>
          <w:p w14:paraId="0A769A9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0.24</w:t>
            </w:r>
          </w:p>
        </w:tc>
      </w:tr>
      <w:tr w:rsidR="00431F52" w:rsidRPr="00E00CEE" w14:paraId="70FE84CD" w14:textId="77777777" w:rsidTr="00B77F29">
        <w:trPr>
          <w:trHeight w:val="173"/>
          <w:jc w:val="center"/>
        </w:trPr>
        <w:tc>
          <w:tcPr>
            <w:tcW w:w="817" w:type="dxa"/>
            <w:vMerge/>
            <w:tcBorders>
              <w:top w:val="nil"/>
              <w:bottom w:val="nil"/>
            </w:tcBorders>
            <w:vAlign w:val="center"/>
          </w:tcPr>
          <w:p w14:paraId="6F32FE0B" w14:textId="77777777" w:rsidR="00431F52" w:rsidRPr="00E00CEE" w:rsidRDefault="00431F52" w:rsidP="00B77F29">
            <w:pPr>
              <w:snapToGrid w:val="0"/>
              <w:spacing w:line="240" w:lineRule="auto"/>
              <w:jc w:val="center"/>
              <w:rPr>
                <w:sz w:val="18"/>
                <w:szCs w:val="18"/>
              </w:rPr>
            </w:pPr>
          </w:p>
        </w:tc>
        <w:tc>
          <w:tcPr>
            <w:tcW w:w="732" w:type="dxa"/>
            <w:vAlign w:val="center"/>
          </w:tcPr>
          <w:p w14:paraId="1248CC8A"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50" w:type="dxa"/>
            <w:vAlign w:val="center"/>
          </w:tcPr>
          <w:p w14:paraId="0DDB73DF" w14:textId="77777777" w:rsidR="00431F52" w:rsidRPr="00E00CEE" w:rsidRDefault="00431F52" w:rsidP="00B77F29">
            <w:pPr>
              <w:snapToGrid w:val="0"/>
              <w:spacing w:line="240" w:lineRule="auto"/>
              <w:jc w:val="center"/>
              <w:rPr>
                <w:sz w:val="18"/>
                <w:szCs w:val="18"/>
              </w:rPr>
            </w:pPr>
            <w:r w:rsidRPr="00E00CEE">
              <w:rPr>
                <w:rFonts w:eastAsia="等线"/>
                <w:sz w:val="18"/>
                <w:szCs w:val="18"/>
              </w:rPr>
              <w:t>133475.1</w:t>
            </w:r>
          </w:p>
        </w:tc>
        <w:tc>
          <w:tcPr>
            <w:tcW w:w="525" w:type="dxa"/>
            <w:vAlign w:val="center"/>
          </w:tcPr>
          <w:p w14:paraId="36F8EC28" w14:textId="77777777" w:rsidR="00431F52" w:rsidRPr="00E00CEE" w:rsidRDefault="00431F52" w:rsidP="00B77F29">
            <w:pPr>
              <w:snapToGrid w:val="0"/>
              <w:spacing w:line="240" w:lineRule="auto"/>
              <w:jc w:val="center"/>
              <w:rPr>
                <w:sz w:val="18"/>
                <w:szCs w:val="18"/>
              </w:rPr>
            </w:pPr>
            <w:r w:rsidRPr="00E00CEE">
              <w:rPr>
                <w:rFonts w:eastAsia="等线"/>
                <w:sz w:val="18"/>
                <w:szCs w:val="18"/>
              </w:rPr>
              <w:t>0.63</w:t>
            </w:r>
          </w:p>
        </w:tc>
        <w:tc>
          <w:tcPr>
            <w:tcW w:w="850" w:type="dxa"/>
            <w:vAlign w:val="center"/>
          </w:tcPr>
          <w:p w14:paraId="0688929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135008.5</w:t>
            </w:r>
          </w:p>
        </w:tc>
        <w:tc>
          <w:tcPr>
            <w:tcW w:w="525" w:type="dxa"/>
            <w:vAlign w:val="center"/>
          </w:tcPr>
          <w:p w14:paraId="406BD54A" w14:textId="77777777" w:rsidR="00431F52" w:rsidRPr="00E00CEE" w:rsidRDefault="00431F52" w:rsidP="00B77F29">
            <w:pPr>
              <w:snapToGrid w:val="0"/>
              <w:spacing w:line="240" w:lineRule="auto"/>
              <w:jc w:val="center"/>
              <w:rPr>
                <w:sz w:val="18"/>
                <w:szCs w:val="18"/>
              </w:rPr>
            </w:pPr>
            <w:r w:rsidRPr="00E00CEE">
              <w:rPr>
                <w:rFonts w:eastAsia="等线"/>
                <w:sz w:val="18"/>
                <w:szCs w:val="18"/>
              </w:rPr>
              <w:t>1.78</w:t>
            </w:r>
          </w:p>
        </w:tc>
        <w:tc>
          <w:tcPr>
            <w:tcW w:w="851" w:type="dxa"/>
            <w:vAlign w:val="center"/>
          </w:tcPr>
          <w:p w14:paraId="03E24117"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134844.4</w:t>
            </w:r>
          </w:p>
        </w:tc>
        <w:tc>
          <w:tcPr>
            <w:tcW w:w="593" w:type="dxa"/>
            <w:vAlign w:val="center"/>
          </w:tcPr>
          <w:p w14:paraId="19E7D498"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w:t>
            </w:r>
          </w:p>
        </w:tc>
        <w:tc>
          <w:tcPr>
            <w:tcW w:w="851" w:type="dxa"/>
            <w:vAlign w:val="center"/>
          </w:tcPr>
          <w:p w14:paraId="6DD3786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134776.9</w:t>
            </w:r>
          </w:p>
        </w:tc>
        <w:tc>
          <w:tcPr>
            <w:tcW w:w="593" w:type="dxa"/>
            <w:vAlign w:val="center"/>
          </w:tcPr>
          <w:p w14:paraId="64BECF3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1.61</w:t>
            </w:r>
          </w:p>
        </w:tc>
        <w:tc>
          <w:tcPr>
            <w:tcW w:w="851" w:type="dxa"/>
            <w:vAlign w:val="center"/>
          </w:tcPr>
          <w:p w14:paraId="071FB1F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132826.1</w:t>
            </w:r>
          </w:p>
        </w:tc>
        <w:tc>
          <w:tcPr>
            <w:tcW w:w="510" w:type="dxa"/>
            <w:vAlign w:val="center"/>
          </w:tcPr>
          <w:p w14:paraId="65FB33C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0.14</w:t>
            </w:r>
          </w:p>
        </w:tc>
      </w:tr>
      <w:tr w:rsidR="00431F52" w:rsidRPr="00E00CEE" w14:paraId="44F4A00E" w14:textId="77777777" w:rsidTr="00B77F29">
        <w:trPr>
          <w:trHeight w:val="173"/>
          <w:jc w:val="center"/>
        </w:trPr>
        <w:tc>
          <w:tcPr>
            <w:tcW w:w="817" w:type="dxa"/>
            <w:vMerge/>
            <w:tcBorders>
              <w:top w:val="nil"/>
              <w:bottom w:val="nil"/>
            </w:tcBorders>
            <w:vAlign w:val="center"/>
          </w:tcPr>
          <w:p w14:paraId="6F39A40E" w14:textId="77777777" w:rsidR="00431F52" w:rsidRPr="00E00CEE" w:rsidRDefault="00431F52" w:rsidP="00B77F29">
            <w:pPr>
              <w:snapToGrid w:val="0"/>
              <w:spacing w:line="240" w:lineRule="auto"/>
              <w:jc w:val="center"/>
              <w:rPr>
                <w:sz w:val="18"/>
                <w:szCs w:val="18"/>
              </w:rPr>
            </w:pPr>
          </w:p>
        </w:tc>
        <w:tc>
          <w:tcPr>
            <w:tcW w:w="732" w:type="dxa"/>
            <w:vAlign w:val="center"/>
          </w:tcPr>
          <w:p w14:paraId="1157A965"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50" w:type="dxa"/>
            <w:vAlign w:val="center"/>
          </w:tcPr>
          <w:p w14:paraId="6B0A485A"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184821.6</w:t>
            </w:r>
          </w:p>
        </w:tc>
        <w:tc>
          <w:tcPr>
            <w:tcW w:w="525" w:type="dxa"/>
            <w:vAlign w:val="center"/>
          </w:tcPr>
          <w:p w14:paraId="04869B8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w:t>
            </w:r>
          </w:p>
        </w:tc>
        <w:tc>
          <w:tcPr>
            <w:tcW w:w="850" w:type="dxa"/>
            <w:vAlign w:val="center"/>
          </w:tcPr>
          <w:p w14:paraId="3B098D8B" w14:textId="77777777" w:rsidR="00431F52" w:rsidRPr="00E00CEE" w:rsidRDefault="00431F52" w:rsidP="00B77F29">
            <w:pPr>
              <w:snapToGrid w:val="0"/>
              <w:spacing w:line="240" w:lineRule="auto"/>
              <w:jc w:val="center"/>
              <w:rPr>
                <w:sz w:val="18"/>
                <w:szCs w:val="18"/>
              </w:rPr>
            </w:pPr>
            <w:r w:rsidRPr="00E00CEE">
              <w:rPr>
                <w:rFonts w:eastAsia="等线"/>
                <w:sz w:val="18"/>
                <w:szCs w:val="18"/>
              </w:rPr>
              <w:t>188973</w:t>
            </w:r>
          </w:p>
        </w:tc>
        <w:tc>
          <w:tcPr>
            <w:tcW w:w="525" w:type="dxa"/>
            <w:vAlign w:val="center"/>
          </w:tcPr>
          <w:p w14:paraId="7887DEDD" w14:textId="77777777" w:rsidR="00431F52" w:rsidRPr="00E00CEE" w:rsidRDefault="00431F52" w:rsidP="00B77F29">
            <w:pPr>
              <w:snapToGrid w:val="0"/>
              <w:spacing w:line="240" w:lineRule="auto"/>
              <w:jc w:val="center"/>
              <w:rPr>
                <w:sz w:val="18"/>
                <w:szCs w:val="18"/>
              </w:rPr>
            </w:pPr>
            <w:r w:rsidRPr="00E00CEE">
              <w:rPr>
                <w:rFonts w:eastAsia="等线"/>
                <w:sz w:val="18"/>
                <w:szCs w:val="18"/>
              </w:rPr>
              <w:t>3.55</w:t>
            </w:r>
          </w:p>
        </w:tc>
        <w:tc>
          <w:tcPr>
            <w:tcW w:w="851" w:type="dxa"/>
            <w:vAlign w:val="center"/>
          </w:tcPr>
          <w:p w14:paraId="0F7DCE88" w14:textId="77777777" w:rsidR="00431F52" w:rsidRPr="00E00CEE" w:rsidRDefault="00431F52" w:rsidP="00B77F29">
            <w:pPr>
              <w:snapToGrid w:val="0"/>
              <w:spacing w:line="240" w:lineRule="auto"/>
              <w:jc w:val="center"/>
              <w:rPr>
                <w:sz w:val="18"/>
                <w:szCs w:val="18"/>
              </w:rPr>
            </w:pPr>
            <w:r w:rsidRPr="00E00CEE">
              <w:rPr>
                <w:rFonts w:eastAsia="等线"/>
                <w:sz w:val="18"/>
                <w:szCs w:val="18"/>
              </w:rPr>
              <w:t>189560.9</w:t>
            </w:r>
          </w:p>
        </w:tc>
        <w:tc>
          <w:tcPr>
            <w:tcW w:w="593" w:type="dxa"/>
            <w:vAlign w:val="center"/>
          </w:tcPr>
          <w:p w14:paraId="6868EFD3" w14:textId="77777777" w:rsidR="00431F52" w:rsidRPr="00E00CEE" w:rsidRDefault="00431F52" w:rsidP="00B77F29">
            <w:pPr>
              <w:snapToGrid w:val="0"/>
              <w:spacing w:line="240" w:lineRule="auto"/>
              <w:jc w:val="center"/>
              <w:rPr>
                <w:sz w:val="18"/>
                <w:szCs w:val="18"/>
              </w:rPr>
            </w:pPr>
            <w:r w:rsidRPr="00E00CEE">
              <w:rPr>
                <w:rFonts w:eastAsia="等线"/>
                <w:sz w:val="18"/>
                <w:szCs w:val="18"/>
              </w:rPr>
              <w:t>3.87</w:t>
            </w:r>
          </w:p>
        </w:tc>
        <w:tc>
          <w:tcPr>
            <w:tcW w:w="851" w:type="dxa"/>
            <w:vAlign w:val="center"/>
          </w:tcPr>
          <w:p w14:paraId="1CC5693E" w14:textId="77777777" w:rsidR="00431F52" w:rsidRPr="00E00CEE" w:rsidRDefault="00431F52" w:rsidP="00B77F29">
            <w:pPr>
              <w:snapToGrid w:val="0"/>
              <w:spacing w:line="240" w:lineRule="auto"/>
              <w:jc w:val="center"/>
              <w:rPr>
                <w:sz w:val="18"/>
                <w:szCs w:val="18"/>
              </w:rPr>
            </w:pPr>
            <w:r w:rsidRPr="00E00CEE">
              <w:rPr>
                <w:rFonts w:eastAsia="等线"/>
                <w:sz w:val="18"/>
                <w:szCs w:val="18"/>
              </w:rPr>
              <w:t>190019.2</w:t>
            </w:r>
          </w:p>
        </w:tc>
        <w:tc>
          <w:tcPr>
            <w:tcW w:w="593" w:type="dxa"/>
            <w:vAlign w:val="center"/>
          </w:tcPr>
          <w:p w14:paraId="5C631F1A" w14:textId="77777777" w:rsidR="00431F52" w:rsidRPr="00E00CEE" w:rsidRDefault="00431F52" w:rsidP="00B77F29">
            <w:pPr>
              <w:snapToGrid w:val="0"/>
              <w:spacing w:line="240" w:lineRule="auto"/>
              <w:jc w:val="center"/>
              <w:rPr>
                <w:sz w:val="18"/>
                <w:szCs w:val="18"/>
              </w:rPr>
            </w:pPr>
            <w:r w:rsidRPr="00E00CEE">
              <w:rPr>
                <w:rFonts w:eastAsia="等线"/>
                <w:sz w:val="18"/>
                <w:szCs w:val="18"/>
              </w:rPr>
              <w:t>4.12</w:t>
            </w:r>
          </w:p>
        </w:tc>
        <w:tc>
          <w:tcPr>
            <w:tcW w:w="851" w:type="dxa"/>
            <w:vAlign w:val="center"/>
          </w:tcPr>
          <w:p w14:paraId="61AD0F6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182970.3</w:t>
            </w:r>
          </w:p>
        </w:tc>
        <w:tc>
          <w:tcPr>
            <w:tcW w:w="510" w:type="dxa"/>
            <w:vAlign w:val="center"/>
          </w:tcPr>
          <w:p w14:paraId="4734858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0.26</w:t>
            </w:r>
          </w:p>
        </w:tc>
      </w:tr>
      <w:tr w:rsidR="00431F52" w:rsidRPr="00E00CEE" w14:paraId="2DE7E09D" w14:textId="77777777" w:rsidTr="00B77F29">
        <w:trPr>
          <w:trHeight w:val="173"/>
          <w:jc w:val="center"/>
        </w:trPr>
        <w:tc>
          <w:tcPr>
            <w:tcW w:w="817" w:type="dxa"/>
            <w:vMerge/>
            <w:tcBorders>
              <w:top w:val="nil"/>
              <w:bottom w:val="nil"/>
            </w:tcBorders>
            <w:vAlign w:val="center"/>
          </w:tcPr>
          <w:p w14:paraId="77AD2282" w14:textId="77777777" w:rsidR="00431F52" w:rsidRPr="00E00CEE" w:rsidRDefault="00431F52" w:rsidP="00B77F29">
            <w:pPr>
              <w:snapToGrid w:val="0"/>
              <w:spacing w:line="240" w:lineRule="auto"/>
              <w:jc w:val="center"/>
              <w:rPr>
                <w:sz w:val="18"/>
                <w:szCs w:val="18"/>
              </w:rPr>
            </w:pPr>
          </w:p>
        </w:tc>
        <w:tc>
          <w:tcPr>
            <w:tcW w:w="732" w:type="dxa"/>
            <w:vAlign w:val="center"/>
          </w:tcPr>
          <w:p w14:paraId="4811C4DF"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50" w:type="dxa"/>
            <w:vAlign w:val="center"/>
          </w:tcPr>
          <w:p w14:paraId="6CBA6B5C" w14:textId="77777777" w:rsidR="00431F52" w:rsidRPr="00E00CEE" w:rsidRDefault="00431F52" w:rsidP="00B77F29">
            <w:pPr>
              <w:snapToGrid w:val="0"/>
              <w:spacing w:line="240" w:lineRule="auto"/>
              <w:jc w:val="center"/>
              <w:rPr>
                <w:sz w:val="18"/>
                <w:szCs w:val="18"/>
              </w:rPr>
            </w:pPr>
            <w:r w:rsidRPr="00E00CEE">
              <w:rPr>
                <w:rFonts w:eastAsia="等线"/>
                <w:sz w:val="18"/>
                <w:szCs w:val="18"/>
              </w:rPr>
              <w:t>130698.2</w:t>
            </w:r>
          </w:p>
        </w:tc>
        <w:tc>
          <w:tcPr>
            <w:tcW w:w="525" w:type="dxa"/>
            <w:vAlign w:val="center"/>
          </w:tcPr>
          <w:p w14:paraId="46B5AC25" w14:textId="77777777" w:rsidR="00431F52" w:rsidRPr="00E00CEE" w:rsidRDefault="00431F52" w:rsidP="00B77F29">
            <w:pPr>
              <w:snapToGrid w:val="0"/>
              <w:spacing w:line="240" w:lineRule="auto"/>
              <w:jc w:val="center"/>
              <w:rPr>
                <w:sz w:val="18"/>
                <w:szCs w:val="18"/>
              </w:rPr>
            </w:pPr>
            <w:r w:rsidRPr="00E00CEE">
              <w:rPr>
                <w:rFonts w:eastAsia="等线"/>
                <w:sz w:val="18"/>
                <w:szCs w:val="18"/>
              </w:rPr>
              <w:t>0.96</w:t>
            </w:r>
          </w:p>
        </w:tc>
        <w:tc>
          <w:tcPr>
            <w:tcW w:w="850" w:type="dxa"/>
            <w:vAlign w:val="center"/>
          </w:tcPr>
          <w:p w14:paraId="4299EDDE"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132463.3</w:t>
            </w:r>
          </w:p>
        </w:tc>
        <w:tc>
          <w:tcPr>
            <w:tcW w:w="525" w:type="dxa"/>
            <w:vAlign w:val="center"/>
          </w:tcPr>
          <w:p w14:paraId="2647431A" w14:textId="77777777" w:rsidR="00431F52" w:rsidRPr="00E00CEE" w:rsidRDefault="00431F52" w:rsidP="00B77F29">
            <w:pPr>
              <w:snapToGrid w:val="0"/>
              <w:spacing w:line="240" w:lineRule="auto"/>
              <w:jc w:val="center"/>
              <w:rPr>
                <w:sz w:val="18"/>
                <w:szCs w:val="18"/>
              </w:rPr>
            </w:pPr>
            <w:r w:rsidRPr="00E00CEE">
              <w:rPr>
                <w:rFonts w:eastAsia="等线"/>
                <w:sz w:val="18"/>
                <w:szCs w:val="18"/>
              </w:rPr>
              <w:t>2.32</w:t>
            </w:r>
          </w:p>
        </w:tc>
        <w:tc>
          <w:tcPr>
            <w:tcW w:w="851" w:type="dxa"/>
            <w:vAlign w:val="center"/>
          </w:tcPr>
          <w:p w14:paraId="16E6140A"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132401.9</w:t>
            </w:r>
          </w:p>
        </w:tc>
        <w:tc>
          <w:tcPr>
            <w:tcW w:w="593" w:type="dxa"/>
            <w:vAlign w:val="center"/>
          </w:tcPr>
          <w:p w14:paraId="139B8413" w14:textId="77777777" w:rsidR="00431F52" w:rsidRPr="00E00CEE" w:rsidRDefault="00431F52" w:rsidP="00B77F29">
            <w:pPr>
              <w:snapToGrid w:val="0"/>
              <w:spacing w:line="240" w:lineRule="auto"/>
              <w:jc w:val="center"/>
              <w:rPr>
                <w:sz w:val="18"/>
                <w:szCs w:val="18"/>
              </w:rPr>
            </w:pPr>
            <w:r w:rsidRPr="00E00CEE">
              <w:rPr>
                <w:rFonts w:eastAsia="等线"/>
                <w:sz w:val="18"/>
                <w:szCs w:val="18"/>
              </w:rPr>
              <w:t>2.28</w:t>
            </w:r>
          </w:p>
        </w:tc>
        <w:tc>
          <w:tcPr>
            <w:tcW w:w="851" w:type="dxa"/>
            <w:vAlign w:val="center"/>
          </w:tcPr>
          <w:p w14:paraId="50268878"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132090</w:t>
            </w:r>
          </w:p>
        </w:tc>
        <w:tc>
          <w:tcPr>
            <w:tcW w:w="593" w:type="dxa"/>
            <w:vAlign w:val="center"/>
          </w:tcPr>
          <w:p w14:paraId="714E4CF1" w14:textId="77777777" w:rsidR="00431F52" w:rsidRPr="00E00CEE" w:rsidRDefault="00431F52" w:rsidP="00B77F29">
            <w:pPr>
              <w:snapToGrid w:val="0"/>
              <w:spacing w:line="240" w:lineRule="auto"/>
              <w:jc w:val="center"/>
              <w:rPr>
                <w:sz w:val="18"/>
                <w:szCs w:val="18"/>
              </w:rPr>
            </w:pPr>
            <w:r w:rsidRPr="00E00CEE">
              <w:rPr>
                <w:rFonts w:eastAsia="等线"/>
                <w:sz w:val="18"/>
                <w:szCs w:val="18"/>
              </w:rPr>
              <w:t>2.04</w:t>
            </w:r>
          </w:p>
        </w:tc>
        <w:tc>
          <w:tcPr>
            <w:tcW w:w="851" w:type="dxa"/>
            <w:vAlign w:val="center"/>
          </w:tcPr>
          <w:p w14:paraId="63EAA23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129701</w:t>
            </w:r>
          </w:p>
        </w:tc>
        <w:tc>
          <w:tcPr>
            <w:tcW w:w="510" w:type="dxa"/>
            <w:vAlign w:val="center"/>
          </w:tcPr>
          <w:p w14:paraId="3B5E5B7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4A48B7DE" w14:textId="77777777" w:rsidTr="00B77F29">
        <w:trPr>
          <w:trHeight w:val="173"/>
          <w:jc w:val="center"/>
        </w:trPr>
        <w:tc>
          <w:tcPr>
            <w:tcW w:w="817" w:type="dxa"/>
            <w:vMerge/>
            <w:tcBorders>
              <w:top w:val="nil"/>
              <w:bottom w:val="nil"/>
            </w:tcBorders>
            <w:vAlign w:val="center"/>
          </w:tcPr>
          <w:p w14:paraId="33A0AE98" w14:textId="77777777" w:rsidR="00431F52" w:rsidRPr="00E00CEE" w:rsidRDefault="00431F52" w:rsidP="00B77F29">
            <w:pPr>
              <w:snapToGrid w:val="0"/>
              <w:spacing w:line="240" w:lineRule="auto"/>
              <w:jc w:val="center"/>
              <w:rPr>
                <w:sz w:val="18"/>
                <w:szCs w:val="18"/>
              </w:rPr>
            </w:pPr>
          </w:p>
        </w:tc>
        <w:tc>
          <w:tcPr>
            <w:tcW w:w="732" w:type="dxa"/>
            <w:vAlign w:val="center"/>
          </w:tcPr>
          <w:p w14:paraId="3656C29A"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50" w:type="dxa"/>
            <w:vAlign w:val="center"/>
          </w:tcPr>
          <w:p w14:paraId="39746F6E"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238298.3</w:t>
            </w:r>
          </w:p>
        </w:tc>
        <w:tc>
          <w:tcPr>
            <w:tcW w:w="525" w:type="dxa"/>
            <w:vAlign w:val="center"/>
          </w:tcPr>
          <w:p w14:paraId="42E38E80" w14:textId="77777777" w:rsidR="00431F52" w:rsidRPr="00E00CEE" w:rsidRDefault="00431F52" w:rsidP="00B77F29">
            <w:pPr>
              <w:snapToGrid w:val="0"/>
              <w:spacing w:line="240" w:lineRule="auto"/>
              <w:jc w:val="center"/>
              <w:rPr>
                <w:sz w:val="18"/>
                <w:szCs w:val="18"/>
              </w:rPr>
            </w:pPr>
            <w:r w:rsidRPr="00E00CEE">
              <w:rPr>
                <w:rFonts w:eastAsia="等线"/>
                <w:sz w:val="18"/>
                <w:szCs w:val="18"/>
              </w:rPr>
              <w:t>1.41</w:t>
            </w:r>
          </w:p>
        </w:tc>
        <w:tc>
          <w:tcPr>
            <w:tcW w:w="850" w:type="dxa"/>
            <w:vAlign w:val="center"/>
          </w:tcPr>
          <w:p w14:paraId="2EDE9F8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242758.9</w:t>
            </w:r>
          </w:p>
        </w:tc>
        <w:tc>
          <w:tcPr>
            <w:tcW w:w="525" w:type="dxa"/>
            <w:vAlign w:val="center"/>
          </w:tcPr>
          <w:p w14:paraId="2D9B3F36"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1" w:type="dxa"/>
            <w:vAlign w:val="center"/>
          </w:tcPr>
          <w:p w14:paraId="37D4B8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242188.9</w:t>
            </w:r>
          </w:p>
        </w:tc>
        <w:tc>
          <w:tcPr>
            <w:tcW w:w="593" w:type="dxa"/>
            <w:vAlign w:val="center"/>
          </w:tcPr>
          <w:p w14:paraId="76B44E8A" w14:textId="77777777" w:rsidR="00431F52" w:rsidRPr="00E00CEE" w:rsidRDefault="00431F52" w:rsidP="00B77F29">
            <w:pPr>
              <w:snapToGrid w:val="0"/>
              <w:spacing w:line="240" w:lineRule="auto"/>
              <w:jc w:val="center"/>
              <w:rPr>
                <w:sz w:val="18"/>
                <w:szCs w:val="18"/>
              </w:rPr>
            </w:pPr>
            <w:r w:rsidRPr="00E00CEE">
              <w:rPr>
                <w:rFonts w:eastAsia="等线"/>
                <w:sz w:val="18"/>
                <w:szCs w:val="18"/>
              </w:rPr>
              <w:t>3.06</w:t>
            </w:r>
          </w:p>
        </w:tc>
        <w:tc>
          <w:tcPr>
            <w:tcW w:w="851" w:type="dxa"/>
            <w:vAlign w:val="center"/>
          </w:tcPr>
          <w:p w14:paraId="7E360AA0"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241363.1</w:t>
            </w:r>
          </w:p>
        </w:tc>
        <w:tc>
          <w:tcPr>
            <w:tcW w:w="593" w:type="dxa"/>
            <w:vAlign w:val="center"/>
          </w:tcPr>
          <w:p w14:paraId="7A429E1F" w14:textId="77777777" w:rsidR="00431F52" w:rsidRPr="00E00CEE" w:rsidRDefault="00431F52" w:rsidP="00B77F29">
            <w:pPr>
              <w:snapToGrid w:val="0"/>
              <w:spacing w:line="240" w:lineRule="auto"/>
              <w:jc w:val="center"/>
              <w:rPr>
                <w:sz w:val="18"/>
                <w:szCs w:val="18"/>
              </w:rPr>
            </w:pPr>
            <w:r w:rsidRPr="00E00CEE">
              <w:rPr>
                <w:rFonts w:eastAsia="等线"/>
                <w:sz w:val="18"/>
                <w:szCs w:val="18"/>
              </w:rPr>
              <w:t>2.71</w:t>
            </w:r>
          </w:p>
        </w:tc>
        <w:tc>
          <w:tcPr>
            <w:tcW w:w="851" w:type="dxa"/>
            <w:vAlign w:val="center"/>
          </w:tcPr>
          <w:p w14:paraId="68B9112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235241</w:t>
            </w:r>
          </w:p>
        </w:tc>
        <w:tc>
          <w:tcPr>
            <w:tcW w:w="510" w:type="dxa"/>
            <w:vAlign w:val="center"/>
          </w:tcPr>
          <w:p w14:paraId="1ED41C2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0.11</w:t>
            </w:r>
          </w:p>
        </w:tc>
      </w:tr>
      <w:tr w:rsidR="00431F52" w:rsidRPr="00E00CEE" w14:paraId="53B60506" w14:textId="77777777" w:rsidTr="00B77F29">
        <w:trPr>
          <w:trHeight w:val="173"/>
          <w:jc w:val="center"/>
        </w:trPr>
        <w:tc>
          <w:tcPr>
            <w:tcW w:w="817" w:type="dxa"/>
            <w:vMerge/>
            <w:tcBorders>
              <w:top w:val="nil"/>
              <w:bottom w:val="nil"/>
            </w:tcBorders>
            <w:vAlign w:val="center"/>
          </w:tcPr>
          <w:p w14:paraId="62C2A639" w14:textId="77777777" w:rsidR="00431F52" w:rsidRPr="00E00CEE" w:rsidRDefault="00431F52" w:rsidP="00B77F29">
            <w:pPr>
              <w:snapToGrid w:val="0"/>
              <w:spacing w:line="240" w:lineRule="auto"/>
              <w:jc w:val="center"/>
              <w:rPr>
                <w:sz w:val="18"/>
                <w:szCs w:val="18"/>
              </w:rPr>
            </w:pPr>
          </w:p>
        </w:tc>
        <w:tc>
          <w:tcPr>
            <w:tcW w:w="732" w:type="dxa"/>
            <w:vAlign w:val="center"/>
          </w:tcPr>
          <w:p w14:paraId="606FCC18"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50" w:type="dxa"/>
            <w:vAlign w:val="center"/>
          </w:tcPr>
          <w:p w14:paraId="3BF5AA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235812.9</w:t>
            </w:r>
          </w:p>
        </w:tc>
        <w:tc>
          <w:tcPr>
            <w:tcW w:w="525" w:type="dxa"/>
            <w:vAlign w:val="center"/>
          </w:tcPr>
          <w:p w14:paraId="5A982583" w14:textId="77777777" w:rsidR="00431F52" w:rsidRPr="00E00CEE" w:rsidRDefault="00431F52" w:rsidP="00B77F29">
            <w:pPr>
              <w:snapToGrid w:val="0"/>
              <w:spacing w:line="240" w:lineRule="auto"/>
              <w:jc w:val="center"/>
              <w:rPr>
                <w:sz w:val="18"/>
                <w:szCs w:val="18"/>
              </w:rPr>
            </w:pPr>
            <w:r w:rsidRPr="00E00CEE">
              <w:rPr>
                <w:rFonts w:eastAsia="等线"/>
                <w:sz w:val="18"/>
                <w:szCs w:val="18"/>
              </w:rPr>
              <w:t>0.75</w:t>
            </w:r>
          </w:p>
        </w:tc>
        <w:tc>
          <w:tcPr>
            <w:tcW w:w="850" w:type="dxa"/>
            <w:vAlign w:val="center"/>
          </w:tcPr>
          <w:p w14:paraId="19E3ED7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239956.5</w:t>
            </w:r>
          </w:p>
        </w:tc>
        <w:tc>
          <w:tcPr>
            <w:tcW w:w="525" w:type="dxa"/>
            <w:vAlign w:val="center"/>
          </w:tcPr>
          <w:p w14:paraId="581A47D2" w14:textId="77777777" w:rsidR="00431F52" w:rsidRPr="00E00CEE" w:rsidRDefault="00431F52" w:rsidP="00B77F29">
            <w:pPr>
              <w:snapToGrid w:val="0"/>
              <w:spacing w:line="240" w:lineRule="auto"/>
              <w:jc w:val="center"/>
              <w:rPr>
                <w:sz w:val="18"/>
                <w:szCs w:val="18"/>
              </w:rPr>
            </w:pPr>
            <w:r w:rsidRPr="00E00CEE">
              <w:rPr>
                <w:rFonts w:eastAsia="等线"/>
                <w:sz w:val="18"/>
                <w:szCs w:val="18"/>
              </w:rPr>
              <w:t>2.52</w:t>
            </w:r>
          </w:p>
        </w:tc>
        <w:tc>
          <w:tcPr>
            <w:tcW w:w="851" w:type="dxa"/>
            <w:vAlign w:val="center"/>
          </w:tcPr>
          <w:p w14:paraId="03422FB7"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238535.9</w:t>
            </w:r>
          </w:p>
        </w:tc>
        <w:tc>
          <w:tcPr>
            <w:tcW w:w="593" w:type="dxa"/>
            <w:vAlign w:val="center"/>
          </w:tcPr>
          <w:p w14:paraId="1D2D2C9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1.91</w:t>
            </w:r>
          </w:p>
        </w:tc>
        <w:tc>
          <w:tcPr>
            <w:tcW w:w="851" w:type="dxa"/>
            <w:vAlign w:val="center"/>
          </w:tcPr>
          <w:p w14:paraId="69145DA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238318</w:t>
            </w:r>
          </w:p>
        </w:tc>
        <w:tc>
          <w:tcPr>
            <w:tcW w:w="593" w:type="dxa"/>
            <w:vAlign w:val="center"/>
          </w:tcPr>
          <w:p w14:paraId="4D5A5E89"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w:t>
            </w:r>
          </w:p>
        </w:tc>
        <w:tc>
          <w:tcPr>
            <w:tcW w:w="851" w:type="dxa"/>
            <w:vAlign w:val="center"/>
          </w:tcPr>
          <w:p w14:paraId="1EE9797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234561</w:t>
            </w:r>
          </w:p>
        </w:tc>
        <w:tc>
          <w:tcPr>
            <w:tcW w:w="510" w:type="dxa"/>
            <w:vAlign w:val="center"/>
          </w:tcPr>
          <w:p w14:paraId="7DE4F5C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0.21</w:t>
            </w:r>
          </w:p>
        </w:tc>
      </w:tr>
      <w:tr w:rsidR="00431F52" w:rsidRPr="00E00CEE" w14:paraId="5527011D" w14:textId="77777777" w:rsidTr="00B77F29">
        <w:trPr>
          <w:trHeight w:val="173"/>
          <w:jc w:val="center"/>
        </w:trPr>
        <w:tc>
          <w:tcPr>
            <w:tcW w:w="817" w:type="dxa"/>
            <w:vMerge/>
            <w:tcBorders>
              <w:top w:val="nil"/>
              <w:bottom w:val="nil"/>
            </w:tcBorders>
            <w:vAlign w:val="center"/>
          </w:tcPr>
          <w:p w14:paraId="08EB8B54" w14:textId="77777777" w:rsidR="00431F52" w:rsidRPr="00E00CEE" w:rsidRDefault="00431F52" w:rsidP="00B77F29">
            <w:pPr>
              <w:snapToGrid w:val="0"/>
              <w:spacing w:line="240" w:lineRule="auto"/>
              <w:jc w:val="center"/>
              <w:rPr>
                <w:sz w:val="18"/>
                <w:szCs w:val="18"/>
              </w:rPr>
            </w:pPr>
          </w:p>
        </w:tc>
        <w:tc>
          <w:tcPr>
            <w:tcW w:w="732" w:type="dxa"/>
            <w:vAlign w:val="center"/>
          </w:tcPr>
          <w:p w14:paraId="4F4CC851"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50" w:type="dxa"/>
            <w:vAlign w:val="center"/>
          </w:tcPr>
          <w:p w14:paraId="4FADAB1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174252.7</w:t>
            </w:r>
          </w:p>
        </w:tc>
        <w:tc>
          <w:tcPr>
            <w:tcW w:w="525" w:type="dxa"/>
            <w:vAlign w:val="center"/>
          </w:tcPr>
          <w:p w14:paraId="548A2949" w14:textId="77777777" w:rsidR="00431F52" w:rsidRPr="00E00CEE" w:rsidRDefault="00431F52" w:rsidP="00B77F29">
            <w:pPr>
              <w:snapToGrid w:val="0"/>
              <w:spacing w:line="240" w:lineRule="auto"/>
              <w:jc w:val="center"/>
              <w:rPr>
                <w:sz w:val="18"/>
                <w:szCs w:val="18"/>
              </w:rPr>
            </w:pPr>
            <w:r w:rsidRPr="00E00CEE">
              <w:rPr>
                <w:rFonts w:eastAsia="等线"/>
                <w:sz w:val="18"/>
                <w:szCs w:val="18"/>
              </w:rPr>
              <w:t>0.76</w:t>
            </w:r>
          </w:p>
        </w:tc>
        <w:tc>
          <w:tcPr>
            <w:tcW w:w="850" w:type="dxa"/>
            <w:vAlign w:val="center"/>
          </w:tcPr>
          <w:p w14:paraId="535EC6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176314.5</w:t>
            </w:r>
          </w:p>
        </w:tc>
        <w:tc>
          <w:tcPr>
            <w:tcW w:w="525" w:type="dxa"/>
            <w:vAlign w:val="center"/>
          </w:tcPr>
          <w:p w14:paraId="75FB05BE" w14:textId="77777777" w:rsidR="00431F52" w:rsidRPr="00E00CEE" w:rsidRDefault="00431F52" w:rsidP="00B77F29">
            <w:pPr>
              <w:snapToGrid w:val="0"/>
              <w:spacing w:line="240" w:lineRule="auto"/>
              <w:jc w:val="center"/>
              <w:rPr>
                <w:sz w:val="18"/>
                <w:szCs w:val="18"/>
              </w:rPr>
            </w:pPr>
            <w:r w:rsidRPr="00E00CEE">
              <w:rPr>
                <w:rFonts w:eastAsia="等线"/>
                <w:sz w:val="18"/>
                <w:szCs w:val="18"/>
              </w:rPr>
              <w:t>1.95</w:t>
            </w:r>
          </w:p>
        </w:tc>
        <w:tc>
          <w:tcPr>
            <w:tcW w:w="851" w:type="dxa"/>
            <w:vAlign w:val="center"/>
          </w:tcPr>
          <w:p w14:paraId="3A1835FF"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175888.3</w:t>
            </w:r>
          </w:p>
        </w:tc>
        <w:tc>
          <w:tcPr>
            <w:tcW w:w="593" w:type="dxa"/>
            <w:vAlign w:val="center"/>
          </w:tcPr>
          <w:p w14:paraId="4DDC47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1.70</w:t>
            </w:r>
          </w:p>
        </w:tc>
        <w:tc>
          <w:tcPr>
            <w:tcW w:w="851" w:type="dxa"/>
            <w:vAlign w:val="center"/>
          </w:tcPr>
          <w:p w14:paraId="16B8D7CF"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175220.3</w:t>
            </w:r>
          </w:p>
        </w:tc>
        <w:tc>
          <w:tcPr>
            <w:tcW w:w="593" w:type="dxa"/>
            <w:vAlign w:val="center"/>
          </w:tcPr>
          <w:p w14:paraId="4C3BD1E0"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w:t>
            </w:r>
          </w:p>
        </w:tc>
        <w:tc>
          <w:tcPr>
            <w:tcW w:w="851" w:type="dxa"/>
            <w:vAlign w:val="center"/>
          </w:tcPr>
          <w:p w14:paraId="2DEF68A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173248.5</w:t>
            </w:r>
          </w:p>
        </w:tc>
        <w:tc>
          <w:tcPr>
            <w:tcW w:w="510" w:type="dxa"/>
            <w:vAlign w:val="center"/>
          </w:tcPr>
          <w:p w14:paraId="548D8B5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0.18</w:t>
            </w:r>
          </w:p>
        </w:tc>
      </w:tr>
      <w:tr w:rsidR="00431F52" w:rsidRPr="00E00CEE" w14:paraId="323A1637" w14:textId="77777777" w:rsidTr="00B77F29">
        <w:trPr>
          <w:trHeight w:val="173"/>
          <w:jc w:val="center"/>
        </w:trPr>
        <w:tc>
          <w:tcPr>
            <w:tcW w:w="817" w:type="dxa"/>
            <w:vMerge/>
            <w:tcBorders>
              <w:top w:val="nil"/>
              <w:bottom w:val="nil"/>
            </w:tcBorders>
            <w:vAlign w:val="center"/>
          </w:tcPr>
          <w:p w14:paraId="54628914" w14:textId="77777777" w:rsidR="00431F52" w:rsidRPr="00E00CEE" w:rsidRDefault="00431F52" w:rsidP="00B77F29">
            <w:pPr>
              <w:snapToGrid w:val="0"/>
              <w:spacing w:line="240" w:lineRule="auto"/>
              <w:jc w:val="center"/>
              <w:rPr>
                <w:sz w:val="18"/>
                <w:szCs w:val="18"/>
              </w:rPr>
            </w:pPr>
          </w:p>
        </w:tc>
        <w:tc>
          <w:tcPr>
            <w:tcW w:w="732" w:type="dxa"/>
            <w:vAlign w:val="center"/>
          </w:tcPr>
          <w:p w14:paraId="6331B269"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50" w:type="dxa"/>
            <w:vAlign w:val="center"/>
          </w:tcPr>
          <w:p w14:paraId="04964070" w14:textId="77777777" w:rsidR="00431F52" w:rsidRPr="00E00CEE" w:rsidRDefault="00431F52" w:rsidP="00B77F29">
            <w:pPr>
              <w:snapToGrid w:val="0"/>
              <w:spacing w:line="240" w:lineRule="auto"/>
              <w:jc w:val="center"/>
              <w:rPr>
                <w:sz w:val="18"/>
                <w:szCs w:val="18"/>
              </w:rPr>
            </w:pPr>
            <w:r w:rsidRPr="00E00CEE">
              <w:rPr>
                <w:rFonts w:eastAsia="等线"/>
                <w:sz w:val="18"/>
                <w:szCs w:val="18"/>
              </w:rPr>
              <w:t>219856.7</w:t>
            </w:r>
          </w:p>
        </w:tc>
        <w:tc>
          <w:tcPr>
            <w:tcW w:w="525" w:type="dxa"/>
            <w:vAlign w:val="center"/>
          </w:tcPr>
          <w:p w14:paraId="1332B772" w14:textId="77777777" w:rsidR="00431F52" w:rsidRPr="00E00CEE" w:rsidRDefault="00431F52" w:rsidP="00B77F29">
            <w:pPr>
              <w:snapToGrid w:val="0"/>
              <w:spacing w:line="240" w:lineRule="auto"/>
              <w:jc w:val="center"/>
              <w:rPr>
                <w:sz w:val="18"/>
                <w:szCs w:val="18"/>
              </w:rPr>
            </w:pPr>
            <w:r w:rsidRPr="00E00CEE">
              <w:rPr>
                <w:rFonts w:eastAsia="等线"/>
                <w:sz w:val="18"/>
                <w:szCs w:val="18"/>
              </w:rPr>
              <w:t>0.91</w:t>
            </w:r>
          </w:p>
        </w:tc>
        <w:tc>
          <w:tcPr>
            <w:tcW w:w="850" w:type="dxa"/>
            <w:vAlign w:val="center"/>
          </w:tcPr>
          <w:p w14:paraId="1BB45114"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221325.3</w:t>
            </w:r>
          </w:p>
        </w:tc>
        <w:tc>
          <w:tcPr>
            <w:tcW w:w="525" w:type="dxa"/>
            <w:vAlign w:val="center"/>
          </w:tcPr>
          <w:p w14:paraId="6F973C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1.58</w:t>
            </w:r>
          </w:p>
        </w:tc>
        <w:tc>
          <w:tcPr>
            <w:tcW w:w="851" w:type="dxa"/>
            <w:vAlign w:val="center"/>
          </w:tcPr>
          <w:p w14:paraId="1801FBA6" w14:textId="77777777" w:rsidR="00431F52" w:rsidRPr="00E00CEE" w:rsidRDefault="00431F52" w:rsidP="00B77F29">
            <w:pPr>
              <w:snapToGrid w:val="0"/>
              <w:spacing w:line="240" w:lineRule="auto"/>
              <w:jc w:val="center"/>
              <w:rPr>
                <w:sz w:val="18"/>
                <w:szCs w:val="18"/>
              </w:rPr>
            </w:pPr>
            <w:r w:rsidRPr="00E00CEE">
              <w:rPr>
                <w:rFonts w:eastAsia="等线"/>
                <w:sz w:val="18"/>
                <w:szCs w:val="18"/>
              </w:rPr>
              <w:t>220708.5</w:t>
            </w:r>
          </w:p>
        </w:tc>
        <w:tc>
          <w:tcPr>
            <w:tcW w:w="593" w:type="dxa"/>
            <w:vAlign w:val="center"/>
          </w:tcPr>
          <w:p w14:paraId="1F1FD2D1" w14:textId="77777777" w:rsidR="00431F52" w:rsidRPr="00E00CEE" w:rsidRDefault="00431F52" w:rsidP="00B77F29">
            <w:pPr>
              <w:snapToGrid w:val="0"/>
              <w:spacing w:line="240" w:lineRule="auto"/>
              <w:jc w:val="center"/>
              <w:rPr>
                <w:sz w:val="18"/>
                <w:szCs w:val="18"/>
              </w:rPr>
            </w:pPr>
            <w:r w:rsidRPr="00E00CEE">
              <w:rPr>
                <w:rFonts w:eastAsia="等线"/>
                <w:sz w:val="18"/>
                <w:szCs w:val="18"/>
              </w:rPr>
              <w:t>1.30</w:t>
            </w:r>
          </w:p>
        </w:tc>
        <w:tc>
          <w:tcPr>
            <w:tcW w:w="851" w:type="dxa"/>
            <w:vAlign w:val="center"/>
          </w:tcPr>
          <w:p w14:paraId="22E768A8" w14:textId="77777777" w:rsidR="00431F52" w:rsidRPr="00E00CEE" w:rsidRDefault="00431F52" w:rsidP="00B77F29">
            <w:pPr>
              <w:snapToGrid w:val="0"/>
              <w:spacing w:line="240" w:lineRule="auto"/>
              <w:jc w:val="center"/>
              <w:rPr>
                <w:sz w:val="18"/>
                <w:szCs w:val="18"/>
              </w:rPr>
            </w:pPr>
            <w:r w:rsidRPr="00E00CEE">
              <w:rPr>
                <w:rFonts w:eastAsia="等线"/>
                <w:sz w:val="18"/>
                <w:szCs w:val="18"/>
              </w:rPr>
              <w:t>220581.9</w:t>
            </w:r>
          </w:p>
        </w:tc>
        <w:tc>
          <w:tcPr>
            <w:tcW w:w="593" w:type="dxa"/>
            <w:vAlign w:val="center"/>
          </w:tcPr>
          <w:p w14:paraId="22A6A882"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w:t>
            </w:r>
          </w:p>
        </w:tc>
        <w:tc>
          <w:tcPr>
            <w:tcW w:w="851" w:type="dxa"/>
            <w:vAlign w:val="center"/>
          </w:tcPr>
          <w:p w14:paraId="6E9B54E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218453.2</w:t>
            </w:r>
          </w:p>
        </w:tc>
        <w:tc>
          <w:tcPr>
            <w:tcW w:w="510" w:type="dxa"/>
            <w:vAlign w:val="center"/>
          </w:tcPr>
          <w:p w14:paraId="5814D4F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22DC56BE" w14:textId="77777777" w:rsidTr="00B77F29">
        <w:trPr>
          <w:trHeight w:val="173"/>
          <w:jc w:val="center"/>
        </w:trPr>
        <w:tc>
          <w:tcPr>
            <w:tcW w:w="817" w:type="dxa"/>
            <w:vMerge/>
            <w:tcBorders>
              <w:top w:val="nil"/>
              <w:bottom w:val="nil"/>
            </w:tcBorders>
            <w:vAlign w:val="center"/>
          </w:tcPr>
          <w:p w14:paraId="79730EB3" w14:textId="77777777" w:rsidR="00431F52" w:rsidRPr="00E00CEE" w:rsidRDefault="00431F52" w:rsidP="00B77F29">
            <w:pPr>
              <w:snapToGrid w:val="0"/>
              <w:spacing w:line="240" w:lineRule="auto"/>
              <w:jc w:val="center"/>
              <w:rPr>
                <w:sz w:val="18"/>
                <w:szCs w:val="18"/>
              </w:rPr>
            </w:pPr>
          </w:p>
        </w:tc>
        <w:tc>
          <w:tcPr>
            <w:tcW w:w="732" w:type="dxa"/>
            <w:vAlign w:val="center"/>
          </w:tcPr>
          <w:p w14:paraId="4E07D73F"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50" w:type="dxa"/>
            <w:vAlign w:val="center"/>
          </w:tcPr>
          <w:p w14:paraId="1DD96D39" w14:textId="77777777" w:rsidR="00431F52" w:rsidRPr="00E00CEE" w:rsidRDefault="00431F52" w:rsidP="00B77F29">
            <w:pPr>
              <w:snapToGrid w:val="0"/>
              <w:spacing w:line="240" w:lineRule="auto"/>
              <w:jc w:val="center"/>
              <w:rPr>
                <w:sz w:val="18"/>
                <w:szCs w:val="18"/>
              </w:rPr>
            </w:pPr>
            <w:r w:rsidRPr="00E00CEE">
              <w:rPr>
                <w:rFonts w:eastAsia="等线"/>
                <w:sz w:val="18"/>
                <w:szCs w:val="18"/>
              </w:rPr>
              <w:t>320113.4</w:t>
            </w:r>
          </w:p>
        </w:tc>
        <w:tc>
          <w:tcPr>
            <w:tcW w:w="525" w:type="dxa"/>
            <w:vAlign w:val="center"/>
          </w:tcPr>
          <w:p w14:paraId="393FD54F" w14:textId="77777777" w:rsidR="00431F52" w:rsidRPr="00E00CEE" w:rsidRDefault="00431F52" w:rsidP="00B77F29">
            <w:pPr>
              <w:snapToGrid w:val="0"/>
              <w:spacing w:line="240" w:lineRule="auto"/>
              <w:jc w:val="center"/>
              <w:rPr>
                <w:sz w:val="18"/>
                <w:szCs w:val="18"/>
              </w:rPr>
            </w:pPr>
            <w:r w:rsidRPr="00E00CEE">
              <w:rPr>
                <w:rFonts w:eastAsia="等线"/>
                <w:sz w:val="18"/>
                <w:szCs w:val="18"/>
              </w:rPr>
              <w:t>0.50</w:t>
            </w:r>
          </w:p>
        </w:tc>
        <w:tc>
          <w:tcPr>
            <w:tcW w:w="850" w:type="dxa"/>
            <w:vAlign w:val="center"/>
          </w:tcPr>
          <w:p w14:paraId="60E71AFA"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322812.8</w:t>
            </w:r>
          </w:p>
        </w:tc>
        <w:tc>
          <w:tcPr>
            <w:tcW w:w="525" w:type="dxa"/>
            <w:vAlign w:val="center"/>
          </w:tcPr>
          <w:p w14:paraId="1D02DC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w:t>
            </w:r>
          </w:p>
        </w:tc>
        <w:tc>
          <w:tcPr>
            <w:tcW w:w="851" w:type="dxa"/>
            <w:vAlign w:val="center"/>
          </w:tcPr>
          <w:p w14:paraId="11D25274"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322357.1</w:t>
            </w:r>
          </w:p>
        </w:tc>
        <w:tc>
          <w:tcPr>
            <w:tcW w:w="593" w:type="dxa"/>
            <w:vAlign w:val="center"/>
          </w:tcPr>
          <w:p w14:paraId="4CB1DCD8" w14:textId="77777777" w:rsidR="00431F52" w:rsidRPr="00E00CEE" w:rsidRDefault="00431F52" w:rsidP="00B77F29">
            <w:pPr>
              <w:snapToGrid w:val="0"/>
              <w:spacing w:line="240" w:lineRule="auto"/>
              <w:jc w:val="center"/>
              <w:rPr>
                <w:sz w:val="18"/>
                <w:szCs w:val="18"/>
              </w:rPr>
            </w:pPr>
            <w:r w:rsidRPr="00E00CEE">
              <w:rPr>
                <w:rFonts w:eastAsia="等线"/>
                <w:sz w:val="18"/>
                <w:szCs w:val="18"/>
              </w:rPr>
              <w:t>1.20</w:t>
            </w:r>
          </w:p>
        </w:tc>
        <w:tc>
          <w:tcPr>
            <w:tcW w:w="851" w:type="dxa"/>
            <w:vAlign w:val="center"/>
          </w:tcPr>
          <w:p w14:paraId="5E7226DB"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322069.4</w:t>
            </w:r>
          </w:p>
        </w:tc>
        <w:tc>
          <w:tcPr>
            <w:tcW w:w="593" w:type="dxa"/>
            <w:vAlign w:val="center"/>
          </w:tcPr>
          <w:p w14:paraId="5C4977F9"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w:t>
            </w:r>
          </w:p>
        </w:tc>
        <w:tc>
          <w:tcPr>
            <w:tcW w:w="851" w:type="dxa"/>
            <w:vAlign w:val="center"/>
          </w:tcPr>
          <w:p w14:paraId="098C723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318936.1</w:t>
            </w:r>
          </w:p>
        </w:tc>
        <w:tc>
          <w:tcPr>
            <w:tcW w:w="510" w:type="dxa"/>
            <w:vAlign w:val="center"/>
          </w:tcPr>
          <w:p w14:paraId="6C05500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0.13</w:t>
            </w:r>
          </w:p>
        </w:tc>
      </w:tr>
      <w:tr w:rsidR="00431F52" w:rsidRPr="00E00CEE" w14:paraId="697F976D" w14:textId="77777777" w:rsidTr="00B77F29">
        <w:trPr>
          <w:trHeight w:val="173"/>
          <w:jc w:val="center"/>
        </w:trPr>
        <w:tc>
          <w:tcPr>
            <w:tcW w:w="817" w:type="dxa"/>
            <w:vMerge/>
            <w:tcBorders>
              <w:top w:val="nil"/>
              <w:bottom w:val="nil"/>
            </w:tcBorders>
            <w:vAlign w:val="center"/>
          </w:tcPr>
          <w:p w14:paraId="79F87908" w14:textId="77777777" w:rsidR="00431F52" w:rsidRPr="00E00CEE" w:rsidRDefault="00431F52" w:rsidP="00B77F29">
            <w:pPr>
              <w:snapToGrid w:val="0"/>
              <w:spacing w:line="240" w:lineRule="auto"/>
              <w:jc w:val="center"/>
              <w:rPr>
                <w:sz w:val="18"/>
                <w:szCs w:val="18"/>
              </w:rPr>
            </w:pPr>
          </w:p>
        </w:tc>
        <w:tc>
          <w:tcPr>
            <w:tcW w:w="732" w:type="dxa"/>
            <w:vAlign w:val="center"/>
          </w:tcPr>
          <w:p w14:paraId="4C482915"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50" w:type="dxa"/>
            <w:vAlign w:val="center"/>
          </w:tcPr>
          <w:p w14:paraId="075CEA2B"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159938.8</w:t>
            </w:r>
          </w:p>
        </w:tc>
        <w:tc>
          <w:tcPr>
            <w:tcW w:w="525" w:type="dxa"/>
            <w:vAlign w:val="center"/>
          </w:tcPr>
          <w:p w14:paraId="12901771" w14:textId="77777777" w:rsidR="00431F52" w:rsidRPr="00E00CEE" w:rsidRDefault="00431F52" w:rsidP="00B77F29">
            <w:pPr>
              <w:snapToGrid w:val="0"/>
              <w:spacing w:line="240" w:lineRule="auto"/>
              <w:jc w:val="center"/>
              <w:rPr>
                <w:sz w:val="18"/>
                <w:szCs w:val="18"/>
              </w:rPr>
            </w:pPr>
            <w:r w:rsidRPr="00E00CEE">
              <w:rPr>
                <w:rFonts w:eastAsia="等线"/>
                <w:sz w:val="18"/>
                <w:szCs w:val="18"/>
              </w:rPr>
              <w:t>0.37</w:t>
            </w:r>
          </w:p>
        </w:tc>
        <w:tc>
          <w:tcPr>
            <w:tcW w:w="850" w:type="dxa"/>
            <w:vAlign w:val="center"/>
          </w:tcPr>
          <w:p w14:paraId="3CDFF6C9" w14:textId="77777777" w:rsidR="00431F52" w:rsidRPr="00E00CEE" w:rsidRDefault="00431F52" w:rsidP="00B77F29">
            <w:pPr>
              <w:snapToGrid w:val="0"/>
              <w:spacing w:line="240" w:lineRule="auto"/>
              <w:jc w:val="center"/>
              <w:rPr>
                <w:sz w:val="18"/>
                <w:szCs w:val="18"/>
              </w:rPr>
            </w:pPr>
            <w:r w:rsidRPr="00E00CEE">
              <w:rPr>
                <w:rFonts w:eastAsia="等线"/>
                <w:sz w:val="18"/>
                <w:szCs w:val="18"/>
              </w:rPr>
              <w:t>160283.3</w:t>
            </w:r>
          </w:p>
        </w:tc>
        <w:tc>
          <w:tcPr>
            <w:tcW w:w="525" w:type="dxa"/>
            <w:vAlign w:val="center"/>
          </w:tcPr>
          <w:p w14:paraId="770B415A" w14:textId="77777777" w:rsidR="00431F52" w:rsidRPr="00E00CEE" w:rsidRDefault="00431F52" w:rsidP="00B77F29">
            <w:pPr>
              <w:snapToGrid w:val="0"/>
              <w:spacing w:line="240" w:lineRule="auto"/>
              <w:jc w:val="center"/>
              <w:rPr>
                <w:sz w:val="18"/>
                <w:szCs w:val="18"/>
              </w:rPr>
            </w:pPr>
            <w:r w:rsidRPr="00E00CEE">
              <w:rPr>
                <w:rFonts w:eastAsia="等线"/>
                <w:sz w:val="18"/>
                <w:szCs w:val="18"/>
              </w:rPr>
              <w:t>0.59</w:t>
            </w:r>
          </w:p>
        </w:tc>
        <w:tc>
          <w:tcPr>
            <w:tcW w:w="851" w:type="dxa"/>
            <w:vAlign w:val="center"/>
          </w:tcPr>
          <w:p w14:paraId="05D70CB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159419.2</w:t>
            </w:r>
          </w:p>
        </w:tc>
        <w:tc>
          <w:tcPr>
            <w:tcW w:w="593" w:type="dxa"/>
            <w:vAlign w:val="center"/>
          </w:tcPr>
          <w:p w14:paraId="260F751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0.04</w:t>
            </w:r>
          </w:p>
        </w:tc>
        <w:tc>
          <w:tcPr>
            <w:tcW w:w="851" w:type="dxa"/>
            <w:vAlign w:val="center"/>
          </w:tcPr>
          <w:p w14:paraId="3A0AC39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160040.6</w:t>
            </w:r>
          </w:p>
        </w:tc>
        <w:tc>
          <w:tcPr>
            <w:tcW w:w="593" w:type="dxa"/>
            <w:vAlign w:val="center"/>
          </w:tcPr>
          <w:p w14:paraId="49FDB34C" w14:textId="77777777" w:rsidR="00431F52" w:rsidRPr="00E00CEE" w:rsidRDefault="00431F52" w:rsidP="00B77F29">
            <w:pPr>
              <w:snapToGrid w:val="0"/>
              <w:spacing w:line="240" w:lineRule="auto"/>
              <w:jc w:val="center"/>
              <w:rPr>
                <w:sz w:val="18"/>
                <w:szCs w:val="18"/>
              </w:rPr>
            </w:pPr>
            <w:r w:rsidRPr="00E00CEE">
              <w:rPr>
                <w:rFonts w:eastAsia="等线"/>
                <w:sz w:val="18"/>
                <w:szCs w:val="18"/>
              </w:rPr>
              <w:t>0.43</w:t>
            </w:r>
          </w:p>
        </w:tc>
        <w:tc>
          <w:tcPr>
            <w:tcW w:w="851" w:type="dxa"/>
            <w:vAlign w:val="center"/>
          </w:tcPr>
          <w:p w14:paraId="24D43C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159864.2</w:t>
            </w:r>
          </w:p>
        </w:tc>
        <w:tc>
          <w:tcPr>
            <w:tcW w:w="510" w:type="dxa"/>
            <w:vAlign w:val="center"/>
          </w:tcPr>
          <w:p w14:paraId="7D2AAEC4" w14:textId="77777777" w:rsidR="00431F52" w:rsidRPr="00E00CEE" w:rsidRDefault="00431F52" w:rsidP="00B77F29">
            <w:pPr>
              <w:snapToGrid w:val="0"/>
              <w:spacing w:line="240" w:lineRule="auto"/>
              <w:jc w:val="center"/>
              <w:rPr>
                <w:sz w:val="18"/>
                <w:szCs w:val="18"/>
              </w:rPr>
            </w:pPr>
            <w:r w:rsidRPr="00E00CEE">
              <w:rPr>
                <w:rFonts w:eastAsia="等线"/>
                <w:sz w:val="18"/>
                <w:szCs w:val="18"/>
              </w:rPr>
              <w:t>0.32</w:t>
            </w:r>
          </w:p>
        </w:tc>
      </w:tr>
      <w:tr w:rsidR="00431F52" w:rsidRPr="00E00CEE" w14:paraId="5CC0DA9F" w14:textId="77777777" w:rsidTr="00B77F29">
        <w:trPr>
          <w:trHeight w:val="173"/>
          <w:jc w:val="center"/>
        </w:trPr>
        <w:tc>
          <w:tcPr>
            <w:tcW w:w="817" w:type="dxa"/>
            <w:vMerge/>
            <w:tcBorders>
              <w:top w:val="nil"/>
              <w:bottom w:val="nil"/>
            </w:tcBorders>
            <w:vAlign w:val="center"/>
          </w:tcPr>
          <w:p w14:paraId="5EE1251C" w14:textId="77777777" w:rsidR="00431F52" w:rsidRPr="00E00CEE" w:rsidRDefault="00431F52" w:rsidP="00B77F29">
            <w:pPr>
              <w:snapToGrid w:val="0"/>
              <w:spacing w:line="240" w:lineRule="auto"/>
              <w:jc w:val="center"/>
              <w:rPr>
                <w:sz w:val="18"/>
                <w:szCs w:val="18"/>
              </w:rPr>
            </w:pPr>
          </w:p>
        </w:tc>
        <w:tc>
          <w:tcPr>
            <w:tcW w:w="732" w:type="dxa"/>
            <w:vAlign w:val="center"/>
          </w:tcPr>
          <w:p w14:paraId="7E598E51"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50" w:type="dxa"/>
            <w:vAlign w:val="center"/>
          </w:tcPr>
          <w:p w14:paraId="4CB5AFE3" w14:textId="77777777" w:rsidR="00431F52" w:rsidRPr="00E00CEE" w:rsidRDefault="00431F52" w:rsidP="00B77F29">
            <w:pPr>
              <w:snapToGrid w:val="0"/>
              <w:spacing w:line="240" w:lineRule="auto"/>
              <w:jc w:val="center"/>
              <w:rPr>
                <w:sz w:val="18"/>
                <w:szCs w:val="18"/>
              </w:rPr>
            </w:pPr>
            <w:r w:rsidRPr="00E00CEE">
              <w:rPr>
                <w:rFonts w:eastAsia="等线"/>
                <w:sz w:val="18"/>
                <w:szCs w:val="18"/>
              </w:rPr>
              <w:t>277822</w:t>
            </w:r>
          </w:p>
        </w:tc>
        <w:tc>
          <w:tcPr>
            <w:tcW w:w="525" w:type="dxa"/>
            <w:vAlign w:val="center"/>
          </w:tcPr>
          <w:p w14:paraId="7129780B"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w:t>
            </w:r>
          </w:p>
        </w:tc>
        <w:tc>
          <w:tcPr>
            <w:tcW w:w="850" w:type="dxa"/>
            <w:vAlign w:val="center"/>
          </w:tcPr>
          <w:p w14:paraId="5EEF435E"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282448.7</w:t>
            </w:r>
          </w:p>
        </w:tc>
        <w:tc>
          <w:tcPr>
            <w:tcW w:w="525" w:type="dxa"/>
            <w:vAlign w:val="center"/>
          </w:tcPr>
          <w:p w14:paraId="1BF85347" w14:textId="77777777" w:rsidR="00431F52" w:rsidRPr="00E00CEE" w:rsidRDefault="00431F52" w:rsidP="00B77F29">
            <w:pPr>
              <w:snapToGrid w:val="0"/>
              <w:spacing w:line="240" w:lineRule="auto"/>
              <w:jc w:val="center"/>
              <w:rPr>
                <w:sz w:val="18"/>
                <w:szCs w:val="18"/>
              </w:rPr>
            </w:pPr>
            <w:r w:rsidRPr="00E00CEE">
              <w:rPr>
                <w:rFonts w:eastAsia="等线"/>
                <w:sz w:val="18"/>
                <w:szCs w:val="18"/>
              </w:rPr>
              <w:t>2.73</w:t>
            </w:r>
          </w:p>
        </w:tc>
        <w:tc>
          <w:tcPr>
            <w:tcW w:w="851" w:type="dxa"/>
            <w:vAlign w:val="center"/>
          </w:tcPr>
          <w:p w14:paraId="209F9460"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284177.1</w:t>
            </w:r>
          </w:p>
        </w:tc>
        <w:tc>
          <w:tcPr>
            <w:tcW w:w="593" w:type="dxa"/>
            <w:vAlign w:val="center"/>
          </w:tcPr>
          <w:p w14:paraId="250BE897" w14:textId="77777777" w:rsidR="00431F52" w:rsidRPr="00E00CEE" w:rsidRDefault="00431F52" w:rsidP="00B77F29">
            <w:pPr>
              <w:snapToGrid w:val="0"/>
              <w:spacing w:line="240" w:lineRule="auto"/>
              <w:jc w:val="center"/>
              <w:rPr>
                <w:sz w:val="18"/>
                <w:szCs w:val="18"/>
              </w:rPr>
            </w:pPr>
            <w:r w:rsidRPr="00E00CEE">
              <w:rPr>
                <w:rFonts w:eastAsia="等线"/>
                <w:sz w:val="18"/>
                <w:szCs w:val="18"/>
              </w:rPr>
              <w:t>3.36</w:t>
            </w:r>
          </w:p>
        </w:tc>
        <w:tc>
          <w:tcPr>
            <w:tcW w:w="851" w:type="dxa"/>
            <w:vAlign w:val="center"/>
          </w:tcPr>
          <w:p w14:paraId="54E6A7C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282772.8</w:t>
            </w:r>
          </w:p>
        </w:tc>
        <w:tc>
          <w:tcPr>
            <w:tcW w:w="593" w:type="dxa"/>
            <w:vAlign w:val="center"/>
          </w:tcPr>
          <w:p w14:paraId="2FC006C4" w14:textId="77777777" w:rsidR="00431F52" w:rsidRPr="00E00CEE" w:rsidRDefault="00431F52" w:rsidP="00B77F29">
            <w:pPr>
              <w:snapToGrid w:val="0"/>
              <w:spacing w:line="240" w:lineRule="auto"/>
              <w:jc w:val="center"/>
              <w:rPr>
                <w:sz w:val="18"/>
                <w:szCs w:val="18"/>
              </w:rPr>
            </w:pPr>
            <w:r w:rsidRPr="00E00CEE">
              <w:rPr>
                <w:rFonts w:eastAsia="等线"/>
                <w:sz w:val="18"/>
                <w:szCs w:val="18"/>
              </w:rPr>
              <w:t>2.85</w:t>
            </w:r>
          </w:p>
        </w:tc>
        <w:tc>
          <w:tcPr>
            <w:tcW w:w="851" w:type="dxa"/>
            <w:vAlign w:val="center"/>
          </w:tcPr>
          <w:p w14:paraId="74D055E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275864.3</w:t>
            </w:r>
          </w:p>
        </w:tc>
        <w:tc>
          <w:tcPr>
            <w:tcW w:w="510" w:type="dxa"/>
            <w:vAlign w:val="center"/>
          </w:tcPr>
          <w:p w14:paraId="777BA04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0.34</w:t>
            </w:r>
          </w:p>
        </w:tc>
      </w:tr>
      <w:tr w:rsidR="00431F52" w:rsidRPr="00E00CEE" w14:paraId="163A029C" w14:textId="77777777" w:rsidTr="00B77F29">
        <w:trPr>
          <w:trHeight w:val="173"/>
          <w:jc w:val="center"/>
        </w:trPr>
        <w:tc>
          <w:tcPr>
            <w:tcW w:w="817" w:type="dxa"/>
            <w:vMerge/>
            <w:tcBorders>
              <w:top w:val="nil"/>
              <w:bottom w:val="nil"/>
            </w:tcBorders>
            <w:vAlign w:val="center"/>
          </w:tcPr>
          <w:p w14:paraId="6D8FF853" w14:textId="77777777" w:rsidR="00431F52" w:rsidRPr="00E00CEE" w:rsidRDefault="00431F52" w:rsidP="00B77F29">
            <w:pPr>
              <w:snapToGrid w:val="0"/>
              <w:spacing w:line="240" w:lineRule="auto"/>
              <w:jc w:val="center"/>
              <w:rPr>
                <w:sz w:val="18"/>
                <w:szCs w:val="18"/>
              </w:rPr>
            </w:pPr>
          </w:p>
        </w:tc>
        <w:tc>
          <w:tcPr>
            <w:tcW w:w="732" w:type="dxa"/>
            <w:tcBorders>
              <w:bottom w:val="nil"/>
            </w:tcBorders>
            <w:vAlign w:val="center"/>
          </w:tcPr>
          <w:p w14:paraId="47367DF1"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50" w:type="dxa"/>
            <w:tcBorders>
              <w:bottom w:val="nil"/>
            </w:tcBorders>
            <w:vAlign w:val="center"/>
          </w:tcPr>
          <w:p w14:paraId="108A4EB6" w14:textId="77777777" w:rsidR="00431F52" w:rsidRPr="00E00CEE" w:rsidRDefault="00431F52" w:rsidP="00B77F29">
            <w:pPr>
              <w:snapToGrid w:val="0"/>
              <w:spacing w:line="240" w:lineRule="auto"/>
              <w:jc w:val="center"/>
              <w:rPr>
                <w:sz w:val="18"/>
                <w:szCs w:val="18"/>
              </w:rPr>
            </w:pPr>
            <w:r w:rsidRPr="00E00CEE">
              <w:rPr>
                <w:rFonts w:eastAsia="等线"/>
                <w:sz w:val="18"/>
                <w:szCs w:val="18"/>
              </w:rPr>
              <w:t>411346.5</w:t>
            </w:r>
          </w:p>
        </w:tc>
        <w:tc>
          <w:tcPr>
            <w:tcW w:w="525" w:type="dxa"/>
            <w:tcBorders>
              <w:bottom w:val="nil"/>
            </w:tcBorders>
            <w:vAlign w:val="center"/>
          </w:tcPr>
          <w:p w14:paraId="24FA4C86" w14:textId="77777777" w:rsidR="00431F52" w:rsidRPr="00E00CEE" w:rsidRDefault="00431F52" w:rsidP="00B77F29">
            <w:pPr>
              <w:snapToGrid w:val="0"/>
              <w:spacing w:line="240" w:lineRule="auto"/>
              <w:jc w:val="center"/>
              <w:rPr>
                <w:sz w:val="18"/>
                <w:szCs w:val="18"/>
              </w:rPr>
            </w:pPr>
            <w:r w:rsidRPr="00E00CEE">
              <w:rPr>
                <w:rFonts w:eastAsia="等线"/>
                <w:sz w:val="18"/>
                <w:szCs w:val="18"/>
              </w:rPr>
              <w:t>0.80</w:t>
            </w:r>
          </w:p>
        </w:tc>
        <w:tc>
          <w:tcPr>
            <w:tcW w:w="850" w:type="dxa"/>
            <w:tcBorders>
              <w:bottom w:val="nil"/>
            </w:tcBorders>
            <w:vAlign w:val="center"/>
          </w:tcPr>
          <w:p w14:paraId="31567132"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418743.5</w:t>
            </w:r>
          </w:p>
        </w:tc>
        <w:tc>
          <w:tcPr>
            <w:tcW w:w="525" w:type="dxa"/>
            <w:tcBorders>
              <w:bottom w:val="nil"/>
            </w:tcBorders>
            <w:vAlign w:val="center"/>
          </w:tcPr>
          <w:p w14:paraId="5C414DB3" w14:textId="77777777" w:rsidR="00431F52" w:rsidRPr="00E00CEE" w:rsidRDefault="00431F52" w:rsidP="00B77F29">
            <w:pPr>
              <w:snapToGrid w:val="0"/>
              <w:spacing w:line="240" w:lineRule="auto"/>
              <w:jc w:val="center"/>
              <w:rPr>
                <w:sz w:val="18"/>
                <w:szCs w:val="18"/>
              </w:rPr>
            </w:pPr>
            <w:r w:rsidRPr="00E00CEE">
              <w:rPr>
                <w:rFonts w:eastAsia="等线"/>
                <w:sz w:val="18"/>
                <w:szCs w:val="18"/>
              </w:rPr>
              <w:t>2.61</w:t>
            </w:r>
          </w:p>
        </w:tc>
        <w:tc>
          <w:tcPr>
            <w:tcW w:w="851" w:type="dxa"/>
            <w:tcBorders>
              <w:bottom w:val="nil"/>
            </w:tcBorders>
            <w:vAlign w:val="center"/>
          </w:tcPr>
          <w:p w14:paraId="504EB141"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418310</w:t>
            </w:r>
          </w:p>
        </w:tc>
        <w:tc>
          <w:tcPr>
            <w:tcW w:w="593" w:type="dxa"/>
            <w:tcBorders>
              <w:bottom w:val="nil"/>
            </w:tcBorders>
            <w:vAlign w:val="center"/>
          </w:tcPr>
          <w:p w14:paraId="75F2F3A9" w14:textId="77777777" w:rsidR="00431F52" w:rsidRPr="00E00CEE" w:rsidRDefault="00431F52" w:rsidP="00B77F29">
            <w:pPr>
              <w:snapToGrid w:val="0"/>
              <w:spacing w:line="240" w:lineRule="auto"/>
              <w:jc w:val="center"/>
              <w:rPr>
                <w:sz w:val="18"/>
                <w:szCs w:val="18"/>
              </w:rPr>
            </w:pPr>
            <w:r w:rsidRPr="00E00CEE">
              <w:rPr>
                <w:rFonts w:eastAsia="等线"/>
                <w:sz w:val="18"/>
                <w:szCs w:val="18"/>
              </w:rPr>
              <w:t>2.51</w:t>
            </w:r>
          </w:p>
        </w:tc>
        <w:tc>
          <w:tcPr>
            <w:tcW w:w="851" w:type="dxa"/>
            <w:tcBorders>
              <w:bottom w:val="nil"/>
            </w:tcBorders>
            <w:vAlign w:val="center"/>
          </w:tcPr>
          <w:p w14:paraId="047A8D90" w14:textId="77777777" w:rsidR="00431F52" w:rsidRPr="00E00CEE" w:rsidRDefault="00431F52" w:rsidP="00B77F29">
            <w:pPr>
              <w:snapToGrid w:val="0"/>
              <w:spacing w:line="240" w:lineRule="auto"/>
              <w:jc w:val="center"/>
              <w:rPr>
                <w:sz w:val="18"/>
                <w:szCs w:val="18"/>
              </w:rPr>
            </w:pPr>
            <w:r w:rsidRPr="00E00CEE">
              <w:rPr>
                <w:rFonts w:eastAsia="等线"/>
                <w:sz w:val="18"/>
                <w:szCs w:val="18"/>
              </w:rPr>
              <w:t>416697.8</w:t>
            </w:r>
          </w:p>
        </w:tc>
        <w:tc>
          <w:tcPr>
            <w:tcW w:w="593" w:type="dxa"/>
            <w:tcBorders>
              <w:bottom w:val="nil"/>
            </w:tcBorders>
            <w:vAlign w:val="center"/>
          </w:tcPr>
          <w:p w14:paraId="6C9587D4" w14:textId="77777777" w:rsidR="00431F52" w:rsidRPr="00E00CEE" w:rsidRDefault="00431F52" w:rsidP="00B77F29">
            <w:pPr>
              <w:snapToGrid w:val="0"/>
              <w:spacing w:line="240" w:lineRule="auto"/>
              <w:jc w:val="center"/>
              <w:rPr>
                <w:sz w:val="18"/>
                <w:szCs w:val="18"/>
              </w:rPr>
            </w:pPr>
            <w:r w:rsidRPr="00E00CEE">
              <w:rPr>
                <w:rFonts w:eastAsia="等线"/>
                <w:sz w:val="18"/>
                <w:szCs w:val="18"/>
              </w:rPr>
              <w:t>2.11</w:t>
            </w:r>
          </w:p>
        </w:tc>
        <w:tc>
          <w:tcPr>
            <w:tcW w:w="851" w:type="dxa"/>
            <w:tcBorders>
              <w:bottom w:val="nil"/>
            </w:tcBorders>
            <w:vAlign w:val="center"/>
          </w:tcPr>
          <w:p w14:paraId="3F88CAE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408468.3</w:t>
            </w:r>
          </w:p>
        </w:tc>
        <w:tc>
          <w:tcPr>
            <w:tcW w:w="510" w:type="dxa"/>
            <w:tcBorders>
              <w:bottom w:val="nil"/>
            </w:tcBorders>
            <w:vAlign w:val="center"/>
          </w:tcPr>
          <w:p w14:paraId="7DDCAF3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0.10</w:t>
            </w:r>
          </w:p>
        </w:tc>
      </w:tr>
      <w:tr w:rsidR="00431F52" w:rsidRPr="00E00CEE" w14:paraId="7387632F" w14:textId="77777777" w:rsidTr="00B77F29">
        <w:trPr>
          <w:trHeight w:val="173"/>
          <w:jc w:val="center"/>
        </w:trPr>
        <w:tc>
          <w:tcPr>
            <w:tcW w:w="817" w:type="dxa"/>
            <w:vMerge/>
            <w:tcBorders>
              <w:top w:val="nil"/>
              <w:bottom w:val="nil"/>
            </w:tcBorders>
            <w:vAlign w:val="center"/>
          </w:tcPr>
          <w:p w14:paraId="4A82CE72" w14:textId="77777777" w:rsidR="00431F52" w:rsidRPr="00E00CEE" w:rsidRDefault="00431F52" w:rsidP="00B77F29">
            <w:pPr>
              <w:snapToGrid w:val="0"/>
              <w:spacing w:line="240" w:lineRule="auto"/>
              <w:jc w:val="center"/>
              <w:rPr>
                <w:sz w:val="18"/>
                <w:szCs w:val="18"/>
              </w:rPr>
            </w:pPr>
          </w:p>
        </w:tc>
        <w:tc>
          <w:tcPr>
            <w:tcW w:w="732" w:type="dxa"/>
            <w:tcBorders>
              <w:top w:val="nil"/>
              <w:bottom w:val="nil"/>
            </w:tcBorders>
            <w:vAlign w:val="center"/>
          </w:tcPr>
          <w:p w14:paraId="1736D8F6"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50" w:type="dxa"/>
            <w:tcBorders>
              <w:top w:val="nil"/>
              <w:bottom w:val="nil"/>
            </w:tcBorders>
            <w:vAlign w:val="center"/>
          </w:tcPr>
          <w:p w14:paraId="2E2E1E46" w14:textId="77777777" w:rsidR="00431F52" w:rsidRPr="00E00CEE" w:rsidRDefault="00431F52" w:rsidP="00B77F29">
            <w:pPr>
              <w:snapToGrid w:val="0"/>
              <w:spacing w:line="240" w:lineRule="auto"/>
              <w:jc w:val="center"/>
              <w:rPr>
                <w:sz w:val="18"/>
                <w:szCs w:val="18"/>
              </w:rPr>
            </w:pPr>
            <w:r w:rsidRPr="00E00CEE">
              <w:rPr>
                <w:rFonts w:eastAsia="等线"/>
                <w:sz w:val="18"/>
                <w:szCs w:val="18"/>
              </w:rPr>
              <w:t>165506.5</w:t>
            </w:r>
          </w:p>
        </w:tc>
        <w:tc>
          <w:tcPr>
            <w:tcW w:w="525" w:type="dxa"/>
            <w:tcBorders>
              <w:top w:val="nil"/>
              <w:bottom w:val="nil"/>
            </w:tcBorders>
            <w:vAlign w:val="center"/>
          </w:tcPr>
          <w:p w14:paraId="3A4C3327" w14:textId="77777777" w:rsidR="00431F52" w:rsidRPr="00E00CEE" w:rsidRDefault="00431F52" w:rsidP="00B77F29">
            <w:pPr>
              <w:snapToGrid w:val="0"/>
              <w:spacing w:line="240" w:lineRule="auto"/>
              <w:jc w:val="center"/>
              <w:rPr>
                <w:sz w:val="18"/>
                <w:szCs w:val="18"/>
              </w:rPr>
            </w:pPr>
            <w:r w:rsidRPr="00E00CEE">
              <w:rPr>
                <w:rFonts w:eastAsia="等线"/>
                <w:sz w:val="18"/>
                <w:szCs w:val="18"/>
              </w:rPr>
              <w:t>1.03</w:t>
            </w:r>
          </w:p>
        </w:tc>
        <w:tc>
          <w:tcPr>
            <w:tcW w:w="850" w:type="dxa"/>
            <w:tcBorders>
              <w:top w:val="nil"/>
              <w:bottom w:val="nil"/>
            </w:tcBorders>
            <w:vAlign w:val="center"/>
          </w:tcPr>
          <w:p w14:paraId="1853433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168060.5</w:t>
            </w:r>
          </w:p>
        </w:tc>
        <w:tc>
          <w:tcPr>
            <w:tcW w:w="525" w:type="dxa"/>
            <w:tcBorders>
              <w:top w:val="nil"/>
              <w:bottom w:val="nil"/>
            </w:tcBorders>
            <w:vAlign w:val="center"/>
          </w:tcPr>
          <w:p w14:paraId="4D45C1CF"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w:t>
            </w:r>
          </w:p>
        </w:tc>
        <w:tc>
          <w:tcPr>
            <w:tcW w:w="851" w:type="dxa"/>
            <w:tcBorders>
              <w:top w:val="nil"/>
              <w:bottom w:val="nil"/>
            </w:tcBorders>
            <w:vAlign w:val="center"/>
          </w:tcPr>
          <w:p w14:paraId="08290A94" w14:textId="77777777" w:rsidR="00431F52" w:rsidRPr="00E00CEE" w:rsidRDefault="00431F52" w:rsidP="00B77F29">
            <w:pPr>
              <w:snapToGrid w:val="0"/>
              <w:spacing w:line="240" w:lineRule="auto"/>
              <w:jc w:val="center"/>
              <w:rPr>
                <w:sz w:val="18"/>
                <w:szCs w:val="18"/>
              </w:rPr>
            </w:pPr>
            <w:r w:rsidRPr="00E00CEE">
              <w:rPr>
                <w:rFonts w:eastAsia="等线"/>
                <w:sz w:val="18"/>
                <w:szCs w:val="18"/>
              </w:rPr>
              <w:t>167648.2</w:t>
            </w:r>
          </w:p>
        </w:tc>
        <w:tc>
          <w:tcPr>
            <w:tcW w:w="593" w:type="dxa"/>
            <w:tcBorders>
              <w:top w:val="nil"/>
              <w:bottom w:val="nil"/>
            </w:tcBorders>
            <w:vAlign w:val="center"/>
          </w:tcPr>
          <w:p w14:paraId="29878438"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w:t>
            </w:r>
          </w:p>
        </w:tc>
        <w:tc>
          <w:tcPr>
            <w:tcW w:w="851" w:type="dxa"/>
            <w:tcBorders>
              <w:top w:val="nil"/>
              <w:bottom w:val="nil"/>
            </w:tcBorders>
            <w:vAlign w:val="center"/>
          </w:tcPr>
          <w:p w14:paraId="4EE811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167497.5</w:t>
            </w:r>
          </w:p>
        </w:tc>
        <w:tc>
          <w:tcPr>
            <w:tcW w:w="593" w:type="dxa"/>
            <w:tcBorders>
              <w:top w:val="nil"/>
              <w:bottom w:val="nil"/>
            </w:tcBorders>
            <w:vAlign w:val="center"/>
          </w:tcPr>
          <w:p w14:paraId="37F4BF22" w14:textId="77777777" w:rsidR="00431F52" w:rsidRPr="00E00CEE" w:rsidRDefault="00431F52" w:rsidP="00B77F29">
            <w:pPr>
              <w:snapToGrid w:val="0"/>
              <w:spacing w:line="240" w:lineRule="auto"/>
              <w:jc w:val="center"/>
              <w:rPr>
                <w:sz w:val="18"/>
                <w:szCs w:val="18"/>
              </w:rPr>
            </w:pPr>
            <w:r w:rsidRPr="00E00CEE">
              <w:rPr>
                <w:rFonts w:eastAsia="等线"/>
                <w:sz w:val="18"/>
                <w:szCs w:val="18"/>
              </w:rPr>
              <w:t>2.30</w:t>
            </w:r>
          </w:p>
        </w:tc>
        <w:tc>
          <w:tcPr>
            <w:tcW w:w="851" w:type="dxa"/>
            <w:tcBorders>
              <w:top w:val="nil"/>
              <w:bottom w:val="nil"/>
            </w:tcBorders>
            <w:vAlign w:val="center"/>
          </w:tcPr>
          <w:p w14:paraId="43554E7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164348.5</w:t>
            </w:r>
          </w:p>
        </w:tc>
        <w:tc>
          <w:tcPr>
            <w:tcW w:w="510" w:type="dxa"/>
            <w:tcBorders>
              <w:top w:val="nil"/>
              <w:bottom w:val="nil"/>
            </w:tcBorders>
            <w:vAlign w:val="center"/>
          </w:tcPr>
          <w:p w14:paraId="3AAF561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51153006" w14:textId="77777777" w:rsidTr="00B77F29">
        <w:trPr>
          <w:trHeight w:val="228"/>
          <w:jc w:val="center"/>
        </w:trPr>
        <w:tc>
          <w:tcPr>
            <w:tcW w:w="1550" w:type="dxa"/>
            <w:gridSpan w:val="2"/>
            <w:tcBorders>
              <w:top w:val="nil"/>
              <w:bottom w:val="single" w:sz="4" w:space="0" w:color="auto"/>
            </w:tcBorders>
            <w:vAlign w:val="center"/>
          </w:tcPr>
          <w:p w14:paraId="2BF4FB4F"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50" w:type="dxa"/>
            <w:tcBorders>
              <w:top w:val="nil"/>
              <w:bottom w:val="single" w:sz="4" w:space="0" w:color="auto"/>
            </w:tcBorders>
            <w:vAlign w:val="center"/>
          </w:tcPr>
          <w:p w14:paraId="7059DBA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0</w:t>
            </w:r>
            <w:r w:rsidRPr="00E00CEE">
              <w:rPr>
                <w:rFonts w:eastAsia="等线"/>
                <w:sz w:val="18"/>
                <w:szCs w:val="18"/>
              </w:rPr>
              <w:t>.70%</w:t>
            </w:r>
          </w:p>
        </w:tc>
        <w:tc>
          <w:tcPr>
            <w:tcW w:w="525" w:type="dxa"/>
            <w:tcBorders>
              <w:top w:val="nil"/>
              <w:bottom w:val="single" w:sz="4" w:space="0" w:color="auto"/>
            </w:tcBorders>
            <w:vAlign w:val="center"/>
          </w:tcPr>
          <w:p w14:paraId="424C0988"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4%</w:t>
            </w:r>
          </w:p>
        </w:tc>
        <w:tc>
          <w:tcPr>
            <w:tcW w:w="850" w:type="dxa"/>
            <w:tcBorders>
              <w:top w:val="nil"/>
              <w:bottom w:val="single" w:sz="4" w:space="0" w:color="auto"/>
            </w:tcBorders>
            <w:vAlign w:val="center"/>
          </w:tcPr>
          <w:p w14:paraId="7A16700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.21%</w:t>
            </w:r>
          </w:p>
        </w:tc>
        <w:tc>
          <w:tcPr>
            <w:tcW w:w="525" w:type="dxa"/>
            <w:tcBorders>
              <w:top w:val="nil"/>
              <w:bottom w:val="single" w:sz="4" w:space="0" w:color="auto"/>
            </w:tcBorders>
            <w:vAlign w:val="center"/>
          </w:tcPr>
          <w:p w14:paraId="49D5DE7E"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9</w:t>
            </w:r>
            <w:r w:rsidRPr="00E00CEE">
              <w:rPr>
                <w:rFonts w:eastAsia="等线"/>
                <w:sz w:val="18"/>
                <w:szCs w:val="18"/>
              </w:rPr>
              <w:t>0%</w:t>
            </w:r>
          </w:p>
        </w:tc>
        <w:tc>
          <w:tcPr>
            <w:tcW w:w="851" w:type="dxa"/>
            <w:tcBorders>
              <w:top w:val="nil"/>
              <w:bottom w:val="single" w:sz="4" w:space="0" w:color="auto"/>
            </w:tcBorders>
            <w:vAlign w:val="center"/>
          </w:tcPr>
          <w:p w14:paraId="2CC5691B"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.97%</w:t>
            </w:r>
          </w:p>
        </w:tc>
        <w:tc>
          <w:tcPr>
            <w:tcW w:w="593" w:type="dxa"/>
            <w:tcBorders>
              <w:top w:val="nil"/>
              <w:bottom w:val="single" w:sz="4" w:space="0" w:color="auto"/>
            </w:tcBorders>
            <w:vAlign w:val="center"/>
          </w:tcPr>
          <w:p w14:paraId="2C5E08C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1" w:type="dxa"/>
            <w:tcBorders>
              <w:top w:val="nil"/>
              <w:bottom w:val="single" w:sz="4" w:space="0" w:color="auto"/>
            </w:tcBorders>
            <w:vAlign w:val="center"/>
          </w:tcPr>
          <w:p w14:paraId="2E837736"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.88%</w:t>
            </w:r>
          </w:p>
        </w:tc>
        <w:tc>
          <w:tcPr>
            <w:tcW w:w="593" w:type="dxa"/>
            <w:tcBorders>
              <w:top w:val="nil"/>
              <w:bottom w:val="single" w:sz="4" w:space="0" w:color="auto"/>
            </w:tcBorders>
            <w:vAlign w:val="center"/>
          </w:tcPr>
          <w:p w14:paraId="04811FF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1" w:type="dxa"/>
            <w:tcBorders>
              <w:top w:val="nil"/>
              <w:bottom w:val="single" w:sz="4" w:space="0" w:color="auto"/>
            </w:tcBorders>
            <w:vAlign w:val="center"/>
          </w:tcPr>
          <w:p w14:paraId="68B34BC5"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416EC1FF" w14:textId="77777777" w:rsidR="00431F52" w:rsidRPr="00E00CEE" w:rsidRDefault="00431F52" w:rsidP="00B77F29">
            <w:pPr>
              <w:snapToGrid w:val="0"/>
              <w:spacing w:line="240" w:lineRule="auto"/>
              <w:jc w:val="center"/>
              <w:rPr>
                <w:rFonts w:eastAsia="等线"/>
                <w:b/>
                <w:bCs/>
                <w:sz w:val="18"/>
                <w:szCs w:val="18"/>
              </w:rPr>
            </w:pPr>
            <w:r w:rsidRPr="00E00CEE">
              <w:rPr>
                <w:rFonts w:eastAsia="等线"/>
                <w:b/>
                <w:bCs/>
                <w:sz w:val="18"/>
                <w:szCs w:val="18"/>
              </w:rPr>
              <w:t>-</w:t>
            </w:r>
          </w:p>
        </w:tc>
      </w:tr>
      <w:tr w:rsidR="00431F52" w:rsidRPr="00E00CEE" w14:paraId="455B3B26" w14:textId="77777777" w:rsidTr="00B77F29">
        <w:trPr>
          <w:trHeight w:val="216"/>
          <w:jc w:val="center"/>
        </w:trPr>
        <w:tc>
          <w:tcPr>
            <w:tcW w:w="817" w:type="dxa"/>
            <w:vMerge w:val="restart"/>
            <w:tcBorders>
              <w:top w:val="nil"/>
              <w:bottom w:val="nil"/>
            </w:tcBorders>
            <w:vAlign w:val="center"/>
          </w:tcPr>
          <w:p w14:paraId="34E02E99" w14:textId="2F16A552" w:rsidR="00431F52" w:rsidRPr="00E00CEE" w:rsidRDefault="00C002D3" w:rsidP="00B77F29">
            <w:pPr>
              <w:snapToGrid w:val="0"/>
              <w:spacing w:line="240" w:lineRule="auto"/>
              <w:jc w:val="center"/>
              <w:rPr>
                <w:sz w:val="18"/>
                <w:szCs w:val="18"/>
              </w:rPr>
            </w:pPr>
            <w:r w:rsidRPr="00C002D3">
              <w:rPr>
                <w:position w:val="-10"/>
                <w:sz w:val="18"/>
                <w:szCs w:val="18"/>
              </w:rPr>
              <w:object w:dxaOrig="553" w:dyaOrig="298" w14:anchorId="13073098">
                <v:shape id="_x0000_i1032" type="#_x0000_t75" style="width:27.3pt;height:15.05pt" o:ole="">
                  <v:imagedata r:id="rId75" o:title=""/>
                </v:shape>
                <o:OLEObject Type="Embed" ProgID="Equation.AxMath" ShapeID="_x0000_i1032" DrawAspect="Content" ObjectID="_1771851158" r:id="rId76"/>
              </w:object>
            </w:r>
          </w:p>
        </w:tc>
        <w:tc>
          <w:tcPr>
            <w:tcW w:w="732" w:type="dxa"/>
            <w:tcBorders>
              <w:top w:val="single" w:sz="4" w:space="0" w:color="auto"/>
            </w:tcBorders>
            <w:vAlign w:val="center"/>
          </w:tcPr>
          <w:p w14:paraId="176863F3"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50" w:type="dxa"/>
            <w:tcBorders>
              <w:top w:val="single" w:sz="4" w:space="0" w:color="auto"/>
            </w:tcBorders>
            <w:vAlign w:val="center"/>
          </w:tcPr>
          <w:p w14:paraId="1ACF15E1" w14:textId="77777777" w:rsidR="00431F52" w:rsidRPr="00E00CEE" w:rsidRDefault="00431F52" w:rsidP="00B77F29">
            <w:pPr>
              <w:snapToGrid w:val="0"/>
              <w:spacing w:line="240" w:lineRule="auto"/>
              <w:jc w:val="center"/>
              <w:rPr>
                <w:sz w:val="18"/>
                <w:szCs w:val="18"/>
              </w:rPr>
            </w:pPr>
            <w:r w:rsidRPr="00E00CEE">
              <w:rPr>
                <w:rFonts w:eastAsia="等线"/>
                <w:sz w:val="18"/>
                <w:szCs w:val="18"/>
              </w:rPr>
              <w:t>29352</w:t>
            </w:r>
          </w:p>
        </w:tc>
        <w:tc>
          <w:tcPr>
            <w:tcW w:w="525" w:type="dxa"/>
            <w:tcBorders>
              <w:top w:val="single" w:sz="4" w:space="0" w:color="auto"/>
            </w:tcBorders>
            <w:vAlign w:val="center"/>
          </w:tcPr>
          <w:p w14:paraId="15871FD9" w14:textId="77777777" w:rsidR="00431F52" w:rsidRPr="00E00CEE" w:rsidRDefault="00431F52" w:rsidP="00B77F29">
            <w:pPr>
              <w:snapToGrid w:val="0"/>
              <w:spacing w:line="240" w:lineRule="auto"/>
              <w:jc w:val="center"/>
              <w:rPr>
                <w:sz w:val="18"/>
                <w:szCs w:val="18"/>
              </w:rPr>
            </w:pPr>
            <w:r w:rsidRPr="00E00CEE">
              <w:rPr>
                <w:rFonts w:eastAsia="等线"/>
                <w:sz w:val="18"/>
                <w:szCs w:val="18"/>
              </w:rPr>
              <w:t>2.51</w:t>
            </w:r>
          </w:p>
        </w:tc>
        <w:tc>
          <w:tcPr>
            <w:tcW w:w="850" w:type="dxa"/>
            <w:tcBorders>
              <w:top w:val="single" w:sz="4" w:space="0" w:color="auto"/>
            </w:tcBorders>
            <w:vAlign w:val="center"/>
          </w:tcPr>
          <w:p w14:paraId="7BDD89C4" w14:textId="77777777" w:rsidR="00431F52" w:rsidRPr="00E00CEE" w:rsidRDefault="00431F52" w:rsidP="00B77F29">
            <w:pPr>
              <w:snapToGrid w:val="0"/>
              <w:spacing w:line="240" w:lineRule="auto"/>
              <w:jc w:val="center"/>
              <w:rPr>
                <w:sz w:val="18"/>
                <w:szCs w:val="18"/>
              </w:rPr>
            </w:pPr>
            <w:r w:rsidRPr="00E00CEE">
              <w:rPr>
                <w:rFonts w:eastAsia="等线"/>
                <w:sz w:val="18"/>
                <w:szCs w:val="18"/>
              </w:rPr>
              <w:t>30021</w:t>
            </w:r>
          </w:p>
        </w:tc>
        <w:tc>
          <w:tcPr>
            <w:tcW w:w="525" w:type="dxa"/>
            <w:tcBorders>
              <w:top w:val="single" w:sz="4" w:space="0" w:color="auto"/>
            </w:tcBorders>
            <w:vAlign w:val="center"/>
          </w:tcPr>
          <w:p w14:paraId="7CFB1E68" w14:textId="77777777" w:rsidR="00431F52" w:rsidRPr="00E00CEE" w:rsidRDefault="00431F52" w:rsidP="00B77F29">
            <w:pPr>
              <w:snapToGrid w:val="0"/>
              <w:spacing w:line="240" w:lineRule="auto"/>
              <w:jc w:val="center"/>
              <w:rPr>
                <w:sz w:val="18"/>
                <w:szCs w:val="18"/>
              </w:rPr>
            </w:pPr>
            <w:r w:rsidRPr="00E00CEE">
              <w:rPr>
                <w:rFonts w:eastAsia="等线"/>
                <w:sz w:val="18"/>
                <w:szCs w:val="18"/>
              </w:rPr>
              <w:t>4.84</w:t>
            </w:r>
          </w:p>
        </w:tc>
        <w:tc>
          <w:tcPr>
            <w:tcW w:w="851" w:type="dxa"/>
            <w:tcBorders>
              <w:top w:val="single" w:sz="4" w:space="0" w:color="auto"/>
            </w:tcBorders>
            <w:vAlign w:val="center"/>
          </w:tcPr>
          <w:p w14:paraId="48CA85E0"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29267.1</w:t>
            </w:r>
          </w:p>
        </w:tc>
        <w:tc>
          <w:tcPr>
            <w:tcW w:w="593" w:type="dxa"/>
            <w:tcBorders>
              <w:top w:val="single" w:sz="4" w:space="0" w:color="auto"/>
            </w:tcBorders>
            <w:vAlign w:val="center"/>
          </w:tcPr>
          <w:p w14:paraId="1C7EB33A"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w:t>
            </w:r>
          </w:p>
        </w:tc>
        <w:tc>
          <w:tcPr>
            <w:tcW w:w="851" w:type="dxa"/>
            <w:tcBorders>
              <w:top w:val="single" w:sz="4" w:space="0" w:color="auto"/>
            </w:tcBorders>
            <w:vAlign w:val="center"/>
          </w:tcPr>
          <w:p w14:paraId="43AE6B2C" w14:textId="77777777" w:rsidR="00431F52" w:rsidRPr="00E00CEE" w:rsidRDefault="00431F52" w:rsidP="00B77F29">
            <w:pPr>
              <w:snapToGrid w:val="0"/>
              <w:spacing w:line="240" w:lineRule="auto"/>
              <w:jc w:val="center"/>
              <w:rPr>
                <w:sz w:val="18"/>
                <w:szCs w:val="18"/>
              </w:rPr>
            </w:pPr>
            <w:r w:rsidRPr="00E00CEE">
              <w:rPr>
                <w:rFonts w:eastAsia="等线"/>
                <w:sz w:val="18"/>
                <w:szCs w:val="18"/>
              </w:rPr>
              <w:t>29701.9</w:t>
            </w:r>
          </w:p>
        </w:tc>
        <w:tc>
          <w:tcPr>
            <w:tcW w:w="593" w:type="dxa"/>
            <w:tcBorders>
              <w:top w:val="single" w:sz="4" w:space="0" w:color="auto"/>
            </w:tcBorders>
            <w:vAlign w:val="center"/>
          </w:tcPr>
          <w:p w14:paraId="15524C2E" w14:textId="77777777" w:rsidR="00431F52" w:rsidRPr="00E00CEE" w:rsidRDefault="00431F52" w:rsidP="00B77F29">
            <w:pPr>
              <w:snapToGrid w:val="0"/>
              <w:spacing w:line="240" w:lineRule="auto"/>
              <w:jc w:val="center"/>
              <w:rPr>
                <w:sz w:val="18"/>
                <w:szCs w:val="18"/>
              </w:rPr>
            </w:pPr>
            <w:r w:rsidRPr="00E00CEE">
              <w:rPr>
                <w:rFonts w:eastAsia="等线"/>
                <w:sz w:val="18"/>
                <w:szCs w:val="18"/>
              </w:rPr>
              <w:t>3.73</w:t>
            </w:r>
          </w:p>
        </w:tc>
        <w:tc>
          <w:tcPr>
            <w:tcW w:w="851" w:type="dxa"/>
            <w:tcBorders>
              <w:top w:val="single" w:sz="4" w:space="0" w:color="auto"/>
            </w:tcBorders>
            <w:vAlign w:val="center"/>
          </w:tcPr>
          <w:p w14:paraId="1141485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28850.1</w:t>
            </w:r>
          </w:p>
        </w:tc>
        <w:tc>
          <w:tcPr>
            <w:tcW w:w="510" w:type="dxa"/>
            <w:tcBorders>
              <w:top w:val="single" w:sz="4" w:space="0" w:color="auto"/>
            </w:tcBorders>
            <w:vAlign w:val="center"/>
          </w:tcPr>
          <w:p w14:paraId="1081245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0.75</w:t>
            </w:r>
          </w:p>
        </w:tc>
      </w:tr>
      <w:tr w:rsidR="00431F52" w:rsidRPr="00E00CEE" w14:paraId="55787174" w14:textId="77777777" w:rsidTr="00B77F29">
        <w:trPr>
          <w:trHeight w:val="173"/>
          <w:jc w:val="center"/>
        </w:trPr>
        <w:tc>
          <w:tcPr>
            <w:tcW w:w="817" w:type="dxa"/>
            <w:vMerge/>
            <w:tcBorders>
              <w:top w:val="nil"/>
              <w:bottom w:val="nil"/>
            </w:tcBorders>
            <w:vAlign w:val="center"/>
          </w:tcPr>
          <w:p w14:paraId="57F90715" w14:textId="77777777" w:rsidR="00431F52" w:rsidRPr="00E00CEE" w:rsidRDefault="00431F52" w:rsidP="00B77F29">
            <w:pPr>
              <w:snapToGrid w:val="0"/>
              <w:spacing w:line="240" w:lineRule="auto"/>
              <w:jc w:val="center"/>
              <w:rPr>
                <w:sz w:val="18"/>
                <w:szCs w:val="18"/>
              </w:rPr>
            </w:pPr>
          </w:p>
        </w:tc>
        <w:tc>
          <w:tcPr>
            <w:tcW w:w="732" w:type="dxa"/>
            <w:tcBorders>
              <w:bottom w:val="nil"/>
            </w:tcBorders>
            <w:vAlign w:val="center"/>
          </w:tcPr>
          <w:p w14:paraId="07918826"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50" w:type="dxa"/>
            <w:tcBorders>
              <w:bottom w:val="nil"/>
            </w:tcBorders>
            <w:vAlign w:val="center"/>
          </w:tcPr>
          <w:p w14:paraId="7520D346" w14:textId="77777777" w:rsidR="00431F52" w:rsidRPr="00E00CEE" w:rsidRDefault="00431F52" w:rsidP="00B77F29">
            <w:pPr>
              <w:snapToGrid w:val="0"/>
              <w:spacing w:line="240" w:lineRule="auto"/>
              <w:jc w:val="center"/>
              <w:rPr>
                <w:sz w:val="18"/>
                <w:szCs w:val="18"/>
              </w:rPr>
            </w:pPr>
            <w:r w:rsidRPr="00E00CEE">
              <w:rPr>
                <w:rFonts w:eastAsia="等线"/>
                <w:sz w:val="18"/>
                <w:szCs w:val="18"/>
              </w:rPr>
              <w:t>62798.8</w:t>
            </w:r>
          </w:p>
        </w:tc>
        <w:tc>
          <w:tcPr>
            <w:tcW w:w="525" w:type="dxa"/>
            <w:tcBorders>
              <w:bottom w:val="nil"/>
            </w:tcBorders>
            <w:vAlign w:val="center"/>
          </w:tcPr>
          <w:p w14:paraId="07560A7C"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w:t>
            </w:r>
          </w:p>
        </w:tc>
        <w:tc>
          <w:tcPr>
            <w:tcW w:w="850" w:type="dxa"/>
            <w:tcBorders>
              <w:bottom w:val="nil"/>
            </w:tcBorders>
            <w:vAlign w:val="center"/>
          </w:tcPr>
          <w:p w14:paraId="0ADCF9D0" w14:textId="77777777" w:rsidR="00431F52" w:rsidRPr="00E00CEE" w:rsidRDefault="00431F52" w:rsidP="00B77F29">
            <w:pPr>
              <w:snapToGrid w:val="0"/>
              <w:spacing w:line="240" w:lineRule="auto"/>
              <w:jc w:val="center"/>
              <w:rPr>
                <w:sz w:val="18"/>
                <w:szCs w:val="18"/>
              </w:rPr>
            </w:pPr>
            <w:r w:rsidRPr="00E00CEE">
              <w:rPr>
                <w:rFonts w:eastAsia="等线"/>
                <w:sz w:val="18"/>
                <w:szCs w:val="18"/>
              </w:rPr>
              <w:t>64351.7</w:t>
            </w:r>
          </w:p>
        </w:tc>
        <w:tc>
          <w:tcPr>
            <w:tcW w:w="525" w:type="dxa"/>
            <w:tcBorders>
              <w:bottom w:val="nil"/>
            </w:tcBorders>
            <w:vAlign w:val="center"/>
          </w:tcPr>
          <w:p w14:paraId="5A684DF8" w14:textId="77777777" w:rsidR="00431F52" w:rsidRPr="00E00CEE" w:rsidRDefault="00431F52" w:rsidP="00B77F29">
            <w:pPr>
              <w:snapToGrid w:val="0"/>
              <w:spacing w:line="240" w:lineRule="auto"/>
              <w:jc w:val="center"/>
              <w:rPr>
                <w:sz w:val="18"/>
                <w:szCs w:val="18"/>
              </w:rPr>
            </w:pPr>
            <w:r w:rsidRPr="00E00CEE">
              <w:rPr>
                <w:rFonts w:eastAsia="等线"/>
                <w:sz w:val="18"/>
                <w:szCs w:val="18"/>
              </w:rPr>
              <w:t>4.94</w:t>
            </w:r>
          </w:p>
        </w:tc>
        <w:tc>
          <w:tcPr>
            <w:tcW w:w="851" w:type="dxa"/>
            <w:tcBorders>
              <w:bottom w:val="nil"/>
            </w:tcBorders>
            <w:vAlign w:val="center"/>
          </w:tcPr>
          <w:p w14:paraId="6E83FFC7" w14:textId="77777777" w:rsidR="00431F52" w:rsidRPr="00E00CEE" w:rsidRDefault="00431F52" w:rsidP="00B77F29">
            <w:pPr>
              <w:snapToGrid w:val="0"/>
              <w:spacing w:line="240" w:lineRule="auto"/>
              <w:jc w:val="center"/>
              <w:rPr>
                <w:sz w:val="18"/>
                <w:szCs w:val="18"/>
              </w:rPr>
            </w:pPr>
            <w:r w:rsidRPr="00E00CEE">
              <w:rPr>
                <w:rFonts w:eastAsia="等线"/>
                <w:sz w:val="18"/>
                <w:szCs w:val="18"/>
              </w:rPr>
              <w:t>63984.6</w:t>
            </w:r>
          </w:p>
        </w:tc>
        <w:tc>
          <w:tcPr>
            <w:tcW w:w="593" w:type="dxa"/>
            <w:tcBorders>
              <w:bottom w:val="nil"/>
            </w:tcBorders>
            <w:vAlign w:val="center"/>
          </w:tcPr>
          <w:p w14:paraId="58F86995" w14:textId="77777777" w:rsidR="00431F52" w:rsidRPr="00E00CEE" w:rsidRDefault="00431F52" w:rsidP="00B77F29">
            <w:pPr>
              <w:snapToGrid w:val="0"/>
              <w:spacing w:line="240" w:lineRule="auto"/>
              <w:jc w:val="center"/>
              <w:rPr>
                <w:sz w:val="18"/>
                <w:szCs w:val="18"/>
              </w:rPr>
            </w:pPr>
            <w:r w:rsidRPr="00E00CEE">
              <w:rPr>
                <w:rFonts w:eastAsia="等线"/>
                <w:sz w:val="18"/>
                <w:szCs w:val="18"/>
              </w:rPr>
              <w:t>4.34</w:t>
            </w:r>
          </w:p>
        </w:tc>
        <w:tc>
          <w:tcPr>
            <w:tcW w:w="851" w:type="dxa"/>
            <w:tcBorders>
              <w:bottom w:val="nil"/>
            </w:tcBorders>
            <w:vAlign w:val="center"/>
          </w:tcPr>
          <w:p w14:paraId="4CF74F5F" w14:textId="77777777" w:rsidR="00431F52" w:rsidRPr="00E00CEE" w:rsidRDefault="00431F52" w:rsidP="00B77F29">
            <w:pPr>
              <w:snapToGrid w:val="0"/>
              <w:spacing w:line="240" w:lineRule="auto"/>
              <w:jc w:val="center"/>
              <w:rPr>
                <w:sz w:val="18"/>
                <w:szCs w:val="18"/>
              </w:rPr>
            </w:pPr>
            <w:r w:rsidRPr="00E00CEE">
              <w:rPr>
                <w:rFonts w:eastAsia="等线"/>
                <w:sz w:val="18"/>
                <w:szCs w:val="18"/>
              </w:rPr>
              <w:t>64083.1</w:t>
            </w:r>
          </w:p>
        </w:tc>
        <w:tc>
          <w:tcPr>
            <w:tcW w:w="593" w:type="dxa"/>
            <w:tcBorders>
              <w:bottom w:val="nil"/>
            </w:tcBorders>
            <w:vAlign w:val="center"/>
          </w:tcPr>
          <w:p w14:paraId="46ACCBF9" w14:textId="77777777" w:rsidR="00431F52" w:rsidRPr="00E00CEE" w:rsidRDefault="00431F52" w:rsidP="00B77F29">
            <w:pPr>
              <w:snapToGrid w:val="0"/>
              <w:spacing w:line="240" w:lineRule="auto"/>
              <w:jc w:val="center"/>
              <w:rPr>
                <w:sz w:val="18"/>
                <w:szCs w:val="18"/>
              </w:rPr>
            </w:pPr>
            <w:r w:rsidRPr="00E00CEE">
              <w:rPr>
                <w:rFonts w:eastAsia="等线"/>
                <w:sz w:val="18"/>
                <w:szCs w:val="18"/>
              </w:rPr>
              <w:t>4.50</w:t>
            </w:r>
          </w:p>
        </w:tc>
        <w:tc>
          <w:tcPr>
            <w:tcW w:w="851" w:type="dxa"/>
            <w:tcBorders>
              <w:bottom w:val="nil"/>
            </w:tcBorders>
            <w:vAlign w:val="center"/>
          </w:tcPr>
          <w:p w14:paraId="6E19EED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61636.9</w:t>
            </w:r>
          </w:p>
        </w:tc>
        <w:tc>
          <w:tcPr>
            <w:tcW w:w="510" w:type="dxa"/>
            <w:tcBorders>
              <w:bottom w:val="nil"/>
            </w:tcBorders>
            <w:vAlign w:val="center"/>
          </w:tcPr>
          <w:p w14:paraId="73EC90B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0.51</w:t>
            </w:r>
          </w:p>
        </w:tc>
      </w:tr>
      <w:tr w:rsidR="00431F52" w:rsidRPr="00E00CEE" w14:paraId="207FFB10" w14:textId="77777777" w:rsidTr="00B77F29">
        <w:trPr>
          <w:trHeight w:val="173"/>
          <w:jc w:val="center"/>
        </w:trPr>
        <w:tc>
          <w:tcPr>
            <w:tcW w:w="817" w:type="dxa"/>
            <w:vMerge/>
            <w:tcBorders>
              <w:top w:val="nil"/>
              <w:bottom w:val="nil"/>
            </w:tcBorders>
            <w:vAlign w:val="center"/>
          </w:tcPr>
          <w:p w14:paraId="08A5592B" w14:textId="77777777" w:rsidR="00431F52" w:rsidRPr="00E00CEE" w:rsidRDefault="00431F52" w:rsidP="00B77F29">
            <w:pPr>
              <w:snapToGrid w:val="0"/>
              <w:spacing w:line="240" w:lineRule="auto"/>
              <w:jc w:val="center"/>
              <w:rPr>
                <w:sz w:val="18"/>
                <w:szCs w:val="18"/>
              </w:rPr>
            </w:pPr>
          </w:p>
        </w:tc>
        <w:tc>
          <w:tcPr>
            <w:tcW w:w="732" w:type="dxa"/>
            <w:tcBorders>
              <w:top w:val="nil"/>
              <w:bottom w:val="nil"/>
            </w:tcBorders>
            <w:vAlign w:val="center"/>
          </w:tcPr>
          <w:p w14:paraId="4A5A7AEC"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50" w:type="dxa"/>
            <w:tcBorders>
              <w:top w:val="nil"/>
              <w:bottom w:val="nil"/>
            </w:tcBorders>
            <w:vAlign w:val="center"/>
          </w:tcPr>
          <w:p w14:paraId="0C2A8156" w14:textId="77777777" w:rsidR="00431F52" w:rsidRPr="00E00CEE" w:rsidRDefault="00431F52" w:rsidP="00B77F29">
            <w:pPr>
              <w:snapToGrid w:val="0"/>
              <w:spacing w:line="240" w:lineRule="auto"/>
              <w:jc w:val="center"/>
              <w:rPr>
                <w:sz w:val="18"/>
                <w:szCs w:val="18"/>
              </w:rPr>
            </w:pPr>
            <w:r w:rsidRPr="00E00CEE">
              <w:rPr>
                <w:rFonts w:eastAsia="等线"/>
                <w:sz w:val="18"/>
                <w:szCs w:val="18"/>
              </w:rPr>
              <w:t>78490.7</w:t>
            </w:r>
          </w:p>
        </w:tc>
        <w:tc>
          <w:tcPr>
            <w:tcW w:w="525" w:type="dxa"/>
            <w:tcBorders>
              <w:top w:val="nil"/>
              <w:bottom w:val="nil"/>
            </w:tcBorders>
            <w:vAlign w:val="center"/>
          </w:tcPr>
          <w:p w14:paraId="55B06C4D" w14:textId="77777777" w:rsidR="00431F52" w:rsidRPr="00E00CEE" w:rsidRDefault="00431F52" w:rsidP="00B77F29">
            <w:pPr>
              <w:snapToGrid w:val="0"/>
              <w:spacing w:line="240" w:lineRule="auto"/>
              <w:jc w:val="center"/>
              <w:rPr>
                <w:sz w:val="18"/>
                <w:szCs w:val="18"/>
              </w:rPr>
            </w:pPr>
            <w:r w:rsidRPr="00E00CEE">
              <w:rPr>
                <w:rFonts w:eastAsia="等线"/>
                <w:sz w:val="18"/>
                <w:szCs w:val="18"/>
              </w:rPr>
              <w:t>2.45</w:t>
            </w:r>
          </w:p>
        </w:tc>
        <w:tc>
          <w:tcPr>
            <w:tcW w:w="850" w:type="dxa"/>
            <w:tcBorders>
              <w:top w:val="nil"/>
              <w:bottom w:val="nil"/>
            </w:tcBorders>
            <w:vAlign w:val="center"/>
          </w:tcPr>
          <w:p w14:paraId="6C379851" w14:textId="77777777" w:rsidR="00431F52" w:rsidRPr="00E00CEE" w:rsidRDefault="00431F52" w:rsidP="00B77F29">
            <w:pPr>
              <w:snapToGrid w:val="0"/>
              <w:spacing w:line="240" w:lineRule="auto"/>
              <w:jc w:val="center"/>
              <w:rPr>
                <w:sz w:val="18"/>
                <w:szCs w:val="18"/>
              </w:rPr>
            </w:pPr>
            <w:r w:rsidRPr="00E00CEE">
              <w:rPr>
                <w:rFonts w:eastAsia="等线"/>
                <w:sz w:val="18"/>
                <w:szCs w:val="18"/>
              </w:rPr>
              <w:t>79812.2</w:t>
            </w:r>
          </w:p>
        </w:tc>
        <w:tc>
          <w:tcPr>
            <w:tcW w:w="525" w:type="dxa"/>
            <w:tcBorders>
              <w:top w:val="nil"/>
              <w:bottom w:val="nil"/>
            </w:tcBorders>
            <w:vAlign w:val="center"/>
          </w:tcPr>
          <w:p w14:paraId="2BDB4D2B" w14:textId="77777777" w:rsidR="00431F52" w:rsidRPr="00E00CEE" w:rsidRDefault="00431F52" w:rsidP="00B77F29">
            <w:pPr>
              <w:snapToGrid w:val="0"/>
              <w:spacing w:line="240" w:lineRule="auto"/>
              <w:jc w:val="center"/>
              <w:rPr>
                <w:sz w:val="18"/>
                <w:szCs w:val="18"/>
              </w:rPr>
            </w:pPr>
            <w:r w:rsidRPr="00E00CEE">
              <w:rPr>
                <w:rFonts w:eastAsia="等线"/>
                <w:sz w:val="18"/>
                <w:szCs w:val="18"/>
              </w:rPr>
              <w:t>4.17</w:t>
            </w:r>
          </w:p>
        </w:tc>
        <w:tc>
          <w:tcPr>
            <w:tcW w:w="851" w:type="dxa"/>
            <w:tcBorders>
              <w:top w:val="nil"/>
              <w:bottom w:val="nil"/>
            </w:tcBorders>
            <w:vAlign w:val="center"/>
          </w:tcPr>
          <w:p w14:paraId="172C3A46" w14:textId="77777777" w:rsidR="00431F52" w:rsidRPr="00E00CEE" w:rsidRDefault="00431F52" w:rsidP="00B77F29">
            <w:pPr>
              <w:snapToGrid w:val="0"/>
              <w:spacing w:line="240" w:lineRule="auto"/>
              <w:jc w:val="center"/>
              <w:rPr>
                <w:sz w:val="18"/>
                <w:szCs w:val="18"/>
              </w:rPr>
            </w:pPr>
            <w:r w:rsidRPr="00E00CEE">
              <w:rPr>
                <w:rFonts w:eastAsia="等线"/>
                <w:sz w:val="18"/>
                <w:szCs w:val="18"/>
              </w:rPr>
              <w:t>78929.9</w:t>
            </w:r>
          </w:p>
        </w:tc>
        <w:tc>
          <w:tcPr>
            <w:tcW w:w="593" w:type="dxa"/>
            <w:tcBorders>
              <w:top w:val="nil"/>
              <w:bottom w:val="nil"/>
            </w:tcBorders>
            <w:vAlign w:val="center"/>
          </w:tcPr>
          <w:p w14:paraId="16C44621" w14:textId="77777777" w:rsidR="00431F52" w:rsidRPr="00E00CEE" w:rsidRDefault="00431F52" w:rsidP="00B77F29">
            <w:pPr>
              <w:snapToGrid w:val="0"/>
              <w:spacing w:line="240" w:lineRule="auto"/>
              <w:jc w:val="center"/>
              <w:rPr>
                <w:sz w:val="18"/>
                <w:szCs w:val="18"/>
              </w:rPr>
            </w:pPr>
            <w:r w:rsidRPr="00E00CEE">
              <w:rPr>
                <w:rFonts w:eastAsia="等线"/>
                <w:sz w:val="18"/>
                <w:szCs w:val="18"/>
              </w:rPr>
              <w:t>3.02</w:t>
            </w:r>
          </w:p>
        </w:tc>
        <w:tc>
          <w:tcPr>
            <w:tcW w:w="851" w:type="dxa"/>
            <w:tcBorders>
              <w:top w:val="nil"/>
              <w:bottom w:val="nil"/>
            </w:tcBorders>
            <w:vAlign w:val="center"/>
          </w:tcPr>
          <w:p w14:paraId="02C32A65" w14:textId="77777777" w:rsidR="00431F52" w:rsidRPr="00E00CEE" w:rsidRDefault="00431F52" w:rsidP="00B77F29">
            <w:pPr>
              <w:snapToGrid w:val="0"/>
              <w:spacing w:line="240" w:lineRule="auto"/>
              <w:jc w:val="center"/>
              <w:rPr>
                <w:sz w:val="18"/>
                <w:szCs w:val="18"/>
              </w:rPr>
            </w:pPr>
            <w:r w:rsidRPr="00E00CEE">
              <w:rPr>
                <w:rFonts w:eastAsia="等线"/>
                <w:sz w:val="18"/>
                <w:szCs w:val="18"/>
              </w:rPr>
              <w:t>79289.4</w:t>
            </w:r>
          </w:p>
        </w:tc>
        <w:tc>
          <w:tcPr>
            <w:tcW w:w="593" w:type="dxa"/>
            <w:tcBorders>
              <w:top w:val="nil"/>
              <w:bottom w:val="nil"/>
            </w:tcBorders>
            <w:vAlign w:val="center"/>
          </w:tcPr>
          <w:p w14:paraId="143E2655" w14:textId="77777777" w:rsidR="00431F52" w:rsidRPr="00E00CEE" w:rsidRDefault="00431F52" w:rsidP="00B77F29">
            <w:pPr>
              <w:snapToGrid w:val="0"/>
              <w:spacing w:line="240" w:lineRule="auto"/>
              <w:jc w:val="center"/>
              <w:rPr>
                <w:sz w:val="18"/>
                <w:szCs w:val="18"/>
              </w:rPr>
            </w:pPr>
            <w:r w:rsidRPr="00E00CEE">
              <w:rPr>
                <w:rFonts w:eastAsia="等线"/>
                <w:sz w:val="18"/>
                <w:szCs w:val="18"/>
              </w:rPr>
              <w:t>3.49</w:t>
            </w:r>
          </w:p>
        </w:tc>
        <w:tc>
          <w:tcPr>
            <w:tcW w:w="851" w:type="dxa"/>
            <w:tcBorders>
              <w:top w:val="nil"/>
              <w:bottom w:val="nil"/>
            </w:tcBorders>
            <w:vAlign w:val="center"/>
          </w:tcPr>
          <w:p w14:paraId="2F5142D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77097.1</w:t>
            </w:r>
          </w:p>
        </w:tc>
        <w:tc>
          <w:tcPr>
            <w:tcW w:w="510" w:type="dxa"/>
            <w:tcBorders>
              <w:top w:val="nil"/>
              <w:bottom w:val="nil"/>
            </w:tcBorders>
            <w:vAlign w:val="center"/>
          </w:tcPr>
          <w:p w14:paraId="5B7E89F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0.63</w:t>
            </w:r>
          </w:p>
        </w:tc>
      </w:tr>
      <w:tr w:rsidR="00431F52" w:rsidRPr="00E00CEE" w14:paraId="58E71321" w14:textId="77777777" w:rsidTr="00B77F29">
        <w:trPr>
          <w:trHeight w:val="173"/>
          <w:jc w:val="center"/>
        </w:trPr>
        <w:tc>
          <w:tcPr>
            <w:tcW w:w="817" w:type="dxa"/>
            <w:vMerge/>
            <w:tcBorders>
              <w:top w:val="nil"/>
              <w:bottom w:val="nil"/>
            </w:tcBorders>
            <w:vAlign w:val="center"/>
          </w:tcPr>
          <w:p w14:paraId="68CF53FA" w14:textId="77777777" w:rsidR="00431F52" w:rsidRPr="00E00CEE" w:rsidRDefault="00431F52" w:rsidP="00B77F29">
            <w:pPr>
              <w:snapToGrid w:val="0"/>
              <w:spacing w:line="240" w:lineRule="auto"/>
              <w:jc w:val="center"/>
              <w:rPr>
                <w:sz w:val="18"/>
                <w:szCs w:val="18"/>
              </w:rPr>
            </w:pPr>
          </w:p>
        </w:tc>
        <w:tc>
          <w:tcPr>
            <w:tcW w:w="732" w:type="dxa"/>
            <w:tcBorders>
              <w:top w:val="nil"/>
            </w:tcBorders>
            <w:vAlign w:val="center"/>
          </w:tcPr>
          <w:p w14:paraId="74D57C60"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50" w:type="dxa"/>
            <w:tcBorders>
              <w:top w:val="nil"/>
            </w:tcBorders>
            <w:vAlign w:val="center"/>
          </w:tcPr>
          <w:p w14:paraId="3D1177EB" w14:textId="77777777" w:rsidR="00431F52" w:rsidRPr="00E00CEE" w:rsidRDefault="00431F52" w:rsidP="00B77F29">
            <w:pPr>
              <w:snapToGrid w:val="0"/>
              <w:spacing w:line="240" w:lineRule="auto"/>
              <w:jc w:val="center"/>
              <w:rPr>
                <w:sz w:val="18"/>
                <w:szCs w:val="18"/>
              </w:rPr>
            </w:pPr>
            <w:r w:rsidRPr="00E00CEE">
              <w:rPr>
                <w:rFonts w:eastAsia="等线"/>
                <w:sz w:val="18"/>
                <w:szCs w:val="18"/>
              </w:rPr>
              <w:t>62802.9</w:t>
            </w:r>
          </w:p>
        </w:tc>
        <w:tc>
          <w:tcPr>
            <w:tcW w:w="525" w:type="dxa"/>
            <w:tcBorders>
              <w:top w:val="nil"/>
            </w:tcBorders>
            <w:vAlign w:val="center"/>
          </w:tcPr>
          <w:p w14:paraId="623254C0" w14:textId="77777777" w:rsidR="00431F52" w:rsidRPr="00E00CEE" w:rsidRDefault="00431F52" w:rsidP="00B77F29">
            <w:pPr>
              <w:snapToGrid w:val="0"/>
              <w:spacing w:line="240" w:lineRule="auto"/>
              <w:jc w:val="center"/>
              <w:rPr>
                <w:sz w:val="18"/>
                <w:szCs w:val="18"/>
              </w:rPr>
            </w:pPr>
            <w:r w:rsidRPr="00E00CEE">
              <w:rPr>
                <w:rFonts w:eastAsia="等线"/>
                <w:sz w:val="18"/>
                <w:szCs w:val="18"/>
              </w:rPr>
              <w:t>0.84</w:t>
            </w:r>
          </w:p>
        </w:tc>
        <w:tc>
          <w:tcPr>
            <w:tcW w:w="850" w:type="dxa"/>
            <w:tcBorders>
              <w:top w:val="nil"/>
            </w:tcBorders>
            <w:vAlign w:val="center"/>
          </w:tcPr>
          <w:p w14:paraId="3FEA368C" w14:textId="77777777" w:rsidR="00431F52" w:rsidRPr="00E00CEE" w:rsidRDefault="00431F52" w:rsidP="00B77F29">
            <w:pPr>
              <w:snapToGrid w:val="0"/>
              <w:spacing w:line="240" w:lineRule="auto"/>
              <w:jc w:val="center"/>
              <w:rPr>
                <w:sz w:val="18"/>
                <w:szCs w:val="18"/>
              </w:rPr>
            </w:pPr>
            <w:r w:rsidRPr="00E00CEE">
              <w:rPr>
                <w:rFonts w:eastAsia="等线"/>
                <w:sz w:val="18"/>
                <w:szCs w:val="18"/>
              </w:rPr>
              <w:t>63136.4</w:t>
            </w:r>
          </w:p>
        </w:tc>
        <w:tc>
          <w:tcPr>
            <w:tcW w:w="525" w:type="dxa"/>
            <w:tcBorders>
              <w:top w:val="nil"/>
            </w:tcBorders>
            <w:vAlign w:val="center"/>
          </w:tcPr>
          <w:p w14:paraId="173B68D0"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1" w:type="dxa"/>
            <w:tcBorders>
              <w:top w:val="nil"/>
            </w:tcBorders>
            <w:vAlign w:val="center"/>
          </w:tcPr>
          <w:p w14:paraId="5D309FC5" w14:textId="77777777" w:rsidR="00431F52" w:rsidRPr="00E00CEE" w:rsidRDefault="00431F52" w:rsidP="00B77F29">
            <w:pPr>
              <w:snapToGrid w:val="0"/>
              <w:spacing w:line="240" w:lineRule="auto"/>
              <w:jc w:val="center"/>
              <w:rPr>
                <w:sz w:val="18"/>
                <w:szCs w:val="18"/>
              </w:rPr>
            </w:pPr>
            <w:r w:rsidRPr="00E00CEE">
              <w:rPr>
                <w:rFonts w:eastAsia="等线"/>
                <w:sz w:val="18"/>
                <w:szCs w:val="18"/>
              </w:rPr>
              <w:t>62839</w:t>
            </w:r>
          </w:p>
        </w:tc>
        <w:tc>
          <w:tcPr>
            <w:tcW w:w="593" w:type="dxa"/>
            <w:tcBorders>
              <w:top w:val="nil"/>
            </w:tcBorders>
            <w:vAlign w:val="center"/>
          </w:tcPr>
          <w:p w14:paraId="2D6E28DA" w14:textId="77777777" w:rsidR="00431F52" w:rsidRPr="00E00CEE" w:rsidRDefault="00431F52" w:rsidP="00B77F29">
            <w:pPr>
              <w:snapToGrid w:val="0"/>
              <w:spacing w:line="240" w:lineRule="auto"/>
              <w:jc w:val="center"/>
              <w:rPr>
                <w:sz w:val="18"/>
                <w:szCs w:val="18"/>
              </w:rPr>
            </w:pPr>
            <w:r w:rsidRPr="00E00CEE">
              <w:rPr>
                <w:rFonts w:eastAsia="等线"/>
                <w:sz w:val="18"/>
                <w:szCs w:val="18"/>
              </w:rPr>
              <w:t>0.90</w:t>
            </w:r>
          </w:p>
        </w:tc>
        <w:tc>
          <w:tcPr>
            <w:tcW w:w="851" w:type="dxa"/>
            <w:tcBorders>
              <w:top w:val="nil"/>
            </w:tcBorders>
            <w:vAlign w:val="center"/>
          </w:tcPr>
          <w:p w14:paraId="7621F654" w14:textId="77777777" w:rsidR="00431F52" w:rsidRPr="00E00CEE" w:rsidRDefault="00431F52" w:rsidP="00B77F29">
            <w:pPr>
              <w:snapToGrid w:val="0"/>
              <w:spacing w:line="240" w:lineRule="auto"/>
              <w:jc w:val="center"/>
              <w:rPr>
                <w:sz w:val="18"/>
                <w:szCs w:val="18"/>
              </w:rPr>
            </w:pPr>
            <w:r w:rsidRPr="00E00CEE">
              <w:rPr>
                <w:rFonts w:eastAsia="等线"/>
                <w:sz w:val="18"/>
                <w:szCs w:val="18"/>
              </w:rPr>
              <w:t>63019</w:t>
            </w:r>
          </w:p>
        </w:tc>
        <w:tc>
          <w:tcPr>
            <w:tcW w:w="593" w:type="dxa"/>
            <w:tcBorders>
              <w:top w:val="nil"/>
            </w:tcBorders>
            <w:vAlign w:val="center"/>
          </w:tcPr>
          <w:p w14:paraId="0FF3EB21" w14:textId="77777777" w:rsidR="00431F52" w:rsidRPr="00E00CEE" w:rsidRDefault="00431F52" w:rsidP="00B77F29">
            <w:pPr>
              <w:snapToGrid w:val="0"/>
              <w:spacing w:line="240" w:lineRule="auto"/>
              <w:jc w:val="center"/>
              <w:rPr>
                <w:sz w:val="18"/>
                <w:szCs w:val="18"/>
              </w:rPr>
            </w:pPr>
            <w:r w:rsidRPr="00E00CEE">
              <w:rPr>
                <w:rFonts w:eastAsia="等线"/>
                <w:sz w:val="18"/>
                <w:szCs w:val="18"/>
              </w:rPr>
              <w:t>1.19</w:t>
            </w:r>
          </w:p>
        </w:tc>
        <w:tc>
          <w:tcPr>
            <w:tcW w:w="851" w:type="dxa"/>
            <w:tcBorders>
              <w:top w:val="nil"/>
            </w:tcBorders>
            <w:vAlign w:val="center"/>
          </w:tcPr>
          <w:p w14:paraId="1B90192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62551.8</w:t>
            </w:r>
          </w:p>
        </w:tc>
        <w:tc>
          <w:tcPr>
            <w:tcW w:w="510" w:type="dxa"/>
            <w:tcBorders>
              <w:top w:val="nil"/>
            </w:tcBorders>
            <w:vAlign w:val="center"/>
          </w:tcPr>
          <w:p w14:paraId="0221773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0.44</w:t>
            </w:r>
          </w:p>
        </w:tc>
      </w:tr>
      <w:tr w:rsidR="00431F52" w:rsidRPr="00E00CEE" w14:paraId="44B3CEFD" w14:textId="77777777" w:rsidTr="00B77F29">
        <w:trPr>
          <w:trHeight w:val="173"/>
          <w:jc w:val="center"/>
        </w:trPr>
        <w:tc>
          <w:tcPr>
            <w:tcW w:w="817" w:type="dxa"/>
            <w:vMerge/>
            <w:tcBorders>
              <w:top w:val="nil"/>
              <w:bottom w:val="nil"/>
            </w:tcBorders>
            <w:vAlign w:val="center"/>
          </w:tcPr>
          <w:p w14:paraId="33D5C1E4" w14:textId="77777777" w:rsidR="00431F52" w:rsidRPr="00E00CEE" w:rsidRDefault="00431F52" w:rsidP="00B77F29">
            <w:pPr>
              <w:snapToGrid w:val="0"/>
              <w:spacing w:line="240" w:lineRule="auto"/>
              <w:jc w:val="center"/>
              <w:rPr>
                <w:sz w:val="18"/>
                <w:szCs w:val="18"/>
              </w:rPr>
            </w:pPr>
          </w:p>
        </w:tc>
        <w:tc>
          <w:tcPr>
            <w:tcW w:w="732" w:type="dxa"/>
            <w:vAlign w:val="center"/>
          </w:tcPr>
          <w:p w14:paraId="2A7C1DB3"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50" w:type="dxa"/>
            <w:vAlign w:val="center"/>
          </w:tcPr>
          <w:p w14:paraId="768C15A5"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126715.1</w:t>
            </w:r>
          </w:p>
        </w:tc>
        <w:tc>
          <w:tcPr>
            <w:tcW w:w="525" w:type="dxa"/>
            <w:vAlign w:val="center"/>
          </w:tcPr>
          <w:p w14:paraId="77274EED" w14:textId="77777777" w:rsidR="00431F52" w:rsidRPr="00E00CEE" w:rsidRDefault="00431F52" w:rsidP="00B77F29">
            <w:pPr>
              <w:snapToGrid w:val="0"/>
              <w:spacing w:line="240" w:lineRule="auto"/>
              <w:jc w:val="center"/>
              <w:rPr>
                <w:sz w:val="18"/>
                <w:szCs w:val="18"/>
              </w:rPr>
            </w:pPr>
            <w:r w:rsidRPr="00E00CEE">
              <w:rPr>
                <w:rFonts w:eastAsia="等线"/>
                <w:sz w:val="18"/>
                <w:szCs w:val="18"/>
              </w:rPr>
              <w:t>1.18</w:t>
            </w:r>
          </w:p>
        </w:tc>
        <w:tc>
          <w:tcPr>
            <w:tcW w:w="850" w:type="dxa"/>
            <w:vAlign w:val="center"/>
          </w:tcPr>
          <w:p w14:paraId="3A0BE132" w14:textId="77777777" w:rsidR="00431F52" w:rsidRPr="00E00CEE" w:rsidRDefault="00431F52" w:rsidP="00B77F29">
            <w:pPr>
              <w:snapToGrid w:val="0"/>
              <w:spacing w:line="240" w:lineRule="auto"/>
              <w:jc w:val="center"/>
              <w:rPr>
                <w:sz w:val="18"/>
                <w:szCs w:val="18"/>
              </w:rPr>
            </w:pPr>
            <w:r w:rsidRPr="00E00CEE">
              <w:rPr>
                <w:rFonts w:eastAsia="等线"/>
                <w:sz w:val="18"/>
                <w:szCs w:val="18"/>
              </w:rPr>
              <w:t>128478.4</w:t>
            </w:r>
          </w:p>
        </w:tc>
        <w:tc>
          <w:tcPr>
            <w:tcW w:w="525" w:type="dxa"/>
            <w:vAlign w:val="center"/>
          </w:tcPr>
          <w:p w14:paraId="74CB01D2" w14:textId="77777777" w:rsidR="00431F52" w:rsidRPr="00E00CEE" w:rsidRDefault="00431F52" w:rsidP="00B77F29">
            <w:pPr>
              <w:snapToGrid w:val="0"/>
              <w:spacing w:line="240" w:lineRule="auto"/>
              <w:jc w:val="center"/>
              <w:rPr>
                <w:sz w:val="18"/>
                <w:szCs w:val="18"/>
              </w:rPr>
            </w:pPr>
            <w:r w:rsidRPr="00E00CEE">
              <w:rPr>
                <w:rFonts w:eastAsia="等线"/>
                <w:sz w:val="18"/>
                <w:szCs w:val="18"/>
              </w:rPr>
              <w:t>2.59</w:t>
            </w:r>
          </w:p>
        </w:tc>
        <w:tc>
          <w:tcPr>
            <w:tcW w:w="851" w:type="dxa"/>
            <w:vAlign w:val="center"/>
          </w:tcPr>
          <w:p w14:paraId="2B11BA25"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127822.9</w:t>
            </w:r>
          </w:p>
        </w:tc>
        <w:tc>
          <w:tcPr>
            <w:tcW w:w="593" w:type="dxa"/>
            <w:vAlign w:val="center"/>
          </w:tcPr>
          <w:p w14:paraId="621EE3CC" w14:textId="77777777" w:rsidR="00431F52" w:rsidRPr="00E00CEE" w:rsidRDefault="00431F52" w:rsidP="00B77F29">
            <w:pPr>
              <w:snapToGrid w:val="0"/>
              <w:spacing w:line="240" w:lineRule="auto"/>
              <w:jc w:val="center"/>
              <w:rPr>
                <w:sz w:val="18"/>
                <w:szCs w:val="18"/>
              </w:rPr>
            </w:pPr>
            <w:r w:rsidRPr="00E00CEE">
              <w:rPr>
                <w:rFonts w:eastAsia="等线"/>
                <w:sz w:val="18"/>
                <w:szCs w:val="18"/>
              </w:rPr>
              <w:t>2.07</w:t>
            </w:r>
          </w:p>
        </w:tc>
        <w:tc>
          <w:tcPr>
            <w:tcW w:w="851" w:type="dxa"/>
            <w:vAlign w:val="center"/>
          </w:tcPr>
          <w:p w14:paraId="5615F874"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127726.2</w:t>
            </w:r>
          </w:p>
        </w:tc>
        <w:tc>
          <w:tcPr>
            <w:tcW w:w="593" w:type="dxa"/>
            <w:vAlign w:val="center"/>
          </w:tcPr>
          <w:p w14:paraId="23E950D6" w14:textId="77777777" w:rsidR="00431F52" w:rsidRPr="00E00CEE" w:rsidRDefault="00431F52" w:rsidP="00B77F29">
            <w:pPr>
              <w:snapToGrid w:val="0"/>
              <w:spacing w:line="240" w:lineRule="auto"/>
              <w:jc w:val="center"/>
              <w:rPr>
                <w:sz w:val="18"/>
                <w:szCs w:val="18"/>
              </w:rPr>
            </w:pPr>
            <w:r w:rsidRPr="00E00CEE">
              <w:rPr>
                <w:rFonts w:eastAsia="等线"/>
                <w:sz w:val="18"/>
                <w:szCs w:val="18"/>
              </w:rPr>
              <w:t>1.99</w:t>
            </w:r>
          </w:p>
        </w:tc>
        <w:tc>
          <w:tcPr>
            <w:tcW w:w="851" w:type="dxa"/>
            <w:vAlign w:val="center"/>
          </w:tcPr>
          <w:p w14:paraId="48CEDB4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125653</w:t>
            </w:r>
          </w:p>
        </w:tc>
        <w:tc>
          <w:tcPr>
            <w:tcW w:w="510" w:type="dxa"/>
            <w:vAlign w:val="center"/>
          </w:tcPr>
          <w:p w14:paraId="42BF6C8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0.34</w:t>
            </w:r>
          </w:p>
        </w:tc>
      </w:tr>
      <w:tr w:rsidR="00431F52" w:rsidRPr="00E00CEE" w14:paraId="5BBC0773" w14:textId="77777777" w:rsidTr="00B77F29">
        <w:trPr>
          <w:trHeight w:val="173"/>
          <w:jc w:val="center"/>
        </w:trPr>
        <w:tc>
          <w:tcPr>
            <w:tcW w:w="817" w:type="dxa"/>
            <w:vMerge/>
            <w:tcBorders>
              <w:top w:val="nil"/>
              <w:bottom w:val="nil"/>
            </w:tcBorders>
            <w:vAlign w:val="center"/>
          </w:tcPr>
          <w:p w14:paraId="4118861E" w14:textId="77777777" w:rsidR="00431F52" w:rsidRPr="00E00CEE" w:rsidRDefault="00431F52" w:rsidP="00B77F29">
            <w:pPr>
              <w:snapToGrid w:val="0"/>
              <w:spacing w:line="240" w:lineRule="auto"/>
              <w:jc w:val="center"/>
              <w:rPr>
                <w:sz w:val="18"/>
                <w:szCs w:val="18"/>
              </w:rPr>
            </w:pPr>
          </w:p>
        </w:tc>
        <w:tc>
          <w:tcPr>
            <w:tcW w:w="732" w:type="dxa"/>
            <w:vAlign w:val="center"/>
          </w:tcPr>
          <w:p w14:paraId="64DE0E4E"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50" w:type="dxa"/>
            <w:vAlign w:val="center"/>
          </w:tcPr>
          <w:p w14:paraId="35D7A54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138883.6</w:t>
            </w:r>
          </w:p>
        </w:tc>
        <w:tc>
          <w:tcPr>
            <w:tcW w:w="525" w:type="dxa"/>
            <w:vAlign w:val="center"/>
          </w:tcPr>
          <w:p w14:paraId="2CEC273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2.48</w:t>
            </w:r>
          </w:p>
        </w:tc>
        <w:tc>
          <w:tcPr>
            <w:tcW w:w="850" w:type="dxa"/>
            <w:vAlign w:val="center"/>
          </w:tcPr>
          <w:p w14:paraId="7AA9A9C5"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142616.5</w:t>
            </w:r>
          </w:p>
        </w:tc>
        <w:tc>
          <w:tcPr>
            <w:tcW w:w="525" w:type="dxa"/>
            <w:vAlign w:val="center"/>
          </w:tcPr>
          <w:p w14:paraId="59E2D244" w14:textId="77777777" w:rsidR="00431F52" w:rsidRPr="00E00CEE" w:rsidRDefault="00431F52" w:rsidP="00B77F29">
            <w:pPr>
              <w:snapToGrid w:val="0"/>
              <w:spacing w:line="240" w:lineRule="auto"/>
              <w:jc w:val="center"/>
              <w:rPr>
                <w:sz w:val="18"/>
                <w:szCs w:val="18"/>
              </w:rPr>
            </w:pPr>
            <w:r w:rsidRPr="00E00CEE">
              <w:rPr>
                <w:rFonts w:eastAsia="等线"/>
                <w:sz w:val="18"/>
                <w:szCs w:val="18"/>
              </w:rPr>
              <w:t>5.23</w:t>
            </w:r>
          </w:p>
        </w:tc>
        <w:tc>
          <w:tcPr>
            <w:tcW w:w="851" w:type="dxa"/>
            <w:vAlign w:val="center"/>
          </w:tcPr>
          <w:p w14:paraId="6DA96386" w14:textId="77777777" w:rsidR="00431F52" w:rsidRPr="00E00CEE" w:rsidRDefault="00431F52" w:rsidP="00B77F29">
            <w:pPr>
              <w:snapToGrid w:val="0"/>
              <w:spacing w:line="240" w:lineRule="auto"/>
              <w:jc w:val="center"/>
              <w:rPr>
                <w:sz w:val="18"/>
                <w:szCs w:val="18"/>
              </w:rPr>
            </w:pPr>
            <w:r w:rsidRPr="00E00CEE">
              <w:rPr>
                <w:rFonts w:eastAsia="等线"/>
                <w:sz w:val="18"/>
                <w:szCs w:val="18"/>
              </w:rPr>
              <w:t>141818.8</w:t>
            </w:r>
          </w:p>
        </w:tc>
        <w:tc>
          <w:tcPr>
            <w:tcW w:w="593" w:type="dxa"/>
            <w:vAlign w:val="center"/>
          </w:tcPr>
          <w:p w14:paraId="165C104E" w14:textId="77777777" w:rsidR="00431F52" w:rsidRPr="00E00CEE" w:rsidRDefault="00431F52" w:rsidP="00B77F29">
            <w:pPr>
              <w:snapToGrid w:val="0"/>
              <w:spacing w:line="240" w:lineRule="auto"/>
              <w:jc w:val="center"/>
              <w:rPr>
                <w:sz w:val="18"/>
                <w:szCs w:val="18"/>
              </w:rPr>
            </w:pPr>
            <w:r w:rsidRPr="00E00CEE">
              <w:rPr>
                <w:rFonts w:eastAsia="等线"/>
                <w:sz w:val="18"/>
                <w:szCs w:val="18"/>
              </w:rPr>
              <w:t>4.65</w:t>
            </w:r>
          </w:p>
        </w:tc>
        <w:tc>
          <w:tcPr>
            <w:tcW w:w="851" w:type="dxa"/>
            <w:vAlign w:val="center"/>
          </w:tcPr>
          <w:p w14:paraId="64EA474B"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142371.5</w:t>
            </w:r>
          </w:p>
        </w:tc>
        <w:tc>
          <w:tcPr>
            <w:tcW w:w="593" w:type="dxa"/>
            <w:vAlign w:val="center"/>
          </w:tcPr>
          <w:p w14:paraId="0ABDE29D" w14:textId="77777777" w:rsidR="00431F52" w:rsidRPr="00E00CEE" w:rsidRDefault="00431F52" w:rsidP="00B77F29">
            <w:pPr>
              <w:snapToGrid w:val="0"/>
              <w:spacing w:line="240" w:lineRule="auto"/>
              <w:jc w:val="center"/>
              <w:rPr>
                <w:sz w:val="18"/>
                <w:szCs w:val="18"/>
              </w:rPr>
            </w:pPr>
            <w:r w:rsidRPr="00E00CEE">
              <w:rPr>
                <w:rFonts w:eastAsia="等线"/>
                <w:sz w:val="18"/>
                <w:szCs w:val="18"/>
              </w:rPr>
              <w:t>5.05</w:t>
            </w:r>
          </w:p>
        </w:tc>
        <w:tc>
          <w:tcPr>
            <w:tcW w:w="851" w:type="dxa"/>
            <w:vAlign w:val="center"/>
          </w:tcPr>
          <w:p w14:paraId="31AB56C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136317.9</w:t>
            </w:r>
          </w:p>
        </w:tc>
        <w:tc>
          <w:tcPr>
            <w:tcW w:w="510" w:type="dxa"/>
            <w:vAlign w:val="center"/>
          </w:tcPr>
          <w:p w14:paraId="152C336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0.59</w:t>
            </w:r>
          </w:p>
        </w:tc>
      </w:tr>
      <w:tr w:rsidR="00431F52" w:rsidRPr="00E00CEE" w14:paraId="07D7F40C" w14:textId="77777777" w:rsidTr="00B77F29">
        <w:trPr>
          <w:trHeight w:val="173"/>
          <w:jc w:val="center"/>
        </w:trPr>
        <w:tc>
          <w:tcPr>
            <w:tcW w:w="817" w:type="dxa"/>
            <w:vMerge/>
            <w:tcBorders>
              <w:top w:val="nil"/>
              <w:bottom w:val="nil"/>
            </w:tcBorders>
            <w:vAlign w:val="center"/>
          </w:tcPr>
          <w:p w14:paraId="5776A03E" w14:textId="77777777" w:rsidR="00431F52" w:rsidRPr="00E00CEE" w:rsidRDefault="00431F52" w:rsidP="00B77F29">
            <w:pPr>
              <w:snapToGrid w:val="0"/>
              <w:spacing w:line="240" w:lineRule="auto"/>
              <w:jc w:val="center"/>
              <w:rPr>
                <w:sz w:val="18"/>
                <w:szCs w:val="18"/>
              </w:rPr>
            </w:pPr>
          </w:p>
        </w:tc>
        <w:tc>
          <w:tcPr>
            <w:tcW w:w="732" w:type="dxa"/>
            <w:vAlign w:val="center"/>
          </w:tcPr>
          <w:p w14:paraId="7CEE3FB7"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50" w:type="dxa"/>
            <w:vAlign w:val="center"/>
          </w:tcPr>
          <w:p w14:paraId="5B0F3D79" w14:textId="77777777" w:rsidR="00431F52" w:rsidRPr="00E00CEE" w:rsidRDefault="00431F52" w:rsidP="00B77F29">
            <w:pPr>
              <w:snapToGrid w:val="0"/>
              <w:spacing w:line="240" w:lineRule="auto"/>
              <w:jc w:val="center"/>
              <w:rPr>
                <w:sz w:val="18"/>
                <w:szCs w:val="18"/>
              </w:rPr>
            </w:pPr>
            <w:r w:rsidRPr="00E00CEE">
              <w:rPr>
                <w:rFonts w:eastAsia="等线"/>
                <w:sz w:val="18"/>
                <w:szCs w:val="18"/>
              </w:rPr>
              <w:t>88123</w:t>
            </w:r>
          </w:p>
        </w:tc>
        <w:tc>
          <w:tcPr>
            <w:tcW w:w="525" w:type="dxa"/>
            <w:vAlign w:val="center"/>
          </w:tcPr>
          <w:p w14:paraId="72B63DAB" w14:textId="77777777" w:rsidR="00431F52" w:rsidRPr="00E00CEE" w:rsidRDefault="00431F52" w:rsidP="00B77F29">
            <w:pPr>
              <w:snapToGrid w:val="0"/>
              <w:spacing w:line="240" w:lineRule="auto"/>
              <w:jc w:val="center"/>
              <w:rPr>
                <w:sz w:val="18"/>
                <w:szCs w:val="18"/>
              </w:rPr>
            </w:pPr>
            <w:r w:rsidRPr="00E00CEE">
              <w:rPr>
                <w:rFonts w:eastAsia="等线"/>
                <w:sz w:val="18"/>
                <w:szCs w:val="18"/>
              </w:rPr>
              <w:t>0.39</w:t>
            </w:r>
          </w:p>
        </w:tc>
        <w:tc>
          <w:tcPr>
            <w:tcW w:w="850" w:type="dxa"/>
            <w:vAlign w:val="center"/>
          </w:tcPr>
          <w:p w14:paraId="5468CCD8" w14:textId="77777777" w:rsidR="00431F52" w:rsidRPr="00E00CEE" w:rsidRDefault="00431F52" w:rsidP="00B77F29">
            <w:pPr>
              <w:snapToGrid w:val="0"/>
              <w:spacing w:line="240" w:lineRule="auto"/>
              <w:jc w:val="center"/>
              <w:rPr>
                <w:sz w:val="18"/>
                <w:szCs w:val="18"/>
              </w:rPr>
            </w:pPr>
            <w:r w:rsidRPr="00E00CEE">
              <w:rPr>
                <w:rFonts w:eastAsia="等线"/>
                <w:sz w:val="18"/>
                <w:szCs w:val="18"/>
              </w:rPr>
              <w:t>89051.4</w:t>
            </w:r>
          </w:p>
        </w:tc>
        <w:tc>
          <w:tcPr>
            <w:tcW w:w="525" w:type="dxa"/>
            <w:vAlign w:val="center"/>
          </w:tcPr>
          <w:p w14:paraId="538760E5" w14:textId="77777777" w:rsidR="00431F52" w:rsidRPr="00E00CEE" w:rsidRDefault="00431F52" w:rsidP="00B77F29">
            <w:pPr>
              <w:snapToGrid w:val="0"/>
              <w:spacing w:line="240" w:lineRule="auto"/>
              <w:jc w:val="center"/>
              <w:rPr>
                <w:sz w:val="18"/>
                <w:szCs w:val="18"/>
              </w:rPr>
            </w:pPr>
            <w:r w:rsidRPr="00E00CEE">
              <w:rPr>
                <w:rFonts w:eastAsia="等线"/>
                <w:sz w:val="18"/>
                <w:szCs w:val="18"/>
              </w:rPr>
              <w:t>1.45</w:t>
            </w:r>
          </w:p>
        </w:tc>
        <w:tc>
          <w:tcPr>
            <w:tcW w:w="851" w:type="dxa"/>
            <w:vAlign w:val="center"/>
          </w:tcPr>
          <w:p w14:paraId="0B9D16A6" w14:textId="77777777" w:rsidR="00431F52" w:rsidRPr="00E00CEE" w:rsidRDefault="00431F52" w:rsidP="00B77F29">
            <w:pPr>
              <w:snapToGrid w:val="0"/>
              <w:spacing w:line="240" w:lineRule="auto"/>
              <w:jc w:val="center"/>
              <w:rPr>
                <w:sz w:val="18"/>
                <w:szCs w:val="18"/>
              </w:rPr>
            </w:pPr>
            <w:r w:rsidRPr="00E00CEE">
              <w:rPr>
                <w:rFonts w:eastAsia="等线"/>
                <w:sz w:val="18"/>
                <w:szCs w:val="18"/>
              </w:rPr>
              <w:t>88451.2</w:t>
            </w:r>
          </w:p>
        </w:tc>
        <w:tc>
          <w:tcPr>
            <w:tcW w:w="593" w:type="dxa"/>
            <w:vAlign w:val="center"/>
          </w:tcPr>
          <w:p w14:paraId="247A8F89" w14:textId="77777777" w:rsidR="00431F52" w:rsidRPr="00E00CEE" w:rsidRDefault="00431F52" w:rsidP="00B77F29">
            <w:pPr>
              <w:snapToGrid w:val="0"/>
              <w:spacing w:line="240" w:lineRule="auto"/>
              <w:jc w:val="center"/>
              <w:rPr>
                <w:sz w:val="18"/>
                <w:szCs w:val="18"/>
              </w:rPr>
            </w:pPr>
            <w:r w:rsidRPr="00E00CEE">
              <w:rPr>
                <w:rFonts w:eastAsia="等线"/>
                <w:sz w:val="18"/>
                <w:szCs w:val="18"/>
              </w:rPr>
              <w:t>0.77</w:t>
            </w:r>
          </w:p>
        </w:tc>
        <w:tc>
          <w:tcPr>
            <w:tcW w:w="851" w:type="dxa"/>
            <w:vAlign w:val="center"/>
          </w:tcPr>
          <w:p w14:paraId="0CE13B36" w14:textId="77777777" w:rsidR="00431F52" w:rsidRPr="00E00CEE" w:rsidRDefault="00431F52" w:rsidP="00B77F29">
            <w:pPr>
              <w:snapToGrid w:val="0"/>
              <w:spacing w:line="240" w:lineRule="auto"/>
              <w:jc w:val="center"/>
              <w:rPr>
                <w:sz w:val="18"/>
                <w:szCs w:val="18"/>
              </w:rPr>
            </w:pPr>
            <w:r w:rsidRPr="00E00CEE">
              <w:rPr>
                <w:rFonts w:eastAsia="等线"/>
                <w:sz w:val="18"/>
                <w:szCs w:val="18"/>
              </w:rPr>
              <w:t>88508.8</w:t>
            </w:r>
          </w:p>
        </w:tc>
        <w:tc>
          <w:tcPr>
            <w:tcW w:w="593" w:type="dxa"/>
            <w:vAlign w:val="center"/>
          </w:tcPr>
          <w:p w14:paraId="37A94230" w14:textId="77777777" w:rsidR="00431F52" w:rsidRPr="00E00CEE" w:rsidRDefault="00431F52" w:rsidP="00B77F29">
            <w:pPr>
              <w:snapToGrid w:val="0"/>
              <w:spacing w:line="240" w:lineRule="auto"/>
              <w:jc w:val="center"/>
              <w:rPr>
                <w:sz w:val="18"/>
                <w:szCs w:val="18"/>
              </w:rPr>
            </w:pPr>
            <w:r w:rsidRPr="00E00CEE">
              <w:rPr>
                <w:rFonts w:eastAsia="等线"/>
                <w:sz w:val="18"/>
                <w:szCs w:val="18"/>
              </w:rPr>
              <w:t>0.83</w:t>
            </w:r>
          </w:p>
        </w:tc>
        <w:tc>
          <w:tcPr>
            <w:tcW w:w="851" w:type="dxa"/>
            <w:vAlign w:val="center"/>
          </w:tcPr>
          <w:p w14:paraId="735CEE6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87827.1</w:t>
            </w:r>
          </w:p>
        </w:tc>
        <w:tc>
          <w:tcPr>
            <w:tcW w:w="510" w:type="dxa"/>
            <w:vAlign w:val="center"/>
          </w:tcPr>
          <w:p w14:paraId="4F338DE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0.06</w:t>
            </w:r>
          </w:p>
        </w:tc>
      </w:tr>
      <w:tr w:rsidR="00431F52" w:rsidRPr="00E00CEE" w14:paraId="56BC32BA" w14:textId="77777777" w:rsidTr="00B77F29">
        <w:trPr>
          <w:trHeight w:val="173"/>
          <w:jc w:val="center"/>
        </w:trPr>
        <w:tc>
          <w:tcPr>
            <w:tcW w:w="817" w:type="dxa"/>
            <w:vMerge/>
            <w:tcBorders>
              <w:top w:val="nil"/>
              <w:bottom w:val="nil"/>
            </w:tcBorders>
            <w:vAlign w:val="center"/>
          </w:tcPr>
          <w:p w14:paraId="02BA2005" w14:textId="77777777" w:rsidR="00431F52" w:rsidRPr="00E00CEE" w:rsidRDefault="00431F52" w:rsidP="00B77F29">
            <w:pPr>
              <w:snapToGrid w:val="0"/>
              <w:spacing w:line="240" w:lineRule="auto"/>
              <w:jc w:val="center"/>
              <w:rPr>
                <w:sz w:val="18"/>
                <w:szCs w:val="18"/>
              </w:rPr>
            </w:pPr>
          </w:p>
        </w:tc>
        <w:tc>
          <w:tcPr>
            <w:tcW w:w="732" w:type="dxa"/>
            <w:vAlign w:val="center"/>
          </w:tcPr>
          <w:p w14:paraId="396B0103"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50" w:type="dxa"/>
            <w:vAlign w:val="center"/>
          </w:tcPr>
          <w:p w14:paraId="59129579"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177882.8</w:t>
            </w:r>
          </w:p>
        </w:tc>
        <w:tc>
          <w:tcPr>
            <w:tcW w:w="525" w:type="dxa"/>
            <w:vAlign w:val="center"/>
          </w:tcPr>
          <w:p w14:paraId="38FD3B71" w14:textId="77777777" w:rsidR="00431F52" w:rsidRPr="00E00CEE" w:rsidRDefault="00431F52" w:rsidP="00B77F29">
            <w:pPr>
              <w:snapToGrid w:val="0"/>
              <w:spacing w:line="240" w:lineRule="auto"/>
              <w:jc w:val="center"/>
              <w:rPr>
                <w:sz w:val="18"/>
                <w:szCs w:val="18"/>
              </w:rPr>
            </w:pPr>
            <w:r w:rsidRPr="00E00CEE">
              <w:rPr>
                <w:rFonts w:eastAsia="等线"/>
                <w:sz w:val="18"/>
                <w:szCs w:val="18"/>
              </w:rPr>
              <w:t>2.63</w:t>
            </w:r>
          </w:p>
        </w:tc>
        <w:tc>
          <w:tcPr>
            <w:tcW w:w="850" w:type="dxa"/>
            <w:vAlign w:val="center"/>
          </w:tcPr>
          <w:p w14:paraId="65DE3AE3"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182823.1</w:t>
            </w:r>
          </w:p>
        </w:tc>
        <w:tc>
          <w:tcPr>
            <w:tcW w:w="525" w:type="dxa"/>
            <w:vAlign w:val="center"/>
          </w:tcPr>
          <w:p w14:paraId="1985F254" w14:textId="77777777" w:rsidR="00431F52" w:rsidRPr="00E00CEE" w:rsidRDefault="00431F52" w:rsidP="00B77F29">
            <w:pPr>
              <w:snapToGrid w:val="0"/>
              <w:spacing w:line="240" w:lineRule="auto"/>
              <w:jc w:val="center"/>
              <w:rPr>
                <w:sz w:val="18"/>
                <w:szCs w:val="18"/>
              </w:rPr>
            </w:pPr>
            <w:r w:rsidRPr="00E00CEE">
              <w:rPr>
                <w:rFonts w:eastAsia="等线"/>
                <w:sz w:val="18"/>
                <w:szCs w:val="18"/>
              </w:rPr>
              <w:t>5.48</w:t>
            </w:r>
          </w:p>
        </w:tc>
        <w:tc>
          <w:tcPr>
            <w:tcW w:w="851" w:type="dxa"/>
            <w:vAlign w:val="center"/>
          </w:tcPr>
          <w:p w14:paraId="42AE4E84"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182658.8</w:t>
            </w:r>
          </w:p>
        </w:tc>
        <w:tc>
          <w:tcPr>
            <w:tcW w:w="593" w:type="dxa"/>
            <w:vAlign w:val="center"/>
          </w:tcPr>
          <w:p w14:paraId="3406FB2A" w14:textId="77777777" w:rsidR="00431F52" w:rsidRPr="00E00CEE" w:rsidRDefault="00431F52" w:rsidP="00B77F29">
            <w:pPr>
              <w:snapToGrid w:val="0"/>
              <w:spacing w:line="240" w:lineRule="auto"/>
              <w:jc w:val="center"/>
              <w:rPr>
                <w:sz w:val="18"/>
                <w:szCs w:val="18"/>
              </w:rPr>
            </w:pPr>
            <w:r w:rsidRPr="00E00CEE">
              <w:rPr>
                <w:rFonts w:eastAsia="等线"/>
                <w:sz w:val="18"/>
                <w:szCs w:val="18"/>
              </w:rPr>
              <w:t>5.39</w:t>
            </w:r>
          </w:p>
        </w:tc>
        <w:tc>
          <w:tcPr>
            <w:tcW w:w="851" w:type="dxa"/>
            <w:vAlign w:val="center"/>
          </w:tcPr>
          <w:p w14:paraId="0ADE529A"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181257.7</w:t>
            </w:r>
          </w:p>
        </w:tc>
        <w:tc>
          <w:tcPr>
            <w:tcW w:w="593" w:type="dxa"/>
            <w:vAlign w:val="center"/>
          </w:tcPr>
          <w:p w14:paraId="0E139758" w14:textId="77777777" w:rsidR="00431F52" w:rsidRPr="00E00CEE" w:rsidRDefault="00431F52" w:rsidP="00B77F29">
            <w:pPr>
              <w:snapToGrid w:val="0"/>
              <w:spacing w:line="240" w:lineRule="auto"/>
              <w:jc w:val="center"/>
              <w:rPr>
                <w:sz w:val="18"/>
                <w:szCs w:val="18"/>
              </w:rPr>
            </w:pPr>
            <w:r w:rsidRPr="00E00CEE">
              <w:rPr>
                <w:rFonts w:eastAsia="等线"/>
                <w:sz w:val="18"/>
                <w:szCs w:val="18"/>
              </w:rPr>
              <w:t>4.58</w:t>
            </w:r>
          </w:p>
        </w:tc>
        <w:tc>
          <w:tcPr>
            <w:tcW w:w="851" w:type="dxa"/>
            <w:vAlign w:val="center"/>
          </w:tcPr>
          <w:p w14:paraId="20A1C3B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174585.4</w:t>
            </w:r>
          </w:p>
        </w:tc>
        <w:tc>
          <w:tcPr>
            <w:tcW w:w="510" w:type="dxa"/>
            <w:vAlign w:val="center"/>
          </w:tcPr>
          <w:p w14:paraId="78DD240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0.73</w:t>
            </w:r>
          </w:p>
        </w:tc>
      </w:tr>
      <w:tr w:rsidR="00431F52" w:rsidRPr="00E00CEE" w14:paraId="7A675776" w14:textId="77777777" w:rsidTr="00B77F29">
        <w:trPr>
          <w:trHeight w:val="173"/>
          <w:jc w:val="center"/>
        </w:trPr>
        <w:tc>
          <w:tcPr>
            <w:tcW w:w="817" w:type="dxa"/>
            <w:vMerge/>
            <w:tcBorders>
              <w:top w:val="nil"/>
              <w:bottom w:val="nil"/>
            </w:tcBorders>
            <w:vAlign w:val="center"/>
          </w:tcPr>
          <w:p w14:paraId="0CF2F219" w14:textId="77777777" w:rsidR="00431F52" w:rsidRPr="00E00CEE" w:rsidRDefault="00431F52" w:rsidP="00B77F29">
            <w:pPr>
              <w:snapToGrid w:val="0"/>
              <w:spacing w:line="240" w:lineRule="auto"/>
              <w:jc w:val="center"/>
              <w:rPr>
                <w:sz w:val="18"/>
                <w:szCs w:val="18"/>
              </w:rPr>
            </w:pPr>
          </w:p>
        </w:tc>
        <w:tc>
          <w:tcPr>
            <w:tcW w:w="732" w:type="dxa"/>
            <w:vAlign w:val="center"/>
          </w:tcPr>
          <w:p w14:paraId="5F3E6B78"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50" w:type="dxa"/>
            <w:vAlign w:val="center"/>
          </w:tcPr>
          <w:p w14:paraId="78ADB1E2" w14:textId="77777777" w:rsidR="00431F52" w:rsidRPr="00E00CEE" w:rsidRDefault="00431F52" w:rsidP="00B77F29">
            <w:pPr>
              <w:snapToGrid w:val="0"/>
              <w:spacing w:line="240" w:lineRule="auto"/>
              <w:jc w:val="center"/>
              <w:rPr>
                <w:sz w:val="18"/>
                <w:szCs w:val="18"/>
              </w:rPr>
            </w:pPr>
            <w:r w:rsidRPr="00E00CEE">
              <w:rPr>
                <w:rFonts w:eastAsia="等线"/>
                <w:sz w:val="18"/>
                <w:szCs w:val="18"/>
              </w:rPr>
              <w:t>223809.7</w:t>
            </w:r>
          </w:p>
        </w:tc>
        <w:tc>
          <w:tcPr>
            <w:tcW w:w="525" w:type="dxa"/>
            <w:vAlign w:val="center"/>
          </w:tcPr>
          <w:p w14:paraId="3A8E1C65" w14:textId="77777777" w:rsidR="00431F52" w:rsidRPr="00E00CEE" w:rsidRDefault="00431F52" w:rsidP="00B77F29">
            <w:pPr>
              <w:snapToGrid w:val="0"/>
              <w:spacing w:line="240" w:lineRule="auto"/>
              <w:jc w:val="center"/>
              <w:rPr>
                <w:sz w:val="18"/>
                <w:szCs w:val="18"/>
              </w:rPr>
            </w:pPr>
            <w:r w:rsidRPr="00E00CEE">
              <w:rPr>
                <w:rFonts w:eastAsia="等线"/>
                <w:sz w:val="18"/>
                <w:szCs w:val="18"/>
              </w:rPr>
              <w:t>0.77</w:t>
            </w:r>
          </w:p>
        </w:tc>
        <w:tc>
          <w:tcPr>
            <w:tcW w:w="850" w:type="dxa"/>
            <w:vAlign w:val="center"/>
          </w:tcPr>
          <w:p w14:paraId="78E41ABE" w14:textId="77777777" w:rsidR="00431F52" w:rsidRPr="00E00CEE" w:rsidRDefault="00431F52" w:rsidP="00B77F29">
            <w:pPr>
              <w:snapToGrid w:val="0"/>
              <w:spacing w:line="240" w:lineRule="auto"/>
              <w:jc w:val="center"/>
              <w:rPr>
                <w:sz w:val="18"/>
                <w:szCs w:val="18"/>
              </w:rPr>
            </w:pPr>
            <w:r w:rsidRPr="00E00CEE">
              <w:rPr>
                <w:rFonts w:eastAsia="等线"/>
                <w:sz w:val="18"/>
                <w:szCs w:val="18"/>
              </w:rPr>
              <w:t>227141</w:t>
            </w:r>
          </w:p>
        </w:tc>
        <w:tc>
          <w:tcPr>
            <w:tcW w:w="525" w:type="dxa"/>
            <w:vAlign w:val="center"/>
          </w:tcPr>
          <w:p w14:paraId="61E2D2D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2.27</w:t>
            </w:r>
          </w:p>
        </w:tc>
        <w:tc>
          <w:tcPr>
            <w:tcW w:w="851" w:type="dxa"/>
            <w:vAlign w:val="center"/>
          </w:tcPr>
          <w:p w14:paraId="55C0ABEC" w14:textId="77777777" w:rsidR="00431F52" w:rsidRPr="00E00CEE" w:rsidRDefault="00431F52" w:rsidP="00B77F29">
            <w:pPr>
              <w:snapToGrid w:val="0"/>
              <w:spacing w:line="240" w:lineRule="auto"/>
              <w:jc w:val="center"/>
              <w:rPr>
                <w:sz w:val="18"/>
                <w:szCs w:val="18"/>
              </w:rPr>
            </w:pPr>
            <w:r w:rsidRPr="00E00CEE">
              <w:rPr>
                <w:rFonts w:eastAsia="等线"/>
                <w:sz w:val="18"/>
                <w:szCs w:val="18"/>
              </w:rPr>
              <w:t>226516.6</w:t>
            </w:r>
          </w:p>
        </w:tc>
        <w:tc>
          <w:tcPr>
            <w:tcW w:w="593" w:type="dxa"/>
            <w:vAlign w:val="center"/>
          </w:tcPr>
          <w:p w14:paraId="5B9060B0" w14:textId="77777777" w:rsidR="00431F52" w:rsidRPr="00E00CEE" w:rsidRDefault="00431F52" w:rsidP="00B77F29">
            <w:pPr>
              <w:snapToGrid w:val="0"/>
              <w:spacing w:line="240" w:lineRule="auto"/>
              <w:jc w:val="center"/>
              <w:rPr>
                <w:sz w:val="18"/>
                <w:szCs w:val="18"/>
              </w:rPr>
            </w:pPr>
            <w:r w:rsidRPr="00E00CEE">
              <w:rPr>
                <w:rFonts w:eastAsia="等线"/>
                <w:sz w:val="18"/>
                <w:szCs w:val="18"/>
              </w:rPr>
              <w:t>1.99</w:t>
            </w:r>
          </w:p>
        </w:tc>
        <w:tc>
          <w:tcPr>
            <w:tcW w:w="851" w:type="dxa"/>
            <w:vAlign w:val="center"/>
          </w:tcPr>
          <w:p w14:paraId="4CDA259D"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225902.9</w:t>
            </w:r>
          </w:p>
        </w:tc>
        <w:tc>
          <w:tcPr>
            <w:tcW w:w="593" w:type="dxa"/>
            <w:vAlign w:val="center"/>
          </w:tcPr>
          <w:p w14:paraId="67E1E487"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1" w:type="dxa"/>
            <w:vAlign w:val="center"/>
          </w:tcPr>
          <w:p w14:paraId="60090FD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222691.3</w:t>
            </w:r>
          </w:p>
        </w:tc>
        <w:tc>
          <w:tcPr>
            <w:tcW w:w="510" w:type="dxa"/>
            <w:vAlign w:val="center"/>
          </w:tcPr>
          <w:p w14:paraId="56B1B48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0A339C22" w14:textId="77777777" w:rsidTr="00B77F29">
        <w:trPr>
          <w:trHeight w:val="173"/>
          <w:jc w:val="center"/>
        </w:trPr>
        <w:tc>
          <w:tcPr>
            <w:tcW w:w="817" w:type="dxa"/>
            <w:vMerge/>
            <w:tcBorders>
              <w:top w:val="nil"/>
              <w:bottom w:val="nil"/>
            </w:tcBorders>
            <w:vAlign w:val="center"/>
          </w:tcPr>
          <w:p w14:paraId="69934173" w14:textId="77777777" w:rsidR="00431F52" w:rsidRPr="00E00CEE" w:rsidRDefault="00431F52" w:rsidP="00B77F29">
            <w:pPr>
              <w:snapToGrid w:val="0"/>
              <w:spacing w:line="240" w:lineRule="auto"/>
              <w:jc w:val="center"/>
              <w:rPr>
                <w:sz w:val="18"/>
                <w:szCs w:val="18"/>
              </w:rPr>
            </w:pPr>
          </w:p>
        </w:tc>
        <w:tc>
          <w:tcPr>
            <w:tcW w:w="732" w:type="dxa"/>
            <w:vAlign w:val="center"/>
          </w:tcPr>
          <w:p w14:paraId="5142D515"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50" w:type="dxa"/>
            <w:vAlign w:val="center"/>
          </w:tcPr>
          <w:p w14:paraId="0BF56D95" w14:textId="77777777" w:rsidR="00431F52" w:rsidRPr="00E00CEE" w:rsidRDefault="00431F52" w:rsidP="00B77F29">
            <w:pPr>
              <w:snapToGrid w:val="0"/>
              <w:spacing w:line="240" w:lineRule="auto"/>
              <w:jc w:val="center"/>
              <w:rPr>
                <w:sz w:val="18"/>
                <w:szCs w:val="18"/>
              </w:rPr>
            </w:pPr>
            <w:r w:rsidRPr="00E00CEE">
              <w:rPr>
                <w:rFonts w:eastAsia="等线"/>
                <w:sz w:val="18"/>
                <w:szCs w:val="18"/>
              </w:rPr>
              <w:t>107268.7</w:t>
            </w:r>
          </w:p>
        </w:tc>
        <w:tc>
          <w:tcPr>
            <w:tcW w:w="525" w:type="dxa"/>
            <w:vAlign w:val="center"/>
          </w:tcPr>
          <w:p w14:paraId="6179B6A2" w14:textId="77777777" w:rsidR="00431F52" w:rsidRPr="00E00CEE" w:rsidRDefault="00431F52" w:rsidP="00B77F29">
            <w:pPr>
              <w:snapToGrid w:val="0"/>
              <w:spacing w:line="240" w:lineRule="auto"/>
              <w:jc w:val="center"/>
              <w:rPr>
                <w:sz w:val="18"/>
                <w:szCs w:val="18"/>
              </w:rPr>
            </w:pPr>
            <w:r w:rsidRPr="00E00CEE">
              <w:rPr>
                <w:rFonts w:eastAsia="等线"/>
                <w:sz w:val="18"/>
                <w:szCs w:val="18"/>
              </w:rPr>
              <w:t>0.97</w:t>
            </w:r>
          </w:p>
        </w:tc>
        <w:tc>
          <w:tcPr>
            <w:tcW w:w="850" w:type="dxa"/>
            <w:vAlign w:val="center"/>
          </w:tcPr>
          <w:p w14:paraId="156045F6"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108440.7</w:t>
            </w:r>
          </w:p>
        </w:tc>
        <w:tc>
          <w:tcPr>
            <w:tcW w:w="525" w:type="dxa"/>
            <w:vAlign w:val="center"/>
          </w:tcPr>
          <w:p w14:paraId="2968B16E" w14:textId="77777777" w:rsidR="00431F52" w:rsidRPr="00E00CEE" w:rsidRDefault="00431F52" w:rsidP="00B77F29">
            <w:pPr>
              <w:snapToGrid w:val="0"/>
              <w:spacing w:line="240" w:lineRule="auto"/>
              <w:jc w:val="center"/>
              <w:rPr>
                <w:sz w:val="18"/>
                <w:szCs w:val="18"/>
              </w:rPr>
            </w:pPr>
            <w:r w:rsidRPr="00E00CEE">
              <w:rPr>
                <w:rFonts w:eastAsia="等线"/>
                <w:sz w:val="18"/>
                <w:szCs w:val="18"/>
              </w:rPr>
              <w:t>2.08</w:t>
            </w:r>
          </w:p>
        </w:tc>
        <w:tc>
          <w:tcPr>
            <w:tcW w:w="851" w:type="dxa"/>
            <w:vAlign w:val="center"/>
          </w:tcPr>
          <w:p w14:paraId="306B923E"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108549.8</w:t>
            </w:r>
          </w:p>
        </w:tc>
        <w:tc>
          <w:tcPr>
            <w:tcW w:w="593" w:type="dxa"/>
            <w:vAlign w:val="center"/>
          </w:tcPr>
          <w:p w14:paraId="29D620BA" w14:textId="77777777" w:rsidR="00431F52" w:rsidRPr="00E00CEE" w:rsidRDefault="00431F52" w:rsidP="00B77F29">
            <w:pPr>
              <w:snapToGrid w:val="0"/>
              <w:spacing w:line="240" w:lineRule="auto"/>
              <w:jc w:val="center"/>
              <w:rPr>
                <w:sz w:val="18"/>
                <w:szCs w:val="18"/>
              </w:rPr>
            </w:pPr>
            <w:r w:rsidRPr="00E00CEE">
              <w:rPr>
                <w:rFonts w:eastAsia="等线"/>
                <w:sz w:val="18"/>
                <w:szCs w:val="18"/>
              </w:rPr>
              <w:t>2.18</w:t>
            </w:r>
          </w:p>
        </w:tc>
        <w:tc>
          <w:tcPr>
            <w:tcW w:w="851" w:type="dxa"/>
            <w:vAlign w:val="center"/>
          </w:tcPr>
          <w:p w14:paraId="16B24EFF"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108380.3</w:t>
            </w:r>
          </w:p>
        </w:tc>
        <w:tc>
          <w:tcPr>
            <w:tcW w:w="593" w:type="dxa"/>
            <w:vAlign w:val="center"/>
          </w:tcPr>
          <w:p w14:paraId="518D54CB"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w:t>
            </w:r>
          </w:p>
        </w:tc>
        <w:tc>
          <w:tcPr>
            <w:tcW w:w="851" w:type="dxa"/>
            <w:vAlign w:val="center"/>
          </w:tcPr>
          <w:p w14:paraId="35FAC68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106396.7</w:t>
            </w:r>
          </w:p>
        </w:tc>
        <w:tc>
          <w:tcPr>
            <w:tcW w:w="510" w:type="dxa"/>
            <w:vAlign w:val="center"/>
          </w:tcPr>
          <w:p w14:paraId="709E767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0.15</w:t>
            </w:r>
          </w:p>
        </w:tc>
      </w:tr>
      <w:tr w:rsidR="00431F52" w:rsidRPr="00E00CEE" w14:paraId="01338200" w14:textId="77777777" w:rsidTr="00B77F29">
        <w:trPr>
          <w:trHeight w:val="173"/>
          <w:jc w:val="center"/>
        </w:trPr>
        <w:tc>
          <w:tcPr>
            <w:tcW w:w="817" w:type="dxa"/>
            <w:vMerge/>
            <w:tcBorders>
              <w:top w:val="nil"/>
              <w:bottom w:val="nil"/>
            </w:tcBorders>
            <w:vAlign w:val="center"/>
          </w:tcPr>
          <w:p w14:paraId="78F98337" w14:textId="77777777" w:rsidR="00431F52" w:rsidRPr="00E00CEE" w:rsidRDefault="00431F52" w:rsidP="00B77F29">
            <w:pPr>
              <w:snapToGrid w:val="0"/>
              <w:spacing w:line="240" w:lineRule="auto"/>
              <w:jc w:val="center"/>
              <w:rPr>
                <w:sz w:val="18"/>
                <w:szCs w:val="18"/>
              </w:rPr>
            </w:pPr>
          </w:p>
        </w:tc>
        <w:tc>
          <w:tcPr>
            <w:tcW w:w="732" w:type="dxa"/>
            <w:vAlign w:val="center"/>
          </w:tcPr>
          <w:p w14:paraId="172BBE08"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50" w:type="dxa"/>
            <w:vAlign w:val="center"/>
          </w:tcPr>
          <w:p w14:paraId="042605DD" w14:textId="77777777" w:rsidR="00431F52" w:rsidRPr="00E00CEE" w:rsidRDefault="00431F52" w:rsidP="00B77F29">
            <w:pPr>
              <w:snapToGrid w:val="0"/>
              <w:spacing w:line="240" w:lineRule="auto"/>
              <w:jc w:val="center"/>
              <w:rPr>
                <w:sz w:val="18"/>
                <w:szCs w:val="18"/>
              </w:rPr>
            </w:pPr>
            <w:r w:rsidRPr="00E00CEE">
              <w:rPr>
                <w:rFonts w:eastAsia="等线"/>
                <w:sz w:val="18"/>
                <w:szCs w:val="18"/>
              </w:rPr>
              <w:t>237361.2</w:t>
            </w:r>
          </w:p>
        </w:tc>
        <w:tc>
          <w:tcPr>
            <w:tcW w:w="525" w:type="dxa"/>
            <w:vAlign w:val="center"/>
          </w:tcPr>
          <w:p w14:paraId="41BB914E" w14:textId="77777777" w:rsidR="00431F52" w:rsidRPr="00E00CEE" w:rsidRDefault="00431F52" w:rsidP="00B77F29">
            <w:pPr>
              <w:snapToGrid w:val="0"/>
              <w:spacing w:line="240" w:lineRule="auto"/>
              <w:jc w:val="center"/>
              <w:rPr>
                <w:sz w:val="18"/>
                <w:szCs w:val="18"/>
              </w:rPr>
            </w:pPr>
            <w:r w:rsidRPr="00E00CEE">
              <w:rPr>
                <w:rFonts w:eastAsia="等线"/>
                <w:sz w:val="18"/>
                <w:szCs w:val="18"/>
              </w:rPr>
              <w:t>1.89</w:t>
            </w:r>
          </w:p>
        </w:tc>
        <w:tc>
          <w:tcPr>
            <w:tcW w:w="850" w:type="dxa"/>
            <w:vAlign w:val="center"/>
          </w:tcPr>
          <w:p w14:paraId="53C222A5"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241538.1</w:t>
            </w:r>
          </w:p>
        </w:tc>
        <w:tc>
          <w:tcPr>
            <w:tcW w:w="525" w:type="dxa"/>
            <w:vAlign w:val="center"/>
          </w:tcPr>
          <w:p w14:paraId="59B7EE74" w14:textId="77777777" w:rsidR="00431F52" w:rsidRPr="00E00CEE" w:rsidRDefault="00431F52" w:rsidP="00B77F29">
            <w:pPr>
              <w:snapToGrid w:val="0"/>
              <w:spacing w:line="240" w:lineRule="auto"/>
              <w:jc w:val="center"/>
              <w:rPr>
                <w:sz w:val="18"/>
                <w:szCs w:val="18"/>
              </w:rPr>
            </w:pPr>
            <w:r w:rsidRPr="00E00CEE">
              <w:rPr>
                <w:rFonts w:eastAsia="等线"/>
                <w:sz w:val="18"/>
                <w:szCs w:val="18"/>
              </w:rPr>
              <w:t>3.68</w:t>
            </w:r>
          </w:p>
        </w:tc>
        <w:tc>
          <w:tcPr>
            <w:tcW w:w="851" w:type="dxa"/>
            <w:vAlign w:val="center"/>
          </w:tcPr>
          <w:p w14:paraId="0043C22B"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242641.8</w:t>
            </w:r>
          </w:p>
        </w:tc>
        <w:tc>
          <w:tcPr>
            <w:tcW w:w="593" w:type="dxa"/>
            <w:vAlign w:val="center"/>
          </w:tcPr>
          <w:p w14:paraId="427C9FEC" w14:textId="77777777" w:rsidR="00431F52" w:rsidRPr="00E00CEE" w:rsidRDefault="00431F52" w:rsidP="00B77F29">
            <w:pPr>
              <w:snapToGrid w:val="0"/>
              <w:spacing w:line="240" w:lineRule="auto"/>
              <w:jc w:val="center"/>
              <w:rPr>
                <w:sz w:val="18"/>
                <w:szCs w:val="18"/>
              </w:rPr>
            </w:pPr>
            <w:r w:rsidRPr="00E00CEE">
              <w:rPr>
                <w:rFonts w:eastAsia="等线"/>
                <w:sz w:val="18"/>
                <w:szCs w:val="18"/>
              </w:rPr>
              <w:t>4.15</w:t>
            </w:r>
          </w:p>
        </w:tc>
        <w:tc>
          <w:tcPr>
            <w:tcW w:w="851" w:type="dxa"/>
            <w:vAlign w:val="center"/>
          </w:tcPr>
          <w:p w14:paraId="420FF255" w14:textId="77777777" w:rsidR="00431F52" w:rsidRPr="00E00CEE" w:rsidRDefault="00431F52" w:rsidP="00B77F29">
            <w:pPr>
              <w:snapToGrid w:val="0"/>
              <w:spacing w:line="240" w:lineRule="auto"/>
              <w:jc w:val="center"/>
              <w:rPr>
                <w:sz w:val="18"/>
                <w:szCs w:val="18"/>
              </w:rPr>
            </w:pPr>
            <w:r w:rsidRPr="00E00CEE">
              <w:rPr>
                <w:rFonts w:eastAsia="等线"/>
                <w:sz w:val="18"/>
                <w:szCs w:val="18"/>
              </w:rPr>
              <w:t>240680.4</w:t>
            </w:r>
          </w:p>
        </w:tc>
        <w:tc>
          <w:tcPr>
            <w:tcW w:w="593" w:type="dxa"/>
            <w:vAlign w:val="center"/>
          </w:tcPr>
          <w:p w14:paraId="78D087AF"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1" w:type="dxa"/>
            <w:vAlign w:val="center"/>
          </w:tcPr>
          <w:p w14:paraId="72F2387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233513.1</w:t>
            </w:r>
          </w:p>
        </w:tc>
        <w:tc>
          <w:tcPr>
            <w:tcW w:w="510" w:type="dxa"/>
            <w:vAlign w:val="center"/>
          </w:tcPr>
          <w:p w14:paraId="516DED4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0.24</w:t>
            </w:r>
          </w:p>
        </w:tc>
      </w:tr>
      <w:tr w:rsidR="00431F52" w:rsidRPr="00E00CEE" w14:paraId="0BDBA9B7" w14:textId="77777777" w:rsidTr="00B77F29">
        <w:trPr>
          <w:trHeight w:val="173"/>
          <w:jc w:val="center"/>
        </w:trPr>
        <w:tc>
          <w:tcPr>
            <w:tcW w:w="817" w:type="dxa"/>
            <w:vMerge/>
            <w:tcBorders>
              <w:top w:val="nil"/>
              <w:bottom w:val="nil"/>
            </w:tcBorders>
            <w:vAlign w:val="center"/>
          </w:tcPr>
          <w:p w14:paraId="300EF3FF" w14:textId="77777777" w:rsidR="00431F52" w:rsidRPr="00E00CEE" w:rsidRDefault="00431F52" w:rsidP="00B77F29">
            <w:pPr>
              <w:snapToGrid w:val="0"/>
              <w:spacing w:line="240" w:lineRule="auto"/>
              <w:jc w:val="center"/>
              <w:rPr>
                <w:sz w:val="18"/>
                <w:szCs w:val="18"/>
              </w:rPr>
            </w:pPr>
          </w:p>
        </w:tc>
        <w:tc>
          <w:tcPr>
            <w:tcW w:w="732" w:type="dxa"/>
            <w:vAlign w:val="center"/>
          </w:tcPr>
          <w:p w14:paraId="48B347BE"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50" w:type="dxa"/>
            <w:vAlign w:val="center"/>
          </w:tcPr>
          <w:p w14:paraId="20D41BA8" w14:textId="77777777" w:rsidR="00431F52" w:rsidRPr="00E00CEE" w:rsidRDefault="00431F52" w:rsidP="00B77F29">
            <w:pPr>
              <w:snapToGrid w:val="0"/>
              <w:spacing w:line="240" w:lineRule="auto"/>
              <w:jc w:val="center"/>
              <w:rPr>
                <w:sz w:val="18"/>
                <w:szCs w:val="18"/>
              </w:rPr>
            </w:pPr>
            <w:r w:rsidRPr="00E00CEE">
              <w:rPr>
                <w:rFonts w:eastAsia="等线"/>
                <w:sz w:val="18"/>
                <w:szCs w:val="18"/>
              </w:rPr>
              <w:t>311662.6</w:t>
            </w:r>
          </w:p>
        </w:tc>
        <w:tc>
          <w:tcPr>
            <w:tcW w:w="525" w:type="dxa"/>
            <w:vAlign w:val="center"/>
          </w:tcPr>
          <w:p w14:paraId="0435ACBD"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w:t>
            </w:r>
          </w:p>
        </w:tc>
        <w:tc>
          <w:tcPr>
            <w:tcW w:w="850" w:type="dxa"/>
            <w:vAlign w:val="center"/>
          </w:tcPr>
          <w:p w14:paraId="1A3084B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317554.5</w:t>
            </w:r>
          </w:p>
        </w:tc>
        <w:tc>
          <w:tcPr>
            <w:tcW w:w="525" w:type="dxa"/>
            <w:vAlign w:val="center"/>
          </w:tcPr>
          <w:p w14:paraId="525F05FD"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w:t>
            </w:r>
          </w:p>
        </w:tc>
        <w:tc>
          <w:tcPr>
            <w:tcW w:w="851" w:type="dxa"/>
            <w:vAlign w:val="center"/>
          </w:tcPr>
          <w:p w14:paraId="2275A1A4" w14:textId="77777777" w:rsidR="00431F52" w:rsidRPr="00E00CEE" w:rsidRDefault="00431F52" w:rsidP="00B77F29">
            <w:pPr>
              <w:snapToGrid w:val="0"/>
              <w:spacing w:line="240" w:lineRule="auto"/>
              <w:jc w:val="center"/>
              <w:rPr>
                <w:sz w:val="18"/>
                <w:szCs w:val="18"/>
              </w:rPr>
            </w:pPr>
            <w:r w:rsidRPr="00E00CEE">
              <w:rPr>
                <w:rFonts w:eastAsia="等线"/>
                <w:sz w:val="18"/>
                <w:szCs w:val="18"/>
              </w:rPr>
              <w:t>316473.8</w:t>
            </w:r>
          </w:p>
        </w:tc>
        <w:tc>
          <w:tcPr>
            <w:tcW w:w="593" w:type="dxa"/>
            <w:vAlign w:val="center"/>
          </w:tcPr>
          <w:p w14:paraId="15C6C52E" w14:textId="77777777" w:rsidR="00431F52" w:rsidRPr="00E00CEE" w:rsidRDefault="00431F52" w:rsidP="00B77F29">
            <w:pPr>
              <w:snapToGrid w:val="0"/>
              <w:spacing w:line="240" w:lineRule="auto"/>
              <w:jc w:val="center"/>
              <w:rPr>
                <w:sz w:val="18"/>
                <w:szCs w:val="18"/>
              </w:rPr>
            </w:pPr>
            <w:r w:rsidRPr="00E00CEE">
              <w:rPr>
                <w:rFonts w:eastAsia="等线"/>
                <w:sz w:val="18"/>
                <w:szCs w:val="18"/>
              </w:rPr>
              <w:t>2.80</w:t>
            </w:r>
          </w:p>
        </w:tc>
        <w:tc>
          <w:tcPr>
            <w:tcW w:w="851" w:type="dxa"/>
            <w:vAlign w:val="center"/>
          </w:tcPr>
          <w:p w14:paraId="05873CD2" w14:textId="77777777" w:rsidR="00431F52" w:rsidRPr="00E00CEE" w:rsidRDefault="00431F52" w:rsidP="00B77F29">
            <w:pPr>
              <w:snapToGrid w:val="0"/>
              <w:spacing w:line="240" w:lineRule="auto"/>
              <w:jc w:val="center"/>
              <w:rPr>
                <w:sz w:val="18"/>
                <w:szCs w:val="18"/>
              </w:rPr>
            </w:pPr>
            <w:r w:rsidRPr="00E00CEE">
              <w:rPr>
                <w:rFonts w:eastAsia="等线"/>
                <w:sz w:val="18"/>
                <w:szCs w:val="18"/>
              </w:rPr>
              <w:t>316730.1</w:t>
            </w:r>
          </w:p>
        </w:tc>
        <w:tc>
          <w:tcPr>
            <w:tcW w:w="593" w:type="dxa"/>
            <w:vAlign w:val="center"/>
          </w:tcPr>
          <w:p w14:paraId="3035063A" w14:textId="77777777" w:rsidR="00431F52" w:rsidRPr="00E00CEE" w:rsidRDefault="00431F52" w:rsidP="00B77F29">
            <w:pPr>
              <w:snapToGrid w:val="0"/>
              <w:spacing w:line="240" w:lineRule="auto"/>
              <w:jc w:val="center"/>
              <w:rPr>
                <w:sz w:val="18"/>
                <w:szCs w:val="18"/>
              </w:rPr>
            </w:pPr>
            <w:r w:rsidRPr="00E00CEE">
              <w:rPr>
                <w:rFonts w:eastAsia="等线"/>
                <w:sz w:val="18"/>
                <w:szCs w:val="18"/>
              </w:rPr>
              <w:t>2.89</w:t>
            </w:r>
          </w:p>
        </w:tc>
        <w:tc>
          <w:tcPr>
            <w:tcW w:w="851" w:type="dxa"/>
            <w:vAlign w:val="center"/>
          </w:tcPr>
          <w:p w14:paraId="7D3CB2E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308618</w:t>
            </w:r>
          </w:p>
        </w:tc>
        <w:tc>
          <w:tcPr>
            <w:tcW w:w="510" w:type="dxa"/>
            <w:vAlign w:val="center"/>
          </w:tcPr>
          <w:p w14:paraId="1CA89E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0.25</w:t>
            </w:r>
          </w:p>
        </w:tc>
      </w:tr>
      <w:tr w:rsidR="00431F52" w:rsidRPr="00E00CEE" w14:paraId="697500AF" w14:textId="77777777" w:rsidTr="00B77F29">
        <w:trPr>
          <w:trHeight w:val="173"/>
          <w:jc w:val="center"/>
        </w:trPr>
        <w:tc>
          <w:tcPr>
            <w:tcW w:w="817" w:type="dxa"/>
            <w:vMerge/>
            <w:tcBorders>
              <w:top w:val="nil"/>
              <w:bottom w:val="nil"/>
            </w:tcBorders>
            <w:vAlign w:val="center"/>
          </w:tcPr>
          <w:p w14:paraId="050A8FAD" w14:textId="77777777" w:rsidR="00431F52" w:rsidRPr="00E00CEE" w:rsidRDefault="00431F52" w:rsidP="00B77F29">
            <w:pPr>
              <w:snapToGrid w:val="0"/>
              <w:spacing w:line="240" w:lineRule="auto"/>
              <w:jc w:val="center"/>
              <w:rPr>
                <w:sz w:val="18"/>
                <w:szCs w:val="18"/>
              </w:rPr>
            </w:pPr>
          </w:p>
        </w:tc>
        <w:tc>
          <w:tcPr>
            <w:tcW w:w="732" w:type="dxa"/>
            <w:vAlign w:val="center"/>
          </w:tcPr>
          <w:p w14:paraId="01368A30"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50" w:type="dxa"/>
            <w:vAlign w:val="center"/>
          </w:tcPr>
          <w:p w14:paraId="245FF89B" w14:textId="77777777" w:rsidR="00431F52" w:rsidRPr="00E00CEE" w:rsidRDefault="00431F52" w:rsidP="00B77F29">
            <w:pPr>
              <w:snapToGrid w:val="0"/>
              <w:spacing w:line="240" w:lineRule="auto"/>
              <w:jc w:val="center"/>
              <w:rPr>
                <w:sz w:val="18"/>
                <w:szCs w:val="18"/>
              </w:rPr>
            </w:pPr>
            <w:r w:rsidRPr="00E00CEE">
              <w:rPr>
                <w:rFonts w:eastAsia="等线"/>
                <w:sz w:val="18"/>
                <w:szCs w:val="18"/>
              </w:rPr>
              <w:t>161876.9</w:t>
            </w:r>
          </w:p>
        </w:tc>
        <w:tc>
          <w:tcPr>
            <w:tcW w:w="525" w:type="dxa"/>
            <w:vAlign w:val="center"/>
          </w:tcPr>
          <w:p w14:paraId="10D10963" w14:textId="77777777" w:rsidR="00431F52" w:rsidRPr="00E00CEE" w:rsidRDefault="00431F52" w:rsidP="00B77F29">
            <w:pPr>
              <w:snapToGrid w:val="0"/>
              <w:spacing w:line="240" w:lineRule="auto"/>
              <w:jc w:val="center"/>
              <w:rPr>
                <w:sz w:val="18"/>
                <w:szCs w:val="18"/>
              </w:rPr>
            </w:pPr>
            <w:r w:rsidRPr="00E00CEE">
              <w:rPr>
                <w:rFonts w:eastAsia="等线"/>
                <w:sz w:val="18"/>
                <w:szCs w:val="18"/>
              </w:rPr>
              <w:t>2.32</w:t>
            </w:r>
          </w:p>
        </w:tc>
        <w:tc>
          <w:tcPr>
            <w:tcW w:w="850" w:type="dxa"/>
            <w:vAlign w:val="center"/>
          </w:tcPr>
          <w:p w14:paraId="3E61C6FC"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164178.1</w:t>
            </w:r>
          </w:p>
        </w:tc>
        <w:tc>
          <w:tcPr>
            <w:tcW w:w="525" w:type="dxa"/>
            <w:vAlign w:val="center"/>
          </w:tcPr>
          <w:p w14:paraId="481B9397" w14:textId="77777777" w:rsidR="00431F52" w:rsidRPr="00E00CEE" w:rsidRDefault="00431F52" w:rsidP="00B77F29">
            <w:pPr>
              <w:snapToGrid w:val="0"/>
              <w:spacing w:line="240" w:lineRule="auto"/>
              <w:jc w:val="center"/>
              <w:rPr>
                <w:sz w:val="18"/>
                <w:szCs w:val="18"/>
              </w:rPr>
            </w:pPr>
            <w:r w:rsidRPr="00E00CEE">
              <w:rPr>
                <w:rFonts w:eastAsia="等线"/>
                <w:sz w:val="18"/>
                <w:szCs w:val="18"/>
              </w:rPr>
              <w:t>3.78</w:t>
            </w:r>
          </w:p>
        </w:tc>
        <w:tc>
          <w:tcPr>
            <w:tcW w:w="851" w:type="dxa"/>
            <w:vAlign w:val="center"/>
          </w:tcPr>
          <w:p w14:paraId="64F9E8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164506.2</w:t>
            </w:r>
          </w:p>
        </w:tc>
        <w:tc>
          <w:tcPr>
            <w:tcW w:w="593" w:type="dxa"/>
            <w:vAlign w:val="center"/>
          </w:tcPr>
          <w:p w14:paraId="6259CF91" w14:textId="77777777" w:rsidR="00431F52" w:rsidRPr="00E00CEE" w:rsidRDefault="00431F52" w:rsidP="00B77F29">
            <w:pPr>
              <w:snapToGrid w:val="0"/>
              <w:spacing w:line="240" w:lineRule="auto"/>
              <w:jc w:val="center"/>
              <w:rPr>
                <w:sz w:val="18"/>
                <w:szCs w:val="18"/>
              </w:rPr>
            </w:pPr>
            <w:r w:rsidRPr="00E00CEE">
              <w:rPr>
                <w:rFonts w:eastAsia="等线"/>
                <w:sz w:val="18"/>
                <w:szCs w:val="18"/>
              </w:rPr>
              <w:t>3.99</w:t>
            </w:r>
          </w:p>
        </w:tc>
        <w:tc>
          <w:tcPr>
            <w:tcW w:w="851" w:type="dxa"/>
            <w:vAlign w:val="center"/>
          </w:tcPr>
          <w:p w14:paraId="2A7CCFAF"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163748.3</w:t>
            </w:r>
          </w:p>
        </w:tc>
        <w:tc>
          <w:tcPr>
            <w:tcW w:w="593" w:type="dxa"/>
            <w:vAlign w:val="center"/>
          </w:tcPr>
          <w:p w14:paraId="11383688" w14:textId="77777777" w:rsidR="00431F52" w:rsidRPr="00E00CEE" w:rsidRDefault="00431F52" w:rsidP="00B77F29">
            <w:pPr>
              <w:snapToGrid w:val="0"/>
              <w:spacing w:line="240" w:lineRule="auto"/>
              <w:jc w:val="center"/>
              <w:rPr>
                <w:sz w:val="18"/>
                <w:szCs w:val="18"/>
              </w:rPr>
            </w:pPr>
            <w:r w:rsidRPr="00E00CEE">
              <w:rPr>
                <w:rFonts w:eastAsia="等线"/>
                <w:sz w:val="18"/>
                <w:szCs w:val="18"/>
              </w:rPr>
              <w:t>3.51</w:t>
            </w:r>
          </w:p>
        </w:tc>
        <w:tc>
          <w:tcPr>
            <w:tcW w:w="851" w:type="dxa"/>
            <w:vAlign w:val="center"/>
          </w:tcPr>
          <w:p w14:paraId="3490BD9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158583.2</w:t>
            </w:r>
          </w:p>
        </w:tc>
        <w:tc>
          <w:tcPr>
            <w:tcW w:w="510" w:type="dxa"/>
            <w:vAlign w:val="center"/>
          </w:tcPr>
          <w:p w14:paraId="2FC6674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0.24</w:t>
            </w:r>
          </w:p>
        </w:tc>
      </w:tr>
      <w:tr w:rsidR="00431F52" w:rsidRPr="00E00CEE" w14:paraId="475A3987" w14:textId="77777777" w:rsidTr="00B77F29">
        <w:trPr>
          <w:trHeight w:val="173"/>
          <w:jc w:val="center"/>
        </w:trPr>
        <w:tc>
          <w:tcPr>
            <w:tcW w:w="817" w:type="dxa"/>
            <w:vMerge/>
            <w:tcBorders>
              <w:top w:val="nil"/>
              <w:bottom w:val="nil"/>
            </w:tcBorders>
            <w:vAlign w:val="center"/>
          </w:tcPr>
          <w:p w14:paraId="48A81702" w14:textId="77777777" w:rsidR="00431F52" w:rsidRPr="00E00CEE" w:rsidRDefault="00431F52" w:rsidP="00B77F29">
            <w:pPr>
              <w:snapToGrid w:val="0"/>
              <w:spacing w:line="240" w:lineRule="auto"/>
              <w:jc w:val="center"/>
              <w:rPr>
                <w:sz w:val="18"/>
                <w:szCs w:val="18"/>
              </w:rPr>
            </w:pPr>
          </w:p>
        </w:tc>
        <w:tc>
          <w:tcPr>
            <w:tcW w:w="732" w:type="dxa"/>
            <w:vAlign w:val="center"/>
          </w:tcPr>
          <w:p w14:paraId="738794F8"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50" w:type="dxa"/>
            <w:vAlign w:val="center"/>
          </w:tcPr>
          <w:p w14:paraId="336AE7DA" w14:textId="77777777" w:rsidR="00431F52" w:rsidRPr="00E00CEE" w:rsidRDefault="00431F52" w:rsidP="00B77F29">
            <w:pPr>
              <w:snapToGrid w:val="0"/>
              <w:spacing w:line="240" w:lineRule="auto"/>
              <w:jc w:val="center"/>
              <w:rPr>
                <w:sz w:val="18"/>
                <w:szCs w:val="18"/>
              </w:rPr>
            </w:pPr>
            <w:r w:rsidRPr="00E00CEE">
              <w:rPr>
                <w:rFonts w:eastAsia="等线"/>
                <w:sz w:val="18"/>
                <w:szCs w:val="18"/>
              </w:rPr>
              <w:t>253995.1</w:t>
            </w:r>
          </w:p>
        </w:tc>
        <w:tc>
          <w:tcPr>
            <w:tcW w:w="525" w:type="dxa"/>
            <w:vAlign w:val="center"/>
          </w:tcPr>
          <w:p w14:paraId="274D767B" w14:textId="77777777" w:rsidR="00431F52" w:rsidRPr="00E00CEE" w:rsidRDefault="00431F52" w:rsidP="00B77F29">
            <w:pPr>
              <w:snapToGrid w:val="0"/>
              <w:spacing w:line="240" w:lineRule="auto"/>
              <w:jc w:val="center"/>
              <w:rPr>
                <w:sz w:val="18"/>
                <w:szCs w:val="18"/>
              </w:rPr>
            </w:pPr>
            <w:r w:rsidRPr="00E00CEE">
              <w:rPr>
                <w:rFonts w:eastAsia="等线"/>
                <w:sz w:val="18"/>
                <w:szCs w:val="18"/>
              </w:rPr>
              <w:t>0.34</w:t>
            </w:r>
          </w:p>
        </w:tc>
        <w:tc>
          <w:tcPr>
            <w:tcW w:w="850" w:type="dxa"/>
            <w:vAlign w:val="center"/>
          </w:tcPr>
          <w:p w14:paraId="61C70FD1" w14:textId="77777777" w:rsidR="00431F52" w:rsidRPr="00E00CEE" w:rsidRDefault="00431F52" w:rsidP="00B77F29">
            <w:pPr>
              <w:snapToGrid w:val="0"/>
              <w:spacing w:line="240" w:lineRule="auto"/>
              <w:jc w:val="center"/>
              <w:rPr>
                <w:sz w:val="18"/>
                <w:szCs w:val="18"/>
              </w:rPr>
            </w:pPr>
            <w:r w:rsidRPr="00E00CEE">
              <w:rPr>
                <w:rFonts w:eastAsia="等线"/>
                <w:sz w:val="18"/>
                <w:szCs w:val="18"/>
              </w:rPr>
              <w:t>256018.2</w:t>
            </w:r>
          </w:p>
        </w:tc>
        <w:tc>
          <w:tcPr>
            <w:tcW w:w="525" w:type="dxa"/>
            <w:vAlign w:val="center"/>
          </w:tcPr>
          <w:p w14:paraId="2CB6BB8A" w14:textId="77777777" w:rsidR="00431F52" w:rsidRPr="00E00CEE" w:rsidRDefault="00431F52" w:rsidP="00B77F29">
            <w:pPr>
              <w:snapToGrid w:val="0"/>
              <w:spacing w:line="240" w:lineRule="auto"/>
              <w:jc w:val="center"/>
              <w:rPr>
                <w:sz w:val="18"/>
                <w:szCs w:val="18"/>
              </w:rPr>
            </w:pPr>
            <w:r w:rsidRPr="00E00CEE">
              <w:rPr>
                <w:rFonts w:eastAsia="等线"/>
                <w:sz w:val="18"/>
                <w:szCs w:val="18"/>
              </w:rPr>
              <w:t>1.14</w:t>
            </w:r>
          </w:p>
        </w:tc>
        <w:tc>
          <w:tcPr>
            <w:tcW w:w="851" w:type="dxa"/>
            <w:vAlign w:val="center"/>
          </w:tcPr>
          <w:p w14:paraId="79456536"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255546.3</w:t>
            </w:r>
          </w:p>
        </w:tc>
        <w:tc>
          <w:tcPr>
            <w:tcW w:w="593" w:type="dxa"/>
            <w:vAlign w:val="center"/>
          </w:tcPr>
          <w:p w14:paraId="7648BEC7" w14:textId="77777777" w:rsidR="00431F52" w:rsidRPr="00E00CEE" w:rsidRDefault="00431F52" w:rsidP="00B77F29">
            <w:pPr>
              <w:snapToGrid w:val="0"/>
              <w:spacing w:line="240" w:lineRule="auto"/>
              <w:jc w:val="center"/>
              <w:rPr>
                <w:sz w:val="18"/>
                <w:szCs w:val="18"/>
              </w:rPr>
            </w:pPr>
            <w:r w:rsidRPr="00E00CEE">
              <w:rPr>
                <w:rFonts w:eastAsia="等线"/>
                <w:sz w:val="18"/>
                <w:szCs w:val="18"/>
              </w:rPr>
              <w:t>0.95</w:t>
            </w:r>
          </w:p>
        </w:tc>
        <w:tc>
          <w:tcPr>
            <w:tcW w:w="851" w:type="dxa"/>
            <w:vAlign w:val="center"/>
          </w:tcPr>
          <w:p w14:paraId="5FCBC35D"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255428</w:t>
            </w:r>
          </w:p>
        </w:tc>
        <w:tc>
          <w:tcPr>
            <w:tcW w:w="593" w:type="dxa"/>
            <w:vAlign w:val="center"/>
          </w:tcPr>
          <w:p w14:paraId="2712B65B" w14:textId="77777777" w:rsidR="00431F52" w:rsidRPr="00E00CEE" w:rsidRDefault="00431F52" w:rsidP="00B77F29">
            <w:pPr>
              <w:snapToGrid w:val="0"/>
              <w:spacing w:line="240" w:lineRule="auto"/>
              <w:jc w:val="center"/>
              <w:rPr>
                <w:sz w:val="18"/>
                <w:szCs w:val="18"/>
              </w:rPr>
            </w:pPr>
            <w:r w:rsidRPr="00E00CEE">
              <w:rPr>
                <w:rFonts w:eastAsia="等线"/>
                <w:sz w:val="18"/>
                <w:szCs w:val="18"/>
              </w:rPr>
              <w:t>0.90</w:t>
            </w:r>
          </w:p>
        </w:tc>
        <w:tc>
          <w:tcPr>
            <w:tcW w:w="851" w:type="dxa"/>
            <w:vAlign w:val="center"/>
          </w:tcPr>
          <w:p w14:paraId="13EA864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253227.7</w:t>
            </w:r>
          </w:p>
        </w:tc>
        <w:tc>
          <w:tcPr>
            <w:tcW w:w="510" w:type="dxa"/>
            <w:vAlign w:val="center"/>
          </w:tcPr>
          <w:p w14:paraId="272EBEC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0.03</w:t>
            </w:r>
          </w:p>
        </w:tc>
      </w:tr>
      <w:tr w:rsidR="00431F52" w:rsidRPr="00E00CEE" w14:paraId="03B53976" w14:textId="77777777" w:rsidTr="00B77F29">
        <w:trPr>
          <w:trHeight w:val="173"/>
          <w:jc w:val="center"/>
        </w:trPr>
        <w:tc>
          <w:tcPr>
            <w:tcW w:w="817" w:type="dxa"/>
            <w:vMerge/>
            <w:tcBorders>
              <w:top w:val="nil"/>
              <w:bottom w:val="nil"/>
            </w:tcBorders>
            <w:vAlign w:val="center"/>
          </w:tcPr>
          <w:p w14:paraId="6B5DCA54" w14:textId="77777777" w:rsidR="00431F52" w:rsidRPr="00E00CEE" w:rsidRDefault="00431F52" w:rsidP="00B77F29">
            <w:pPr>
              <w:snapToGrid w:val="0"/>
              <w:spacing w:line="240" w:lineRule="auto"/>
              <w:jc w:val="center"/>
              <w:rPr>
                <w:sz w:val="18"/>
                <w:szCs w:val="18"/>
              </w:rPr>
            </w:pPr>
          </w:p>
        </w:tc>
        <w:tc>
          <w:tcPr>
            <w:tcW w:w="732" w:type="dxa"/>
            <w:vAlign w:val="center"/>
          </w:tcPr>
          <w:p w14:paraId="0827F400"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50" w:type="dxa"/>
            <w:vAlign w:val="center"/>
          </w:tcPr>
          <w:p w14:paraId="7FC864A9" w14:textId="77777777" w:rsidR="00431F52" w:rsidRPr="00E00CEE" w:rsidRDefault="00431F52" w:rsidP="00B77F29">
            <w:pPr>
              <w:snapToGrid w:val="0"/>
              <w:spacing w:line="240" w:lineRule="auto"/>
              <w:jc w:val="center"/>
              <w:rPr>
                <w:sz w:val="18"/>
                <w:szCs w:val="18"/>
              </w:rPr>
            </w:pPr>
            <w:r w:rsidRPr="00E00CEE">
              <w:rPr>
                <w:rFonts w:eastAsia="等线"/>
                <w:sz w:val="18"/>
                <w:szCs w:val="18"/>
              </w:rPr>
              <w:t>310983.1</w:t>
            </w:r>
          </w:p>
        </w:tc>
        <w:tc>
          <w:tcPr>
            <w:tcW w:w="525" w:type="dxa"/>
            <w:vAlign w:val="center"/>
          </w:tcPr>
          <w:p w14:paraId="45CA9E3B" w14:textId="77777777" w:rsidR="00431F52" w:rsidRPr="00E00CEE" w:rsidRDefault="00431F52" w:rsidP="00B77F29">
            <w:pPr>
              <w:snapToGrid w:val="0"/>
              <w:spacing w:line="240" w:lineRule="auto"/>
              <w:jc w:val="center"/>
              <w:rPr>
                <w:sz w:val="18"/>
                <w:szCs w:val="18"/>
              </w:rPr>
            </w:pPr>
            <w:r w:rsidRPr="00E00CEE">
              <w:rPr>
                <w:rFonts w:eastAsia="等线"/>
                <w:sz w:val="18"/>
                <w:szCs w:val="18"/>
              </w:rPr>
              <w:t>0.80</w:t>
            </w:r>
          </w:p>
        </w:tc>
        <w:tc>
          <w:tcPr>
            <w:tcW w:w="850" w:type="dxa"/>
            <w:vAlign w:val="center"/>
          </w:tcPr>
          <w:p w14:paraId="09251A93"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315639.5</w:t>
            </w:r>
          </w:p>
        </w:tc>
        <w:tc>
          <w:tcPr>
            <w:tcW w:w="525" w:type="dxa"/>
            <w:vAlign w:val="center"/>
          </w:tcPr>
          <w:p w14:paraId="6F79246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2.30</w:t>
            </w:r>
          </w:p>
        </w:tc>
        <w:tc>
          <w:tcPr>
            <w:tcW w:w="851" w:type="dxa"/>
            <w:vAlign w:val="center"/>
          </w:tcPr>
          <w:p w14:paraId="1576B407"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315356.1</w:t>
            </w:r>
          </w:p>
        </w:tc>
        <w:tc>
          <w:tcPr>
            <w:tcW w:w="593" w:type="dxa"/>
            <w:vAlign w:val="center"/>
          </w:tcPr>
          <w:p w14:paraId="05E528F8"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w:t>
            </w:r>
          </w:p>
        </w:tc>
        <w:tc>
          <w:tcPr>
            <w:tcW w:w="851" w:type="dxa"/>
            <w:vAlign w:val="center"/>
          </w:tcPr>
          <w:p w14:paraId="43615CF4"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315363.8</w:t>
            </w:r>
          </w:p>
        </w:tc>
        <w:tc>
          <w:tcPr>
            <w:tcW w:w="593" w:type="dxa"/>
            <w:vAlign w:val="center"/>
          </w:tcPr>
          <w:p w14:paraId="0937D296" w14:textId="77777777" w:rsidR="00431F52" w:rsidRPr="00E00CEE" w:rsidRDefault="00431F52" w:rsidP="00B77F29">
            <w:pPr>
              <w:snapToGrid w:val="0"/>
              <w:spacing w:line="240" w:lineRule="auto"/>
              <w:jc w:val="center"/>
              <w:rPr>
                <w:sz w:val="18"/>
                <w:szCs w:val="18"/>
              </w:rPr>
            </w:pPr>
            <w:r w:rsidRPr="00E00CEE">
              <w:rPr>
                <w:rFonts w:eastAsia="等线"/>
                <w:sz w:val="18"/>
                <w:szCs w:val="18"/>
              </w:rPr>
              <w:t>2.22</w:t>
            </w:r>
          </w:p>
        </w:tc>
        <w:tc>
          <w:tcPr>
            <w:tcW w:w="851" w:type="dxa"/>
            <w:vAlign w:val="center"/>
          </w:tcPr>
          <w:p w14:paraId="3D96851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309103.5</w:t>
            </w:r>
          </w:p>
        </w:tc>
        <w:tc>
          <w:tcPr>
            <w:tcW w:w="510" w:type="dxa"/>
            <w:vAlign w:val="center"/>
          </w:tcPr>
          <w:p w14:paraId="527C402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20352C5E" w14:textId="77777777" w:rsidTr="00B77F29">
        <w:trPr>
          <w:trHeight w:val="173"/>
          <w:jc w:val="center"/>
        </w:trPr>
        <w:tc>
          <w:tcPr>
            <w:tcW w:w="817" w:type="dxa"/>
            <w:vMerge/>
            <w:tcBorders>
              <w:top w:val="nil"/>
              <w:bottom w:val="nil"/>
            </w:tcBorders>
            <w:vAlign w:val="center"/>
          </w:tcPr>
          <w:p w14:paraId="5A6A26ED" w14:textId="77777777" w:rsidR="00431F52" w:rsidRPr="00E00CEE" w:rsidRDefault="00431F52" w:rsidP="00B77F29">
            <w:pPr>
              <w:snapToGrid w:val="0"/>
              <w:spacing w:line="240" w:lineRule="auto"/>
              <w:jc w:val="center"/>
              <w:rPr>
                <w:sz w:val="18"/>
                <w:szCs w:val="18"/>
              </w:rPr>
            </w:pPr>
          </w:p>
        </w:tc>
        <w:tc>
          <w:tcPr>
            <w:tcW w:w="732" w:type="dxa"/>
            <w:vAlign w:val="center"/>
          </w:tcPr>
          <w:p w14:paraId="356441BE"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50" w:type="dxa"/>
            <w:vAlign w:val="center"/>
          </w:tcPr>
          <w:p w14:paraId="623AE239"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194463.4</w:t>
            </w:r>
          </w:p>
        </w:tc>
        <w:tc>
          <w:tcPr>
            <w:tcW w:w="525" w:type="dxa"/>
            <w:vAlign w:val="center"/>
          </w:tcPr>
          <w:p w14:paraId="08059A7F" w14:textId="77777777" w:rsidR="00431F52" w:rsidRPr="00E00CEE" w:rsidRDefault="00431F52" w:rsidP="00B77F29">
            <w:pPr>
              <w:snapToGrid w:val="0"/>
              <w:spacing w:line="240" w:lineRule="auto"/>
              <w:jc w:val="center"/>
              <w:rPr>
                <w:sz w:val="18"/>
                <w:szCs w:val="18"/>
              </w:rPr>
            </w:pPr>
            <w:r w:rsidRPr="00E00CEE">
              <w:rPr>
                <w:rFonts w:eastAsia="等线"/>
                <w:sz w:val="18"/>
                <w:szCs w:val="18"/>
              </w:rPr>
              <w:t>1.21</w:t>
            </w:r>
          </w:p>
        </w:tc>
        <w:tc>
          <w:tcPr>
            <w:tcW w:w="850" w:type="dxa"/>
            <w:vAlign w:val="center"/>
          </w:tcPr>
          <w:p w14:paraId="5A04C24B"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197228.3</w:t>
            </w:r>
          </w:p>
        </w:tc>
        <w:tc>
          <w:tcPr>
            <w:tcW w:w="525" w:type="dxa"/>
            <w:vAlign w:val="center"/>
          </w:tcPr>
          <w:p w14:paraId="039E8E04" w14:textId="77777777" w:rsidR="00431F52" w:rsidRPr="00E00CEE" w:rsidRDefault="00431F52" w:rsidP="00B77F29">
            <w:pPr>
              <w:snapToGrid w:val="0"/>
              <w:spacing w:line="240" w:lineRule="auto"/>
              <w:jc w:val="center"/>
              <w:rPr>
                <w:sz w:val="18"/>
                <w:szCs w:val="18"/>
              </w:rPr>
            </w:pPr>
            <w:r w:rsidRPr="00E00CEE">
              <w:rPr>
                <w:rFonts w:eastAsia="等线"/>
                <w:sz w:val="18"/>
                <w:szCs w:val="18"/>
              </w:rPr>
              <w:t>2.65</w:t>
            </w:r>
          </w:p>
        </w:tc>
        <w:tc>
          <w:tcPr>
            <w:tcW w:w="851" w:type="dxa"/>
            <w:vAlign w:val="center"/>
          </w:tcPr>
          <w:p w14:paraId="74BAEFF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197285.9</w:t>
            </w:r>
          </w:p>
        </w:tc>
        <w:tc>
          <w:tcPr>
            <w:tcW w:w="593" w:type="dxa"/>
            <w:vAlign w:val="center"/>
          </w:tcPr>
          <w:p w14:paraId="4294BFA1" w14:textId="77777777" w:rsidR="00431F52" w:rsidRPr="00E00CEE" w:rsidRDefault="00431F52" w:rsidP="00B77F29">
            <w:pPr>
              <w:snapToGrid w:val="0"/>
              <w:spacing w:line="240" w:lineRule="auto"/>
              <w:jc w:val="center"/>
              <w:rPr>
                <w:sz w:val="18"/>
                <w:szCs w:val="18"/>
              </w:rPr>
            </w:pPr>
            <w:r w:rsidRPr="00E00CEE">
              <w:rPr>
                <w:rFonts w:eastAsia="等线"/>
                <w:sz w:val="18"/>
                <w:szCs w:val="18"/>
              </w:rPr>
              <w:t>2.67</w:t>
            </w:r>
          </w:p>
        </w:tc>
        <w:tc>
          <w:tcPr>
            <w:tcW w:w="851" w:type="dxa"/>
            <w:vAlign w:val="center"/>
          </w:tcPr>
          <w:p w14:paraId="5F8868B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196661.3</w:t>
            </w:r>
          </w:p>
        </w:tc>
        <w:tc>
          <w:tcPr>
            <w:tcW w:w="593" w:type="dxa"/>
            <w:vAlign w:val="center"/>
          </w:tcPr>
          <w:p w14:paraId="0F261D8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2.35</w:t>
            </w:r>
          </w:p>
        </w:tc>
        <w:tc>
          <w:tcPr>
            <w:tcW w:w="851" w:type="dxa"/>
            <w:vAlign w:val="center"/>
          </w:tcPr>
          <w:p w14:paraId="4447B73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192484.4</w:t>
            </w:r>
          </w:p>
        </w:tc>
        <w:tc>
          <w:tcPr>
            <w:tcW w:w="510" w:type="dxa"/>
            <w:vAlign w:val="center"/>
          </w:tcPr>
          <w:p w14:paraId="0E4C4D1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0.18</w:t>
            </w:r>
          </w:p>
        </w:tc>
      </w:tr>
      <w:tr w:rsidR="00431F52" w:rsidRPr="00E00CEE" w14:paraId="7E417D5F" w14:textId="77777777" w:rsidTr="00B77F29">
        <w:trPr>
          <w:trHeight w:val="173"/>
          <w:jc w:val="center"/>
        </w:trPr>
        <w:tc>
          <w:tcPr>
            <w:tcW w:w="817" w:type="dxa"/>
            <w:vMerge/>
            <w:tcBorders>
              <w:top w:val="nil"/>
              <w:bottom w:val="nil"/>
            </w:tcBorders>
            <w:vAlign w:val="center"/>
          </w:tcPr>
          <w:p w14:paraId="32F3C58D" w14:textId="77777777" w:rsidR="00431F52" w:rsidRPr="00E00CEE" w:rsidRDefault="00431F52" w:rsidP="00B77F29">
            <w:pPr>
              <w:snapToGrid w:val="0"/>
              <w:spacing w:line="240" w:lineRule="auto"/>
              <w:jc w:val="center"/>
              <w:rPr>
                <w:sz w:val="18"/>
                <w:szCs w:val="18"/>
              </w:rPr>
            </w:pPr>
          </w:p>
        </w:tc>
        <w:tc>
          <w:tcPr>
            <w:tcW w:w="732" w:type="dxa"/>
            <w:vAlign w:val="center"/>
          </w:tcPr>
          <w:p w14:paraId="4CEE7CED"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50" w:type="dxa"/>
            <w:vAlign w:val="center"/>
          </w:tcPr>
          <w:p w14:paraId="743B6D9B" w14:textId="77777777" w:rsidR="00431F52" w:rsidRPr="00E00CEE" w:rsidRDefault="00431F52" w:rsidP="00B77F29">
            <w:pPr>
              <w:snapToGrid w:val="0"/>
              <w:spacing w:line="240" w:lineRule="auto"/>
              <w:jc w:val="center"/>
              <w:rPr>
                <w:sz w:val="18"/>
                <w:szCs w:val="18"/>
              </w:rPr>
            </w:pPr>
            <w:r w:rsidRPr="00E00CEE">
              <w:rPr>
                <w:rFonts w:eastAsia="等线"/>
                <w:sz w:val="18"/>
                <w:szCs w:val="18"/>
              </w:rPr>
              <w:t>299383.5</w:t>
            </w:r>
          </w:p>
        </w:tc>
        <w:tc>
          <w:tcPr>
            <w:tcW w:w="525" w:type="dxa"/>
            <w:vAlign w:val="center"/>
          </w:tcPr>
          <w:p w14:paraId="26E8C786"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w:t>
            </w:r>
          </w:p>
        </w:tc>
        <w:tc>
          <w:tcPr>
            <w:tcW w:w="850" w:type="dxa"/>
            <w:vAlign w:val="center"/>
          </w:tcPr>
          <w:p w14:paraId="4B3B2F07" w14:textId="77777777" w:rsidR="00431F52" w:rsidRPr="00E00CEE" w:rsidRDefault="00431F52" w:rsidP="00B77F29">
            <w:pPr>
              <w:snapToGrid w:val="0"/>
              <w:spacing w:line="240" w:lineRule="auto"/>
              <w:jc w:val="center"/>
              <w:rPr>
                <w:sz w:val="18"/>
                <w:szCs w:val="18"/>
              </w:rPr>
            </w:pPr>
            <w:r w:rsidRPr="00E00CEE">
              <w:rPr>
                <w:rFonts w:eastAsia="等线"/>
                <w:sz w:val="18"/>
                <w:szCs w:val="18"/>
              </w:rPr>
              <w:t>309027.7</w:t>
            </w:r>
          </w:p>
        </w:tc>
        <w:tc>
          <w:tcPr>
            <w:tcW w:w="525" w:type="dxa"/>
            <w:vAlign w:val="center"/>
          </w:tcPr>
          <w:p w14:paraId="38880718" w14:textId="77777777" w:rsidR="00431F52" w:rsidRPr="00E00CEE" w:rsidRDefault="00431F52" w:rsidP="00B77F29">
            <w:pPr>
              <w:snapToGrid w:val="0"/>
              <w:spacing w:line="240" w:lineRule="auto"/>
              <w:jc w:val="center"/>
              <w:rPr>
                <w:sz w:val="18"/>
                <w:szCs w:val="18"/>
              </w:rPr>
            </w:pPr>
            <w:r w:rsidRPr="00E00CEE">
              <w:rPr>
                <w:rFonts w:eastAsia="等线"/>
                <w:sz w:val="18"/>
                <w:szCs w:val="18"/>
              </w:rPr>
              <w:t>4.50</w:t>
            </w:r>
          </w:p>
        </w:tc>
        <w:tc>
          <w:tcPr>
            <w:tcW w:w="851" w:type="dxa"/>
            <w:vAlign w:val="center"/>
          </w:tcPr>
          <w:p w14:paraId="5584FE9B" w14:textId="77777777" w:rsidR="00431F52" w:rsidRPr="00E00CEE" w:rsidRDefault="00431F52" w:rsidP="00B77F29">
            <w:pPr>
              <w:snapToGrid w:val="0"/>
              <w:spacing w:line="240" w:lineRule="auto"/>
              <w:jc w:val="center"/>
              <w:rPr>
                <w:sz w:val="18"/>
                <w:szCs w:val="18"/>
              </w:rPr>
            </w:pPr>
            <w:r w:rsidRPr="00E00CEE">
              <w:rPr>
                <w:rFonts w:eastAsia="等线"/>
                <w:sz w:val="18"/>
                <w:szCs w:val="18"/>
              </w:rPr>
              <w:t>308972</w:t>
            </w:r>
          </w:p>
        </w:tc>
        <w:tc>
          <w:tcPr>
            <w:tcW w:w="593" w:type="dxa"/>
            <w:vAlign w:val="center"/>
          </w:tcPr>
          <w:p w14:paraId="6A2866CF" w14:textId="77777777" w:rsidR="00431F52" w:rsidRPr="00E00CEE" w:rsidRDefault="00431F52" w:rsidP="00B77F29">
            <w:pPr>
              <w:snapToGrid w:val="0"/>
              <w:spacing w:line="240" w:lineRule="auto"/>
              <w:jc w:val="center"/>
              <w:rPr>
                <w:sz w:val="18"/>
                <w:szCs w:val="18"/>
              </w:rPr>
            </w:pPr>
            <w:r w:rsidRPr="00E00CEE">
              <w:rPr>
                <w:rFonts w:eastAsia="等线"/>
                <w:sz w:val="18"/>
                <w:szCs w:val="18"/>
              </w:rPr>
              <w:t>4.48</w:t>
            </w:r>
          </w:p>
        </w:tc>
        <w:tc>
          <w:tcPr>
            <w:tcW w:w="851" w:type="dxa"/>
            <w:vAlign w:val="center"/>
          </w:tcPr>
          <w:p w14:paraId="2AFCFF9F" w14:textId="77777777" w:rsidR="00431F52" w:rsidRPr="00E00CEE" w:rsidRDefault="00431F52" w:rsidP="00B77F29">
            <w:pPr>
              <w:snapToGrid w:val="0"/>
              <w:spacing w:line="240" w:lineRule="auto"/>
              <w:jc w:val="center"/>
              <w:rPr>
                <w:sz w:val="18"/>
                <w:szCs w:val="18"/>
              </w:rPr>
            </w:pPr>
            <w:r w:rsidRPr="00E00CEE">
              <w:rPr>
                <w:rFonts w:eastAsia="等线"/>
                <w:sz w:val="18"/>
                <w:szCs w:val="18"/>
              </w:rPr>
              <w:t>307551</w:t>
            </w:r>
          </w:p>
        </w:tc>
        <w:tc>
          <w:tcPr>
            <w:tcW w:w="593" w:type="dxa"/>
            <w:vAlign w:val="center"/>
          </w:tcPr>
          <w:p w14:paraId="46E74A3B" w14:textId="77777777" w:rsidR="00431F52" w:rsidRPr="00E00CEE" w:rsidRDefault="00431F52" w:rsidP="00B77F29">
            <w:pPr>
              <w:snapToGrid w:val="0"/>
              <w:spacing w:line="240" w:lineRule="auto"/>
              <w:jc w:val="center"/>
              <w:rPr>
                <w:sz w:val="18"/>
                <w:szCs w:val="18"/>
              </w:rPr>
            </w:pPr>
            <w:r w:rsidRPr="00E00CEE">
              <w:rPr>
                <w:rFonts w:eastAsia="等线"/>
                <w:sz w:val="18"/>
                <w:szCs w:val="18"/>
              </w:rPr>
              <w:t>4.00</w:t>
            </w:r>
          </w:p>
        </w:tc>
        <w:tc>
          <w:tcPr>
            <w:tcW w:w="851" w:type="dxa"/>
            <w:vAlign w:val="center"/>
          </w:tcPr>
          <w:p w14:paraId="3217A09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296658.4</w:t>
            </w:r>
          </w:p>
        </w:tc>
        <w:tc>
          <w:tcPr>
            <w:tcW w:w="510" w:type="dxa"/>
            <w:vAlign w:val="center"/>
          </w:tcPr>
          <w:p w14:paraId="4F795F1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5B156033" w14:textId="77777777" w:rsidTr="00B77F29">
        <w:trPr>
          <w:trHeight w:val="173"/>
          <w:jc w:val="center"/>
        </w:trPr>
        <w:tc>
          <w:tcPr>
            <w:tcW w:w="817" w:type="dxa"/>
            <w:vMerge/>
            <w:tcBorders>
              <w:top w:val="nil"/>
              <w:bottom w:val="nil"/>
            </w:tcBorders>
            <w:vAlign w:val="center"/>
          </w:tcPr>
          <w:p w14:paraId="31739010" w14:textId="77777777" w:rsidR="00431F52" w:rsidRPr="00E00CEE" w:rsidRDefault="00431F52" w:rsidP="00B77F29">
            <w:pPr>
              <w:snapToGrid w:val="0"/>
              <w:spacing w:line="240" w:lineRule="auto"/>
              <w:jc w:val="center"/>
              <w:rPr>
                <w:sz w:val="18"/>
                <w:szCs w:val="18"/>
              </w:rPr>
            </w:pPr>
          </w:p>
        </w:tc>
        <w:tc>
          <w:tcPr>
            <w:tcW w:w="732" w:type="dxa"/>
            <w:tcBorders>
              <w:bottom w:val="nil"/>
            </w:tcBorders>
            <w:vAlign w:val="center"/>
          </w:tcPr>
          <w:p w14:paraId="396A74AE"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50" w:type="dxa"/>
            <w:tcBorders>
              <w:bottom w:val="nil"/>
            </w:tcBorders>
            <w:vAlign w:val="center"/>
          </w:tcPr>
          <w:p w14:paraId="440AF9E6" w14:textId="77777777" w:rsidR="00431F52" w:rsidRPr="00E00CEE" w:rsidRDefault="00431F52" w:rsidP="00B77F29">
            <w:pPr>
              <w:snapToGrid w:val="0"/>
              <w:spacing w:line="240" w:lineRule="auto"/>
              <w:jc w:val="center"/>
              <w:rPr>
                <w:sz w:val="18"/>
                <w:szCs w:val="18"/>
              </w:rPr>
            </w:pPr>
            <w:r w:rsidRPr="00E00CEE">
              <w:rPr>
                <w:rFonts w:eastAsia="等线"/>
                <w:sz w:val="18"/>
                <w:szCs w:val="18"/>
              </w:rPr>
              <w:t>434195.7</w:t>
            </w:r>
          </w:p>
        </w:tc>
        <w:tc>
          <w:tcPr>
            <w:tcW w:w="525" w:type="dxa"/>
            <w:tcBorders>
              <w:bottom w:val="nil"/>
            </w:tcBorders>
            <w:vAlign w:val="center"/>
          </w:tcPr>
          <w:p w14:paraId="7421B95A" w14:textId="77777777" w:rsidR="00431F52" w:rsidRPr="00E00CEE" w:rsidRDefault="00431F52" w:rsidP="00B77F29">
            <w:pPr>
              <w:snapToGrid w:val="0"/>
              <w:spacing w:line="240" w:lineRule="auto"/>
              <w:jc w:val="center"/>
              <w:rPr>
                <w:sz w:val="18"/>
                <w:szCs w:val="18"/>
              </w:rPr>
            </w:pPr>
            <w:r w:rsidRPr="00E00CEE">
              <w:rPr>
                <w:rFonts w:eastAsia="等线"/>
                <w:sz w:val="18"/>
                <w:szCs w:val="18"/>
              </w:rPr>
              <w:t>3.00</w:t>
            </w:r>
          </w:p>
        </w:tc>
        <w:tc>
          <w:tcPr>
            <w:tcW w:w="850" w:type="dxa"/>
            <w:tcBorders>
              <w:bottom w:val="nil"/>
            </w:tcBorders>
            <w:vAlign w:val="center"/>
          </w:tcPr>
          <w:p w14:paraId="4CD0B8DE" w14:textId="77777777" w:rsidR="00431F52" w:rsidRPr="00E00CEE" w:rsidRDefault="00431F52" w:rsidP="00B77F29">
            <w:pPr>
              <w:snapToGrid w:val="0"/>
              <w:spacing w:line="240" w:lineRule="auto"/>
              <w:jc w:val="center"/>
              <w:rPr>
                <w:sz w:val="18"/>
                <w:szCs w:val="18"/>
              </w:rPr>
            </w:pPr>
            <w:r w:rsidRPr="00E00CEE">
              <w:rPr>
                <w:rFonts w:eastAsia="等线"/>
                <w:sz w:val="18"/>
                <w:szCs w:val="18"/>
              </w:rPr>
              <w:t>451392.6</w:t>
            </w:r>
          </w:p>
        </w:tc>
        <w:tc>
          <w:tcPr>
            <w:tcW w:w="525" w:type="dxa"/>
            <w:tcBorders>
              <w:bottom w:val="nil"/>
            </w:tcBorders>
            <w:vAlign w:val="center"/>
          </w:tcPr>
          <w:p w14:paraId="7E50EA32" w14:textId="77777777" w:rsidR="00431F52" w:rsidRPr="00E00CEE" w:rsidRDefault="00431F52" w:rsidP="00B77F29">
            <w:pPr>
              <w:snapToGrid w:val="0"/>
              <w:spacing w:line="240" w:lineRule="auto"/>
              <w:jc w:val="center"/>
              <w:rPr>
                <w:sz w:val="18"/>
                <w:szCs w:val="18"/>
              </w:rPr>
            </w:pPr>
            <w:r w:rsidRPr="00E00CEE">
              <w:rPr>
                <w:rFonts w:eastAsia="等线"/>
                <w:sz w:val="18"/>
                <w:szCs w:val="18"/>
              </w:rPr>
              <w:t>7.08</w:t>
            </w:r>
          </w:p>
        </w:tc>
        <w:tc>
          <w:tcPr>
            <w:tcW w:w="851" w:type="dxa"/>
            <w:tcBorders>
              <w:bottom w:val="nil"/>
            </w:tcBorders>
            <w:vAlign w:val="center"/>
          </w:tcPr>
          <w:p w14:paraId="0135804C" w14:textId="77777777" w:rsidR="00431F52" w:rsidRPr="00E00CEE" w:rsidRDefault="00431F52" w:rsidP="00B77F29">
            <w:pPr>
              <w:snapToGrid w:val="0"/>
              <w:spacing w:line="240" w:lineRule="auto"/>
              <w:jc w:val="center"/>
              <w:rPr>
                <w:sz w:val="18"/>
                <w:szCs w:val="18"/>
              </w:rPr>
            </w:pPr>
            <w:r w:rsidRPr="00E00CEE">
              <w:rPr>
                <w:rFonts w:eastAsia="等线"/>
                <w:sz w:val="18"/>
                <w:szCs w:val="18"/>
              </w:rPr>
              <w:t>457836</w:t>
            </w:r>
          </w:p>
        </w:tc>
        <w:tc>
          <w:tcPr>
            <w:tcW w:w="593" w:type="dxa"/>
            <w:tcBorders>
              <w:bottom w:val="nil"/>
            </w:tcBorders>
            <w:vAlign w:val="center"/>
          </w:tcPr>
          <w:p w14:paraId="7C878819" w14:textId="77777777" w:rsidR="00431F52" w:rsidRPr="00E00CEE" w:rsidRDefault="00431F52" w:rsidP="00B77F29">
            <w:pPr>
              <w:snapToGrid w:val="0"/>
              <w:spacing w:line="240" w:lineRule="auto"/>
              <w:jc w:val="center"/>
              <w:rPr>
                <w:sz w:val="18"/>
                <w:szCs w:val="18"/>
              </w:rPr>
            </w:pPr>
            <w:r w:rsidRPr="00E00CEE">
              <w:rPr>
                <w:rFonts w:eastAsia="等线"/>
                <w:sz w:val="18"/>
                <w:szCs w:val="18"/>
              </w:rPr>
              <w:t>8.61</w:t>
            </w:r>
          </w:p>
        </w:tc>
        <w:tc>
          <w:tcPr>
            <w:tcW w:w="851" w:type="dxa"/>
            <w:tcBorders>
              <w:bottom w:val="nil"/>
            </w:tcBorders>
            <w:vAlign w:val="center"/>
          </w:tcPr>
          <w:p w14:paraId="767D1287" w14:textId="77777777" w:rsidR="00431F52" w:rsidRPr="00E00CEE" w:rsidRDefault="00431F52" w:rsidP="00B77F29">
            <w:pPr>
              <w:snapToGrid w:val="0"/>
              <w:spacing w:line="240" w:lineRule="auto"/>
              <w:jc w:val="center"/>
              <w:rPr>
                <w:sz w:val="18"/>
                <w:szCs w:val="18"/>
              </w:rPr>
            </w:pPr>
            <w:r w:rsidRPr="00E00CEE">
              <w:rPr>
                <w:rFonts w:eastAsia="等线"/>
                <w:sz w:val="18"/>
                <w:szCs w:val="18"/>
              </w:rPr>
              <w:t>449827.6</w:t>
            </w:r>
          </w:p>
        </w:tc>
        <w:tc>
          <w:tcPr>
            <w:tcW w:w="593" w:type="dxa"/>
            <w:tcBorders>
              <w:bottom w:val="nil"/>
            </w:tcBorders>
            <w:vAlign w:val="center"/>
          </w:tcPr>
          <w:p w14:paraId="373CBC8E" w14:textId="77777777" w:rsidR="00431F52" w:rsidRPr="00E00CEE" w:rsidRDefault="00431F52" w:rsidP="00B77F29">
            <w:pPr>
              <w:snapToGrid w:val="0"/>
              <w:spacing w:line="240" w:lineRule="auto"/>
              <w:jc w:val="center"/>
              <w:rPr>
                <w:sz w:val="18"/>
                <w:szCs w:val="18"/>
              </w:rPr>
            </w:pPr>
            <w:r w:rsidRPr="00E00CEE">
              <w:rPr>
                <w:rFonts w:eastAsia="等线"/>
                <w:sz w:val="18"/>
                <w:szCs w:val="18"/>
              </w:rPr>
              <w:t>6.71</w:t>
            </w:r>
          </w:p>
        </w:tc>
        <w:tc>
          <w:tcPr>
            <w:tcW w:w="851" w:type="dxa"/>
            <w:tcBorders>
              <w:bottom w:val="nil"/>
            </w:tcBorders>
            <w:vAlign w:val="center"/>
          </w:tcPr>
          <w:p w14:paraId="301A62A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426178.4</w:t>
            </w:r>
          </w:p>
        </w:tc>
        <w:tc>
          <w:tcPr>
            <w:tcW w:w="510" w:type="dxa"/>
            <w:tcBorders>
              <w:bottom w:val="nil"/>
            </w:tcBorders>
            <w:vAlign w:val="center"/>
          </w:tcPr>
          <w:p w14:paraId="7F46D2E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1.10</w:t>
            </w:r>
          </w:p>
        </w:tc>
      </w:tr>
      <w:tr w:rsidR="00431F52" w:rsidRPr="00E00CEE" w14:paraId="16492E3D" w14:textId="77777777" w:rsidTr="00B77F29">
        <w:trPr>
          <w:trHeight w:val="173"/>
          <w:jc w:val="center"/>
        </w:trPr>
        <w:tc>
          <w:tcPr>
            <w:tcW w:w="817" w:type="dxa"/>
            <w:vMerge/>
            <w:tcBorders>
              <w:top w:val="nil"/>
              <w:bottom w:val="nil"/>
            </w:tcBorders>
            <w:vAlign w:val="center"/>
          </w:tcPr>
          <w:p w14:paraId="5E18699B" w14:textId="77777777" w:rsidR="00431F52" w:rsidRPr="00E00CEE" w:rsidRDefault="00431F52" w:rsidP="00B77F29">
            <w:pPr>
              <w:snapToGrid w:val="0"/>
              <w:spacing w:line="240" w:lineRule="auto"/>
              <w:jc w:val="center"/>
              <w:rPr>
                <w:sz w:val="18"/>
                <w:szCs w:val="18"/>
              </w:rPr>
            </w:pPr>
          </w:p>
        </w:tc>
        <w:tc>
          <w:tcPr>
            <w:tcW w:w="732" w:type="dxa"/>
            <w:tcBorders>
              <w:top w:val="nil"/>
              <w:bottom w:val="nil"/>
            </w:tcBorders>
            <w:vAlign w:val="center"/>
          </w:tcPr>
          <w:p w14:paraId="69983A6B"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m</w:t>
            </w:r>
            <w:r w:rsidRPr="00E00CEE">
              <w:rPr>
                <w:b/>
                <w:bCs/>
                <w:sz w:val="18"/>
                <w:szCs w:val="18"/>
              </w:rPr>
              <w:t>ean</w:t>
            </w:r>
          </w:p>
        </w:tc>
        <w:tc>
          <w:tcPr>
            <w:tcW w:w="850" w:type="dxa"/>
            <w:tcBorders>
              <w:top w:val="nil"/>
              <w:bottom w:val="nil"/>
            </w:tcBorders>
            <w:vAlign w:val="center"/>
          </w:tcPr>
          <w:p w14:paraId="10061648" w14:textId="77777777" w:rsidR="00431F52" w:rsidRPr="00E00CEE" w:rsidRDefault="00431F52" w:rsidP="00B77F29">
            <w:pPr>
              <w:snapToGrid w:val="0"/>
              <w:spacing w:line="240" w:lineRule="auto"/>
              <w:jc w:val="center"/>
              <w:rPr>
                <w:sz w:val="18"/>
                <w:szCs w:val="18"/>
              </w:rPr>
            </w:pPr>
            <w:r w:rsidRPr="00E00CEE">
              <w:rPr>
                <w:rFonts w:eastAsia="等线"/>
                <w:sz w:val="18"/>
                <w:szCs w:val="18"/>
              </w:rPr>
              <w:t>183336</w:t>
            </w:r>
          </w:p>
        </w:tc>
        <w:tc>
          <w:tcPr>
            <w:tcW w:w="525" w:type="dxa"/>
            <w:tcBorders>
              <w:top w:val="nil"/>
              <w:bottom w:val="nil"/>
            </w:tcBorders>
            <w:vAlign w:val="center"/>
          </w:tcPr>
          <w:p w14:paraId="549181DA"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w:t>
            </w:r>
          </w:p>
        </w:tc>
        <w:tc>
          <w:tcPr>
            <w:tcW w:w="850" w:type="dxa"/>
            <w:tcBorders>
              <w:top w:val="nil"/>
              <w:bottom w:val="nil"/>
            </w:tcBorders>
            <w:vAlign w:val="center"/>
          </w:tcPr>
          <w:p w14:paraId="6D2F5CC9" w14:textId="77777777" w:rsidR="00431F52" w:rsidRPr="00E00CEE" w:rsidRDefault="00431F52" w:rsidP="00B77F29">
            <w:pPr>
              <w:snapToGrid w:val="0"/>
              <w:spacing w:line="240" w:lineRule="auto"/>
              <w:jc w:val="center"/>
              <w:rPr>
                <w:sz w:val="18"/>
                <w:szCs w:val="18"/>
              </w:rPr>
            </w:pPr>
            <w:r w:rsidRPr="00E00CEE">
              <w:rPr>
                <w:rFonts w:eastAsia="等线"/>
                <w:sz w:val="18"/>
                <w:szCs w:val="18"/>
              </w:rPr>
              <w:t>187136.1</w:t>
            </w:r>
          </w:p>
        </w:tc>
        <w:tc>
          <w:tcPr>
            <w:tcW w:w="525" w:type="dxa"/>
            <w:tcBorders>
              <w:top w:val="nil"/>
              <w:bottom w:val="nil"/>
            </w:tcBorders>
            <w:vAlign w:val="center"/>
          </w:tcPr>
          <w:p w14:paraId="4D078DFE" w14:textId="77777777" w:rsidR="00431F52" w:rsidRPr="00E00CEE" w:rsidRDefault="00431F52" w:rsidP="00B77F29">
            <w:pPr>
              <w:snapToGrid w:val="0"/>
              <w:spacing w:line="240" w:lineRule="auto"/>
              <w:jc w:val="center"/>
              <w:rPr>
                <w:sz w:val="18"/>
                <w:szCs w:val="18"/>
              </w:rPr>
            </w:pPr>
            <w:r w:rsidRPr="00E00CEE">
              <w:rPr>
                <w:rFonts w:eastAsia="等线"/>
                <w:sz w:val="18"/>
                <w:szCs w:val="18"/>
              </w:rPr>
              <w:t>3.48</w:t>
            </w:r>
          </w:p>
        </w:tc>
        <w:tc>
          <w:tcPr>
            <w:tcW w:w="851" w:type="dxa"/>
            <w:tcBorders>
              <w:top w:val="nil"/>
              <w:bottom w:val="nil"/>
            </w:tcBorders>
            <w:vAlign w:val="center"/>
          </w:tcPr>
          <w:p w14:paraId="35DF3698" w14:textId="77777777" w:rsidR="00431F52" w:rsidRPr="00E00CEE" w:rsidRDefault="00431F52" w:rsidP="00B77F29">
            <w:pPr>
              <w:snapToGrid w:val="0"/>
              <w:spacing w:line="240" w:lineRule="auto"/>
              <w:jc w:val="center"/>
              <w:rPr>
                <w:sz w:val="18"/>
                <w:szCs w:val="18"/>
              </w:rPr>
            </w:pPr>
            <w:r w:rsidRPr="00E00CEE">
              <w:rPr>
                <w:rFonts w:eastAsia="等线"/>
                <w:sz w:val="18"/>
                <w:szCs w:val="18"/>
              </w:rPr>
              <w:t>187192</w:t>
            </w:r>
          </w:p>
        </w:tc>
        <w:tc>
          <w:tcPr>
            <w:tcW w:w="593" w:type="dxa"/>
            <w:tcBorders>
              <w:top w:val="nil"/>
              <w:bottom w:val="nil"/>
            </w:tcBorders>
            <w:vAlign w:val="center"/>
          </w:tcPr>
          <w:p w14:paraId="4F3E3F95"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w:t>
            </w:r>
          </w:p>
        </w:tc>
        <w:tc>
          <w:tcPr>
            <w:tcW w:w="851" w:type="dxa"/>
            <w:tcBorders>
              <w:top w:val="nil"/>
              <w:bottom w:val="nil"/>
            </w:tcBorders>
            <w:vAlign w:val="center"/>
          </w:tcPr>
          <w:p w14:paraId="221A1338" w14:textId="77777777" w:rsidR="00431F52" w:rsidRPr="00E00CEE" w:rsidRDefault="00431F52" w:rsidP="00B77F29">
            <w:pPr>
              <w:snapToGrid w:val="0"/>
              <w:spacing w:line="240" w:lineRule="auto"/>
              <w:jc w:val="center"/>
              <w:rPr>
                <w:sz w:val="18"/>
                <w:szCs w:val="18"/>
              </w:rPr>
            </w:pPr>
            <w:r w:rsidRPr="00E00CEE">
              <w:rPr>
                <w:rFonts w:eastAsia="等线"/>
                <w:sz w:val="18"/>
                <w:szCs w:val="18"/>
              </w:rPr>
              <w:t>186457.3</w:t>
            </w:r>
          </w:p>
        </w:tc>
        <w:tc>
          <w:tcPr>
            <w:tcW w:w="593" w:type="dxa"/>
            <w:tcBorders>
              <w:top w:val="nil"/>
              <w:bottom w:val="nil"/>
            </w:tcBorders>
            <w:vAlign w:val="center"/>
          </w:tcPr>
          <w:p w14:paraId="5D6007E2" w14:textId="77777777" w:rsidR="00431F52" w:rsidRPr="00E00CEE" w:rsidRDefault="00431F52" w:rsidP="00B77F29">
            <w:pPr>
              <w:snapToGrid w:val="0"/>
              <w:spacing w:line="240" w:lineRule="auto"/>
              <w:jc w:val="center"/>
              <w:rPr>
                <w:sz w:val="18"/>
                <w:szCs w:val="18"/>
              </w:rPr>
            </w:pPr>
            <w:r w:rsidRPr="00E00CEE">
              <w:rPr>
                <w:rFonts w:eastAsia="等线"/>
                <w:sz w:val="18"/>
                <w:szCs w:val="18"/>
              </w:rPr>
              <w:t>3.06</w:t>
            </w:r>
          </w:p>
        </w:tc>
        <w:tc>
          <w:tcPr>
            <w:tcW w:w="851" w:type="dxa"/>
            <w:tcBorders>
              <w:top w:val="nil"/>
              <w:bottom w:val="nil"/>
            </w:tcBorders>
            <w:vAlign w:val="center"/>
          </w:tcPr>
          <w:p w14:paraId="481B605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181220.8</w:t>
            </w:r>
          </w:p>
        </w:tc>
        <w:tc>
          <w:tcPr>
            <w:tcW w:w="510" w:type="dxa"/>
            <w:tcBorders>
              <w:top w:val="nil"/>
              <w:bottom w:val="nil"/>
            </w:tcBorders>
            <w:vAlign w:val="center"/>
          </w:tcPr>
          <w:p w14:paraId="5D4AB68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r>
      <w:tr w:rsidR="00431F52" w:rsidRPr="00E00CEE" w14:paraId="62BAFE41" w14:textId="77777777" w:rsidTr="00B77F29">
        <w:trPr>
          <w:trHeight w:val="228"/>
          <w:jc w:val="center"/>
        </w:trPr>
        <w:tc>
          <w:tcPr>
            <w:tcW w:w="1550" w:type="dxa"/>
            <w:gridSpan w:val="2"/>
            <w:tcBorders>
              <w:top w:val="nil"/>
              <w:bottom w:val="single" w:sz="4" w:space="0" w:color="auto"/>
            </w:tcBorders>
            <w:vAlign w:val="center"/>
          </w:tcPr>
          <w:p w14:paraId="107FA1CB"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50" w:type="dxa"/>
            <w:tcBorders>
              <w:top w:val="nil"/>
              <w:bottom w:val="single" w:sz="4" w:space="0" w:color="auto"/>
            </w:tcBorders>
            <w:vAlign w:val="center"/>
          </w:tcPr>
          <w:p w14:paraId="0B6EB51A"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.15%</w:t>
            </w:r>
          </w:p>
        </w:tc>
        <w:tc>
          <w:tcPr>
            <w:tcW w:w="525" w:type="dxa"/>
            <w:tcBorders>
              <w:top w:val="nil"/>
              <w:bottom w:val="single" w:sz="4" w:space="0" w:color="auto"/>
            </w:tcBorders>
            <w:vAlign w:val="center"/>
          </w:tcPr>
          <w:p w14:paraId="31265D7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5%</w:t>
            </w:r>
          </w:p>
        </w:tc>
        <w:tc>
          <w:tcPr>
            <w:tcW w:w="850" w:type="dxa"/>
            <w:tcBorders>
              <w:top w:val="nil"/>
              <w:bottom w:val="single" w:sz="4" w:space="0" w:color="auto"/>
            </w:tcBorders>
            <w:vAlign w:val="center"/>
          </w:tcPr>
          <w:p w14:paraId="27DB9E5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.16%</w:t>
            </w:r>
          </w:p>
        </w:tc>
        <w:tc>
          <w:tcPr>
            <w:tcW w:w="525" w:type="dxa"/>
            <w:tcBorders>
              <w:top w:val="nil"/>
              <w:bottom w:val="single" w:sz="4" w:space="0" w:color="auto"/>
            </w:tcBorders>
            <w:vAlign w:val="center"/>
          </w:tcPr>
          <w:p w14:paraId="2F55D409"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9%</w:t>
            </w:r>
          </w:p>
        </w:tc>
        <w:tc>
          <w:tcPr>
            <w:tcW w:w="851" w:type="dxa"/>
            <w:tcBorders>
              <w:top w:val="nil"/>
              <w:bottom w:val="single" w:sz="4" w:space="0" w:color="auto"/>
            </w:tcBorders>
            <w:vAlign w:val="center"/>
          </w:tcPr>
          <w:p w14:paraId="0AB416BE"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.19%</w:t>
            </w:r>
          </w:p>
        </w:tc>
        <w:tc>
          <w:tcPr>
            <w:tcW w:w="593" w:type="dxa"/>
            <w:tcBorders>
              <w:top w:val="nil"/>
              <w:bottom w:val="single" w:sz="4" w:space="0" w:color="auto"/>
            </w:tcBorders>
            <w:vAlign w:val="center"/>
          </w:tcPr>
          <w:p w14:paraId="39D936B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1" w:type="dxa"/>
            <w:tcBorders>
              <w:top w:val="nil"/>
              <w:bottom w:val="single" w:sz="4" w:space="0" w:color="auto"/>
            </w:tcBorders>
            <w:vAlign w:val="center"/>
          </w:tcPr>
          <w:p w14:paraId="5D14CD1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.81%</w:t>
            </w:r>
          </w:p>
        </w:tc>
        <w:tc>
          <w:tcPr>
            <w:tcW w:w="593" w:type="dxa"/>
            <w:tcBorders>
              <w:top w:val="nil"/>
              <w:bottom w:val="single" w:sz="4" w:space="0" w:color="auto"/>
            </w:tcBorders>
            <w:vAlign w:val="center"/>
          </w:tcPr>
          <w:p w14:paraId="020CD78E"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7%</w:t>
            </w:r>
          </w:p>
        </w:tc>
        <w:tc>
          <w:tcPr>
            <w:tcW w:w="851" w:type="dxa"/>
            <w:tcBorders>
              <w:top w:val="nil"/>
              <w:bottom w:val="single" w:sz="4" w:space="0" w:color="auto"/>
            </w:tcBorders>
            <w:vAlign w:val="center"/>
          </w:tcPr>
          <w:p w14:paraId="41B62127"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0322A25A"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67DF26D6" w14:textId="77777777" w:rsidTr="00B77F29">
        <w:trPr>
          <w:trHeight w:val="216"/>
          <w:jc w:val="center"/>
        </w:trPr>
        <w:tc>
          <w:tcPr>
            <w:tcW w:w="817" w:type="dxa"/>
            <w:vMerge w:val="restart"/>
            <w:tcBorders>
              <w:top w:val="nil"/>
              <w:bottom w:val="nil"/>
            </w:tcBorders>
            <w:vAlign w:val="center"/>
          </w:tcPr>
          <w:p w14:paraId="3AB90039" w14:textId="39A32C8E" w:rsidR="00431F52" w:rsidRPr="00E00CEE" w:rsidRDefault="00C002D3" w:rsidP="00B77F29">
            <w:pPr>
              <w:snapToGrid w:val="0"/>
              <w:spacing w:line="240" w:lineRule="auto"/>
              <w:jc w:val="center"/>
              <w:rPr>
                <w:sz w:val="18"/>
                <w:szCs w:val="18"/>
              </w:rPr>
            </w:pPr>
            <w:r w:rsidRPr="00C002D3">
              <w:rPr>
                <w:position w:val="-10"/>
                <w:sz w:val="18"/>
                <w:szCs w:val="18"/>
              </w:rPr>
              <w:object w:dxaOrig="544" w:dyaOrig="298" w14:anchorId="6468A960">
                <v:shape id="_x0000_i1033" type="#_x0000_t75" style="width:27.3pt;height:15.05pt" o:ole="">
                  <v:imagedata r:id="rId77" o:title=""/>
                </v:shape>
                <o:OLEObject Type="Embed" ProgID="Equation.AxMath" ShapeID="_x0000_i1033" DrawAspect="Content" ObjectID="_1771851159" r:id="rId78"/>
              </w:object>
            </w:r>
          </w:p>
        </w:tc>
        <w:tc>
          <w:tcPr>
            <w:tcW w:w="732" w:type="dxa"/>
            <w:tcBorders>
              <w:top w:val="single" w:sz="4" w:space="0" w:color="auto"/>
            </w:tcBorders>
            <w:vAlign w:val="center"/>
          </w:tcPr>
          <w:p w14:paraId="664A57CE"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50" w:type="dxa"/>
            <w:tcBorders>
              <w:top w:val="single" w:sz="4" w:space="0" w:color="auto"/>
            </w:tcBorders>
            <w:vAlign w:val="center"/>
          </w:tcPr>
          <w:p w14:paraId="4D177684" w14:textId="77777777" w:rsidR="00431F52" w:rsidRPr="00E00CEE" w:rsidRDefault="00431F52" w:rsidP="00B77F29">
            <w:pPr>
              <w:snapToGrid w:val="0"/>
              <w:spacing w:line="240" w:lineRule="auto"/>
              <w:jc w:val="center"/>
              <w:rPr>
                <w:sz w:val="18"/>
                <w:szCs w:val="18"/>
              </w:rPr>
            </w:pPr>
            <w:r w:rsidRPr="00E00CEE">
              <w:rPr>
                <w:rFonts w:eastAsia="等线"/>
                <w:sz w:val="18"/>
                <w:szCs w:val="18"/>
              </w:rPr>
              <w:t>35269.3</w:t>
            </w:r>
          </w:p>
        </w:tc>
        <w:tc>
          <w:tcPr>
            <w:tcW w:w="525" w:type="dxa"/>
            <w:tcBorders>
              <w:top w:val="single" w:sz="4" w:space="0" w:color="auto"/>
            </w:tcBorders>
            <w:vAlign w:val="center"/>
          </w:tcPr>
          <w:p w14:paraId="182A8963"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w:t>
            </w:r>
          </w:p>
        </w:tc>
        <w:tc>
          <w:tcPr>
            <w:tcW w:w="850" w:type="dxa"/>
            <w:tcBorders>
              <w:top w:val="single" w:sz="4" w:space="0" w:color="auto"/>
            </w:tcBorders>
            <w:vAlign w:val="center"/>
          </w:tcPr>
          <w:p w14:paraId="32E54FDE" w14:textId="77777777" w:rsidR="00431F52" w:rsidRPr="00E00CEE" w:rsidRDefault="00431F52" w:rsidP="00B77F29">
            <w:pPr>
              <w:snapToGrid w:val="0"/>
              <w:spacing w:line="240" w:lineRule="auto"/>
              <w:jc w:val="center"/>
              <w:rPr>
                <w:sz w:val="18"/>
                <w:szCs w:val="18"/>
              </w:rPr>
            </w:pPr>
            <w:r w:rsidRPr="00E00CEE">
              <w:rPr>
                <w:rFonts w:eastAsia="等线"/>
                <w:sz w:val="18"/>
                <w:szCs w:val="18"/>
              </w:rPr>
              <w:t>36216</w:t>
            </w:r>
          </w:p>
        </w:tc>
        <w:tc>
          <w:tcPr>
            <w:tcW w:w="525" w:type="dxa"/>
            <w:tcBorders>
              <w:top w:val="single" w:sz="4" w:space="0" w:color="auto"/>
            </w:tcBorders>
            <w:vAlign w:val="center"/>
          </w:tcPr>
          <w:p w14:paraId="2235B444" w14:textId="77777777" w:rsidR="00431F52" w:rsidRPr="00E00CEE" w:rsidRDefault="00431F52" w:rsidP="00B77F29">
            <w:pPr>
              <w:snapToGrid w:val="0"/>
              <w:spacing w:line="240" w:lineRule="auto"/>
              <w:jc w:val="center"/>
              <w:rPr>
                <w:sz w:val="18"/>
                <w:szCs w:val="18"/>
              </w:rPr>
            </w:pPr>
            <w:r w:rsidRPr="00E00CEE">
              <w:rPr>
                <w:rFonts w:eastAsia="等线"/>
                <w:sz w:val="18"/>
                <w:szCs w:val="18"/>
              </w:rPr>
              <w:t>4.27</w:t>
            </w:r>
          </w:p>
        </w:tc>
        <w:tc>
          <w:tcPr>
            <w:tcW w:w="851" w:type="dxa"/>
            <w:tcBorders>
              <w:top w:val="single" w:sz="4" w:space="0" w:color="auto"/>
            </w:tcBorders>
            <w:vAlign w:val="center"/>
          </w:tcPr>
          <w:p w14:paraId="01516C86" w14:textId="77777777" w:rsidR="00431F52" w:rsidRPr="00E00CEE" w:rsidRDefault="00431F52" w:rsidP="00B77F29">
            <w:pPr>
              <w:snapToGrid w:val="0"/>
              <w:spacing w:line="240" w:lineRule="auto"/>
              <w:jc w:val="center"/>
              <w:rPr>
                <w:sz w:val="18"/>
                <w:szCs w:val="18"/>
              </w:rPr>
            </w:pPr>
            <w:r w:rsidRPr="00E00CEE">
              <w:rPr>
                <w:rFonts w:eastAsia="等线"/>
                <w:sz w:val="18"/>
                <w:szCs w:val="18"/>
              </w:rPr>
              <w:t>35797.2</w:t>
            </w:r>
          </w:p>
        </w:tc>
        <w:tc>
          <w:tcPr>
            <w:tcW w:w="593" w:type="dxa"/>
            <w:tcBorders>
              <w:top w:val="single" w:sz="4" w:space="0" w:color="auto"/>
            </w:tcBorders>
            <w:vAlign w:val="center"/>
          </w:tcPr>
          <w:p w14:paraId="2BBCFFA9" w14:textId="77777777" w:rsidR="00431F52" w:rsidRPr="00E00CEE" w:rsidRDefault="00431F52" w:rsidP="00B77F29">
            <w:pPr>
              <w:snapToGrid w:val="0"/>
              <w:spacing w:line="240" w:lineRule="auto"/>
              <w:jc w:val="center"/>
              <w:rPr>
                <w:sz w:val="18"/>
                <w:szCs w:val="18"/>
              </w:rPr>
            </w:pPr>
            <w:r w:rsidRPr="00E00CEE">
              <w:rPr>
                <w:rFonts w:eastAsia="等线"/>
                <w:sz w:val="18"/>
                <w:szCs w:val="18"/>
              </w:rPr>
              <w:t>3.07</w:t>
            </w:r>
          </w:p>
        </w:tc>
        <w:tc>
          <w:tcPr>
            <w:tcW w:w="851" w:type="dxa"/>
            <w:tcBorders>
              <w:top w:val="single" w:sz="4" w:space="0" w:color="auto"/>
            </w:tcBorders>
            <w:vAlign w:val="center"/>
          </w:tcPr>
          <w:p w14:paraId="0CA8CBF8" w14:textId="77777777" w:rsidR="00431F52" w:rsidRPr="00E00CEE" w:rsidRDefault="00431F52" w:rsidP="00B77F29">
            <w:pPr>
              <w:snapToGrid w:val="0"/>
              <w:spacing w:line="240" w:lineRule="auto"/>
              <w:jc w:val="center"/>
              <w:rPr>
                <w:sz w:val="18"/>
                <w:szCs w:val="18"/>
              </w:rPr>
            </w:pPr>
            <w:r w:rsidRPr="00E00CEE">
              <w:rPr>
                <w:rFonts w:eastAsia="等线"/>
                <w:sz w:val="18"/>
                <w:szCs w:val="18"/>
              </w:rPr>
              <w:t>35683.6</w:t>
            </w:r>
          </w:p>
        </w:tc>
        <w:tc>
          <w:tcPr>
            <w:tcW w:w="593" w:type="dxa"/>
            <w:tcBorders>
              <w:top w:val="single" w:sz="4" w:space="0" w:color="auto"/>
            </w:tcBorders>
            <w:vAlign w:val="center"/>
          </w:tcPr>
          <w:p w14:paraId="42A59258" w14:textId="77777777" w:rsidR="00431F52" w:rsidRPr="00E00CEE" w:rsidRDefault="00431F52" w:rsidP="00B77F29">
            <w:pPr>
              <w:snapToGrid w:val="0"/>
              <w:spacing w:line="240" w:lineRule="auto"/>
              <w:jc w:val="center"/>
              <w:rPr>
                <w:sz w:val="18"/>
                <w:szCs w:val="18"/>
              </w:rPr>
            </w:pPr>
            <w:r w:rsidRPr="00E00CEE">
              <w:rPr>
                <w:rFonts w:eastAsia="等线"/>
                <w:sz w:val="18"/>
                <w:szCs w:val="18"/>
              </w:rPr>
              <w:t>2.74</w:t>
            </w:r>
          </w:p>
        </w:tc>
        <w:tc>
          <w:tcPr>
            <w:tcW w:w="851" w:type="dxa"/>
            <w:tcBorders>
              <w:top w:val="single" w:sz="4" w:space="0" w:color="auto"/>
            </w:tcBorders>
            <w:vAlign w:val="center"/>
          </w:tcPr>
          <w:p w14:paraId="64EC005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34940.3</w:t>
            </w:r>
          </w:p>
        </w:tc>
        <w:tc>
          <w:tcPr>
            <w:tcW w:w="510" w:type="dxa"/>
            <w:tcBorders>
              <w:top w:val="single" w:sz="4" w:space="0" w:color="auto"/>
            </w:tcBorders>
            <w:vAlign w:val="center"/>
          </w:tcPr>
          <w:p w14:paraId="4CD6CF6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0.60</w:t>
            </w:r>
          </w:p>
        </w:tc>
      </w:tr>
      <w:tr w:rsidR="00431F52" w:rsidRPr="00E00CEE" w14:paraId="5A39B523" w14:textId="77777777" w:rsidTr="00B77F29">
        <w:trPr>
          <w:trHeight w:val="173"/>
          <w:jc w:val="center"/>
        </w:trPr>
        <w:tc>
          <w:tcPr>
            <w:tcW w:w="817" w:type="dxa"/>
            <w:vMerge/>
            <w:tcBorders>
              <w:top w:val="nil"/>
              <w:bottom w:val="nil"/>
            </w:tcBorders>
            <w:vAlign w:val="center"/>
          </w:tcPr>
          <w:p w14:paraId="76E1D514" w14:textId="77777777" w:rsidR="00431F52" w:rsidRPr="00E00CEE" w:rsidRDefault="00431F52" w:rsidP="00B77F29">
            <w:pPr>
              <w:snapToGrid w:val="0"/>
              <w:spacing w:line="240" w:lineRule="auto"/>
              <w:jc w:val="center"/>
              <w:rPr>
                <w:sz w:val="18"/>
                <w:szCs w:val="18"/>
              </w:rPr>
            </w:pPr>
          </w:p>
        </w:tc>
        <w:tc>
          <w:tcPr>
            <w:tcW w:w="732" w:type="dxa"/>
            <w:vAlign w:val="center"/>
          </w:tcPr>
          <w:p w14:paraId="50B84B56"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50" w:type="dxa"/>
            <w:vAlign w:val="center"/>
          </w:tcPr>
          <w:p w14:paraId="492F11CF" w14:textId="77777777" w:rsidR="00431F52" w:rsidRPr="00E00CEE" w:rsidRDefault="00431F52" w:rsidP="00B77F29">
            <w:pPr>
              <w:snapToGrid w:val="0"/>
              <w:spacing w:line="240" w:lineRule="auto"/>
              <w:jc w:val="center"/>
              <w:rPr>
                <w:sz w:val="18"/>
                <w:szCs w:val="18"/>
              </w:rPr>
            </w:pPr>
            <w:r w:rsidRPr="00E00CEE">
              <w:rPr>
                <w:rFonts w:eastAsia="等线"/>
                <w:sz w:val="18"/>
                <w:szCs w:val="18"/>
              </w:rPr>
              <w:t>61068</w:t>
            </w:r>
          </w:p>
        </w:tc>
        <w:tc>
          <w:tcPr>
            <w:tcW w:w="525" w:type="dxa"/>
            <w:vAlign w:val="center"/>
          </w:tcPr>
          <w:p w14:paraId="2DCB1DCC"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w:t>
            </w:r>
          </w:p>
        </w:tc>
        <w:tc>
          <w:tcPr>
            <w:tcW w:w="850" w:type="dxa"/>
            <w:vAlign w:val="center"/>
          </w:tcPr>
          <w:p w14:paraId="6442EEA7" w14:textId="77777777" w:rsidR="00431F52" w:rsidRPr="00E00CEE" w:rsidRDefault="00431F52" w:rsidP="00B77F29">
            <w:pPr>
              <w:snapToGrid w:val="0"/>
              <w:spacing w:line="240" w:lineRule="auto"/>
              <w:jc w:val="center"/>
              <w:rPr>
                <w:sz w:val="18"/>
                <w:szCs w:val="18"/>
              </w:rPr>
            </w:pPr>
            <w:r w:rsidRPr="00E00CEE">
              <w:rPr>
                <w:rFonts w:eastAsia="等线"/>
                <w:sz w:val="18"/>
                <w:szCs w:val="18"/>
              </w:rPr>
              <w:t>62420.1</w:t>
            </w:r>
          </w:p>
        </w:tc>
        <w:tc>
          <w:tcPr>
            <w:tcW w:w="525" w:type="dxa"/>
            <w:vAlign w:val="center"/>
          </w:tcPr>
          <w:p w14:paraId="76CA6ACF" w14:textId="77777777" w:rsidR="00431F52" w:rsidRPr="00E00CEE" w:rsidRDefault="00431F52" w:rsidP="00B77F29">
            <w:pPr>
              <w:snapToGrid w:val="0"/>
              <w:spacing w:line="240" w:lineRule="auto"/>
              <w:jc w:val="center"/>
              <w:rPr>
                <w:sz w:val="18"/>
                <w:szCs w:val="18"/>
              </w:rPr>
            </w:pPr>
            <w:r w:rsidRPr="00E00CEE">
              <w:rPr>
                <w:rFonts w:eastAsia="等线"/>
                <w:sz w:val="18"/>
                <w:szCs w:val="18"/>
              </w:rPr>
              <w:t>3.58</w:t>
            </w:r>
          </w:p>
        </w:tc>
        <w:tc>
          <w:tcPr>
            <w:tcW w:w="851" w:type="dxa"/>
            <w:vAlign w:val="center"/>
          </w:tcPr>
          <w:p w14:paraId="4E7087DA" w14:textId="77777777" w:rsidR="00431F52" w:rsidRPr="00E00CEE" w:rsidRDefault="00431F52" w:rsidP="00B77F29">
            <w:pPr>
              <w:snapToGrid w:val="0"/>
              <w:spacing w:line="240" w:lineRule="auto"/>
              <w:jc w:val="center"/>
              <w:rPr>
                <w:sz w:val="18"/>
                <w:szCs w:val="18"/>
              </w:rPr>
            </w:pPr>
            <w:r w:rsidRPr="00E00CEE">
              <w:rPr>
                <w:rFonts w:eastAsia="等线"/>
                <w:sz w:val="18"/>
                <w:szCs w:val="18"/>
              </w:rPr>
              <w:t>61607.8</w:t>
            </w:r>
          </w:p>
        </w:tc>
        <w:tc>
          <w:tcPr>
            <w:tcW w:w="593" w:type="dxa"/>
            <w:vAlign w:val="center"/>
          </w:tcPr>
          <w:p w14:paraId="4E188B63" w14:textId="77777777" w:rsidR="00431F52" w:rsidRPr="00E00CEE" w:rsidRDefault="00431F52" w:rsidP="00B77F29">
            <w:pPr>
              <w:snapToGrid w:val="0"/>
              <w:spacing w:line="240" w:lineRule="auto"/>
              <w:jc w:val="center"/>
              <w:rPr>
                <w:sz w:val="18"/>
                <w:szCs w:val="18"/>
              </w:rPr>
            </w:pPr>
            <w:r w:rsidRPr="00E00CEE">
              <w:rPr>
                <w:rFonts w:eastAsia="等线"/>
                <w:sz w:val="18"/>
                <w:szCs w:val="18"/>
              </w:rPr>
              <w:t>2.23</w:t>
            </w:r>
          </w:p>
        </w:tc>
        <w:tc>
          <w:tcPr>
            <w:tcW w:w="851" w:type="dxa"/>
            <w:vAlign w:val="center"/>
          </w:tcPr>
          <w:p w14:paraId="1EA842F6" w14:textId="77777777" w:rsidR="00431F52" w:rsidRPr="00E00CEE" w:rsidRDefault="00431F52" w:rsidP="00B77F29">
            <w:pPr>
              <w:snapToGrid w:val="0"/>
              <w:spacing w:line="240" w:lineRule="auto"/>
              <w:jc w:val="center"/>
              <w:rPr>
                <w:sz w:val="18"/>
                <w:szCs w:val="18"/>
              </w:rPr>
            </w:pPr>
            <w:r w:rsidRPr="00E00CEE">
              <w:rPr>
                <w:rFonts w:eastAsia="等线"/>
                <w:sz w:val="18"/>
                <w:szCs w:val="18"/>
              </w:rPr>
              <w:t>61686.4</w:t>
            </w:r>
          </w:p>
        </w:tc>
        <w:tc>
          <w:tcPr>
            <w:tcW w:w="593" w:type="dxa"/>
            <w:vAlign w:val="center"/>
          </w:tcPr>
          <w:p w14:paraId="381DA3B8"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w:t>
            </w:r>
          </w:p>
        </w:tc>
        <w:tc>
          <w:tcPr>
            <w:tcW w:w="851" w:type="dxa"/>
            <w:vAlign w:val="center"/>
          </w:tcPr>
          <w:p w14:paraId="641EA73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60663.7</w:t>
            </w:r>
          </w:p>
        </w:tc>
        <w:tc>
          <w:tcPr>
            <w:tcW w:w="510" w:type="dxa"/>
            <w:vAlign w:val="center"/>
          </w:tcPr>
          <w:p w14:paraId="07015C2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0.67</w:t>
            </w:r>
          </w:p>
        </w:tc>
      </w:tr>
      <w:tr w:rsidR="00431F52" w:rsidRPr="00E00CEE" w14:paraId="377B9F47" w14:textId="77777777" w:rsidTr="00B77F29">
        <w:trPr>
          <w:trHeight w:val="173"/>
          <w:jc w:val="center"/>
        </w:trPr>
        <w:tc>
          <w:tcPr>
            <w:tcW w:w="817" w:type="dxa"/>
            <w:vMerge/>
            <w:tcBorders>
              <w:top w:val="nil"/>
              <w:bottom w:val="nil"/>
            </w:tcBorders>
            <w:vAlign w:val="center"/>
          </w:tcPr>
          <w:p w14:paraId="72E6DF8C" w14:textId="77777777" w:rsidR="00431F52" w:rsidRPr="00E00CEE" w:rsidRDefault="00431F52" w:rsidP="00B77F29">
            <w:pPr>
              <w:snapToGrid w:val="0"/>
              <w:spacing w:line="240" w:lineRule="auto"/>
              <w:jc w:val="center"/>
              <w:rPr>
                <w:sz w:val="18"/>
                <w:szCs w:val="18"/>
              </w:rPr>
            </w:pPr>
          </w:p>
        </w:tc>
        <w:tc>
          <w:tcPr>
            <w:tcW w:w="732" w:type="dxa"/>
            <w:vAlign w:val="center"/>
          </w:tcPr>
          <w:p w14:paraId="1E1AE3EA"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50" w:type="dxa"/>
            <w:vAlign w:val="center"/>
          </w:tcPr>
          <w:p w14:paraId="08A64AC6" w14:textId="77777777" w:rsidR="00431F52" w:rsidRPr="00E00CEE" w:rsidRDefault="00431F52" w:rsidP="00B77F29">
            <w:pPr>
              <w:snapToGrid w:val="0"/>
              <w:spacing w:line="240" w:lineRule="auto"/>
              <w:jc w:val="center"/>
              <w:rPr>
                <w:sz w:val="18"/>
                <w:szCs w:val="18"/>
              </w:rPr>
            </w:pPr>
            <w:r w:rsidRPr="00E00CEE">
              <w:rPr>
                <w:rFonts w:eastAsia="等线"/>
                <w:sz w:val="18"/>
                <w:szCs w:val="18"/>
              </w:rPr>
              <w:t>86408.9</w:t>
            </w:r>
          </w:p>
        </w:tc>
        <w:tc>
          <w:tcPr>
            <w:tcW w:w="525" w:type="dxa"/>
            <w:vAlign w:val="center"/>
          </w:tcPr>
          <w:p w14:paraId="6E8F3B55" w14:textId="77777777" w:rsidR="00431F52" w:rsidRPr="00E00CEE" w:rsidRDefault="00431F52" w:rsidP="00B77F29">
            <w:pPr>
              <w:snapToGrid w:val="0"/>
              <w:spacing w:line="240" w:lineRule="auto"/>
              <w:jc w:val="center"/>
              <w:rPr>
                <w:sz w:val="18"/>
                <w:szCs w:val="18"/>
              </w:rPr>
            </w:pPr>
            <w:r w:rsidRPr="00E00CEE">
              <w:rPr>
                <w:rFonts w:eastAsia="等线"/>
                <w:sz w:val="18"/>
                <w:szCs w:val="18"/>
              </w:rPr>
              <w:t>2.57</w:t>
            </w:r>
          </w:p>
        </w:tc>
        <w:tc>
          <w:tcPr>
            <w:tcW w:w="850" w:type="dxa"/>
            <w:vAlign w:val="center"/>
          </w:tcPr>
          <w:p w14:paraId="07E42EEF" w14:textId="77777777" w:rsidR="00431F52" w:rsidRPr="00E00CEE" w:rsidRDefault="00431F52" w:rsidP="00B77F29">
            <w:pPr>
              <w:snapToGrid w:val="0"/>
              <w:spacing w:line="240" w:lineRule="auto"/>
              <w:jc w:val="center"/>
              <w:rPr>
                <w:sz w:val="18"/>
                <w:szCs w:val="18"/>
              </w:rPr>
            </w:pPr>
            <w:r w:rsidRPr="00E00CEE">
              <w:rPr>
                <w:rFonts w:eastAsia="等线"/>
                <w:sz w:val="18"/>
                <w:szCs w:val="18"/>
              </w:rPr>
              <w:t>88476.1</w:t>
            </w:r>
          </w:p>
        </w:tc>
        <w:tc>
          <w:tcPr>
            <w:tcW w:w="525" w:type="dxa"/>
            <w:vAlign w:val="center"/>
          </w:tcPr>
          <w:p w14:paraId="57E92E76" w14:textId="77777777" w:rsidR="00431F52" w:rsidRPr="00E00CEE" w:rsidRDefault="00431F52" w:rsidP="00B77F29">
            <w:pPr>
              <w:snapToGrid w:val="0"/>
              <w:spacing w:line="240" w:lineRule="auto"/>
              <w:jc w:val="center"/>
              <w:rPr>
                <w:sz w:val="18"/>
                <w:szCs w:val="18"/>
              </w:rPr>
            </w:pPr>
            <w:r w:rsidRPr="00E00CEE">
              <w:rPr>
                <w:rFonts w:eastAsia="等线"/>
                <w:sz w:val="18"/>
                <w:szCs w:val="18"/>
              </w:rPr>
              <w:t>5.03</w:t>
            </w:r>
          </w:p>
        </w:tc>
        <w:tc>
          <w:tcPr>
            <w:tcW w:w="851" w:type="dxa"/>
            <w:vAlign w:val="center"/>
          </w:tcPr>
          <w:p w14:paraId="27A84214" w14:textId="77777777" w:rsidR="00431F52" w:rsidRPr="00E00CEE" w:rsidRDefault="00431F52" w:rsidP="00B77F29">
            <w:pPr>
              <w:snapToGrid w:val="0"/>
              <w:spacing w:line="240" w:lineRule="auto"/>
              <w:jc w:val="center"/>
              <w:rPr>
                <w:sz w:val="18"/>
                <w:szCs w:val="18"/>
              </w:rPr>
            </w:pPr>
            <w:r w:rsidRPr="00E00CEE">
              <w:rPr>
                <w:rFonts w:eastAsia="等线"/>
                <w:sz w:val="18"/>
                <w:szCs w:val="18"/>
              </w:rPr>
              <w:t>86960.7</w:t>
            </w:r>
          </w:p>
        </w:tc>
        <w:tc>
          <w:tcPr>
            <w:tcW w:w="593" w:type="dxa"/>
            <w:vAlign w:val="center"/>
          </w:tcPr>
          <w:p w14:paraId="7CFBD19A" w14:textId="77777777" w:rsidR="00431F52" w:rsidRPr="00E00CEE" w:rsidRDefault="00431F52" w:rsidP="00B77F29">
            <w:pPr>
              <w:snapToGrid w:val="0"/>
              <w:spacing w:line="240" w:lineRule="auto"/>
              <w:jc w:val="center"/>
              <w:rPr>
                <w:sz w:val="18"/>
                <w:szCs w:val="18"/>
              </w:rPr>
            </w:pPr>
            <w:r w:rsidRPr="00E00CEE">
              <w:rPr>
                <w:rFonts w:eastAsia="等线"/>
                <w:sz w:val="18"/>
                <w:szCs w:val="18"/>
              </w:rPr>
              <w:t>3.23</w:t>
            </w:r>
          </w:p>
        </w:tc>
        <w:tc>
          <w:tcPr>
            <w:tcW w:w="851" w:type="dxa"/>
            <w:vAlign w:val="center"/>
          </w:tcPr>
          <w:p w14:paraId="63A50711" w14:textId="77777777" w:rsidR="00431F52" w:rsidRPr="00E00CEE" w:rsidRDefault="00431F52" w:rsidP="00B77F29">
            <w:pPr>
              <w:snapToGrid w:val="0"/>
              <w:spacing w:line="240" w:lineRule="auto"/>
              <w:jc w:val="center"/>
              <w:rPr>
                <w:sz w:val="18"/>
                <w:szCs w:val="18"/>
              </w:rPr>
            </w:pPr>
            <w:r w:rsidRPr="00E00CEE">
              <w:rPr>
                <w:rFonts w:eastAsia="等线"/>
                <w:sz w:val="18"/>
                <w:szCs w:val="18"/>
              </w:rPr>
              <w:t>86674.7</w:t>
            </w:r>
          </w:p>
        </w:tc>
        <w:tc>
          <w:tcPr>
            <w:tcW w:w="593" w:type="dxa"/>
            <w:vAlign w:val="center"/>
          </w:tcPr>
          <w:p w14:paraId="4D0CF669" w14:textId="77777777" w:rsidR="00431F52" w:rsidRPr="00E00CEE" w:rsidRDefault="00431F52" w:rsidP="00B77F29">
            <w:pPr>
              <w:snapToGrid w:val="0"/>
              <w:spacing w:line="240" w:lineRule="auto"/>
              <w:jc w:val="center"/>
              <w:rPr>
                <w:sz w:val="18"/>
                <w:szCs w:val="18"/>
              </w:rPr>
            </w:pPr>
            <w:r w:rsidRPr="00E00CEE">
              <w:rPr>
                <w:rFonts w:eastAsia="等线"/>
                <w:sz w:val="18"/>
                <w:szCs w:val="18"/>
              </w:rPr>
              <w:t>2.89</w:t>
            </w:r>
          </w:p>
        </w:tc>
        <w:tc>
          <w:tcPr>
            <w:tcW w:w="851" w:type="dxa"/>
            <w:vAlign w:val="center"/>
          </w:tcPr>
          <w:p w14:paraId="0555EED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85064.9</w:t>
            </w:r>
          </w:p>
        </w:tc>
        <w:tc>
          <w:tcPr>
            <w:tcW w:w="510" w:type="dxa"/>
            <w:vAlign w:val="center"/>
          </w:tcPr>
          <w:p w14:paraId="4CB7852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0.98</w:t>
            </w:r>
          </w:p>
        </w:tc>
      </w:tr>
      <w:tr w:rsidR="00431F52" w:rsidRPr="00E00CEE" w14:paraId="53DF9493" w14:textId="77777777" w:rsidTr="00B77F29">
        <w:trPr>
          <w:trHeight w:val="173"/>
          <w:jc w:val="center"/>
        </w:trPr>
        <w:tc>
          <w:tcPr>
            <w:tcW w:w="817" w:type="dxa"/>
            <w:vMerge/>
            <w:tcBorders>
              <w:top w:val="nil"/>
              <w:bottom w:val="nil"/>
            </w:tcBorders>
            <w:vAlign w:val="center"/>
          </w:tcPr>
          <w:p w14:paraId="1C9A4189" w14:textId="77777777" w:rsidR="00431F52" w:rsidRPr="00E00CEE" w:rsidRDefault="00431F52" w:rsidP="00B77F29">
            <w:pPr>
              <w:snapToGrid w:val="0"/>
              <w:spacing w:line="240" w:lineRule="auto"/>
              <w:jc w:val="center"/>
              <w:rPr>
                <w:sz w:val="18"/>
                <w:szCs w:val="18"/>
              </w:rPr>
            </w:pPr>
          </w:p>
        </w:tc>
        <w:tc>
          <w:tcPr>
            <w:tcW w:w="732" w:type="dxa"/>
            <w:vAlign w:val="center"/>
          </w:tcPr>
          <w:p w14:paraId="64D0D6F8"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50" w:type="dxa"/>
            <w:vAlign w:val="center"/>
          </w:tcPr>
          <w:p w14:paraId="3AD3DCC2" w14:textId="77777777" w:rsidR="00431F52" w:rsidRPr="00E00CEE" w:rsidRDefault="00431F52" w:rsidP="00B77F29">
            <w:pPr>
              <w:snapToGrid w:val="0"/>
              <w:spacing w:line="240" w:lineRule="auto"/>
              <w:jc w:val="center"/>
              <w:rPr>
                <w:sz w:val="18"/>
                <w:szCs w:val="18"/>
              </w:rPr>
            </w:pPr>
            <w:r w:rsidRPr="00E00CEE">
              <w:rPr>
                <w:rFonts w:eastAsia="等线"/>
                <w:sz w:val="18"/>
                <w:szCs w:val="18"/>
              </w:rPr>
              <w:t>50380.9</w:t>
            </w:r>
          </w:p>
        </w:tc>
        <w:tc>
          <w:tcPr>
            <w:tcW w:w="525" w:type="dxa"/>
            <w:vAlign w:val="center"/>
          </w:tcPr>
          <w:p w14:paraId="6CC8D132" w14:textId="77777777" w:rsidR="00431F52" w:rsidRPr="00E00CEE" w:rsidRDefault="00431F52" w:rsidP="00B77F29">
            <w:pPr>
              <w:snapToGrid w:val="0"/>
              <w:spacing w:line="240" w:lineRule="auto"/>
              <w:jc w:val="center"/>
              <w:rPr>
                <w:sz w:val="18"/>
                <w:szCs w:val="18"/>
              </w:rPr>
            </w:pPr>
            <w:r w:rsidRPr="00E00CEE">
              <w:rPr>
                <w:rFonts w:eastAsia="等线"/>
                <w:sz w:val="18"/>
                <w:szCs w:val="18"/>
              </w:rPr>
              <w:t>2.64</w:t>
            </w:r>
          </w:p>
        </w:tc>
        <w:tc>
          <w:tcPr>
            <w:tcW w:w="850" w:type="dxa"/>
            <w:vAlign w:val="center"/>
          </w:tcPr>
          <w:p w14:paraId="6F0E5962" w14:textId="77777777" w:rsidR="00431F52" w:rsidRPr="00E00CEE" w:rsidRDefault="00431F52" w:rsidP="00B77F29">
            <w:pPr>
              <w:snapToGrid w:val="0"/>
              <w:spacing w:line="240" w:lineRule="auto"/>
              <w:jc w:val="center"/>
              <w:rPr>
                <w:sz w:val="18"/>
                <w:szCs w:val="18"/>
              </w:rPr>
            </w:pPr>
            <w:r w:rsidRPr="00E00CEE">
              <w:rPr>
                <w:rFonts w:eastAsia="等线"/>
                <w:sz w:val="18"/>
                <w:szCs w:val="18"/>
              </w:rPr>
              <w:t>51072.9</w:t>
            </w:r>
          </w:p>
        </w:tc>
        <w:tc>
          <w:tcPr>
            <w:tcW w:w="525" w:type="dxa"/>
            <w:vAlign w:val="center"/>
          </w:tcPr>
          <w:p w14:paraId="1487E5F0" w14:textId="77777777" w:rsidR="00431F52" w:rsidRPr="00E00CEE" w:rsidRDefault="00431F52" w:rsidP="00B77F29">
            <w:pPr>
              <w:snapToGrid w:val="0"/>
              <w:spacing w:line="240" w:lineRule="auto"/>
              <w:jc w:val="center"/>
              <w:rPr>
                <w:sz w:val="18"/>
                <w:szCs w:val="18"/>
              </w:rPr>
            </w:pPr>
            <w:r w:rsidRPr="00E00CEE">
              <w:rPr>
                <w:rFonts w:eastAsia="等线"/>
                <w:sz w:val="18"/>
                <w:szCs w:val="18"/>
              </w:rPr>
              <w:t>4.05</w:t>
            </w:r>
          </w:p>
        </w:tc>
        <w:tc>
          <w:tcPr>
            <w:tcW w:w="851" w:type="dxa"/>
            <w:vAlign w:val="center"/>
          </w:tcPr>
          <w:p w14:paraId="3C8CD9DE" w14:textId="77777777" w:rsidR="00431F52" w:rsidRPr="00E00CEE" w:rsidRDefault="00431F52" w:rsidP="00B77F29">
            <w:pPr>
              <w:snapToGrid w:val="0"/>
              <w:spacing w:line="240" w:lineRule="auto"/>
              <w:jc w:val="center"/>
              <w:rPr>
                <w:sz w:val="18"/>
                <w:szCs w:val="18"/>
              </w:rPr>
            </w:pPr>
            <w:r w:rsidRPr="00E00CEE">
              <w:rPr>
                <w:rFonts w:eastAsia="等线"/>
                <w:sz w:val="18"/>
                <w:szCs w:val="18"/>
              </w:rPr>
              <w:t>51024</w:t>
            </w:r>
          </w:p>
        </w:tc>
        <w:tc>
          <w:tcPr>
            <w:tcW w:w="593" w:type="dxa"/>
            <w:vAlign w:val="center"/>
          </w:tcPr>
          <w:p w14:paraId="028EDD8A" w14:textId="77777777" w:rsidR="00431F52" w:rsidRPr="00E00CEE" w:rsidRDefault="00431F52" w:rsidP="00B77F29">
            <w:pPr>
              <w:snapToGrid w:val="0"/>
              <w:spacing w:line="240" w:lineRule="auto"/>
              <w:jc w:val="center"/>
              <w:rPr>
                <w:sz w:val="18"/>
                <w:szCs w:val="18"/>
              </w:rPr>
            </w:pPr>
            <w:r w:rsidRPr="00E00CEE">
              <w:rPr>
                <w:rFonts w:eastAsia="等线"/>
                <w:sz w:val="18"/>
                <w:szCs w:val="18"/>
              </w:rPr>
              <w:t>3.95</w:t>
            </w:r>
          </w:p>
        </w:tc>
        <w:tc>
          <w:tcPr>
            <w:tcW w:w="851" w:type="dxa"/>
            <w:vAlign w:val="center"/>
          </w:tcPr>
          <w:p w14:paraId="3DD599FA" w14:textId="77777777" w:rsidR="00431F52" w:rsidRPr="00E00CEE" w:rsidRDefault="00431F52" w:rsidP="00B77F29">
            <w:pPr>
              <w:snapToGrid w:val="0"/>
              <w:spacing w:line="240" w:lineRule="auto"/>
              <w:jc w:val="center"/>
              <w:rPr>
                <w:sz w:val="18"/>
                <w:szCs w:val="18"/>
              </w:rPr>
            </w:pPr>
            <w:r w:rsidRPr="00E00CEE">
              <w:rPr>
                <w:rFonts w:eastAsia="等线"/>
                <w:sz w:val="18"/>
                <w:szCs w:val="18"/>
              </w:rPr>
              <w:t>50945.5</w:t>
            </w:r>
          </w:p>
        </w:tc>
        <w:tc>
          <w:tcPr>
            <w:tcW w:w="593" w:type="dxa"/>
            <w:vAlign w:val="center"/>
          </w:tcPr>
          <w:p w14:paraId="4680D10E" w14:textId="77777777" w:rsidR="00431F52" w:rsidRPr="00E00CEE" w:rsidRDefault="00431F52" w:rsidP="00B77F29">
            <w:pPr>
              <w:snapToGrid w:val="0"/>
              <w:spacing w:line="240" w:lineRule="auto"/>
              <w:jc w:val="center"/>
              <w:rPr>
                <w:sz w:val="18"/>
                <w:szCs w:val="18"/>
              </w:rPr>
            </w:pPr>
            <w:r w:rsidRPr="00E00CEE">
              <w:rPr>
                <w:rFonts w:eastAsia="等线"/>
                <w:sz w:val="18"/>
                <w:szCs w:val="18"/>
              </w:rPr>
              <w:t>3.79</w:t>
            </w:r>
          </w:p>
        </w:tc>
        <w:tc>
          <w:tcPr>
            <w:tcW w:w="851" w:type="dxa"/>
            <w:vAlign w:val="center"/>
          </w:tcPr>
          <w:p w14:paraId="56E0F0A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49354.9</w:t>
            </w:r>
          </w:p>
        </w:tc>
        <w:tc>
          <w:tcPr>
            <w:tcW w:w="510" w:type="dxa"/>
            <w:vAlign w:val="center"/>
          </w:tcPr>
          <w:p w14:paraId="0E7C5BE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0.55</w:t>
            </w:r>
          </w:p>
        </w:tc>
      </w:tr>
      <w:tr w:rsidR="00431F52" w:rsidRPr="00E00CEE" w14:paraId="0D1EB4EF" w14:textId="77777777" w:rsidTr="00B77F29">
        <w:trPr>
          <w:trHeight w:val="173"/>
          <w:jc w:val="center"/>
        </w:trPr>
        <w:tc>
          <w:tcPr>
            <w:tcW w:w="817" w:type="dxa"/>
            <w:vMerge/>
            <w:tcBorders>
              <w:top w:val="nil"/>
              <w:bottom w:val="nil"/>
            </w:tcBorders>
            <w:vAlign w:val="center"/>
          </w:tcPr>
          <w:p w14:paraId="4353A072" w14:textId="77777777" w:rsidR="00431F52" w:rsidRPr="00E00CEE" w:rsidRDefault="00431F52" w:rsidP="00B77F29">
            <w:pPr>
              <w:snapToGrid w:val="0"/>
              <w:spacing w:line="240" w:lineRule="auto"/>
              <w:jc w:val="center"/>
              <w:rPr>
                <w:sz w:val="18"/>
                <w:szCs w:val="18"/>
              </w:rPr>
            </w:pPr>
          </w:p>
        </w:tc>
        <w:tc>
          <w:tcPr>
            <w:tcW w:w="732" w:type="dxa"/>
            <w:vAlign w:val="center"/>
          </w:tcPr>
          <w:p w14:paraId="7A3F1578"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50" w:type="dxa"/>
            <w:vAlign w:val="center"/>
          </w:tcPr>
          <w:p w14:paraId="6127978D" w14:textId="77777777" w:rsidR="00431F52" w:rsidRPr="00E00CEE" w:rsidRDefault="00431F52" w:rsidP="00B77F29">
            <w:pPr>
              <w:snapToGrid w:val="0"/>
              <w:spacing w:line="240" w:lineRule="auto"/>
              <w:jc w:val="center"/>
              <w:rPr>
                <w:sz w:val="18"/>
                <w:szCs w:val="18"/>
              </w:rPr>
            </w:pPr>
            <w:r w:rsidRPr="00E00CEE">
              <w:rPr>
                <w:rFonts w:eastAsia="等线"/>
                <w:sz w:val="18"/>
                <w:szCs w:val="18"/>
              </w:rPr>
              <w:t>91275.2</w:t>
            </w:r>
          </w:p>
        </w:tc>
        <w:tc>
          <w:tcPr>
            <w:tcW w:w="525" w:type="dxa"/>
            <w:vAlign w:val="center"/>
          </w:tcPr>
          <w:p w14:paraId="46EDD8E9" w14:textId="77777777" w:rsidR="00431F52" w:rsidRPr="00E00CEE" w:rsidRDefault="00431F52" w:rsidP="00B77F29">
            <w:pPr>
              <w:snapToGrid w:val="0"/>
              <w:spacing w:line="240" w:lineRule="auto"/>
              <w:jc w:val="center"/>
              <w:rPr>
                <w:sz w:val="18"/>
                <w:szCs w:val="18"/>
              </w:rPr>
            </w:pPr>
            <w:r w:rsidRPr="00E00CEE">
              <w:rPr>
                <w:rFonts w:eastAsia="等线"/>
                <w:sz w:val="18"/>
                <w:szCs w:val="18"/>
              </w:rPr>
              <w:t>1.50</w:t>
            </w:r>
          </w:p>
        </w:tc>
        <w:tc>
          <w:tcPr>
            <w:tcW w:w="850" w:type="dxa"/>
            <w:vAlign w:val="center"/>
          </w:tcPr>
          <w:p w14:paraId="2DA73092" w14:textId="77777777" w:rsidR="00431F52" w:rsidRPr="00E00CEE" w:rsidRDefault="00431F52" w:rsidP="00B77F29">
            <w:pPr>
              <w:snapToGrid w:val="0"/>
              <w:spacing w:line="240" w:lineRule="auto"/>
              <w:jc w:val="center"/>
              <w:rPr>
                <w:sz w:val="18"/>
                <w:szCs w:val="18"/>
              </w:rPr>
            </w:pPr>
            <w:r w:rsidRPr="00E00CEE">
              <w:rPr>
                <w:rFonts w:eastAsia="等线"/>
                <w:sz w:val="18"/>
                <w:szCs w:val="18"/>
              </w:rPr>
              <w:t>92545</w:t>
            </w:r>
          </w:p>
        </w:tc>
        <w:tc>
          <w:tcPr>
            <w:tcW w:w="525" w:type="dxa"/>
            <w:vAlign w:val="center"/>
          </w:tcPr>
          <w:p w14:paraId="01FF2749" w14:textId="77777777" w:rsidR="00431F52" w:rsidRPr="00E00CEE" w:rsidRDefault="00431F52" w:rsidP="00B77F29">
            <w:pPr>
              <w:snapToGrid w:val="0"/>
              <w:spacing w:line="240" w:lineRule="auto"/>
              <w:jc w:val="center"/>
              <w:rPr>
                <w:sz w:val="18"/>
                <w:szCs w:val="18"/>
              </w:rPr>
            </w:pPr>
            <w:r w:rsidRPr="00E00CEE">
              <w:rPr>
                <w:rFonts w:eastAsia="等线"/>
                <w:sz w:val="18"/>
                <w:szCs w:val="18"/>
              </w:rPr>
              <w:t>2.91</w:t>
            </w:r>
          </w:p>
        </w:tc>
        <w:tc>
          <w:tcPr>
            <w:tcW w:w="851" w:type="dxa"/>
            <w:vAlign w:val="center"/>
          </w:tcPr>
          <w:p w14:paraId="3492D19E" w14:textId="77777777" w:rsidR="00431F52" w:rsidRPr="00E00CEE" w:rsidRDefault="00431F52" w:rsidP="00B77F29">
            <w:pPr>
              <w:snapToGrid w:val="0"/>
              <w:spacing w:line="240" w:lineRule="auto"/>
              <w:jc w:val="center"/>
              <w:rPr>
                <w:sz w:val="18"/>
                <w:szCs w:val="18"/>
              </w:rPr>
            </w:pPr>
            <w:r w:rsidRPr="00E00CEE">
              <w:rPr>
                <w:rFonts w:eastAsia="等线"/>
                <w:sz w:val="18"/>
                <w:szCs w:val="18"/>
              </w:rPr>
              <w:t>92451</w:t>
            </w:r>
          </w:p>
        </w:tc>
        <w:tc>
          <w:tcPr>
            <w:tcW w:w="593" w:type="dxa"/>
            <w:vAlign w:val="center"/>
          </w:tcPr>
          <w:p w14:paraId="7F8079C8"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1" w:type="dxa"/>
            <w:vAlign w:val="center"/>
          </w:tcPr>
          <w:p w14:paraId="7ECCE743" w14:textId="77777777" w:rsidR="00431F52" w:rsidRPr="00E00CEE" w:rsidRDefault="00431F52" w:rsidP="00B77F29">
            <w:pPr>
              <w:snapToGrid w:val="0"/>
              <w:spacing w:line="240" w:lineRule="auto"/>
              <w:jc w:val="center"/>
              <w:rPr>
                <w:sz w:val="18"/>
                <w:szCs w:val="18"/>
              </w:rPr>
            </w:pPr>
            <w:r w:rsidRPr="00E00CEE">
              <w:rPr>
                <w:rFonts w:eastAsia="等线"/>
                <w:sz w:val="18"/>
                <w:szCs w:val="18"/>
              </w:rPr>
              <w:t>92311.2</w:t>
            </w:r>
          </w:p>
        </w:tc>
        <w:tc>
          <w:tcPr>
            <w:tcW w:w="593" w:type="dxa"/>
            <w:vAlign w:val="center"/>
          </w:tcPr>
          <w:p w14:paraId="15D0EE0D" w14:textId="77777777" w:rsidR="00431F52" w:rsidRPr="00E00CEE" w:rsidRDefault="00431F52" w:rsidP="00B77F29">
            <w:pPr>
              <w:snapToGrid w:val="0"/>
              <w:spacing w:line="240" w:lineRule="auto"/>
              <w:jc w:val="center"/>
              <w:rPr>
                <w:sz w:val="18"/>
                <w:szCs w:val="18"/>
              </w:rPr>
            </w:pPr>
            <w:r w:rsidRPr="00E00CEE">
              <w:rPr>
                <w:rFonts w:eastAsia="等线"/>
                <w:sz w:val="18"/>
                <w:szCs w:val="18"/>
              </w:rPr>
              <w:t>2.65</w:t>
            </w:r>
          </w:p>
        </w:tc>
        <w:tc>
          <w:tcPr>
            <w:tcW w:w="851" w:type="dxa"/>
            <w:vAlign w:val="center"/>
          </w:tcPr>
          <w:p w14:paraId="0B49342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90170.7</w:t>
            </w:r>
          </w:p>
        </w:tc>
        <w:tc>
          <w:tcPr>
            <w:tcW w:w="510" w:type="dxa"/>
            <w:vAlign w:val="center"/>
          </w:tcPr>
          <w:p w14:paraId="126378D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4AB84514" w14:textId="77777777" w:rsidTr="00B77F29">
        <w:trPr>
          <w:trHeight w:val="173"/>
          <w:jc w:val="center"/>
        </w:trPr>
        <w:tc>
          <w:tcPr>
            <w:tcW w:w="817" w:type="dxa"/>
            <w:vMerge/>
            <w:tcBorders>
              <w:top w:val="nil"/>
              <w:bottom w:val="nil"/>
            </w:tcBorders>
            <w:vAlign w:val="center"/>
          </w:tcPr>
          <w:p w14:paraId="6E0FE17B" w14:textId="77777777" w:rsidR="00431F52" w:rsidRPr="00E00CEE" w:rsidRDefault="00431F52" w:rsidP="00B77F29">
            <w:pPr>
              <w:snapToGrid w:val="0"/>
              <w:spacing w:line="240" w:lineRule="auto"/>
              <w:jc w:val="center"/>
              <w:rPr>
                <w:sz w:val="18"/>
                <w:szCs w:val="18"/>
              </w:rPr>
            </w:pPr>
          </w:p>
        </w:tc>
        <w:tc>
          <w:tcPr>
            <w:tcW w:w="732" w:type="dxa"/>
            <w:vAlign w:val="center"/>
          </w:tcPr>
          <w:p w14:paraId="724A0F69"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50" w:type="dxa"/>
            <w:vAlign w:val="center"/>
          </w:tcPr>
          <w:p w14:paraId="1E3E265C"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124994.4</w:t>
            </w:r>
          </w:p>
        </w:tc>
        <w:tc>
          <w:tcPr>
            <w:tcW w:w="525" w:type="dxa"/>
            <w:vAlign w:val="center"/>
          </w:tcPr>
          <w:p w14:paraId="51524A99" w14:textId="77777777" w:rsidR="00431F52" w:rsidRPr="00E00CEE" w:rsidRDefault="00431F52" w:rsidP="00B77F29">
            <w:pPr>
              <w:snapToGrid w:val="0"/>
              <w:spacing w:line="240" w:lineRule="auto"/>
              <w:jc w:val="center"/>
              <w:rPr>
                <w:sz w:val="18"/>
                <w:szCs w:val="18"/>
              </w:rPr>
            </w:pPr>
            <w:r w:rsidRPr="00E00CEE">
              <w:rPr>
                <w:rFonts w:eastAsia="等线"/>
                <w:sz w:val="18"/>
                <w:szCs w:val="18"/>
              </w:rPr>
              <w:t>2.44</w:t>
            </w:r>
          </w:p>
        </w:tc>
        <w:tc>
          <w:tcPr>
            <w:tcW w:w="850" w:type="dxa"/>
            <w:vAlign w:val="center"/>
          </w:tcPr>
          <w:p w14:paraId="5D04ABB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127604.1</w:t>
            </w:r>
          </w:p>
        </w:tc>
        <w:tc>
          <w:tcPr>
            <w:tcW w:w="525" w:type="dxa"/>
            <w:vAlign w:val="center"/>
          </w:tcPr>
          <w:p w14:paraId="173D81E6" w14:textId="77777777" w:rsidR="00431F52" w:rsidRPr="00E00CEE" w:rsidRDefault="00431F52" w:rsidP="00B77F29">
            <w:pPr>
              <w:snapToGrid w:val="0"/>
              <w:spacing w:line="240" w:lineRule="auto"/>
              <w:jc w:val="center"/>
              <w:rPr>
                <w:sz w:val="18"/>
                <w:szCs w:val="18"/>
              </w:rPr>
            </w:pPr>
            <w:r w:rsidRPr="00E00CEE">
              <w:rPr>
                <w:rFonts w:eastAsia="等线"/>
                <w:sz w:val="18"/>
                <w:szCs w:val="18"/>
              </w:rPr>
              <w:t>4.58</w:t>
            </w:r>
          </w:p>
        </w:tc>
        <w:tc>
          <w:tcPr>
            <w:tcW w:w="851" w:type="dxa"/>
            <w:vAlign w:val="center"/>
          </w:tcPr>
          <w:p w14:paraId="2DAD2148"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127006.5</w:t>
            </w:r>
          </w:p>
        </w:tc>
        <w:tc>
          <w:tcPr>
            <w:tcW w:w="593" w:type="dxa"/>
            <w:vAlign w:val="center"/>
          </w:tcPr>
          <w:p w14:paraId="65E2A0FE" w14:textId="77777777" w:rsidR="00431F52" w:rsidRPr="00E00CEE" w:rsidRDefault="00431F52" w:rsidP="00B77F29">
            <w:pPr>
              <w:snapToGrid w:val="0"/>
              <w:spacing w:line="240" w:lineRule="auto"/>
              <w:jc w:val="center"/>
              <w:rPr>
                <w:sz w:val="18"/>
                <w:szCs w:val="18"/>
              </w:rPr>
            </w:pPr>
            <w:r w:rsidRPr="00E00CEE">
              <w:rPr>
                <w:rFonts w:eastAsia="等线"/>
                <w:sz w:val="18"/>
                <w:szCs w:val="18"/>
              </w:rPr>
              <w:t>4.09</w:t>
            </w:r>
          </w:p>
        </w:tc>
        <w:tc>
          <w:tcPr>
            <w:tcW w:w="851" w:type="dxa"/>
            <w:vAlign w:val="center"/>
          </w:tcPr>
          <w:p w14:paraId="424728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126668.7</w:t>
            </w:r>
          </w:p>
        </w:tc>
        <w:tc>
          <w:tcPr>
            <w:tcW w:w="593" w:type="dxa"/>
            <w:vAlign w:val="center"/>
          </w:tcPr>
          <w:p w14:paraId="3EE23817" w14:textId="77777777" w:rsidR="00431F52" w:rsidRPr="00E00CEE" w:rsidRDefault="00431F52" w:rsidP="00B77F29">
            <w:pPr>
              <w:snapToGrid w:val="0"/>
              <w:spacing w:line="240" w:lineRule="auto"/>
              <w:jc w:val="center"/>
              <w:rPr>
                <w:sz w:val="18"/>
                <w:szCs w:val="18"/>
              </w:rPr>
            </w:pPr>
            <w:r w:rsidRPr="00E00CEE">
              <w:rPr>
                <w:rFonts w:eastAsia="等线"/>
                <w:sz w:val="18"/>
                <w:szCs w:val="18"/>
              </w:rPr>
              <w:t>3.81</w:t>
            </w:r>
          </w:p>
        </w:tc>
        <w:tc>
          <w:tcPr>
            <w:tcW w:w="851" w:type="dxa"/>
            <w:vAlign w:val="center"/>
          </w:tcPr>
          <w:p w14:paraId="078E989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123078.5</w:t>
            </w:r>
          </w:p>
        </w:tc>
        <w:tc>
          <w:tcPr>
            <w:tcW w:w="510" w:type="dxa"/>
            <w:vAlign w:val="center"/>
          </w:tcPr>
          <w:p w14:paraId="048057E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0.87</w:t>
            </w:r>
          </w:p>
        </w:tc>
      </w:tr>
      <w:tr w:rsidR="00431F52" w:rsidRPr="00E00CEE" w14:paraId="4A9E94E2" w14:textId="77777777" w:rsidTr="00B77F29">
        <w:trPr>
          <w:trHeight w:val="173"/>
          <w:jc w:val="center"/>
        </w:trPr>
        <w:tc>
          <w:tcPr>
            <w:tcW w:w="817" w:type="dxa"/>
            <w:vMerge/>
            <w:tcBorders>
              <w:top w:val="nil"/>
              <w:bottom w:val="nil"/>
            </w:tcBorders>
            <w:vAlign w:val="center"/>
          </w:tcPr>
          <w:p w14:paraId="1A3EF127" w14:textId="77777777" w:rsidR="00431F52" w:rsidRPr="00E00CEE" w:rsidRDefault="00431F52" w:rsidP="00B77F29">
            <w:pPr>
              <w:snapToGrid w:val="0"/>
              <w:spacing w:line="240" w:lineRule="auto"/>
              <w:jc w:val="center"/>
              <w:rPr>
                <w:sz w:val="18"/>
                <w:szCs w:val="18"/>
              </w:rPr>
            </w:pPr>
          </w:p>
        </w:tc>
        <w:tc>
          <w:tcPr>
            <w:tcW w:w="732" w:type="dxa"/>
            <w:vAlign w:val="center"/>
          </w:tcPr>
          <w:p w14:paraId="7BB61352"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50" w:type="dxa"/>
            <w:vAlign w:val="center"/>
          </w:tcPr>
          <w:p w14:paraId="13102CCC" w14:textId="77777777" w:rsidR="00431F52" w:rsidRPr="00E00CEE" w:rsidRDefault="00431F52" w:rsidP="00B77F29">
            <w:pPr>
              <w:snapToGrid w:val="0"/>
              <w:spacing w:line="240" w:lineRule="auto"/>
              <w:jc w:val="center"/>
              <w:rPr>
                <w:sz w:val="18"/>
                <w:szCs w:val="18"/>
              </w:rPr>
            </w:pPr>
            <w:r w:rsidRPr="00E00CEE">
              <w:rPr>
                <w:rFonts w:eastAsia="等线"/>
                <w:sz w:val="18"/>
                <w:szCs w:val="18"/>
              </w:rPr>
              <w:t>94015.7</w:t>
            </w:r>
          </w:p>
        </w:tc>
        <w:tc>
          <w:tcPr>
            <w:tcW w:w="525" w:type="dxa"/>
            <w:vAlign w:val="center"/>
          </w:tcPr>
          <w:p w14:paraId="6E935943" w14:textId="77777777" w:rsidR="00431F52" w:rsidRPr="00E00CEE" w:rsidRDefault="00431F52" w:rsidP="00B77F29">
            <w:pPr>
              <w:snapToGrid w:val="0"/>
              <w:spacing w:line="240" w:lineRule="auto"/>
              <w:jc w:val="center"/>
              <w:rPr>
                <w:sz w:val="18"/>
                <w:szCs w:val="18"/>
              </w:rPr>
            </w:pPr>
            <w:r w:rsidRPr="00E00CEE">
              <w:rPr>
                <w:rFonts w:eastAsia="等线"/>
                <w:sz w:val="18"/>
                <w:szCs w:val="18"/>
              </w:rPr>
              <w:t>0.67</w:t>
            </w:r>
          </w:p>
        </w:tc>
        <w:tc>
          <w:tcPr>
            <w:tcW w:w="850" w:type="dxa"/>
            <w:vAlign w:val="center"/>
          </w:tcPr>
          <w:p w14:paraId="25D4404D" w14:textId="77777777" w:rsidR="00431F52" w:rsidRPr="00E00CEE" w:rsidRDefault="00431F52" w:rsidP="00B77F29">
            <w:pPr>
              <w:snapToGrid w:val="0"/>
              <w:spacing w:line="240" w:lineRule="auto"/>
              <w:jc w:val="center"/>
              <w:rPr>
                <w:sz w:val="18"/>
                <w:szCs w:val="18"/>
              </w:rPr>
            </w:pPr>
            <w:r w:rsidRPr="00E00CEE">
              <w:rPr>
                <w:rFonts w:eastAsia="等线"/>
                <w:sz w:val="18"/>
                <w:szCs w:val="18"/>
              </w:rPr>
              <w:t>94439.4</w:t>
            </w:r>
          </w:p>
        </w:tc>
        <w:tc>
          <w:tcPr>
            <w:tcW w:w="525" w:type="dxa"/>
            <w:vAlign w:val="center"/>
          </w:tcPr>
          <w:p w14:paraId="5AB37F3F" w14:textId="77777777" w:rsidR="00431F52" w:rsidRPr="00E00CEE" w:rsidRDefault="00431F52" w:rsidP="00B77F29">
            <w:pPr>
              <w:snapToGrid w:val="0"/>
              <w:spacing w:line="240" w:lineRule="auto"/>
              <w:jc w:val="center"/>
              <w:rPr>
                <w:sz w:val="18"/>
                <w:szCs w:val="18"/>
              </w:rPr>
            </w:pPr>
            <w:r w:rsidRPr="00E00CEE">
              <w:rPr>
                <w:rFonts w:eastAsia="等线"/>
                <w:sz w:val="18"/>
                <w:szCs w:val="18"/>
              </w:rPr>
              <w:t>1.12</w:t>
            </w:r>
          </w:p>
        </w:tc>
        <w:tc>
          <w:tcPr>
            <w:tcW w:w="851" w:type="dxa"/>
            <w:vAlign w:val="center"/>
          </w:tcPr>
          <w:p w14:paraId="33257359" w14:textId="77777777" w:rsidR="00431F52" w:rsidRPr="00E00CEE" w:rsidRDefault="00431F52" w:rsidP="00B77F29">
            <w:pPr>
              <w:snapToGrid w:val="0"/>
              <w:spacing w:line="240" w:lineRule="auto"/>
              <w:jc w:val="center"/>
              <w:rPr>
                <w:sz w:val="18"/>
                <w:szCs w:val="18"/>
              </w:rPr>
            </w:pPr>
            <w:r w:rsidRPr="00E00CEE">
              <w:rPr>
                <w:rFonts w:eastAsia="等线"/>
                <w:sz w:val="18"/>
                <w:szCs w:val="18"/>
              </w:rPr>
              <w:t>94242.5</w:t>
            </w:r>
          </w:p>
        </w:tc>
        <w:tc>
          <w:tcPr>
            <w:tcW w:w="593" w:type="dxa"/>
            <w:vAlign w:val="center"/>
          </w:tcPr>
          <w:p w14:paraId="3EC6E08B" w14:textId="77777777" w:rsidR="00431F52" w:rsidRPr="00E00CEE" w:rsidRDefault="00431F52" w:rsidP="00B77F29">
            <w:pPr>
              <w:snapToGrid w:val="0"/>
              <w:spacing w:line="240" w:lineRule="auto"/>
              <w:jc w:val="center"/>
              <w:rPr>
                <w:sz w:val="18"/>
                <w:szCs w:val="18"/>
              </w:rPr>
            </w:pPr>
            <w:r w:rsidRPr="00E00CEE">
              <w:rPr>
                <w:rFonts w:eastAsia="等线"/>
                <w:sz w:val="18"/>
                <w:szCs w:val="18"/>
              </w:rPr>
              <w:t>0.91</w:t>
            </w:r>
          </w:p>
        </w:tc>
        <w:tc>
          <w:tcPr>
            <w:tcW w:w="851" w:type="dxa"/>
            <w:vAlign w:val="center"/>
          </w:tcPr>
          <w:p w14:paraId="6EA10BB6" w14:textId="77777777" w:rsidR="00431F52" w:rsidRPr="00E00CEE" w:rsidRDefault="00431F52" w:rsidP="00B77F29">
            <w:pPr>
              <w:snapToGrid w:val="0"/>
              <w:spacing w:line="240" w:lineRule="auto"/>
              <w:jc w:val="center"/>
              <w:rPr>
                <w:sz w:val="18"/>
                <w:szCs w:val="18"/>
              </w:rPr>
            </w:pPr>
            <w:r w:rsidRPr="00E00CEE">
              <w:rPr>
                <w:rFonts w:eastAsia="等线"/>
                <w:sz w:val="18"/>
                <w:szCs w:val="18"/>
              </w:rPr>
              <w:t>94378.1</w:t>
            </w:r>
          </w:p>
        </w:tc>
        <w:tc>
          <w:tcPr>
            <w:tcW w:w="593" w:type="dxa"/>
            <w:vAlign w:val="center"/>
          </w:tcPr>
          <w:p w14:paraId="334B2F71" w14:textId="77777777" w:rsidR="00431F52" w:rsidRPr="00E00CEE" w:rsidRDefault="00431F52" w:rsidP="00B77F29">
            <w:pPr>
              <w:snapToGrid w:val="0"/>
              <w:spacing w:line="240" w:lineRule="auto"/>
              <w:jc w:val="center"/>
              <w:rPr>
                <w:sz w:val="18"/>
                <w:szCs w:val="18"/>
              </w:rPr>
            </w:pPr>
            <w:r w:rsidRPr="00E00CEE">
              <w:rPr>
                <w:rFonts w:eastAsia="等线"/>
                <w:sz w:val="18"/>
                <w:szCs w:val="18"/>
              </w:rPr>
              <w:t>1.06</w:t>
            </w:r>
          </w:p>
        </w:tc>
        <w:tc>
          <w:tcPr>
            <w:tcW w:w="851" w:type="dxa"/>
            <w:vAlign w:val="center"/>
          </w:tcPr>
          <w:p w14:paraId="6667D24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93488.3</w:t>
            </w:r>
          </w:p>
        </w:tc>
        <w:tc>
          <w:tcPr>
            <w:tcW w:w="510" w:type="dxa"/>
            <w:vAlign w:val="center"/>
          </w:tcPr>
          <w:p w14:paraId="37FB9C0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0.10</w:t>
            </w:r>
          </w:p>
        </w:tc>
      </w:tr>
      <w:tr w:rsidR="00431F52" w:rsidRPr="00E00CEE" w14:paraId="7FF8717F" w14:textId="77777777" w:rsidTr="00B77F29">
        <w:trPr>
          <w:trHeight w:val="173"/>
          <w:jc w:val="center"/>
        </w:trPr>
        <w:tc>
          <w:tcPr>
            <w:tcW w:w="817" w:type="dxa"/>
            <w:vMerge/>
            <w:tcBorders>
              <w:top w:val="nil"/>
              <w:bottom w:val="nil"/>
            </w:tcBorders>
            <w:vAlign w:val="center"/>
          </w:tcPr>
          <w:p w14:paraId="40C28D19" w14:textId="77777777" w:rsidR="00431F52" w:rsidRPr="00E00CEE" w:rsidRDefault="00431F52" w:rsidP="00B77F29">
            <w:pPr>
              <w:snapToGrid w:val="0"/>
              <w:spacing w:line="240" w:lineRule="auto"/>
              <w:jc w:val="center"/>
              <w:rPr>
                <w:sz w:val="18"/>
                <w:szCs w:val="18"/>
              </w:rPr>
            </w:pPr>
          </w:p>
        </w:tc>
        <w:tc>
          <w:tcPr>
            <w:tcW w:w="732" w:type="dxa"/>
            <w:vAlign w:val="center"/>
          </w:tcPr>
          <w:p w14:paraId="02ABE09C"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50" w:type="dxa"/>
            <w:vAlign w:val="center"/>
          </w:tcPr>
          <w:p w14:paraId="16D48310" w14:textId="77777777" w:rsidR="00431F52" w:rsidRPr="00E00CEE" w:rsidRDefault="00431F52" w:rsidP="00B77F29">
            <w:pPr>
              <w:snapToGrid w:val="0"/>
              <w:spacing w:line="240" w:lineRule="auto"/>
              <w:jc w:val="center"/>
              <w:rPr>
                <w:sz w:val="18"/>
                <w:szCs w:val="18"/>
              </w:rPr>
            </w:pPr>
            <w:r w:rsidRPr="00E00CEE">
              <w:rPr>
                <w:rFonts w:eastAsia="等线"/>
                <w:sz w:val="18"/>
                <w:szCs w:val="18"/>
              </w:rPr>
              <w:t>149680.5</w:t>
            </w:r>
          </w:p>
        </w:tc>
        <w:tc>
          <w:tcPr>
            <w:tcW w:w="525" w:type="dxa"/>
            <w:vAlign w:val="center"/>
          </w:tcPr>
          <w:p w14:paraId="71B4ADB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1.25</w:t>
            </w:r>
          </w:p>
        </w:tc>
        <w:tc>
          <w:tcPr>
            <w:tcW w:w="850" w:type="dxa"/>
            <w:vAlign w:val="center"/>
          </w:tcPr>
          <w:p w14:paraId="3B7A33F5" w14:textId="77777777" w:rsidR="00431F52" w:rsidRPr="00E00CEE" w:rsidRDefault="00431F52" w:rsidP="00B77F29">
            <w:pPr>
              <w:snapToGrid w:val="0"/>
              <w:spacing w:line="240" w:lineRule="auto"/>
              <w:jc w:val="center"/>
              <w:rPr>
                <w:sz w:val="18"/>
                <w:szCs w:val="18"/>
              </w:rPr>
            </w:pPr>
            <w:r w:rsidRPr="00E00CEE">
              <w:rPr>
                <w:rFonts w:eastAsia="等线"/>
                <w:sz w:val="18"/>
                <w:szCs w:val="18"/>
              </w:rPr>
              <w:t>151910.9</w:t>
            </w:r>
          </w:p>
        </w:tc>
        <w:tc>
          <w:tcPr>
            <w:tcW w:w="525" w:type="dxa"/>
            <w:vAlign w:val="center"/>
          </w:tcPr>
          <w:p w14:paraId="5A280110" w14:textId="77777777" w:rsidR="00431F52" w:rsidRPr="00E00CEE" w:rsidRDefault="00431F52" w:rsidP="00B77F29">
            <w:pPr>
              <w:snapToGrid w:val="0"/>
              <w:spacing w:line="240" w:lineRule="auto"/>
              <w:jc w:val="center"/>
              <w:rPr>
                <w:sz w:val="18"/>
                <w:szCs w:val="18"/>
              </w:rPr>
            </w:pPr>
            <w:r w:rsidRPr="00E00CEE">
              <w:rPr>
                <w:rFonts w:eastAsia="等线"/>
                <w:sz w:val="18"/>
                <w:szCs w:val="18"/>
              </w:rPr>
              <w:t>2.76</w:t>
            </w:r>
          </w:p>
        </w:tc>
        <w:tc>
          <w:tcPr>
            <w:tcW w:w="851" w:type="dxa"/>
            <w:vAlign w:val="center"/>
          </w:tcPr>
          <w:p w14:paraId="4BBDB275" w14:textId="77777777" w:rsidR="00431F52" w:rsidRPr="00E00CEE" w:rsidRDefault="00431F52" w:rsidP="00B77F29">
            <w:pPr>
              <w:snapToGrid w:val="0"/>
              <w:spacing w:line="240" w:lineRule="auto"/>
              <w:jc w:val="center"/>
              <w:rPr>
                <w:sz w:val="18"/>
                <w:szCs w:val="18"/>
              </w:rPr>
            </w:pPr>
            <w:r w:rsidRPr="00E00CEE">
              <w:rPr>
                <w:rFonts w:eastAsia="等线"/>
                <w:sz w:val="18"/>
                <w:szCs w:val="18"/>
              </w:rPr>
              <w:t>151357.7</w:t>
            </w:r>
          </w:p>
        </w:tc>
        <w:tc>
          <w:tcPr>
            <w:tcW w:w="593" w:type="dxa"/>
            <w:vAlign w:val="center"/>
          </w:tcPr>
          <w:p w14:paraId="4773FEB5" w14:textId="77777777" w:rsidR="00431F52" w:rsidRPr="00E00CEE" w:rsidRDefault="00431F52" w:rsidP="00B77F29">
            <w:pPr>
              <w:snapToGrid w:val="0"/>
              <w:spacing w:line="240" w:lineRule="auto"/>
              <w:jc w:val="center"/>
              <w:rPr>
                <w:sz w:val="18"/>
                <w:szCs w:val="18"/>
              </w:rPr>
            </w:pPr>
            <w:r w:rsidRPr="00E00CEE">
              <w:rPr>
                <w:rFonts w:eastAsia="等线"/>
                <w:sz w:val="18"/>
                <w:szCs w:val="18"/>
              </w:rPr>
              <w:t>2.39</w:t>
            </w:r>
          </w:p>
        </w:tc>
        <w:tc>
          <w:tcPr>
            <w:tcW w:w="851" w:type="dxa"/>
            <w:vAlign w:val="center"/>
          </w:tcPr>
          <w:p w14:paraId="47FF35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150971.7</w:t>
            </w:r>
          </w:p>
        </w:tc>
        <w:tc>
          <w:tcPr>
            <w:tcW w:w="593" w:type="dxa"/>
            <w:vAlign w:val="center"/>
          </w:tcPr>
          <w:p w14:paraId="24A7EDDE"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51" w:type="dxa"/>
            <w:vAlign w:val="center"/>
          </w:tcPr>
          <w:p w14:paraId="595D346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148121.8</w:t>
            </w:r>
          </w:p>
        </w:tc>
        <w:tc>
          <w:tcPr>
            <w:tcW w:w="510" w:type="dxa"/>
            <w:vAlign w:val="center"/>
          </w:tcPr>
          <w:p w14:paraId="67B0AD6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0.20</w:t>
            </w:r>
          </w:p>
        </w:tc>
      </w:tr>
      <w:tr w:rsidR="00431F52" w:rsidRPr="00E00CEE" w14:paraId="6FAFECBA" w14:textId="77777777" w:rsidTr="00B77F29">
        <w:trPr>
          <w:trHeight w:val="173"/>
          <w:jc w:val="center"/>
        </w:trPr>
        <w:tc>
          <w:tcPr>
            <w:tcW w:w="817" w:type="dxa"/>
            <w:vMerge/>
            <w:tcBorders>
              <w:top w:val="nil"/>
              <w:bottom w:val="nil"/>
            </w:tcBorders>
            <w:vAlign w:val="center"/>
          </w:tcPr>
          <w:p w14:paraId="792720BA" w14:textId="77777777" w:rsidR="00431F52" w:rsidRPr="00E00CEE" w:rsidRDefault="00431F52" w:rsidP="00B77F29">
            <w:pPr>
              <w:snapToGrid w:val="0"/>
              <w:spacing w:line="240" w:lineRule="auto"/>
              <w:jc w:val="center"/>
              <w:rPr>
                <w:sz w:val="18"/>
                <w:szCs w:val="18"/>
              </w:rPr>
            </w:pPr>
          </w:p>
        </w:tc>
        <w:tc>
          <w:tcPr>
            <w:tcW w:w="732" w:type="dxa"/>
            <w:vAlign w:val="center"/>
          </w:tcPr>
          <w:p w14:paraId="6D1F68B1"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50" w:type="dxa"/>
            <w:vAlign w:val="center"/>
          </w:tcPr>
          <w:p w14:paraId="69004882" w14:textId="77777777" w:rsidR="00431F52" w:rsidRPr="00E00CEE" w:rsidRDefault="00431F52" w:rsidP="00B77F29">
            <w:pPr>
              <w:snapToGrid w:val="0"/>
              <w:spacing w:line="240" w:lineRule="auto"/>
              <w:jc w:val="center"/>
              <w:rPr>
                <w:sz w:val="18"/>
                <w:szCs w:val="18"/>
              </w:rPr>
            </w:pPr>
            <w:r w:rsidRPr="00E00CEE">
              <w:rPr>
                <w:rFonts w:eastAsia="等线"/>
                <w:sz w:val="18"/>
                <w:szCs w:val="18"/>
              </w:rPr>
              <w:t>200162.1</w:t>
            </w:r>
          </w:p>
        </w:tc>
        <w:tc>
          <w:tcPr>
            <w:tcW w:w="525" w:type="dxa"/>
            <w:vAlign w:val="center"/>
          </w:tcPr>
          <w:p w14:paraId="4AEA86F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1.33</w:t>
            </w:r>
          </w:p>
        </w:tc>
        <w:tc>
          <w:tcPr>
            <w:tcW w:w="850" w:type="dxa"/>
            <w:vAlign w:val="center"/>
          </w:tcPr>
          <w:p w14:paraId="224835C7" w14:textId="77777777" w:rsidR="00431F52" w:rsidRPr="00E00CEE" w:rsidRDefault="00431F52" w:rsidP="00B77F29">
            <w:pPr>
              <w:snapToGrid w:val="0"/>
              <w:spacing w:line="240" w:lineRule="auto"/>
              <w:jc w:val="center"/>
              <w:rPr>
                <w:sz w:val="18"/>
                <w:szCs w:val="18"/>
              </w:rPr>
            </w:pPr>
            <w:r w:rsidRPr="00E00CEE">
              <w:rPr>
                <w:rFonts w:eastAsia="等线"/>
                <w:sz w:val="18"/>
                <w:szCs w:val="18"/>
              </w:rPr>
              <w:t>203042.4</w:t>
            </w:r>
          </w:p>
        </w:tc>
        <w:tc>
          <w:tcPr>
            <w:tcW w:w="525" w:type="dxa"/>
            <w:vAlign w:val="center"/>
          </w:tcPr>
          <w:p w14:paraId="4743E5CA"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w:t>
            </w:r>
          </w:p>
        </w:tc>
        <w:tc>
          <w:tcPr>
            <w:tcW w:w="851" w:type="dxa"/>
            <w:vAlign w:val="center"/>
          </w:tcPr>
          <w:p w14:paraId="12D34FB3"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202618.2</w:t>
            </w:r>
          </w:p>
        </w:tc>
        <w:tc>
          <w:tcPr>
            <w:tcW w:w="593" w:type="dxa"/>
            <w:vAlign w:val="center"/>
          </w:tcPr>
          <w:p w14:paraId="4FA54D49" w14:textId="77777777" w:rsidR="00431F52" w:rsidRPr="00E00CEE" w:rsidRDefault="00431F52" w:rsidP="00B77F29">
            <w:pPr>
              <w:snapToGrid w:val="0"/>
              <w:spacing w:line="240" w:lineRule="auto"/>
              <w:jc w:val="center"/>
              <w:rPr>
                <w:sz w:val="18"/>
                <w:szCs w:val="18"/>
              </w:rPr>
            </w:pPr>
            <w:r w:rsidRPr="00E00CEE">
              <w:rPr>
                <w:rFonts w:eastAsia="等线"/>
                <w:sz w:val="18"/>
                <w:szCs w:val="18"/>
              </w:rPr>
              <w:t>2.57</w:t>
            </w:r>
          </w:p>
        </w:tc>
        <w:tc>
          <w:tcPr>
            <w:tcW w:w="851" w:type="dxa"/>
            <w:vAlign w:val="center"/>
          </w:tcPr>
          <w:p w14:paraId="1392B965"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201446.5</w:t>
            </w:r>
          </w:p>
        </w:tc>
        <w:tc>
          <w:tcPr>
            <w:tcW w:w="593" w:type="dxa"/>
            <w:vAlign w:val="center"/>
          </w:tcPr>
          <w:p w14:paraId="7EDF234A" w14:textId="77777777" w:rsidR="00431F52" w:rsidRPr="00E00CEE" w:rsidRDefault="00431F52" w:rsidP="00B77F29">
            <w:pPr>
              <w:snapToGrid w:val="0"/>
              <w:spacing w:line="240" w:lineRule="auto"/>
              <w:jc w:val="center"/>
              <w:rPr>
                <w:sz w:val="18"/>
                <w:szCs w:val="18"/>
              </w:rPr>
            </w:pPr>
            <w:r w:rsidRPr="00E00CEE">
              <w:rPr>
                <w:rFonts w:eastAsia="等线"/>
                <w:sz w:val="18"/>
                <w:szCs w:val="18"/>
              </w:rPr>
              <w:t>1.98</w:t>
            </w:r>
          </w:p>
        </w:tc>
        <w:tc>
          <w:tcPr>
            <w:tcW w:w="851" w:type="dxa"/>
            <w:vAlign w:val="center"/>
          </w:tcPr>
          <w:p w14:paraId="5159D8A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198173.9</w:t>
            </w:r>
          </w:p>
        </w:tc>
        <w:tc>
          <w:tcPr>
            <w:tcW w:w="510" w:type="dxa"/>
            <w:vAlign w:val="center"/>
          </w:tcPr>
          <w:p w14:paraId="7ED9416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20D5E229" w14:textId="77777777" w:rsidTr="00B77F29">
        <w:trPr>
          <w:trHeight w:val="173"/>
          <w:jc w:val="center"/>
        </w:trPr>
        <w:tc>
          <w:tcPr>
            <w:tcW w:w="817" w:type="dxa"/>
            <w:vMerge/>
            <w:tcBorders>
              <w:top w:val="nil"/>
              <w:bottom w:val="nil"/>
            </w:tcBorders>
            <w:vAlign w:val="center"/>
          </w:tcPr>
          <w:p w14:paraId="4B199EC5" w14:textId="77777777" w:rsidR="00431F52" w:rsidRPr="00E00CEE" w:rsidRDefault="00431F52" w:rsidP="00B77F29">
            <w:pPr>
              <w:snapToGrid w:val="0"/>
              <w:spacing w:line="240" w:lineRule="auto"/>
              <w:jc w:val="center"/>
              <w:rPr>
                <w:sz w:val="18"/>
                <w:szCs w:val="18"/>
              </w:rPr>
            </w:pPr>
          </w:p>
        </w:tc>
        <w:tc>
          <w:tcPr>
            <w:tcW w:w="732" w:type="dxa"/>
            <w:vAlign w:val="center"/>
          </w:tcPr>
          <w:p w14:paraId="30ECC781"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50" w:type="dxa"/>
            <w:vAlign w:val="center"/>
          </w:tcPr>
          <w:p w14:paraId="06AE74D6" w14:textId="77777777" w:rsidR="00431F52" w:rsidRPr="00E00CEE" w:rsidRDefault="00431F52" w:rsidP="00B77F29">
            <w:pPr>
              <w:snapToGrid w:val="0"/>
              <w:spacing w:line="240" w:lineRule="auto"/>
              <w:jc w:val="center"/>
              <w:rPr>
                <w:sz w:val="18"/>
                <w:szCs w:val="18"/>
              </w:rPr>
            </w:pPr>
            <w:r w:rsidRPr="00E00CEE">
              <w:rPr>
                <w:rFonts w:eastAsia="等线"/>
                <w:sz w:val="18"/>
                <w:szCs w:val="18"/>
              </w:rPr>
              <w:t>125909.5</w:t>
            </w:r>
          </w:p>
        </w:tc>
        <w:tc>
          <w:tcPr>
            <w:tcW w:w="525" w:type="dxa"/>
            <w:vAlign w:val="center"/>
          </w:tcPr>
          <w:p w14:paraId="6DC4E877" w14:textId="77777777" w:rsidR="00431F52" w:rsidRPr="00E00CEE" w:rsidRDefault="00431F52" w:rsidP="00B77F29">
            <w:pPr>
              <w:snapToGrid w:val="0"/>
              <w:spacing w:line="240" w:lineRule="auto"/>
              <w:jc w:val="center"/>
              <w:rPr>
                <w:sz w:val="18"/>
                <w:szCs w:val="18"/>
              </w:rPr>
            </w:pPr>
            <w:r w:rsidRPr="00E00CEE">
              <w:rPr>
                <w:rFonts w:eastAsia="等线"/>
                <w:sz w:val="18"/>
                <w:szCs w:val="18"/>
              </w:rPr>
              <w:t>1.61</w:t>
            </w:r>
          </w:p>
        </w:tc>
        <w:tc>
          <w:tcPr>
            <w:tcW w:w="850" w:type="dxa"/>
            <w:vAlign w:val="center"/>
          </w:tcPr>
          <w:p w14:paraId="36171C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127159</w:t>
            </w:r>
          </w:p>
        </w:tc>
        <w:tc>
          <w:tcPr>
            <w:tcW w:w="525" w:type="dxa"/>
            <w:vAlign w:val="center"/>
          </w:tcPr>
          <w:p w14:paraId="2FA5DEF0" w14:textId="77777777" w:rsidR="00431F52" w:rsidRPr="00E00CEE" w:rsidRDefault="00431F52" w:rsidP="00B77F29">
            <w:pPr>
              <w:snapToGrid w:val="0"/>
              <w:spacing w:line="240" w:lineRule="auto"/>
              <w:jc w:val="center"/>
              <w:rPr>
                <w:sz w:val="18"/>
                <w:szCs w:val="18"/>
              </w:rPr>
            </w:pPr>
            <w:r w:rsidRPr="00E00CEE">
              <w:rPr>
                <w:rFonts w:eastAsia="等线"/>
                <w:sz w:val="18"/>
                <w:szCs w:val="18"/>
              </w:rPr>
              <w:t>2.62</w:t>
            </w:r>
          </w:p>
        </w:tc>
        <w:tc>
          <w:tcPr>
            <w:tcW w:w="851" w:type="dxa"/>
            <w:vAlign w:val="center"/>
          </w:tcPr>
          <w:p w14:paraId="096667AB"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127618.3</w:t>
            </w:r>
          </w:p>
        </w:tc>
        <w:tc>
          <w:tcPr>
            <w:tcW w:w="593" w:type="dxa"/>
            <w:vAlign w:val="center"/>
          </w:tcPr>
          <w:p w14:paraId="38A3D3BA" w14:textId="77777777" w:rsidR="00431F52" w:rsidRPr="00E00CEE" w:rsidRDefault="00431F52" w:rsidP="00B77F29">
            <w:pPr>
              <w:snapToGrid w:val="0"/>
              <w:spacing w:line="240" w:lineRule="auto"/>
              <w:jc w:val="center"/>
              <w:rPr>
                <w:sz w:val="18"/>
                <w:szCs w:val="18"/>
              </w:rPr>
            </w:pPr>
            <w:r w:rsidRPr="00E00CEE">
              <w:rPr>
                <w:rFonts w:eastAsia="等线"/>
                <w:sz w:val="18"/>
                <w:szCs w:val="18"/>
              </w:rPr>
              <w:t>2.99</w:t>
            </w:r>
          </w:p>
        </w:tc>
        <w:tc>
          <w:tcPr>
            <w:tcW w:w="851" w:type="dxa"/>
            <w:vAlign w:val="center"/>
          </w:tcPr>
          <w:p w14:paraId="7FFE60C8"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127097.2</w:t>
            </w:r>
          </w:p>
        </w:tc>
        <w:tc>
          <w:tcPr>
            <w:tcW w:w="593" w:type="dxa"/>
            <w:vAlign w:val="center"/>
          </w:tcPr>
          <w:p w14:paraId="5CD3CD2B" w14:textId="77777777" w:rsidR="00431F52" w:rsidRPr="00E00CEE" w:rsidRDefault="00431F52" w:rsidP="00B77F29">
            <w:pPr>
              <w:snapToGrid w:val="0"/>
              <w:spacing w:line="240" w:lineRule="auto"/>
              <w:jc w:val="center"/>
              <w:rPr>
                <w:sz w:val="18"/>
                <w:szCs w:val="18"/>
              </w:rPr>
            </w:pPr>
            <w:r w:rsidRPr="00E00CEE">
              <w:rPr>
                <w:rFonts w:eastAsia="等线"/>
                <w:sz w:val="18"/>
                <w:szCs w:val="18"/>
              </w:rPr>
              <w:t>2.57</w:t>
            </w:r>
          </w:p>
        </w:tc>
        <w:tc>
          <w:tcPr>
            <w:tcW w:w="851" w:type="dxa"/>
            <w:vAlign w:val="center"/>
          </w:tcPr>
          <w:p w14:paraId="4472D5D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124194.4</w:t>
            </w:r>
          </w:p>
        </w:tc>
        <w:tc>
          <w:tcPr>
            <w:tcW w:w="510" w:type="dxa"/>
            <w:vAlign w:val="center"/>
          </w:tcPr>
          <w:p w14:paraId="0482968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0.22</w:t>
            </w:r>
          </w:p>
        </w:tc>
      </w:tr>
      <w:tr w:rsidR="00431F52" w:rsidRPr="00E00CEE" w14:paraId="3646F3ED" w14:textId="77777777" w:rsidTr="00B77F29">
        <w:trPr>
          <w:trHeight w:val="173"/>
          <w:jc w:val="center"/>
        </w:trPr>
        <w:tc>
          <w:tcPr>
            <w:tcW w:w="817" w:type="dxa"/>
            <w:vMerge/>
            <w:tcBorders>
              <w:top w:val="nil"/>
              <w:bottom w:val="nil"/>
            </w:tcBorders>
            <w:vAlign w:val="center"/>
          </w:tcPr>
          <w:p w14:paraId="4851F0F2" w14:textId="77777777" w:rsidR="00431F52" w:rsidRPr="00E00CEE" w:rsidRDefault="00431F52" w:rsidP="00B77F29">
            <w:pPr>
              <w:snapToGrid w:val="0"/>
              <w:spacing w:line="240" w:lineRule="auto"/>
              <w:jc w:val="center"/>
              <w:rPr>
                <w:sz w:val="18"/>
                <w:szCs w:val="18"/>
              </w:rPr>
            </w:pPr>
          </w:p>
        </w:tc>
        <w:tc>
          <w:tcPr>
            <w:tcW w:w="732" w:type="dxa"/>
            <w:vAlign w:val="center"/>
          </w:tcPr>
          <w:p w14:paraId="0A955AA5"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50" w:type="dxa"/>
            <w:vAlign w:val="center"/>
          </w:tcPr>
          <w:p w14:paraId="1EC3208B" w14:textId="77777777" w:rsidR="00431F52" w:rsidRPr="00E00CEE" w:rsidRDefault="00431F52" w:rsidP="00B77F29">
            <w:pPr>
              <w:snapToGrid w:val="0"/>
              <w:spacing w:line="240" w:lineRule="auto"/>
              <w:jc w:val="center"/>
              <w:rPr>
                <w:sz w:val="18"/>
                <w:szCs w:val="18"/>
              </w:rPr>
            </w:pPr>
            <w:r w:rsidRPr="00E00CEE">
              <w:rPr>
                <w:rFonts w:eastAsia="等线"/>
                <w:sz w:val="18"/>
                <w:szCs w:val="18"/>
              </w:rPr>
              <w:t>203543.2</w:t>
            </w:r>
          </w:p>
        </w:tc>
        <w:tc>
          <w:tcPr>
            <w:tcW w:w="525" w:type="dxa"/>
            <w:vAlign w:val="center"/>
          </w:tcPr>
          <w:p w14:paraId="3EC43B9A" w14:textId="77777777" w:rsidR="00431F52" w:rsidRPr="00E00CEE" w:rsidRDefault="00431F52" w:rsidP="00B77F29">
            <w:pPr>
              <w:snapToGrid w:val="0"/>
              <w:spacing w:line="240" w:lineRule="auto"/>
              <w:jc w:val="center"/>
              <w:rPr>
                <w:sz w:val="18"/>
                <w:szCs w:val="18"/>
              </w:rPr>
            </w:pPr>
            <w:r w:rsidRPr="00E00CEE">
              <w:rPr>
                <w:rFonts w:eastAsia="等线"/>
                <w:sz w:val="18"/>
                <w:szCs w:val="18"/>
              </w:rPr>
              <w:t>2.58</w:t>
            </w:r>
          </w:p>
        </w:tc>
        <w:tc>
          <w:tcPr>
            <w:tcW w:w="850" w:type="dxa"/>
            <w:vAlign w:val="center"/>
          </w:tcPr>
          <w:p w14:paraId="092F6B40"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206591.8</w:t>
            </w:r>
          </w:p>
        </w:tc>
        <w:tc>
          <w:tcPr>
            <w:tcW w:w="525" w:type="dxa"/>
            <w:vAlign w:val="center"/>
          </w:tcPr>
          <w:p w14:paraId="7B3223BA" w14:textId="77777777" w:rsidR="00431F52" w:rsidRPr="00E00CEE" w:rsidRDefault="00431F52" w:rsidP="00B77F29">
            <w:pPr>
              <w:snapToGrid w:val="0"/>
              <w:spacing w:line="240" w:lineRule="auto"/>
              <w:jc w:val="center"/>
              <w:rPr>
                <w:sz w:val="18"/>
                <w:szCs w:val="18"/>
              </w:rPr>
            </w:pPr>
            <w:r w:rsidRPr="00E00CEE">
              <w:rPr>
                <w:rFonts w:eastAsia="等线"/>
                <w:sz w:val="18"/>
                <w:szCs w:val="18"/>
              </w:rPr>
              <w:t>4.12</w:t>
            </w:r>
          </w:p>
        </w:tc>
        <w:tc>
          <w:tcPr>
            <w:tcW w:w="851" w:type="dxa"/>
            <w:vAlign w:val="center"/>
          </w:tcPr>
          <w:p w14:paraId="4D91A096"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206816.6</w:t>
            </w:r>
          </w:p>
        </w:tc>
        <w:tc>
          <w:tcPr>
            <w:tcW w:w="593" w:type="dxa"/>
            <w:vAlign w:val="center"/>
          </w:tcPr>
          <w:p w14:paraId="66CA8ACF" w14:textId="77777777" w:rsidR="00431F52" w:rsidRPr="00E00CEE" w:rsidRDefault="00431F52" w:rsidP="00B77F29">
            <w:pPr>
              <w:snapToGrid w:val="0"/>
              <w:spacing w:line="240" w:lineRule="auto"/>
              <w:jc w:val="center"/>
              <w:rPr>
                <w:sz w:val="18"/>
                <w:szCs w:val="18"/>
              </w:rPr>
            </w:pPr>
            <w:r w:rsidRPr="00E00CEE">
              <w:rPr>
                <w:rFonts w:eastAsia="等线"/>
                <w:sz w:val="18"/>
                <w:szCs w:val="18"/>
              </w:rPr>
              <w:t>4.23</w:t>
            </w:r>
          </w:p>
        </w:tc>
        <w:tc>
          <w:tcPr>
            <w:tcW w:w="851" w:type="dxa"/>
            <w:vAlign w:val="center"/>
          </w:tcPr>
          <w:p w14:paraId="033C0BC2" w14:textId="77777777" w:rsidR="00431F52" w:rsidRPr="00E00CEE" w:rsidRDefault="00431F52" w:rsidP="00B77F29">
            <w:pPr>
              <w:snapToGrid w:val="0"/>
              <w:spacing w:line="240" w:lineRule="auto"/>
              <w:jc w:val="center"/>
              <w:rPr>
                <w:sz w:val="18"/>
                <w:szCs w:val="18"/>
              </w:rPr>
            </w:pPr>
            <w:r w:rsidRPr="00E00CEE">
              <w:rPr>
                <w:rFonts w:eastAsia="等线"/>
                <w:sz w:val="18"/>
                <w:szCs w:val="18"/>
              </w:rPr>
              <w:t>205307.1</w:t>
            </w:r>
          </w:p>
        </w:tc>
        <w:tc>
          <w:tcPr>
            <w:tcW w:w="593" w:type="dxa"/>
            <w:vAlign w:val="center"/>
          </w:tcPr>
          <w:p w14:paraId="319BBBD0" w14:textId="77777777" w:rsidR="00431F52" w:rsidRPr="00E00CEE" w:rsidRDefault="00431F52" w:rsidP="00B77F29">
            <w:pPr>
              <w:snapToGrid w:val="0"/>
              <w:spacing w:line="240" w:lineRule="auto"/>
              <w:jc w:val="center"/>
              <w:rPr>
                <w:sz w:val="18"/>
                <w:szCs w:val="18"/>
              </w:rPr>
            </w:pPr>
            <w:r w:rsidRPr="00E00CEE">
              <w:rPr>
                <w:rFonts w:eastAsia="等线"/>
                <w:sz w:val="18"/>
                <w:szCs w:val="18"/>
              </w:rPr>
              <w:t>3.47</w:t>
            </w:r>
          </w:p>
        </w:tc>
        <w:tc>
          <w:tcPr>
            <w:tcW w:w="851" w:type="dxa"/>
            <w:vAlign w:val="center"/>
          </w:tcPr>
          <w:p w14:paraId="3E80E61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199185</w:t>
            </w:r>
          </w:p>
        </w:tc>
        <w:tc>
          <w:tcPr>
            <w:tcW w:w="510" w:type="dxa"/>
            <w:vAlign w:val="center"/>
          </w:tcPr>
          <w:p w14:paraId="7207F4C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r>
      <w:tr w:rsidR="00431F52" w:rsidRPr="00E00CEE" w14:paraId="6B039490" w14:textId="77777777" w:rsidTr="00B77F29">
        <w:trPr>
          <w:trHeight w:val="173"/>
          <w:jc w:val="center"/>
        </w:trPr>
        <w:tc>
          <w:tcPr>
            <w:tcW w:w="817" w:type="dxa"/>
            <w:vMerge/>
            <w:tcBorders>
              <w:top w:val="nil"/>
              <w:bottom w:val="nil"/>
            </w:tcBorders>
            <w:vAlign w:val="center"/>
          </w:tcPr>
          <w:p w14:paraId="5B089F64" w14:textId="77777777" w:rsidR="00431F52" w:rsidRPr="00E00CEE" w:rsidRDefault="00431F52" w:rsidP="00B77F29">
            <w:pPr>
              <w:snapToGrid w:val="0"/>
              <w:spacing w:line="240" w:lineRule="auto"/>
              <w:jc w:val="center"/>
              <w:rPr>
                <w:sz w:val="18"/>
                <w:szCs w:val="18"/>
              </w:rPr>
            </w:pPr>
          </w:p>
        </w:tc>
        <w:tc>
          <w:tcPr>
            <w:tcW w:w="732" w:type="dxa"/>
            <w:vAlign w:val="center"/>
          </w:tcPr>
          <w:p w14:paraId="74D7A66D"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50" w:type="dxa"/>
            <w:vAlign w:val="center"/>
          </w:tcPr>
          <w:p w14:paraId="1018A168"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236743.3</w:t>
            </w:r>
          </w:p>
        </w:tc>
        <w:tc>
          <w:tcPr>
            <w:tcW w:w="525" w:type="dxa"/>
            <w:vAlign w:val="center"/>
          </w:tcPr>
          <w:p w14:paraId="1BF4C55C"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w:t>
            </w:r>
          </w:p>
        </w:tc>
        <w:tc>
          <w:tcPr>
            <w:tcW w:w="850" w:type="dxa"/>
            <w:vAlign w:val="center"/>
          </w:tcPr>
          <w:p w14:paraId="18442534"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242147.8</w:t>
            </w:r>
          </w:p>
        </w:tc>
        <w:tc>
          <w:tcPr>
            <w:tcW w:w="525" w:type="dxa"/>
            <w:vAlign w:val="center"/>
          </w:tcPr>
          <w:p w14:paraId="0953FA03" w14:textId="77777777" w:rsidR="00431F52" w:rsidRPr="00E00CEE" w:rsidRDefault="00431F52" w:rsidP="00B77F29">
            <w:pPr>
              <w:snapToGrid w:val="0"/>
              <w:spacing w:line="240" w:lineRule="auto"/>
              <w:jc w:val="center"/>
              <w:rPr>
                <w:sz w:val="18"/>
                <w:szCs w:val="18"/>
              </w:rPr>
            </w:pPr>
            <w:r w:rsidRPr="00E00CEE">
              <w:rPr>
                <w:rFonts w:eastAsia="等线"/>
                <w:sz w:val="18"/>
                <w:szCs w:val="18"/>
              </w:rPr>
              <w:t>4.38</w:t>
            </w:r>
          </w:p>
        </w:tc>
        <w:tc>
          <w:tcPr>
            <w:tcW w:w="851" w:type="dxa"/>
            <w:vAlign w:val="center"/>
          </w:tcPr>
          <w:p w14:paraId="75AAE874"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241390</w:t>
            </w:r>
          </w:p>
        </w:tc>
        <w:tc>
          <w:tcPr>
            <w:tcW w:w="593" w:type="dxa"/>
            <w:vAlign w:val="center"/>
          </w:tcPr>
          <w:p w14:paraId="38A4A027" w14:textId="77777777" w:rsidR="00431F52" w:rsidRPr="00E00CEE" w:rsidRDefault="00431F52" w:rsidP="00B77F29">
            <w:pPr>
              <w:snapToGrid w:val="0"/>
              <w:spacing w:line="240" w:lineRule="auto"/>
              <w:jc w:val="center"/>
              <w:rPr>
                <w:sz w:val="18"/>
                <w:szCs w:val="18"/>
              </w:rPr>
            </w:pPr>
            <w:r w:rsidRPr="00E00CEE">
              <w:rPr>
                <w:rFonts w:eastAsia="等线"/>
                <w:sz w:val="18"/>
                <w:szCs w:val="18"/>
              </w:rPr>
              <w:t>4.06</w:t>
            </w:r>
          </w:p>
        </w:tc>
        <w:tc>
          <w:tcPr>
            <w:tcW w:w="851" w:type="dxa"/>
            <w:vAlign w:val="center"/>
          </w:tcPr>
          <w:p w14:paraId="1EA0D54E"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241463.4</w:t>
            </w:r>
          </w:p>
        </w:tc>
        <w:tc>
          <w:tcPr>
            <w:tcW w:w="593" w:type="dxa"/>
            <w:vAlign w:val="center"/>
          </w:tcPr>
          <w:p w14:paraId="1B23E2B6" w14:textId="77777777" w:rsidR="00431F52" w:rsidRPr="00E00CEE" w:rsidRDefault="00431F52" w:rsidP="00B77F29">
            <w:pPr>
              <w:snapToGrid w:val="0"/>
              <w:spacing w:line="240" w:lineRule="auto"/>
              <w:jc w:val="center"/>
              <w:rPr>
                <w:sz w:val="18"/>
                <w:szCs w:val="18"/>
              </w:rPr>
            </w:pPr>
            <w:r w:rsidRPr="00E00CEE">
              <w:rPr>
                <w:rFonts w:eastAsia="等线"/>
                <w:sz w:val="18"/>
                <w:szCs w:val="18"/>
              </w:rPr>
              <w:t>4.09</w:t>
            </w:r>
          </w:p>
        </w:tc>
        <w:tc>
          <w:tcPr>
            <w:tcW w:w="851" w:type="dxa"/>
            <w:vAlign w:val="center"/>
          </w:tcPr>
          <w:p w14:paraId="4ABD1DA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233461.3</w:t>
            </w:r>
          </w:p>
        </w:tc>
        <w:tc>
          <w:tcPr>
            <w:tcW w:w="510" w:type="dxa"/>
            <w:vAlign w:val="center"/>
          </w:tcPr>
          <w:p w14:paraId="5426AE8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0.64</w:t>
            </w:r>
          </w:p>
        </w:tc>
      </w:tr>
      <w:tr w:rsidR="00431F52" w:rsidRPr="00E00CEE" w14:paraId="64EBC23B" w14:textId="77777777" w:rsidTr="00B77F29">
        <w:trPr>
          <w:trHeight w:val="173"/>
          <w:jc w:val="center"/>
        </w:trPr>
        <w:tc>
          <w:tcPr>
            <w:tcW w:w="817" w:type="dxa"/>
            <w:vMerge/>
            <w:tcBorders>
              <w:top w:val="nil"/>
              <w:bottom w:val="nil"/>
            </w:tcBorders>
            <w:vAlign w:val="center"/>
          </w:tcPr>
          <w:p w14:paraId="036758BE" w14:textId="77777777" w:rsidR="00431F52" w:rsidRPr="00E00CEE" w:rsidRDefault="00431F52" w:rsidP="00B77F29">
            <w:pPr>
              <w:snapToGrid w:val="0"/>
              <w:spacing w:line="240" w:lineRule="auto"/>
              <w:jc w:val="center"/>
              <w:rPr>
                <w:sz w:val="18"/>
                <w:szCs w:val="18"/>
              </w:rPr>
            </w:pPr>
          </w:p>
        </w:tc>
        <w:tc>
          <w:tcPr>
            <w:tcW w:w="732" w:type="dxa"/>
            <w:vAlign w:val="center"/>
          </w:tcPr>
          <w:p w14:paraId="2EC43163"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50" w:type="dxa"/>
            <w:vAlign w:val="center"/>
          </w:tcPr>
          <w:p w14:paraId="37A77DE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162364.5</w:t>
            </w:r>
          </w:p>
        </w:tc>
        <w:tc>
          <w:tcPr>
            <w:tcW w:w="525" w:type="dxa"/>
            <w:vAlign w:val="center"/>
          </w:tcPr>
          <w:p w14:paraId="2F96DA92" w14:textId="77777777" w:rsidR="00431F52" w:rsidRPr="00E00CEE" w:rsidRDefault="00431F52" w:rsidP="00B77F29">
            <w:pPr>
              <w:snapToGrid w:val="0"/>
              <w:spacing w:line="240" w:lineRule="auto"/>
              <w:jc w:val="center"/>
              <w:rPr>
                <w:sz w:val="18"/>
                <w:szCs w:val="18"/>
              </w:rPr>
            </w:pPr>
            <w:r w:rsidRPr="00E00CEE">
              <w:rPr>
                <w:rFonts w:eastAsia="等线"/>
                <w:sz w:val="18"/>
                <w:szCs w:val="18"/>
              </w:rPr>
              <w:t>1.20</w:t>
            </w:r>
          </w:p>
        </w:tc>
        <w:tc>
          <w:tcPr>
            <w:tcW w:w="850" w:type="dxa"/>
            <w:vAlign w:val="center"/>
          </w:tcPr>
          <w:p w14:paraId="494BD4F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163740.6</w:t>
            </w:r>
          </w:p>
        </w:tc>
        <w:tc>
          <w:tcPr>
            <w:tcW w:w="525" w:type="dxa"/>
            <w:vAlign w:val="center"/>
          </w:tcPr>
          <w:p w14:paraId="7D364EA9" w14:textId="77777777" w:rsidR="00431F52" w:rsidRPr="00E00CEE" w:rsidRDefault="00431F52" w:rsidP="00B77F29">
            <w:pPr>
              <w:snapToGrid w:val="0"/>
              <w:spacing w:line="240" w:lineRule="auto"/>
              <w:jc w:val="center"/>
              <w:rPr>
                <w:sz w:val="18"/>
                <w:szCs w:val="18"/>
              </w:rPr>
            </w:pPr>
            <w:r w:rsidRPr="00E00CEE">
              <w:rPr>
                <w:rFonts w:eastAsia="等线"/>
                <w:sz w:val="18"/>
                <w:szCs w:val="18"/>
              </w:rPr>
              <w:t>2.05</w:t>
            </w:r>
          </w:p>
        </w:tc>
        <w:tc>
          <w:tcPr>
            <w:tcW w:w="851" w:type="dxa"/>
            <w:vAlign w:val="center"/>
          </w:tcPr>
          <w:p w14:paraId="2774B36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163673.5</w:t>
            </w:r>
          </w:p>
        </w:tc>
        <w:tc>
          <w:tcPr>
            <w:tcW w:w="593" w:type="dxa"/>
            <w:vAlign w:val="center"/>
          </w:tcPr>
          <w:p w14:paraId="4313B376"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w:t>
            </w:r>
          </w:p>
        </w:tc>
        <w:tc>
          <w:tcPr>
            <w:tcW w:w="851" w:type="dxa"/>
            <w:vAlign w:val="center"/>
          </w:tcPr>
          <w:p w14:paraId="65D89A6B"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163549.9</w:t>
            </w:r>
          </w:p>
        </w:tc>
        <w:tc>
          <w:tcPr>
            <w:tcW w:w="593" w:type="dxa"/>
            <w:vAlign w:val="center"/>
          </w:tcPr>
          <w:p w14:paraId="41A8F1EF"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w:t>
            </w:r>
          </w:p>
        </w:tc>
        <w:tc>
          <w:tcPr>
            <w:tcW w:w="851" w:type="dxa"/>
            <w:vAlign w:val="center"/>
          </w:tcPr>
          <w:p w14:paraId="0956295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160656.7</w:t>
            </w:r>
          </w:p>
        </w:tc>
        <w:tc>
          <w:tcPr>
            <w:tcW w:w="510" w:type="dxa"/>
            <w:vAlign w:val="center"/>
          </w:tcPr>
          <w:p w14:paraId="497D3F2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0.13</w:t>
            </w:r>
          </w:p>
        </w:tc>
      </w:tr>
      <w:tr w:rsidR="00431F52" w:rsidRPr="00E00CEE" w14:paraId="3D34BF52" w14:textId="77777777" w:rsidTr="00B77F29">
        <w:trPr>
          <w:trHeight w:val="173"/>
          <w:jc w:val="center"/>
        </w:trPr>
        <w:tc>
          <w:tcPr>
            <w:tcW w:w="817" w:type="dxa"/>
            <w:vMerge/>
            <w:tcBorders>
              <w:top w:val="nil"/>
              <w:bottom w:val="nil"/>
            </w:tcBorders>
            <w:vAlign w:val="center"/>
          </w:tcPr>
          <w:p w14:paraId="43874B31" w14:textId="77777777" w:rsidR="00431F52" w:rsidRPr="00E00CEE" w:rsidRDefault="00431F52" w:rsidP="00B77F29">
            <w:pPr>
              <w:snapToGrid w:val="0"/>
              <w:spacing w:line="240" w:lineRule="auto"/>
              <w:jc w:val="center"/>
              <w:rPr>
                <w:sz w:val="18"/>
                <w:szCs w:val="18"/>
              </w:rPr>
            </w:pPr>
          </w:p>
        </w:tc>
        <w:tc>
          <w:tcPr>
            <w:tcW w:w="732" w:type="dxa"/>
            <w:vAlign w:val="center"/>
          </w:tcPr>
          <w:p w14:paraId="385C7702"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50" w:type="dxa"/>
            <w:vAlign w:val="center"/>
          </w:tcPr>
          <w:p w14:paraId="4E4E6A42" w14:textId="77777777" w:rsidR="00431F52" w:rsidRPr="00E00CEE" w:rsidRDefault="00431F52" w:rsidP="00B77F29">
            <w:pPr>
              <w:snapToGrid w:val="0"/>
              <w:spacing w:line="240" w:lineRule="auto"/>
              <w:jc w:val="center"/>
              <w:rPr>
                <w:sz w:val="18"/>
                <w:szCs w:val="18"/>
              </w:rPr>
            </w:pPr>
            <w:r w:rsidRPr="00E00CEE">
              <w:rPr>
                <w:rFonts w:eastAsia="等线"/>
                <w:sz w:val="18"/>
                <w:szCs w:val="18"/>
              </w:rPr>
              <w:t>290772.6</w:t>
            </w:r>
          </w:p>
        </w:tc>
        <w:tc>
          <w:tcPr>
            <w:tcW w:w="525" w:type="dxa"/>
            <w:vAlign w:val="center"/>
          </w:tcPr>
          <w:p w14:paraId="314F3A59"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w:t>
            </w:r>
          </w:p>
        </w:tc>
        <w:tc>
          <w:tcPr>
            <w:tcW w:w="850" w:type="dxa"/>
            <w:vAlign w:val="center"/>
          </w:tcPr>
          <w:p w14:paraId="477E300A" w14:textId="77777777" w:rsidR="00431F52" w:rsidRPr="00E00CEE" w:rsidRDefault="00431F52" w:rsidP="00B77F29">
            <w:pPr>
              <w:snapToGrid w:val="0"/>
              <w:spacing w:line="240" w:lineRule="auto"/>
              <w:jc w:val="center"/>
              <w:rPr>
                <w:sz w:val="18"/>
                <w:szCs w:val="18"/>
              </w:rPr>
            </w:pPr>
            <w:r w:rsidRPr="00E00CEE">
              <w:rPr>
                <w:rFonts w:eastAsia="等线"/>
                <w:sz w:val="18"/>
                <w:szCs w:val="18"/>
              </w:rPr>
              <w:t>293800.3</w:t>
            </w:r>
          </w:p>
        </w:tc>
        <w:tc>
          <w:tcPr>
            <w:tcW w:w="525" w:type="dxa"/>
            <w:vAlign w:val="center"/>
          </w:tcPr>
          <w:p w14:paraId="4F05C2F4" w14:textId="77777777" w:rsidR="00431F52" w:rsidRPr="00E00CEE" w:rsidRDefault="00431F52" w:rsidP="00B77F29">
            <w:pPr>
              <w:snapToGrid w:val="0"/>
              <w:spacing w:line="240" w:lineRule="auto"/>
              <w:jc w:val="center"/>
              <w:rPr>
                <w:sz w:val="18"/>
                <w:szCs w:val="18"/>
              </w:rPr>
            </w:pPr>
            <w:r w:rsidRPr="00E00CEE">
              <w:rPr>
                <w:rFonts w:eastAsia="等线"/>
                <w:sz w:val="18"/>
                <w:szCs w:val="18"/>
              </w:rPr>
              <w:t>3.49</w:t>
            </w:r>
          </w:p>
        </w:tc>
        <w:tc>
          <w:tcPr>
            <w:tcW w:w="851" w:type="dxa"/>
            <w:vAlign w:val="center"/>
          </w:tcPr>
          <w:p w14:paraId="2B14E3E2" w14:textId="77777777" w:rsidR="00431F52" w:rsidRPr="00E00CEE" w:rsidRDefault="00431F52" w:rsidP="00B77F29">
            <w:pPr>
              <w:snapToGrid w:val="0"/>
              <w:spacing w:line="240" w:lineRule="auto"/>
              <w:jc w:val="center"/>
              <w:rPr>
                <w:sz w:val="18"/>
                <w:szCs w:val="18"/>
              </w:rPr>
            </w:pPr>
            <w:r w:rsidRPr="00E00CEE">
              <w:rPr>
                <w:rFonts w:eastAsia="等线"/>
                <w:sz w:val="18"/>
                <w:szCs w:val="18"/>
              </w:rPr>
              <w:t>294470</w:t>
            </w:r>
          </w:p>
        </w:tc>
        <w:tc>
          <w:tcPr>
            <w:tcW w:w="593" w:type="dxa"/>
            <w:vAlign w:val="center"/>
          </w:tcPr>
          <w:p w14:paraId="5B771564" w14:textId="77777777" w:rsidR="00431F52" w:rsidRPr="00E00CEE" w:rsidRDefault="00431F52" w:rsidP="00B77F29">
            <w:pPr>
              <w:snapToGrid w:val="0"/>
              <w:spacing w:line="240" w:lineRule="auto"/>
              <w:jc w:val="center"/>
              <w:rPr>
                <w:sz w:val="18"/>
                <w:szCs w:val="18"/>
              </w:rPr>
            </w:pPr>
            <w:r w:rsidRPr="00E00CEE">
              <w:rPr>
                <w:rFonts w:eastAsia="等线"/>
                <w:sz w:val="18"/>
                <w:szCs w:val="18"/>
              </w:rPr>
              <w:t>3.72</w:t>
            </w:r>
          </w:p>
        </w:tc>
        <w:tc>
          <w:tcPr>
            <w:tcW w:w="851" w:type="dxa"/>
            <w:vAlign w:val="center"/>
          </w:tcPr>
          <w:p w14:paraId="027C7154"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292883</w:t>
            </w:r>
          </w:p>
        </w:tc>
        <w:tc>
          <w:tcPr>
            <w:tcW w:w="593" w:type="dxa"/>
            <w:vAlign w:val="center"/>
          </w:tcPr>
          <w:p w14:paraId="7B144861"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w:t>
            </w:r>
          </w:p>
        </w:tc>
        <w:tc>
          <w:tcPr>
            <w:tcW w:w="851" w:type="dxa"/>
            <w:vAlign w:val="center"/>
          </w:tcPr>
          <w:p w14:paraId="5429992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284894.9</w:t>
            </w:r>
          </w:p>
        </w:tc>
        <w:tc>
          <w:tcPr>
            <w:tcW w:w="510" w:type="dxa"/>
            <w:vAlign w:val="center"/>
          </w:tcPr>
          <w:p w14:paraId="5AE5CEA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0.35</w:t>
            </w:r>
          </w:p>
        </w:tc>
      </w:tr>
      <w:tr w:rsidR="00431F52" w:rsidRPr="00E00CEE" w14:paraId="64E568A8" w14:textId="77777777" w:rsidTr="00B77F29">
        <w:trPr>
          <w:trHeight w:val="173"/>
          <w:jc w:val="center"/>
        </w:trPr>
        <w:tc>
          <w:tcPr>
            <w:tcW w:w="817" w:type="dxa"/>
            <w:vMerge/>
            <w:tcBorders>
              <w:top w:val="nil"/>
              <w:bottom w:val="nil"/>
            </w:tcBorders>
            <w:vAlign w:val="center"/>
          </w:tcPr>
          <w:p w14:paraId="2B9C758C" w14:textId="77777777" w:rsidR="00431F52" w:rsidRPr="00E00CEE" w:rsidRDefault="00431F52" w:rsidP="00B77F29">
            <w:pPr>
              <w:snapToGrid w:val="0"/>
              <w:spacing w:line="240" w:lineRule="auto"/>
              <w:jc w:val="center"/>
              <w:rPr>
                <w:sz w:val="18"/>
                <w:szCs w:val="18"/>
              </w:rPr>
            </w:pPr>
          </w:p>
        </w:tc>
        <w:tc>
          <w:tcPr>
            <w:tcW w:w="732" w:type="dxa"/>
            <w:vAlign w:val="center"/>
          </w:tcPr>
          <w:p w14:paraId="2C563DA6"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50" w:type="dxa"/>
            <w:vAlign w:val="center"/>
          </w:tcPr>
          <w:p w14:paraId="0387CF38" w14:textId="77777777" w:rsidR="00431F52" w:rsidRPr="00E00CEE" w:rsidRDefault="00431F52" w:rsidP="00B77F29">
            <w:pPr>
              <w:snapToGrid w:val="0"/>
              <w:spacing w:line="240" w:lineRule="auto"/>
              <w:jc w:val="center"/>
              <w:rPr>
                <w:sz w:val="18"/>
                <w:szCs w:val="18"/>
              </w:rPr>
            </w:pPr>
            <w:r w:rsidRPr="00E00CEE">
              <w:rPr>
                <w:rFonts w:eastAsia="等线"/>
                <w:sz w:val="18"/>
                <w:szCs w:val="18"/>
              </w:rPr>
              <w:t>314271.2</w:t>
            </w:r>
          </w:p>
        </w:tc>
        <w:tc>
          <w:tcPr>
            <w:tcW w:w="525" w:type="dxa"/>
            <w:vAlign w:val="center"/>
          </w:tcPr>
          <w:p w14:paraId="0C253684"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w:t>
            </w:r>
          </w:p>
        </w:tc>
        <w:tc>
          <w:tcPr>
            <w:tcW w:w="850" w:type="dxa"/>
            <w:vAlign w:val="center"/>
          </w:tcPr>
          <w:p w14:paraId="0AA92F03"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318789.6</w:t>
            </w:r>
          </w:p>
        </w:tc>
        <w:tc>
          <w:tcPr>
            <w:tcW w:w="525" w:type="dxa"/>
            <w:vAlign w:val="center"/>
          </w:tcPr>
          <w:p w14:paraId="177D3D64" w14:textId="77777777" w:rsidR="00431F52" w:rsidRPr="00E00CEE" w:rsidRDefault="00431F52" w:rsidP="00B77F29">
            <w:pPr>
              <w:snapToGrid w:val="0"/>
              <w:spacing w:line="240" w:lineRule="auto"/>
              <w:jc w:val="center"/>
              <w:rPr>
                <w:sz w:val="18"/>
                <w:szCs w:val="18"/>
              </w:rPr>
            </w:pPr>
            <w:r w:rsidRPr="00E00CEE">
              <w:rPr>
                <w:rFonts w:eastAsia="等线"/>
                <w:sz w:val="18"/>
                <w:szCs w:val="18"/>
              </w:rPr>
              <w:t>3.89</w:t>
            </w:r>
          </w:p>
        </w:tc>
        <w:tc>
          <w:tcPr>
            <w:tcW w:w="851" w:type="dxa"/>
            <w:vAlign w:val="center"/>
          </w:tcPr>
          <w:p w14:paraId="3AA8DAC1" w14:textId="77777777" w:rsidR="00431F52" w:rsidRPr="00E00CEE" w:rsidRDefault="00431F52" w:rsidP="00B77F29">
            <w:pPr>
              <w:snapToGrid w:val="0"/>
              <w:spacing w:line="240" w:lineRule="auto"/>
              <w:jc w:val="center"/>
              <w:rPr>
                <w:sz w:val="18"/>
                <w:szCs w:val="18"/>
              </w:rPr>
            </w:pPr>
            <w:r w:rsidRPr="00E00CEE">
              <w:rPr>
                <w:rFonts w:eastAsia="等线"/>
                <w:sz w:val="18"/>
                <w:szCs w:val="18"/>
              </w:rPr>
              <w:t>316981</w:t>
            </w:r>
          </w:p>
        </w:tc>
        <w:tc>
          <w:tcPr>
            <w:tcW w:w="593" w:type="dxa"/>
            <w:vAlign w:val="center"/>
          </w:tcPr>
          <w:p w14:paraId="7ADCE524" w14:textId="77777777" w:rsidR="00431F52" w:rsidRPr="00E00CEE" w:rsidRDefault="00431F52" w:rsidP="00B77F29">
            <w:pPr>
              <w:snapToGrid w:val="0"/>
              <w:spacing w:line="240" w:lineRule="auto"/>
              <w:jc w:val="center"/>
              <w:rPr>
                <w:sz w:val="18"/>
                <w:szCs w:val="18"/>
              </w:rPr>
            </w:pPr>
            <w:r w:rsidRPr="00E00CEE">
              <w:rPr>
                <w:rFonts w:eastAsia="等线"/>
                <w:sz w:val="18"/>
                <w:szCs w:val="18"/>
              </w:rPr>
              <w:t>3.30</w:t>
            </w:r>
          </w:p>
        </w:tc>
        <w:tc>
          <w:tcPr>
            <w:tcW w:w="851" w:type="dxa"/>
            <w:vAlign w:val="center"/>
          </w:tcPr>
          <w:p w14:paraId="074F9DC7"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319041</w:t>
            </w:r>
          </w:p>
        </w:tc>
        <w:tc>
          <w:tcPr>
            <w:tcW w:w="593" w:type="dxa"/>
            <w:vAlign w:val="center"/>
          </w:tcPr>
          <w:p w14:paraId="14648CF9" w14:textId="77777777" w:rsidR="00431F52" w:rsidRPr="00E00CEE" w:rsidRDefault="00431F52" w:rsidP="00B77F29">
            <w:pPr>
              <w:snapToGrid w:val="0"/>
              <w:spacing w:line="240" w:lineRule="auto"/>
              <w:jc w:val="center"/>
              <w:rPr>
                <w:sz w:val="18"/>
                <w:szCs w:val="18"/>
              </w:rPr>
            </w:pPr>
            <w:r w:rsidRPr="00E00CEE">
              <w:rPr>
                <w:rFonts w:eastAsia="等线"/>
                <w:sz w:val="18"/>
                <w:szCs w:val="18"/>
              </w:rPr>
              <w:t>3.97</w:t>
            </w:r>
          </w:p>
        </w:tc>
        <w:tc>
          <w:tcPr>
            <w:tcW w:w="851" w:type="dxa"/>
            <w:vAlign w:val="center"/>
          </w:tcPr>
          <w:p w14:paraId="7080F05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307798.9</w:t>
            </w:r>
          </w:p>
        </w:tc>
        <w:tc>
          <w:tcPr>
            <w:tcW w:w="510" w:type="dxa"/>
            <w:vAlign w:val="center"/>
          </w:tcPr>
          <w:p w14:paraId="1D91292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0.31</w:t>
            </w:r>
          </w:p>
        </w:tc>
      </w:tr>
      <w:tr w:rsidR="00431F52" w:rsidRPr="00E00CEE" w14:paraId="2B149608" w14:textId="77777777" w:rsidTr="00B77F29">
        <w:trPr>
          <w:trHeight w:val="173"/>
          <w:jc w:val="center"/>
        </w:trPr>
        <w:tc>
          <w:tcPr>
            <w:tcW w:w="817" w:type="dxa"/>
            <w:vMerge/>
            <w:tcBorders>
              <w:top w:val="nil"/>
              <w:bottom w:val="nil"/>
            </w:tcBorders>
            <w:vAlign w:val="center"/>
          </w:tcPr>
          <w:p w14:paraId="4FECCF8B" w14:textId="77777777" w:rsidR="00431F52" w:rsidRPr="00E00CEE" w:rsidRDefault="00431F52" w:rsidP="00B77F29">
            <w:pPr>
              <w:snapToGrid w:val="0"/>
              <w:spacing w:line="240" w:lineRule="auto"/>
              <w:jc w:val="center"/>
              <w:rPr>
                <w:sz w:val="18"/>
                <w:szCs w:val="18"/>
              </w:rPr>
            </w:pPr>
          </w:p>
        </w:tc>
        <w:tc>
          <w:tcPr>
            <w:tcW w:w="732" w:type="dxa"/>
            <w:vAlign w:val="center"/>
          </w:tcPr>
          <w:p w14:paraId="4AE2F185"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50" w:type="dxa"/>
            <w:vAlign w:val="center"/>
          </w:tcPr>
          <w:p w14:paraId="7F5855FA" w14:textId="77777777" w:rsidR="00431F52" w:rsidRPr="00E00CEE" w:rsidRDefault="00431F52" w:rsidP="00B77F29">
            <w:pPr>
              <w:snapToGrid w:val="0"/>
              <w:spacing w:line="240" w:lineRule="auto"/>
              <w:jc w:val="center"/>
              <w:rPr>
                <w:sz w:val="18"/>
                <w:szCs w:val="18"/>
              </w:rPr>
            </w:pPr>
            <w:r w:rsidRPr="00E00CEE">
              <w:rPr>
                <w:rFonts w:eastAsia="等线"/>
                <w:sz w:val="18"/>
                <w:szCs w:val="18"/>
              </w:rPr>
              <w:t>183764.1</w:t>
            </w:r>
          </w:p>
        </w:tc>
        <w:tc>
          <w:tcPr>
            <w:tcW w:w="525" w:type="dxa"/>
            <w:vAlign w:val="center"/>
          </w:tcPr>
          <w:p w14:paraId="7AE74FC7" w14:textId="77777777" w:rsidR="00431F52" w:rsidRPr="00E00CEE" w:rsidRDefault="00431F52" w:rsidP="00B77F29">
            <w:pPr>
              <w:snapToGrid w:val="0"/>
              <w:spacing w:line="240" w:lineRule="auto"/>
              <w:jc w:val="center"/>
              <w:rPr>
                <w:sz w:val="18"/>
                <w:szCs w:val="18"/>
              </w:rPr>
            </w:pPr>
            <w:r w:rsidRPr="00E00CEE">
              <w:rPr>
                <w:rFonts w:eastAsia="等线"/>
                <w:sz w:val="18"/>
                <w:szCs w:val="18"/>
              </w:rPr>
              <w:t>0.39</w:t>
            </w:r>
          </w:p>
        </w:tc>
        <w:tc>
          <w:tcPr>
            <w:tcW w:w="850" w:type="dxa"/>
            <w:vAlign w:val="center"/>
          </w:tcPr>
          <w:p w14:paraId="16EC7E28"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184654.7</w:t>
            </w:r>
          </w:p>
        </w:tc>
        <w:tc>
          <w:tcPr>
            <w:tcW w:w="525" w:type="dxa"/>
            <w:vAlign w:val="center"/>
          </w:tcPr>
          <w:p w14:paraId="09B07790" w14:textId="77777777" w:rsidR="00431F52" w:rsidRPr="00E00CEE" w:rsidRDefault="00431F52" w:rsidP="00B77F29">
            <w:pPr>
              <w:snapToGrid w:val="0"/>
              <w:spacing w:line="240" w:lineRule="auto"/>
              <w:jc w:val="center"/>
              <w:rPr>
                <w:sz w:val="18"/>
                <w:szCs w:val="18"/>
              </w:rPr>
            </w:pPr>
            <w:r w:rsidRPr="00E00CEE">
              <w:rPr>
                <w:rFonts w:eastAsia="等线"/>
                <w:sz w:val="18"/>
                <w:szCs w:val="18"/>
              </w:rPr>
              <w:t>0.87</w:t>
            </w:r>
          </w:p>
        </w:tc>
        <w:tc>
          <w:tcPr>
            <w:tcW w:w="851" w:type="dxa"/>
            <w:vAlign w:val="center"/>
          </w:tcPr>
          <w:p w14:paraId="51E7772C"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184548.8</w:t>
            </w:r>
          </w:p>
        </w:tc>
        <w:tc>
          <w:tcPr>
            <w:tcW w:w="593" w:type="dxa"/>
            <w:vAlign w:val="center"/>
          </w:tcPr>
          <w:p w14:paraId="37D3C51A" w14:textId="77777777" w:rsidR="00431F52" w:rsidRPr="00E00CEE" w:rsidRDefault="00431F52" w:rsidP="00B77F29">
            <w:pPr>
              <w:snapToGrid w:val="0"/>
              <w:spacing w:line="240" w:lineRule="auto"/>
              <w:jc w:val="center"/>
              <w:rPr>
                <w:sz w:val="18"/>
                <w:szCs w:val="18"/>
              </w:rPr>
            </w:pPr>
            <w:r w:rsidRPr="00E00CEE">
              <w:rPr>
                <w:rFonts w:eastAsia="等线"/>
                <w:sz w:val="18"/>
                <w:szCs w:val="18"/>
              </w:rPr>
              <w:t>0.81</w:t>
            </w:r>
          </w:p>
        </w:tc>
        <w:tc>
          <w:tcPr>
            <w:tcW w:w="851" w:type="dxa"/>
            <w:vAlign w:val="center"/>
          </w:tcPr>
          <w:p w14:paraId="523D426C"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184557.8</w:t>
            </w:r>
          </w:p>
        </w:tc>
        <w:tc>
          <w:tcPr>
            <w:tcW w:w="593" w:type="dxa"/>
            <w:vAlign w:val="center"/>
          </w:tcPr>
          <w:p w14:paraId="132A0A1F" w14:textId="77777777" w:rsidR="00431F52" w:rsidRPr="00E00CEE" w:rsidRDefault="00431F52" w:rsidP="00B77F29">
            <w:pPr>
              <w:snapToGrid w:val="0"/>
              <w:spacing w:line="240" w:lineRule="auto"/>
              <w:jc w:val="center"/>
              <w:rPr>
                <w:sz w:val="18"/>
                <w:szCs w:val="18"/>
              </w:rPr>
            </w:pPr>
            <w:r w:rsidRPr="00E00CEE">
              <w:rPr>
                <w:rFonts w:eastAsia="等线"/>
                <w:sz w:val="18"/>
                <w:szCs w:val="18"/>
              </w:rPr>
              <w:t>0.82</w:t>
            </w:r>
          </w:p>
        </w:tc>
        <w:tc>
          <w:tcPr>
            <w:tcW w:w="851" w:type="dxa"/>
            <w:vAlign w:val="center"/>
          </w:tcPr>
          <w:p w14:paraId="4ED2F56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183143.4</w:t>
            </w:r>
          </w:p>
        </w:tc>
        <w:tc>
          <w:tcPr>
            <w:tcW w:w="510" w:type="dxa"/>
            <w:vAlign w:val="center"/>
          </w:tcPr>
          <w:p w14:paraId="0E1DDF8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0.05</w:t>
            </w:r>
          </w:p>
        </w:tc>
      </w:tr>
      <w:tr w:rsidR="00431F52" w:rsidRPr="00E00CEE" w14:paraId="257A8F6A" w14:textId="77777777" w:rsidTr="00B77F29">
        <w:trPr>
          <w:trHeight w:val="173"/>
          <w:jc w:val="center"/>
        </w:trPr>
        <w:tc>
          <w:tcPr>
            <w:tcW w:w="817" w:type="dxa"/>
            <w:vMerge/>
            <w:tcBorders>
              <w:top w:val="nil"/>
              <w:bottom w:val="nil"/>
            </w:tcBorders>
            <w:vAlign w:val="center"/>
          </w:tcPr>
          <w:p w14:paraId="4FCC8AE5" w14:textId="77777777" w:rsidR="00431F52" w:rsidRPr="00E00CEE" w:rsidRDefault="00431F52" w:rsidP="00B77F29">
            <w:pPr>
              <w:snapToGrid w:val="0"/>
              <w:spacing w:line="240" w:lineRule="auto"/>
              <w:jc w:val="center"/>
              <w:rPr>
                <w:sz w:val="18"/>
                <w:szCs w:val="18"/>
              </w:rPr>
            </w:pPr>
          </w:p>
        </w:tc>
        <w:tc>
          <w:tcPr>
            <w:tcW w:w="732" w:type="dxa"/>
            <w:vAlign w:val="center"/>
          </w:tcPr>
          <w:p w14:paraId="74F952CC"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50" w:type="dxa"/>
            <w:vAlign w:val="center"/>
          </w:tcPr>
          <w:p w14:paraId="1BEA539F"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279169.3</w:t>
            </w:r>
          </w:p>
        </w:tc>
        <w:tc>
          <w:tcPr>
            <w:tcW w:w="525" w:type="dxa"/>
            <w:vAlign w:val="center"/>
          </w:tcPr>
          <w:p w14:paraId="0796C9D1" w14:textId="77777777" w:rsidR="00431F52" w:rsidRPr="00E00CEE" w:rsidRDefault="00431F52" w:rsidP="00B77F29">
            <w:pPr>
              <w:snapToGrid w:val="0"/>
              <w:spacing w:line="240" w:lineRule="auto"/>
              <w:jc w:val="center"/>
              <w:rPr>
                <w:sz w:val="18"/>
                <w:szCs w:val="18"/>
              </w:rPr>
            </w:pPr>
            <w:r w:rsidRPr="00E00CEE">
              <w:rPr>
                <w:rFonts w:eastAsia="等线"/>
                <w:sz w:val="18"/>
                <w:szCs w:val="18"/>
              </w:rPr>
              <w:t>0.57</w:t>
            </w:r>
          </w:p>
        </w:tc>
        <w:tc>
          <w:tcPr>
            <w:tcW w:w="850" w:type="dxa"/>
            <w:vAlign w:val="center"/>
          </w:tcPr>
          <w:p w14:paraId="3EC8FC3E"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284352.6</w:t>
            </w:r>
          </w:p>
        </w:tc>
        <w:tc>
          <w:tcPr>
            <w:tcW w:w="525" w:type="dxa"/>
            <w:vAlign w:val="center"/>
          </w:tcPr>
          <w:p w14:paraId="3F819B8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2.44</w:t>
            </w:r>
          </w:p>
        </w:tc>
        <w:tc>
          <w:tcPr>
            <w:tcW w:w="851" w:type="dxa"/>
            <w:vAlign w:val="center"/>
          </w:tcPr>
          <w:p w14:paraId="6A389568"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284203</w:t>
            </w:r>
          </w:p>
        </w:tc>
        <w:tc>
          <w:tcPr>
            <w:tcW w:w="593" w:type="dxa"/>
            <w:vAlign w:val="center"/>
          </w:tcPr>
          <w:p w14:paraId="17C8B14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2.39</w:t>
            </w:r>
          </w:p>
        </w:tc>
        <w:tc>
          <w:tcPr>
            <w:tcW w:w="851" w:type="dxa"/>
            <w:vAlign w:val="center"/>
          </w:tcPr>
          <w:p w14:paraId="09463D0D"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284569.9</w:t>
            </w:r>
          </w:p>
        </w:tc>
        <w:tc>
          <w:tcPr>
            <w:tcW w:w="593" w:type="dxa"/>
            <w:vAlign w:val="center"/>
          </w:tcPr>
          <w:p w14:paraId="66A0D50A" w14:textId="77777777" w:rsidR="00431F52" w:rsidRPr="00E00CEE" w:rsidRDefault="00431F52" w:rsidP="00B77F29">
            <w:pPr>
              <w:snapToGrid w:val="0"/>
              <w:spacing w:line="240" w:lineRule="auto"/>
              <w:jc w:val="center"/>
              <w:rPr>
                <w:sz w:val="18"/>
                <w:szCs w:val="18"/>
              </w:rPr>
            </w:pPr>
            <w:r w:rsidRPr="00E00CEE">
              <w:rPr>
                <w:rFonts w:eastAsia="等线"/>
                <w:sz w:val="18"/>
                <w:szCs w:val="18"/>
              </w:rPr>
              <w:t>2.52</w:t>
            </w:r>
          </w:p>
        </w:tc>
        <w:tc>
          <w:tcPr>
            <w:tcW w:w="851" w:type="dxa"/>
            <w:vAlign w:val="center"/>
          </w:tcPr>
          <w:p w14:paraId="4319DF1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278085.5</w:t>
            </w:r>
          </w:p>
        </w:tc>
        <w:tc>
          <w:tcPr>
            <w:tcW w:w="510" w:type="dxa"/>
            <w:vAlign w:val="center"/>
          </w:tcPr>
          <w:p w14:paraId="5291266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0.18</w:t>
            </w:r>
          </w:p>
        </w:tc>
      </w:tr>
      <w:tr w:rsidR="00431F52" w:rsidRPr="00E00CEE" w14:paraId="0388CBFB" w14:textId="77777777" w:rsidTr="00B77F29">
        <w:trPr>
          <w:trHeight w:val="173"/>
          <w:jc w:val="center"/>
        </w:trPr>
        <w:tc>
          <w:tcPr>
            <w:tcW w:w="817" w:type="dxa"/>
            <w:vMerge/>
            <w:tcBorders>
              <w:top w:val="nil"/>
              <w:bottom w:val="nil"/>
            </w:tcBorders>
            <w:vAlign w:val="center"/>
          </w:tcPr>
          <w:p w14:paraId="69DC9B1D" w14:textId="77777777" w:rsidR="00431F52" w:rsidRPr="00E00CEE" w:rsidRDefault="00431F52" w:rsidP="00B77F29">
            <w:pPr>
              <w:snapToGrid w:val="0"/>
              <w:spacing w:line="240" w:lineRule="auto"/>
              <w:jc w:val="center"/>
              <w:rPr>
                <w:sz w:val="18"/>
                <w:szCs w:val="18"/>
              </w:rPr>
            </w:pPr>
          </w:p>
        </w:tc>
        <w:tc>
          <w:tcPr>
            <w:tcW w:w="732" w:type="dxa"/>
            <w:tcBorders>
              <w:bottom w:val="nil"/>
            </w:tcBorders>
            <w:vAlign w:val="center"/>
          </w:tcPr>
          <w:p w14:paraId="4F379DEC"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50" w:type="dxa"/>
            <w:tcBorders>
              <w:bottom w:val="nil"/>
            </w:tcBorders>
            <w:vAlign w:val="center"/>
          </w:tcPr>
          <w:p w14:paraId="23B24047" w14:textId="77777777" w:rsidR="00431F52" w:rsidRPr="00E00CEE" w:rsidRDefault="00431F52" w:rsidP="00B77F29">
            <w:pPr>
              <w:snapToGrid w:val="0"/>
              <w:spacing w:line="240" w:lineRule="auto"/>
              <w:jc w:val="center"/>
              <w:rPr>
                <w:sz w:val="18"/>
                <w:szCs w:val="18"/>
              </w:rPr>
            </w:pPr>
            <w:r w:rsidRPr="00E00CEE">
              <w:rPr>
                <w:rFonts w:eastAsia="等线"/>
                <w:sz w:val="18"/>
                <w:szCs w:val="18"/>
              </w:rPr>
              <w:t>375676.6</w:t>
            </w:r>
          </w:p>
        </w:tc>
        <w:tc>
          <w:tcPr>
            <w:tcW w:w="525" w:type="dxa"/>
            <w:tcBorders>
              <w:bottom w:val="nil"/>
            </w:tcBorders>
            <w:vAlign w:val="center"/>
          </w:tcPr>
          <w:p w14:paraId="08589998" w14:textId="77777777" w:rsidR="00431F52" w:rsidRPr="00E00CEE" w:rsidRDefault="00431F52" w:rsidP="00B77F29">
            <w:pPr>
              <w:snapToGrid w:val="0"/>
              <w:spacing w:line="240" w:lineRule="auto"/>
              <w:jc w:val="center"/>
              <w:rPr>
                <w:sz w:val="18"/>
                <w:szCs w:val="18"/>
              </w:rPr>
            </w:pPr>
            <w:r w:rsidRPr="00E00CEE">
              <w:rPr>
                <w:rFonts w:eastAsia="等线"/>
                <w:sz w:val="18"/>
                <w:szCs w:val="18"/>
              </w:rPr>
              <w:t>1.06</w:t>
            </w:r>
          </w:p>
        </w:tc>
        <w:tc>
          <w:tcPr>
            <w:tcW w:w="850" w:type="dxa"/>
            <w:tcBorders>
              <w:bottom w:val="nil"/>
            </w:tcBorders>
            <w:vAlign w:val="center"/>
          </w:tcPr>
          <w:p w14:paraId="4A091FBB"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380788.2</w:t>
            </w:r>
          </w:p>
        </w:tc>
        <w:tc>
          <w:tcPr>
            <w:tcW w:w="525" w:type="dxa"/>
            <w:tcBorders>
              <w:bottom w:val="nil"/>
            </w:tcBorders>
            <w:vAlign w:val="center"/>
          </w:tcPr>
          <w:p w14:paraId="5B1315A9" w14:textId="77777777" w:rsidR="00431F52" w:rsidRPr="00E00CEE" w:rsidRDefault="00431F52" w:rsidP="00B77F29">
            <w:pPr>
              <w:snapToGrid w:val="0"/>
              <w:spacing w:line="240" w:lineRule="auto"/>
              <w:jc w:val="center"/>
              <w:rPr>
                <w:sz w:val="18"/>
                <w:szCs w:val="18"/>
              </w:rPr>
            </w:pPr>
            <w:r w:rsidRPr="00E00CEE">
              <w:rPr>
                <w:rFonts w:eastAsia="等线"/>
                <w:sz w:val="18"/>
                <w:szCs w:val="18"/>
              </w:rPr>
              <w:t>2.43</w:t>
            </w:r>
          </w:p>
        </w:tc>
        <w:tc>
          <w:tcPr>
            <w:tcW w:w="851" w:type="dxa"/>
            <w:tcBorders>
              <w:bottom w:val="nil"/>
            </w:tcBorders>
            <w:vAlign w:val="center"/>
          </w:tcPr>
          <w:p w14:paraId="0632CE3D"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380332.2</w:t>
            </w:r>
          </w:p>
        </w:tc>
        <w:tc>
          <w:tcPr>
            <w:tcW w:w="593" w:type="dxa"/>
            <w:tcBorders>
              <w:bottom w:val="nil"/>
            </w:tcBorders>
            <w:vAlign w:val="center"/>
          </w:tcPr>
          <w:p w14:paraId="661EA577" w14:textId="77777777" w:rsidR="00431F52" w:rsidRPr="00E00CEE" w:rsidRDefault="00431F52" w:rsidP="00B77F29">
            <w:pPr>
              <w:snapToGrid w:val="0"/>
              <w:spacing w:line="240" w:lineRule="auto"/>
              <w:jc w:val="center"/>
              <w:rPr>
                <w:sz w:val="18"/>
                <w:szCs w:val="18"/>
              </w:rPr>
            </w:pPr>
            <w:r w:rsidRPr="00E00CEE">
              <w:rPr>
                <w:rFonts w:eastAsia="等线"/>
                <w:sz w:val="18"/>
                <w:szCs w:val="18"/>
              </w:rPr>
              <w:t>2.31</w:t>
            </w:r>
          </w:p>
        </w:tc>
        <w:tc>
          <w:tcPr>
            <w:tcW w:w="851" w:type="dxa"/>
            <w:tcBorders>
              <w:bottom w:val="nil"/>
            </w:tcBorders>
            <w:vAlign w:val="center"/>
          </w:tcPr>
          <w:p w14:paraId="40BEC5FC" w14:textId="77777777" w:rsidR="00431F52" w:rsidRPr="00E00CEE" w:rsidRDefault="00431F52" w:rsidP="00B77F29">
            <w:pPr>
              <w:snapToGrid w:val="0"/>
              <w:spacing w:line="240" w:lineRule="auto"/>
              <w:jc w:val="center"/>
              <w:rPr>
                <w:sz w:val="18"/>
                <w:szCs w:val="18"/>
              </w:rPr>
            </w:pPr>
            <w:r w:rsidRPr="00E00CEE">
              <w:rPr>
                <w:rFonts w:eastAsia="等线"/>
                <w:sz w:val="18"/>
                <w:szCs w:val="18"/>
              </w:rPr>
              <w:t>379146</w:t>
            </w:r>
          </w:p>
        </w:tc>
        <w:tc>
          <w:tcPr>
            <w:tcW w:w="593" w:type="dxa"/>
            <w:tcBorders>
              <w:bottom w:val="nil"/>
            </w:tcBorders>
            <w:vAlign w:val="center"/>
          </w:tcPr>
          <w:p w14:paraId="71BE22C5" w14:textId="77777777" w:rsidR="00431F52" w:rsidRPr="00E00CEE" w:rsidRDefault="00431F52" w:rsidP="00B77F29">
            <w:pPr>
              <w:snapToGrid w:val="0"/>
              <w:spacing w:line="240" w:lineRule="auto"/>
              <w:jc w:val="center"/>
              <w:rPr>
                <w:sz w:val="18"/>
                <w:szCs w:val="18"/>
              </w:rPr>
            </w:pPr>
            <w:r w:rsidRPr="00E00CEE">
              <w:rPr>
                <w:rFonts w:eastAsia="等线"/>
                <w:sz w:val="18"/>
                <w:szCs w:val="18"/>
              </w:rPr>
              <w:t>1.99</w:t>
            </w:r>
          </w:p>
        </w:tc>
        <w:tc>
          <w:tcPr>
            <w:tcW w:w="851" w:type="dxa"/>
            <w:tcBorders>
              <w:bottom w:val="nil"/>
            </w:tcBorders>
            <w:vAlign w:val="center"/>
          </w:tcPr>
          <w:p w14:paraId="2648D1A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372285.8</w:t>
            </w:r>
          </w:p>
        </w:tc>
        <w:tc>
          <w:tcPr>
            <w:tcW w:w="510" w:type="dxa"/>
            <w:tcBorders>
              <w:bottom w:val="nil"/>
            </w:tcBorders>
            <w:vAlign w:val="center"/>
          </w:tcPr>
          <w:p w14:paraId="52A0F2A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0.15</w:t>
            </w:r>
          </w:p>
        </w:tc>
      </w:tr>
      <w:tr w:rsidR="00431F52" w:rsidRPr="00E00CEE" w14:paraId="5046101D" w14:textId="77777777" w:rsidTr="00B77F29">
        <w:trPr>
          <w:trHeight w:val="173"/>
          <w:jc w:val="center"/>
        </w:trPr>
        <w:tc>
          <w:tcPr>
            <w:tcW w:w="817" w:type="dxa"/>
            <w:vMerge/>
            <w:tcBorders>
              <w:top w:val="nil"/>
              <w:bottom w:val="nil"/>
            </w:tcBorders>
            <w:vAlign w:val="center"/>
          </w:tcPr>
          <w:p w14:paraId="32060638" w14:textId="77777777" w:rsidR="00431F52" w:rsidRPr="00E00CEE" w:rsidRDefault="00431F52" w:rsidP="00B77F29">
            <w:pPr>
              <w:snapToGrid w:val="0"/>
              <w:spacing w:line="240" w:lineRule="auto"/>
              <w:jc w:val="center"/>
              <w:rPr>
                <w:sz w:val="18"/>
                <w:szCs w:val="18"/>
              </w:rPr>
            </w:pPr>
          </w:p>
        </w:tc>
        <w:tc>
          <w:tcPr>
            <w:tcW w:w="732" w:type="dxa"/>
            <w:tcBorders>
              <w:top w:val="nil"/>
              <w:bottom w:val="nil"/>
            </w:tcBorders>
            <w:vAlign w:val="center"/>
          </w:tcPr>
          <w:p w14:paraId="2C29685D"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50" w:type="dxa"/>
            <w:tcBorders>
              <w:top w:val="nil"/>
              <w:bottom w:val="nil"/>
            </w:tcBorders>
            <w:vAlign w:val="center"/>
          </w:tcPr>
          <w:p w14:paraId="4B957F57" w14:textId="77777777" w:rsidR="00431F52" w:rsidRPr="00E00CEE" w:rsidRDefault="00431F52" w:rsidP="00B77F29">
            <w:pPr>
              <w:snapToGrid w:val="0"/>
              <w:spacing w:line="240" w:lineRule="auto"/>
              <w:jc w:val="center"/>
              <w:rPr>
                <w:sz w:val="18"/>
                <w:szCs w:val="18"/>
              </w:rPr>
            </w:pPr>
            <w:r w:rsidRPr="00E00CEE">
              <w:rPr>
                <w:rFonts w:eastAsia="等线"/>
                <w:sz w:val="18"/>
                <w:szCs w:val="18"/>
              </w:rPr>
              <w:t>170303.9</w:t>
            </w:r>
          </w:p>
        </w:tc>
        <w:tc>
          <w:tcPr>
            <w:tcW w:w="525" w:type="dxa"/>
            <w:tcBorders>
              <w:top w:val="nil"/>
              <w:bottom w:val="nil"/>
            </w:tcBorders>
            <w:vAlign w:val="center"/>
          </w:tcPr>
          <w:p w14:paraId="4143185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w:t>
            </w:r>
          </w:p>
        </w:tc>
        <w:tc>
          <w:tcPr>
            <w:tcW w:w="850" w:type="dxa"/>
            <w:tcBorders>
              <w:top w:val="nil"/>
              <w:bottom w:val="nil"/>
            </w:tcBorders>
            <w:vAlign w:val="center"/>
          </w:tcPr>
          <w:p w14:paraId="460A162D"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172764</w:t>
            </w:r>
          </w:p>
        </w:tc>
        <w:tc>
          <w:tcPr>
            <w:tcW w:w="525" w:type="dxa"/>
            <w:tcBorders>
              <w:top w:val="nil"/>
              <w:bottom w:val="nil"/>
            </w:tcBorders>
            <w:vAlign w:val="center"/>
          </w:tcPr>
          <w:p w14:paraId="0C01A241"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w:t>
            </w:r>
          </w:p>
        </w:tc>
        <w:tc>
          <w:tcPr>
            <w:tcW w:w="851" w:type="dxa"/>
            <w:tcBorders>
              <w:top w:val="nil"/>
              <w:bottom w:val="nil"/>
            </w:tcBorders>
            <w:vAlign w:val="center"/>
          </w:tcPr>
          <w:p w14:paraId="35BA4C4A"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172394.4</w:t>
            </w:r>
          </w:p>
        </w:tc>
        <w:tc>
          <w:tcPr>
            <w:tcW w:w="593" w:type="dxa"/>
            <w:tcBorders>
              <w:top w:val="nil"/>
              <w:bottom w:val="nil"/>
            </w:tcBorders>
            <w:vAlign w:val="center"/>
          </w:tcPr>
          <w:p w14:paraId="470D80F5"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w:t>
            </w:r>
          </w:p>
        </w:tc>
        <w:tc>
          <w:tcPr>
            <w:tcW w:w="851" w:type="dxa"/>
            <w:tcBorders>
              <w:top w:val="nil"/>
              <w:bottom w:val="nil"/>
            </w:tcBorders>
            <w:vAlign w:val="center"/>
          </w:tcPr>
          <w:p w14:paraId="6C191B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172132.3</w:t>
            </w:r>
          </w:p>
        </w:tc>
        <w:tc>
          <w:tcPr>
            <w:tcW w:w="593" w:type="dxa"/>
            <w:tcBorders>
              <w:top w:val="nil"/>
              <w:bottom w:val="nil"/>
            </w:tcBorders>
            <w:vAlign w:val="center"/>
          </w:tcPr>
          <w:p w14:paraId="1A34AE4C" w14:textId="77777777" w:rsidR="00431F52" w:rsidRPr="00E00CEE" w:rsidRDefault="00431F52" w:rsidP="00B77F29">
            <w:pPr>
              <w:snapToGrid w:val="0"/>
              <w:spacing w:line="240" w:lineRule="auto"/>
              <w:jc w:val="center"/>
              <w:rPr>
                <w:sz w:val="18"/>
                <w:szCs w:val="18"/>
              </w:rPr>
            </w:pPr>
            <w:r w:rsidRPr="00E00CEE">
              <w:rPr>
                <w:rFonts w:eastAsia="等线"/>
                <w:sz w:val="18"/>
                <w:szCs w:val="18"/>
              </w:rPr>
              <w:t>2.66</w:t>
            </w:r>
          </w:p>
        </w:tc>
        <w:tc>
          <w:tcPr>
            <w:tcW w:w="851" w:type="dxa"/>
            <w:tcBorders>
              <w:top w:val="nil"/>
              <w:bottom w:val="nil"/>
            </w:tcBorders>
            <w:vAlign w:val="center"/>
          </w:tcPr>
          <w:p w14:paraId="720F536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168153.5</w:t>
            </w:r>
          </w:p>
        </w:tc>
        <w:tc>
          <w:tcPr>
            <w:tcW w:w="510" w:type="dxa"/>
            <w:tcBorders>
              <w:top w:val="nil"/>
              <w:bottom w:val="nil"/>
            </w:tcBorders>
            <w:vAlign w:val="center"/>
          </w:tcPr>
          <w:p w14:paraId="50FE8BC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r>
      <w:tr w:rsidR="00431F52" w:rsidRPr="00E00CEE" w14:paraId="79402F29" w14:textId="77777777" w:rsidTr="00B77F29">
        <w:trPr>
          <w:trHeight w:val="216"/>
          <w:jc w:val="center"/>
        </w:trPr>
        <w:tc>
          <w:tcPr>
            <w:tcW w:w="1550" w:type="dxa"/>
            <w:gridSpan w:val="2"/>
            <w:tcBorders>
              <w:top w:val="nil"/>
              <w:bottom w:val="single" w:sz="4" w:space="0" w:color="auto"/>
            </w:tcBorders>
            <w:vAlign w:val="center"/>
          </w:tcPr>
          <w:p w14:paraId="2AE4FDCE"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50" w:type="dxa"/>
            <w:tcBorders>
              <w:top w:val="nil"/>
              <w:bottom w:val="single" w:sz="4" w:space="0" w:color="auto"/>
            </w:tcBorders>
            <w:vAlign w:val="center"/>
          </w:tcPr>
          <w:p w14:paraId="2DE9967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.26%</w:t>
            </w:r>
          </w:p>
        </w:tc>
        <w:tc>
          <w:tcPr>
            <w:tcW w:w="525" w:type="dxa"/>
            <w:tcBorders>
              <w:top w:val="nil"/>
              <w:bottom w:val="single" w:sz="4" w:space="0" w:color="auto"/>
            </w:tcBorders>
            <w:vAlign w:val="center"/>
          </w:tcPr>
          <w:p w14:paraId="753D0EEA"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6%</w:t>
            </w:r>
          </w:p>
        </w:tc>
        <w:tc>
          <w:tcPr>
            <w:tcW w:w="850" w:type="dxa"/>
            <w:tcBorders>
              <w:top w:val="nil"/>
              <w:bottom w:val="single" w:sz="4" w:space="0" w:color="auto"/>
            </w:tcBorders>
            <w:vAlign w:val="center"/>
          </w:tcPr>
          <w:p w14:paraId="42722B1B"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.76%</w:t>
            </w:r>
          </w:p>
        </w:tc>
        <w:tc>
          <w:tcPr>
            <w:tcW w:w="525" w:type="dxa"/>
            <w:tcBorders>
              <w:top w:val="nil"/>
              <w:bottom w:val="single" w:sz="4" w:space="0" w:color="auto"/>
            </w:tcBorders>
            <w:vAlign w:val="center"/>
          </w:tcPr>
          <w:p w14:paraId="30EC8DA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1" w:type="dxa"/>
            <w:tcBorders>
              <w:top w:val="nil"/>
              <w:bottom w:val="single" w:sz="4" w:space="0" w:color="auto"/>
            </w:tcBorders>
            <w:vAlign w:val="center"/>
          </w:tcPr>
          <w:p w14:paraId="7E02967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.46%</w:t>
            </w:r>
          </w:p>
        </w:tc>
        <w:tc>
          <w:tcPr>
            <w:tcW w:w="593" w:type="dxa"/>
            <w:tcBorders>
              <w:top w:val="nil"/>
              <w:bottom w:val="single" w:sz="4" w:space="0" w:color="auto"/>
            </w:tcBorders>
            <w:vAlign w:val="center"/>
          </w:tcPr>
          <w:p w14:paraId="4452E41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1" w:type="dxa"/>
            <w:tcBorders>
              <w:top w:val="nil"/>
              <w:bottom w:val="single" w:sz="4" w:space="0" w:color="auto"/>
            </w:tcBorders>
            <w:vAlign w:val="center"/>
          </w:tcPr>
          <w:p w14:paraId="3B051B4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.31%</w:t>
            </w:r>
          </w:p>
        </w:tc>
        <w:tc>
          <w:tcPr>
            <w:tcW w:w="593" w:type="dxa"/>
            <w:tcBorders>
              <w:top w:val="nil"/>
              <w:bottom w:val="single" w:sz="4" w:space="0" w:color="auto"/>
            </w:tcBorders>
            <w:vAlign w:val="center"/>
          </w:tcPr>
          <w:p w14:paraId="4DF3385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1" w:type="dxa"/>
            <w:tcBorders>
              <w:top w:val="nil"/>
              <w:bottom w:val="single" w:sz="4" w:space="0" w:color="auto"/>
            </w:tcBorders>
            <w:vAlign w:val="center"/>
          </w:tcPr>
          <w:p w14:paraId="06C6715A"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05F73F33"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59090327" w14:textId="77777777" w:rsidTr="00B77F29">
        <w:trPr>
          <w:trHeight w:val="228"/>
          <w:jc w:val="center"/>
        </w:trPr>
        <w:tc>
          <w:tcPr>
            <w:tcW w:w="817" w:type="dxa"/>
            <w:vMerge w:val="restart"/>
            <w:tcBorders>
              <w:top w:val="single" w:sz="4" w:space="0" w:color="auto"/>
            </w:tcBorders>
            <w:vAlign w:val="center"/>
          </w:tcPr>
          <w:p w14:paraId="2E5E3B78" w14:textId="0E091EAE" w:rsidR="00431F52" w:rsidRPr="00E00CEE" w:rsidRDefault="00C002D3" w:rsidP="00B77F29">
            <w:pPr>
              <w:snapToGrid w:val="0"/>
              <w:spacing w:line="240" w:lineRule="auto"/>
              <w:jc w:val="center"/>
              <w:rPr>
                <w:sz w:val="18"/>
                <w:szCs w:val="18"/>
              </w:rPr>
            </w:pPr>
            <w:r w:rsidRPr="00C002D3">
              <w:rPr>
                <w:position w:val="-10"/>
                <w:sz w:val="18"/>
                <w:szCs w:val="18"/>
              </w:rPr>
              <w:object w:dxaOrig="547" w:dyaOrig="298" w14:anchorId="48696BFB">
                <v:shape id="_x0000_i1034" type="#_x0000_t75" style="width:27.3pt;height:15.05pt" o:ole="">
                  <v:imagedata r:id="rId79" o:title=""/>
                </v:shape>
                <o:OLEObject Type="Embed" ProgID="Equation.AxMath" ShapeID="_x0000_i1034" DrawAspect="Content" ObjectID="_1771851160" r:id="rId80"/>
              </w:object>
            </w:r>
          </w:p>
        </w:tc>
        <w:tc>
          <w:tcPr>
            <w:tcW w:w="732" w:type="dxa"/>
            <w:tcBorders>
              <w:top w:val="single" w:sz="4" w:space="0" w:color="auto"/>
            </w:tcBorders>
            <w:vAlign w:val="center"/>
          </w:tcPr>
          <w:p w14:paraId="701C42EE"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50" w:type="dxa"/>
            <w:tcBorders>
              <w:top w:val="single" w:sz="4" w:space="0" w:color="auto"/>
            </w:tcBorders>
            <w:vAlign w:val="center"/>
          </w:tcPr>
          <w:p w14:paraId="0740AA96" w14:textId="77777777" w:rsidR="00431F52" w:rsidRPr="00E00CEE" w:rsidRDefault="00431F52" w:rsidP="00B77F29">
            <w:pPr>
              <w:snapToGrid w:val="0"/>
              <w:spacing w:line="240" w:lineRule="auto"/>
              <w:jc w:val="center"/>
              <w:rPr>
                <w:sz w:val="18"/>
                <w:szCs w:val="18"/>
              </w:rPr>
            </w:pPr>
            <w:r w:rsidRPr="00E00CEE">
              <w:rPr>
                <w:rFonts w:eastAsia="等线"/>
                <w:sz w:val="18"/>
                <w:szCs w:val="18"/>
              </w:rPr>
              <w:t>36242.1</w:t>
            </w:r>
          </w:p>
        </w:tc>
        <w:tc>
          <w:tcPr>
            <w:tcW w:w="525" w:type="dxa"/>
            <w:tcBorders>
              <w:top w:val="single" w:sz="4" w:space="0" w:color="auto"/>
            </w:tcBorders>
            <w:vAlign w:val="center"/>
          </w:tcPr>
          <w:p w14:paraId="56DCF55D" w14:textId="77777777" w:rsidR="00431F52" w:rsidRPr="00E00CEE" w:rsidRDefault="00431F52" w:rsidP="00B77F29">
            <w:pPr>
              <w:snapToGrid w:val="0"/>
              <w:spacing w:line="240" w:lineRule="auto"/>
              <w:jc w:val="center"/>
              <w:rPr>
                <w:sz w:val="18"/>
                <w:szCs w:val="18"/>
              </w:rPr>
            </w:pPr>
            <w:r w:rsidRPr="00E00CEE">
              <w:rPr>
                <w:rFonts w:eastAsia="等线"/>
                <w:sz w:val="18"/>
                <w:szCs w:val="18"/>
              </w:rPr>
              <w:t>2.73</w:t>
            </w:r>
          </w:p>
        </w:tc>
        <w:tc>
          <w:tcPr>
            <w:tcW w:w="850" w:type="dxa"/>
            <w:tcBorders>
              <w:top w:val="single" w:sz="4" w:space="0" w:color="auto"/>
            </w:tcBorders>
            <w:vAlign w:val="center"/>
          </w:tcPr>
          <w:p w14:paraId="75BDC574" w14:textId="77777777" w:rsidR="00431F52" w:rsidRPr="00E00CEE" w:rsidRDefault="00431F52" w:rsidP="00B77F29">
            <w:pPr>
              <w:snapToGrid w:val="0"/>
              <w:spacing w:line="240" w:lineRule="auto"/>
              <w:jc w:val="center"/>
              <w:rPr>
                <w:sz w:val="18"/>
                <w:szCs w:val="18"/>
              </w:rPr>
            </w:pPr>
            <w:r w:rsidRPr="00E00CEE">
              <w:rPr>
                <w:rFonts w:eastAsia="等线"/>
                <w:sz w:val="18"/>
                <w:szCs w:val="18"/>
              </w:rPr>
              <w:t>36586.5</w:t>
            </w:r>
          </w:p>
        </w:tc>
        <w:tc>
          <w:tcPr>
            <w:tcW w:w="525" w:type="dxa"/>
            <w:tcBorders>
              <w:top w:val="single" w:sz="4" w:space="0" w:color="auto"/>
            </w:tcBorders>
            <w:vAlign w:val="center"/>
          </w:tcPr>
          <w:p w14:paraId="0C4CD6B9" w14:textId="77777777" w:rsidR="00431F52" w:rsidRPr="00E00CEE" w:rsidRDefault="00431F52" w:rsidP="00B77F29">
            <w:pPr>
              <w:snapToGrid w:val="0"/>
              <w:spacing w:line="240" w:lineRule="auto"/>
              <w:jc w:val="center"/>
              <w:rPr>
                <w:sz w:val="18"/>
                <w:szCs w:val="18"/>
              </w:rPr>
            </w:pPr>
            <w:r w:rsidRPr="00E00CEE">
              <w:rPr>
                <w:rFonts w:eastAsia="等线"/>
                <w:sz w:val="18"/>
                <w:szCs w:val="18"/>
              </w:rPr>
              <w:t>3.71</w:t>
            </w:r>
          </w:p>
        </w:tc>
        <w:tc>
          <w:tcPr>
            <w:tcW w:w="851" w:type="dxa"/>
            <w:tcBorders>
              <w:top w:val="single" w:sz="4" w:space="0" w:color="auto"/>
            </w:tcBorders>
            <w:vAlign w:val="center"/>
          </w:tcPr>
          <w:p w14:paraId="7AD63A1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35773.6</w:t>
            </w:r>
          </w:p>
        </w:tc>
        <w:tc>
          <w:tcPr>
            <w:tcW w:w="593" w:type="dxa"/>
            <w:tcBorders>
              <w:top w:val="single" w:sz="4" w:space="0" w:color="auto"/>
            </w:tcBorders>
            <w:vAlign w:val="center"/>
          </w:tcPr>
          <w:p w14:paraId="0780729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1.40</w:t>
            </w:r>
          </w:p>
        </w:tc>
        <w:tc>
          <w:tcPr>
            <w:tcW w:w="851" w:type="dxa"/>
            <w:tcBorders>
              <w:top w:val="single" w:sz="4" w:space="0" w:color="auto"/>
            </w:tcBorders>
            <w:vAlign w:val="center"/>
          </w:tcPr>
          <w:p w14:paraId="65B978C0" w14:textId="77777777" w:rsidR="00431F52" w:rsidRPr="00E00CEE" w:rsidRDefault="00431F52" w:rsidP="00B77F29">
            <w:pPr>
              <w:snapToGrid w:val="0"/>
              <w:spacing w:line="240" w:lineRule="auto"/>
              <w:jc w:val="center"/>
              <w:rPr>
                <w:sz w:val="18"/>
                <w:szCs w:val="18"/>
              </w:rPr>
            </w:pPr>
            <w:r w:rsidRPr="00E00CEE">
              <w:rPr>
                <w:rFonts w:eastAsia="等线"/>
                <w:sz w:val="18"/>
                <w:szCs w:val="18"/>
              </w:rPr>
              <w:t>36396.1</w:t>
            </w:r>
          </w:p>
        </w:tc>
        <w:tc>
          <w:tcPr>
            <w:tcW w:w="593" w:type="dxa"/>
            <w:tcBorders>
              <w:top w:val="single" w:sz="4" w:space="0" w:color="auto"/>
            </w:tcBorders>
            <w:vAlign w:val="center"/>
          </w:tcPr>
          <w:p w14:paraId="175A52CA"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w:t>
            </w:r>
          </w:p>
        </w:tc>
        <w:tc>
          <w:tcPr>
            <w:tcW w:w="851" w:type="dxa"/>
            <w:tcBorders>
              <w:top w:val="single" w:sz="4" w:space="0" w:color="auto"/>
            </w:tcBorders>
            <w:vAlign w:val="center"/>
          </w:tcPr>
          <w:p w14:paraId="7F26DE94" w14:textId="77777777" w:rsidR="00431F52" w:rsidRPr="00E00CEE" w:rsidRDefault="00431F52" w:rsidP="00B77F29">
            <w:pPr>
              <w:snapToGrid w:val="0"/>
              <w:spacing w:line="240" w:lineRule="auto"/>
              <w:jc w:val="center"/>
              <w:rPr>
                <w:sz w:val="18"/>
                <w:szCs w:val="18"/>
              </w:rPr>
            </w:pPr>
            <w:r w:rsidRPr="00E00CEE">
              <w:rPr>
                <w:rFonts w:eastAsia="等线"/>
                <w:sz w:val="18"/>
                <w:szCs w:val="18"/>
              </w:rPr>
              <w:t>36067.8</w:t>
            </w:r>
          </w:p>
        </w:tc>
        <w:tc>
          <w:tcPr>
            <w:tcW w:w="510" w:type="dxa"/>
            <w:tcBorders>
              <w:top w:val="single" w:sz="4" w:space="0" w:color="auto"/>
            </w:tcBorders>
            <w:vAlign w:val="center"/>
          </w:tcPr>
          <w:p w14:paraId="1135D3B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2.24</w:t>
            </w:r>
          </w:p>
        </w:tc>
      </w:tr>
      <w:tr w:rsidR="00431F52" w:rsidRPr="00E00CEE" w14:paraId="3985F5AA" w14:textId="77777777" w:rsidTr="00B77F29">
        <w:trPr>
          <w:trHeight w:val="173"/>
          <w:jc w:val="center"/>
        </w:trPr>
        <w:tc>
          <w:tcPr>
            <w:tcW w:w="817" w:type="dxa"/>
            <w:vMerge/>
          </w:tcPr>
          <w:p w14:paraId="49CAD4EC" w14:textId="77777777" w:rsidR="00431F52" w:rsidRPr="00E00CEE" w:rsidRDefault="00431F52" w:rsidP="00B77F29">
            <w:pPr>
              <w:snapToGrid w:val="0"/>
              <w:spacing w:line="240" w:lineRule="auto"/>
              <w:jc w:val="center"/>
              <w:rPr>
                <w:sz w:val="18"/>
                <w:szCs w:val="18"/>
              </w:rPr>
            </w:pPr>
          </w:p>
        </w:tc>
        <w:tc>
          <w:tcPr>
            <w:tcW w:w="732" w:type="dxa"/>
            <w:vAlign w:val="center"/>
          </w:tcPr>
          <w:p w14:paraId="05572ED7"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50" w:type="dxa"/>
            <w:vAlign w:val="center"/>
          </w:tcPr>
          <w:p w14:paraId="7CAC9E0E" w14:textId="77777777" w:rsidR="00431F52" w:rsidRPr="00E00CEE" w:rsidRDefault="00431F52" w:rsidP="00B77F29">
            <w:pPr>
              <w:snapToGrid w:val="0"/>
              <w:spacing w:line="240" w:lineRule="auto"/>
              <w:jc w:val="center"/>
              <w:rPr>
                <w:sz w:val="18"/>
                <w:szCs w:val="18"/>
              </w:rPr>
            </w:pPr>
            <w:r w:rsidRPr="00E00CEE">
              <w:rPr>
                <w:rFonts w:eastAsia="等线"/>
                <w:sz w:val="18"/>
                <w:szCs w:val="18"/>
              </w:rPr>
              <w:t>64501.4</w:t>
            </w:r>
          </w:p>
        </w:tc>
        <w:tc>
          <w:tcPr>
            <w:tcW w:w="525" w:type="dxa"/>
            <w:vAlign w:val="center"/>
          </w:tcPr>
          <w:p w14:paraId="053888E2"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w:t>
            </w:r>
          </w:p>
        </w:tc>
        <w:tc>
          <w:tcPr>
            <w:tcW w:w="850" w:type="dxa"/>
            <w:vAlign w:val="center"/>
          </w:tcPr>
          <w:p w14:paraId="64E7FB13" w14:textId="77777777" w:rsidR="00431F52" w:rsidRPr="00E00CEE" w:rsidRDefault="00431F52" w:rsidP="00B77F29">
            <w:pPr>
              <w:snapToGrid w:val="0"/>
              <w:spacing w:line="240" w:lineRule="auto"/>
              <w:jc w:val="center"/>
              <w:rPr>
                <w:sz w:val="18"/>
                <w:szCs w:val="18"/>
              </w:rPr>
            </w:pPr>
            <w:r w:rsidRPr="00E00CEE">
              <w:rPr>
                <w:rFonts w:eastAsia="等线"/>
                <w:sz w:val="18"/>
                <w:szCs w:val="18"/>
              </w:rPr>
              <w:t>66084.9</w:t>
            </w:r>
          </w:p>
        </w:tc>
        <w:tc>
          <w:tcPr>
            <w:tcW w:w="525" w:type="dxa"/>
            <w:vAlign w:val="center"/>
          </w:tcPr>
          <w:p w14:paraId="3297F1DA" w14:textId="77777777" w:rsidR="00431F52" w:rsidRPr="00E00CEE" w:rsidRDefault="00431F52" w:rsidP="00B77F29">
            <w:pPr>
              <w:snapToGrid w:val="0"/>
              <w:spacing w:line="240" w:lineRule="auto"/>
              <w:jc w:val="center"/>
              <w:rPr>
                <w:sz w:val="18"/>
                <w:szCs w:val="18"/>
              </w:rPr>
            </w:pPr>
            <w:r w:rsidRPr="00E00CEE">
              <w:rPr>
                <w:rFonts w:eastAsia="等线"/>
                <w:sz w:val="18"/>
                <w:szCs w:val="18"/>
              </w:rPr>
              <w:t>5.31</w:t>
            </w:r>
          </w:p>
        </w:tc>
        <w:tc>
          <w:tcPr>
            <w:tcW w:w="851" w:type="dxa"/>
            <w:vAlign w:val="center"/>
          </w:tcPr>
          <w:p w14:paraId="0A260BE5" w14:textId="77777777" w:rsidR="00431F52" w:rsidRPr="00E00CEE" w:rsidRDefault="00431F52" w:rsidP="00B77F29">
            <w:pPr>
              <w:snapToGrid w:val="0"/>
              <w:spacing w:line="240" w:lineRule="auto"/>
              <w:jc w:val="center"/>
              <w:rPr>
                <w:sz w:val="18"/>
                <w:szCs w:val="18"/>
              </w:rPr>
            </w:pPr>
            <w:r w:rsidRPr="00E00CEE">
              <w:rPr>
                <w:rFonts w:eastAsia="等线"/>
                <w:sz w:val="18"/>
                <w:szCs w:val="18"/>
              </w:rPr>
              <w:t>64752.8</w:t>
            </w:r>
          </w:p>
        </w:tc>
        <w:tc>
          <w:tcPr>
            <w:tcW w:w="593" w:type="dxa"/>
            <w:vAlign w:val="center"/>
          </w:tcPr>
          <w:p w14:paraId="70A2FF8B"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w:t>
            </w:r>
          </w:p>
        </w:tc>
        <w:tc>
          <w:tcPr>
            <w:tcW w:w="851" w:type="dxa"/>
            <w:vAlign w:val="center"/>
          </w:tcPr>
          <w:p w14:paraId="38326FE8" w14:textId="77777777" w:rsidR="00431F52" w:rsidRPr="00E00CEE" w:rsidRDefault="00431F52" w:rsidP="00B77F29">
            <w:pPr>
              <w:snapToGrid w:val="0"/>
              <w:spacing w:line="240" w:lineRule="auto"/>
              <w:jc w:val="center"/>
              <w:rPr>
                <w:sz w:val="18"/>
                <w:szCs w:val="18"/>
              </w:rPr>
            </w:pPr>
            <w:r w:rsidRPr="00E00CEE">
              <w:rPr>
                <w:rFonts w:eastAsia="等线"/>
                <w:sz w:val="18"/>
                <w:szCs w:val="18"/>
              </w:rPr>
              <w:t>64816.2</w:t>
            </w:r>
          </w:p>
        </w:tc>
        <w:tc>
          <w:tcPr>
            <w:tcW w:w="593" w:type="dxa"/>
            <w:vAlign w:val="center"/>
          </w:tcPr>
          <w:p w14:paraId="01FBED3A" w14:textId="77777777" w:rsidR="00431F52" w:rsidRPr="00E00CEE" w:rsidRDefault="00431F52" w:rsidP="00B77F29">
            <w:pPr>
              <w:snapToGrid w:val="0"/>
              <w:spacing w:line="240" w:lineRule="auto"/>
              <w:jc w:val="center"/>
              <w:rPr>
                <w:sz w:val="18"/>
                <w:szCs w:val="18"/>
              </w:rPr>
            </w:pPr>
            <w:r w:rsidRPr="00E00CEE">
              <w:rPr>
                <w:rFonts w:eastAsia="等线"/>
                <w:sz w:val="18"/>
                <w:szCs w:val="18"/>
              </w:rPr>
              <w:t>3.28</w:t>
            </w:r>
          </w:p>
        </w:tc>
        <w:tc>
          <w:tcPr>
            <w:tcW w:w="851" w:type="dxa"/>
            <w:vAlign w:val="center"/>
          </w:tcPr>
          <w:p w14:paraId="38C88AA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63495.5</w:t>
            </w:r>
          </w:p>
        </w:tc>
        <w:tc>
          <w:tcPr>
            <w:tcW w:w="510" w:type="dxa"/>
            <w:vAlign w:val="center"/>
          </w:tcPr>
          <w:p w14:paraId="007C3EE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1.18</w:t>
            </w:r>
          </w:p>
        </w:tc>
      </w:tr>
      <w:tr w:rsidR="00431F52" w:rsidRPr="00E00CEE" w14:paraId="0729BE10" w14:textId="77777777" w:rsidTr="00B77F29">
        <w:trPr>
          <w:trHeight w:val="173"/>
          <w:jc w:val="center"/>
        </w:trPr>
        <w:tc>
          <w:tcPr>
            <w:tcW w:w="817" w:type="dxa"/>
            <w:vMerge/>
          </w:tcPr>
          <w:p w14:paraId="632E5B1D" w14:textId="77777777" w:rsidR="00431F52" w:rsidRPr="00E00CEE" w:rsidRDefault="00431F52" w:rsidP="00B77F29">
            <w:pPr>
              <w:snapToGrid w:val="0"/>
              <w:spacing w:line="240" w:lineRule="auto"/>
              <w:jc w:val="center"/>
              <w:rPr>
                <w:sz w:val="18"/>
                <w:szCs w:val="18"/>
              </w:rPr>
            </w:pPr>
          </w:p>
        </w:tc>
        <w:tc>
          <w:tcPr>
            <w:tcW w:w="732" w:type="dxa"/>
            <w:vAlign w:val="center"/>
          </w:tcPr>
          <w:p w14:paraId="046A6378"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50" w:type="dxa"/>
            <w:vAlign w:val="center"/>
          </w:tcPr>
          <w:p w14:paraId="0076B6B5" w14:textId="77777777" w:rsidR="00431F52" w:rsidRPr="00E00CEE" w:rsidRDefault="00431F52" w:rsidP="00B77F29">
            <w:pPr>
              <w:snapToGrid w:val="0"/>
              <w:spacing w:line="240" w:lineRule="auto"/>
              <w:jc w:val="center"/>
              <w:rPr>
                <w:sz w:val="18"/>
                <w:szCs w:val="18"/>
              </w:rPr>
            </w:pPr>
            <w:r w:rsidRPr="00E00CEE">
              <w:rPr>
                <w:rFonts w:eastAsia="等线"/>
                <w:sz w:val="18"/>
                <w:szCs w:val="18"/>
              </w:rPr>
              <w:t>109916.6</w:t>
            </w:r>
          </w:p>
        </w:tc>
        <w:tc>
          <w:tcPr>
            <w:tcW w:w="525" w:type="dxa"/>
            <w:vAlign w:val="center"/>
          </w:tcPr>
          <w:p w14:paraId="654BF580" w14:textId="77777777" w:rsidR="00431F52" w:rsidRPr="00E00CEE" w:rsidRDefault="00431F52" w:rsidP="00B77F29">
            <w:pPr>
              <w:snapToGrid w:val="0"/>
              <w:spacing w:line="240" w:lineRule="auto"/>
              <w:jc w:val="center"/>
              <w:rPr>
                <w:sz w:val="18"/>
                <w:szCs w:val="18"/>
              </w:rPr>
            </w:pPr>
            <w:r w:rsidRPr="00E00CEE">
              <w:rPr>
                <w:rFonts w:eastAsia="等线"/>
                <w:sz w:val="18"/>
                <w:szCs w:val="18"/>
              </w:rPr>
              <w:t>1.48</w:t>
            </w:r>
          </w:p>
        </w:tc>
        <w:tc>
          <w:tcPr>
            <w:tcW w:w="850" w:type="dxa"/>
            <w:vAlign w:val="center"/>
          </w:tcPr>
          <w:p w14:paraId="2E160EBD"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111339.3</w:t>
            </w:r>
          </w:p>
        </w:tc>
        <w:tc>
          <w:tcPr>
            <w:tcW w:w="525" w:type="dxa"/>
            <w:vAlign w:val="center"/>
          </w:tcPr>
          <w:p w14:paraId="1F4022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2.80</w:t>
            </w:r>
          </w:p>
        </w:tc>
        <w:tc>
          <w:tcPr>
            <w:tcW w:w="851" w:type="dxa"/>
            <w:vAlign w:val="center"/>
          </w:tcPr>
          <w:p w14:paraId="7A75B185"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111423.5</w:t>
            </w:r>
          </w:p>
        </w:tc>
        <w:tc>
          <w:tcPr>
            <w:tcW w:w="593" w:type="dxa"/>
            <w:vAlign w:val="center"/>
          </w:tcPr>
          <w:p w14:paraId="10283A2C"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w:t>
            </w:r>
          </w:p>
        </w:tc>
        <w:tc>
          <w:tcPr>
            <w:tcW w:w="851" w:type="dxa"/>
            <w:vAlign w:val="center"/>
          </w:tcPr>
          <w:p w14:paraId="724C7163"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110653.8</w:t>
            </w:r>
          </w:p>
        </w:tc>
        <w:tc>
          <w:tcPr>
            <w:tcW w:w="593" w:type="dxa"/>
            <w:vAlign w:val="center"/>
          </w:tcPr>
          <w:p w14:paraId="79A6E723" w14:textId="77777777" w:rsidR="00431F52" w:rsidRPr="00E00CEE" w:rsidRDefault="00431F52" w:rsidP="00B77F29">
            <w:pPr>
              <w:snapToGrid w:val="0"/>
              <w:spacing w:line="240" w:lineRule="auto"/>
              <w:jc w:val="center"/>
              <w:rPr>
                <w:sz w:val="18"/>
                <w:szCs w:val="18"/>
              </w:rPr>
            </w:pPr>
            <w:r w:rsidRPr="00E00CEE">
              <w:rPr>
                <w:rFonts w:eastAsia="等线"/>
                <w:sz w:val="18"/>
                <w:szCs w:val="18"/>
              </w:rPr>
              <w:t>2.16</w:t>
            </w:r>
          </w:p>
        </w:tc>
        <w:tc>
          <w:tcPr>
            <w:tcW w:w="851" w:type="dxa"/>
            <w:vAlign w:val="center"/>
          </w:tcPr>
          <w:p w14:paraId="12FE137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109050.2</w:t>
            </w:r>
          </w:p>
        </w:tc>
        <w:tc>
          <w:tcPr>
            <w:tcW w:w="510" w:type="dxa"/>
            <w:vAlign w:val="center"/>
          </w:tcPr>
          <w:p w14:paraId="383C94E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0.68</w:t>
            </w:r>
          </w:p>
        </w:tc>
      </w:tr>
      <w:tr w:rsidR="00431F52" w:rsidRPr="00E00CEE" w14:paraId="6CF758F4" w14:textId="77777777" w:rsidTr="00B77F29">
        <w:trPr>
          <w:trHeight w:val="173"/>
          <w:jc w:val="center"/>
        </w:trPr>
        <w:tc>
          <w:tcPr>
            <w:tcW w:w="817" w:type="dxa"/>
            <w:vMerge/>
          </w:tcPr>
          <w:p w14:paraId="676D1240" w14:textId="77777777" w:rsidR="00431F52" w:rsidRPr="00E00CEE" w:rsidRDefault="00431F52" w:rsidP="00B77F29">
            <w:pPr>
              <w:snapToGrid w:val="0"/>
              <w:spacing w:line="240" w:lineRule="auto"/>
              <w:jc w:val="center"/>
              <w:rPr>
                <w:sz w:val="18"/>
                <w:szCs w:val="18"/>
              </w:rPr>
            </w:pPr>
          </w:p>
        </w:tc>
        <w:tc>
          <w:tcPr>
            <w:tcW w:w="732" w:type="dxa"/>
            <w:vAlign w:val="center"/>
          </w:tcPr>
          <w:p w14:paraId="5E62020E"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50" w:type="dxa"/>
            <w:vAlign w:val="center"/>
          </w:tcPr>
          <w:p w14:paraId="70F5C6FF" w14:textId="77777777" w:rsidR="00431F52" w:rsidRPr="00E00CEE" w:rsidRDefault="00431F52" w:rsidP="00B77F29">
            <w:pPr>
              <w:snapToGrid w:val="0"/>
              <w:spacing w:line="240" w:lineRule="auto"/>
              <w:jc w:val="center"/>
              <w:rPr>
                <w:sz w:val="18"/>
                <w:szCs w:val="18"/>
              </w:rPr>
            </w:pPr>
            <w:r w:rsidRPr="00E00CEE">
              <w:rPr>
                <w:rFonts w:eastAsia="等线"/>
                <w:sz w:val="18"/>
                <w:szCs w:val="18"/>
              </w:rPr>
              <w:t>60283.4</w:t>
            </w:r>
          </w:p>
        </w:tc>
        <w:tc>
          <w:tcPr>
            <w:tcW w:w="525" w:type="dxa"/>
            <w:vAlign w:val="center"/>
          </w:tcPr>
          <w:p w14:paraId="1FE024C4" w14:textId="77777777" w:rsidR="00431F52" w:rsidRPr="00E00CEE" w:rsidRDefault="00431F52" w:rsidP="00B77F29">
            <w:pPr>
              <w:snapToGrid w:val="0"/>
              <w:spacing w:line="240" w:lineRule="auto"/>
              <w:jc w:val="center"/>
              <w:rPr>
                <w:sz w:val="18"/>
                <w:szCs w:val="18"/>
              </w:rPr>
            </w:pPr>
            <w:r w:rsidRPr="00E00CEE">
              <w:rPr>
                <w:rFonts w:eastAsia="等线"/>
                <w:sz w:val="18"/>
                <w:szCs w:val="18"/>
              </w:rPr>
              <w:t>1.12</w:t>
            </w:r>
          </w:p>
        </w:tc>
        <w:tc>
          <w:tcPr>
            <w:tcW w:w="850" w:type="dxa"/>
            <w:vAlign w:val="center"/>
          </w:tcPr>
          <w:p w14:paraId="74EF3E0E" w14:textId="77777777" w:rsidR="00431F52" w:rsidRPr="00E00CEE" w:rsidRDefault="00431F52" w:rsidP="00B77F29">
            <w:pPr>
              <w:snapToGrid w:val="0"/>
              <w:spacing w:line="240" w:lineRule="auto"/>
              <w:jc w:val="center"/>
              <w:rPr>
                <w:sz w:val="18"/>
                <w:szCs w:val="18"/>
              </w:rPr>
            </w:pPr>
            <w:r w:rsidRPr="00E00CEE">
              <w:rPr>
                <w:rFonts w:eastAsia="等线"/>
                <w:sz w:val="18"/>
                <w:szCs w:val="18"/>
              </w:rPr>
              <w:t>61506.3</w:t>
            </w:r>
          </w:p>
        </w:tc>
        <w:tc>
          <w:tcPr>
            <w:tcW w:w="525" w:type="dxa"/>
            <w:vAlign w:val="center"/>
          </w:tcPr>
          <w:p w14:paraId="192C8A89"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w:t>
            </w:r>
          </w:p>
        </w:tc>
        <w:tc>
          <w:tcPr>
            <w:tcW w:w="851" w:type="dxa"/>
            <w:vAlign w:val="center"/>
          </w:tcPr>
          <w:p w14:paraId="5CCB6F87" w14:textId="77777777" w:rsidR="00431F52" w:rsidRPr="00E00CEE" w:rsidRDefault="00431F52" w:rsidP="00B77F29">
            <w:pPr>
              <w:snapToGrid w:val="0"/>
              <w:spacing w:line="240" w:lineRule="auto"/>
              <w:jc w:val="center"/>
              <w:rPr>
                <w:sz w:val="18"/>
                <w:szCs w:val="18"/>
              </w:rPr>
            </w:pPr>
            <w:r w:rsidRPr="00E00CEE">
              <w:rPr>
                <w:rFonts w:eastAsia="等线"/>
                <w:sz w:val="18"/>
                <w:szCs w:val="18"/>
              </w:rPr>
              <w:t>60648.8</w:t>
            </w:r>
          </w:p>
        </w:tc>
        <w:tc>
          <w:tcPr>
            <w:tcW w:w="593" w:type="dxa"/>
            <w:vAlign w:val="center"/>
          </w:tcPr>
          <w:p w14:paraId="03826C02" w14:textId="77777777" w:rsidR="00431F52" w:rsidRPr="00E00CEE" w:rsidRDefault="00431F52" w:rsidP="00B77F29">
            <w:pPr>
              <w:snapToGrid w:val="0"/>
              <w:spacing w:line="240" w:lineRule="auto"/>
              <w:jc w:val="center"/>
              <w:rPr>
                <w:sz w:val="18"/>
                <w:szCs w:val="18"/>
              </w:rPr>
            </w:pPr>
            <w:r w:rsidRPr="00E00CEE">
              <w:rPr>
                <w:rFonts w:eastAsia="等线"/>
                <w:sz w:val="18"/>
                <w:szCs w:val="18"/>
              </w:rPr>
              <w:t>1.74</w:t>
            </w:r>
          </w:p>
        </w:tc>
        <w:tc>
          <w:tcPr>
            <w:tcW w:w="851" w:type="dxa"/>
            <w:vAlign w:val="center"/>
          </w:tcPr>
          <w:p w14:paraId="3D7633A9" w14:textId="77777777" w:rsidR="00431F52" w:rsidRPr="00E00CEE" w:rsidRDefault="00431F52" w:rsidP="00B77F29">
            <w:pPr>
              <w:snapToGrid w:val="0"/>
              <w:spacing w:line="240" w:lineRule="auto"/>
              <w:jc w:val="center"/>
              <w:rPr>
                <w:sz w:val="18"/>
                <w:szCs w:val="18"/>
              </w:rPr>
            </w:pPr>
            <w:r w:rsidRPr="00E00CEE">
              <w:rPr>
                <w:rFonts w:eastAsia="等线"/>
                <w:sz w:val="18"/>
                <w:szCs w:val="18"/>
              </w:rPr>
              <w:t>61089.2</w:t>
            </w:r>
          </w:p>
        </w:tc>
        <w:tc>
          <w:tcPr>
            <w:tcW w:w="593" w:type="dxa"/>
            <w:vAlign w:val="center"/>
          </w:tcPr>
          <w:p w14:paraId="7AA8B74D" w14:textId="77777777" w:rsidR="00431F52" w:rsidRPr="00E00CEE" w:rsidRDefault="00431F52" w:rsidP="00B77F29">
            <w:pPr>
              <w:snapToGrid w:val="0"/>
              <w:spacing w:line="240" w:lineRule="auto"/>
              <w:jc w:val="center"/>
              <w:rPr>
                <w:sz w:val="18"/>
                <w:szCs w:val="18"/>
              </w:rPr>
            </w:pPr>
            <w:r w:rsidRPr="00E00CEE">
              <w:rPr>
                <w:rFonts w:eastAsia="等线"/>
                <w:sz w:val="18"/>
                <w:szCs w:val="18"/>
              </w:rPr>
              <w:t>2.48</w:t>
            </w:r>
          </w:p>
        </w:tc>
        <w:tc>
          <w:tcPr>
            <w:tcW w:w="851" w:type="dxa"/>
            <w:vAlign w:val="center"/>
          </w:tcPr>
          <w:p w14:paraId="358D0E2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59763.5</w:t>
            </w:r>
          </w:p>
        </w:tc>
        <w:tc>
          <w:tcPr>
            <w:tcW w:w="510" w:type="dxa"/>
            <w:vAlign w:val="center"/>
          </w:tcPr>
          <w:p w14:paraId="7F65519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0.25</w:t>
            </w:r>
          </w:p>
        </w:tc>
      </w:tr>
      <w:tr w:rsidR="00431F52" w:rsidRPr="00E00CEE" w14:paraId="31CCEED1" w14:textId="77777777" w:rsidTr="00B77F29">
        <w:trPr>
          <w:trHeight w:val="173"/>
          <w:jc w:val="center"/>
        </w:trPr>
        <w:tc>
          <w:tcPr>
            <w:tcW w:w="817" w:type="dxa"/>
            <w:vMerge/>
          </w:tcPr>
          <w:p w14:paraId="681C7FD9" w14:textId="77777777" w:rsidR="00431F52" w:rsidRPr="00E00CEE" w:rsidRDefault="00431F52" w:rsidP="00B77F29">
            <w:pPr>
              <w:snapToGrid w:val="0"/>
              <w:spacing w:line="240" w:lineRule="auto"/>
              <w:jc w:val="center"/>
              <w:rPr>
                <w:sz w:val="18"/>
                <w:szCs w:val="18"/>
              </w:rPr>
            </w:pPr>
          </w:p>
        </w:tc>
        <w:tc>
          <w:tcPr>
            <w:tcW w:w="732" w:type="dxa"/>
            <w:vAlign w:val="center"/>
          </w:tcPr>
          <w:p w14:paraId="2861A7BD"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50" w:type="dxa"/>
            <w:vAlign w:val="center"/>
          </w:tcPr>
          <w:p w14:paraId="456CB375" w14:textId="77777777" w:rsidR="00431F52" w:rsidRPr="00E00CEE" w:rsidRDefault="00431F52" w:rsidP="00B77F29">
            <w:pPr>
              <w:snapToGrid w:val="0"/>
              <w:spacing w:line="240" w:lineRule="auto"/>
              <w:jc w:val="center"/>
              <w:rPr>
                <w:sz w:val="18"/>
                <w:szCs w:val="18"/>
              </w:rPr>
            </w:pPr>
            <w:r w:rsidRPr="00E00CEE">
              <w:rPr>
                <w:rFonts w:eastAsia="等线"/>
                <w:sz w:val="18"/>
                <w:szCs w:val="18"/>
              </w:rPr>
              <w:t>98177</w:t>
            </w:r>
          </w:p>
        </w:tc>
        <w:tc>
          <w:tcPr>
            <w:tcW w:w="525" w:type="dxa"/>
            <w:vAlign w:val="center"/>
          </w:tcPr>
          <w:p w14:paraId="762D7960" w14:textId="77777777" w:rsidR="00431F52" w:rsidRPr="00E00CEE" w:rsidRDefault="00431F52" w:rsidP="00B77F29">
            <w:pPr>
              <w:snapToGrid w:val="0"/>
              <w:spacing w:line="240" w:lineRule="auto"/>
              <w:jc w:val="center"/>
              <w:rPr>
                <w:sz w:val="18"/>
                <w:szCs w:val="18"/>
              </w:rPr>
            </w:pPr>
            <w:r w:rsidRPr="00E00CEE">
              <w:rPr>
                <w:rFonts w:eastAsia="等线"/>
                <w:sz w:val="18"/>
                <w:szCs w:val="18"/>
              </w:rPr>
              <w:t>1.85</w:t>
            </w:r>
          </w:p>
        </w:tc>
        <w:tc>
          <w:tcPr>
            <w:tcW w:w="850" w:type="dxa"/>
            <w:vAlign w:val="center"/>
          </w:tcPr>
          <w:p w14:paraId="49964AF7" w14:textId="77777777" w:rsidR="00431F52" w:rsidRPr="00E00CEE" w:rsidRDefault="00431F52" w:rsidP="00B77F29">
            <w:pPr>
              <w:snapToGrid w:val="0"/>
              <w:spacing w:line="240" w:lineRule="auto"/>
              <w:jc w:val="center"/>
              <w:rPr>
                <w:sz w:val="18"/>
                <w:szCs w:val="18"/>
              </w:rPr>
            </w:pPr>
            <w:r w:rsidRPr="00E00CEE">
              <w:rPr>
                <w:rFonts w:eastAsia="等线"/>
                <w:sz w:val="18"/>
                <w:szCs w:val="18"/>
              </w:rPr>
              <w:t>99687.6</w:t>
            </w:r>
          </w:p>
        </w:tc>
        <w:tc>
          <w:tcPr>
            <w:tcW w:w="525" w:type="dxa"/>
            <w:vAlign w:val="center"/>
          </w:tcPr>
          <w:p w14:paraId="25C6BF92" w14:textId="77777777" w:rsidR="00431F52" w:rsidRPr="00E00CEE" w:rsidRDefault="00431F52" w:rsidP="00B77F29">
            <w:pPr>
              <w:snapToGrid w:val="0"/>
              <w:spacing w:line="240" w:lineRule="auto"/>
              <w:jc w:val="center"/>
              <w:rPr>
                <w:sz w:val="18"/>
                <w:szCs w:val="18"/>
              </w:rPr>
            </w:pPr>
            <w:r w:rsidRPr="00E00CEE">
              <w:rPr>
                <w:rFonts w:eastAsia="等线"/>
                <w:sz w:val="18"/>
                <w:szCs w:val="18"/>
              </w:rPr>
              <w:t>3.42</w:t>
            </w:r>
          </w:p>
        </w:tc>
        <w:tc>
          <w:tcPr>
            <w:tcW w:w="851" w:type="dxa"/>
            <w:vAlign w:val="center"/>
          </w:tcPr>
          <w:p w14:paraId="54B015B6" w14:textId="77777777" w:rsidR="00431F52" w:rsidRPr="00E00CEE" w:rsidRDefault="00431F52" w:rsidP="00B77F29">
            <w:pPr>
              <w:snapToGrid w:val="0"/>
              <w:spacing w:line="240" w:lineRule="auto"/>
              <w:jc w:val="center"/>
              <w:rPr>
                <w:sz w:val="18"/>
                <w:szCs w:val="18"/>
              </w:rPr>
            </w:pPr>
            <w:r w:rsidRPr="00E00CEE">
              <w:rPr>
                <w:rFonts w:eastAsia="等线"/>
                <w:sz w:val="18"/>
                <w:szCs w:val="18"/>
              </w:rPr>
              <w:t>99661.1</w:t>
            </w:r>
          </w:p>
        </w:tc>
        <w:tc>
          <w:tcPr>
            <w:tcW w:w="593" w:type="dxa"/>
            <w:vAlign w:val="center"/>
          </w:tcPr>
          <w:p w14:paraId="023DC083" w14:textId="77777777" w:rsidR="00431F52" w:rsidRPr="00E00CEE" w:rsidRDefault="00431F52" w:rsidP="00B77F29">
            <w:pPr>
              <w:snapToGrid w:val="0"/>
              <w:spacing w:line="240" w:lineRule="auto"/>
              <w:jc w:val="center"/>
              <w:rPr>
                <w:sz w:val="18"/>
                <w:szCs w:val="18"/>
              </w:rPr>
            </w:pPr>
            <w:r w:rsidRPr="00E00CEE">
              <w:rPr>
                <w:rFonts w:eastAsia="等线"/>
                <w:sz w:val="18"/>
                <w:szCs w:val="18"/>
              </w:rPr>
              <w:t>3.39</w:t>
            </w:r>
          </w:p>
        </w:tc>
        <w:tc>
          <w:tcPr>
            <w:tcW w:w="851" w:type="dxa"/>
            <w:vAlign w:val="center"/>
          </w:tcPr>
          <w:p w14:paraId="160F0974" w14:textId="77777777" w:rsidR="00431F52" w:rsidRPr="00E00CEE" w:rsidRDefault="00431F52" w:rsidP="00B77F29">
            <w:pPr>
              <w:snapToGrid w:val="0"/>
              <w:spacing w:line="240" w:lineRule="auto"/>
              <w:jc w:val="center"/>
              <w:rPr>
                <w:sz w:val="18"/>
                <w:szCs w:val="18"/>
              </w:rPr>
            </w:pPr>
            <w:r w:rsidRPr="00E00CEE">
              <w:rPr>
                <w:rFonts w:eastAsia="等线"/>
                <w:sz w:val="18"/>
                <w:szCs w:val="18"/>
              </w:rPr>
              <w:t>99021.7</w:t>
            </w:r>
          </w:p>
        </w:tc>
        <w:tc>
          <w:tcPr>
            <w:tcW w:w="593" w:type="dxa"/>
            <w:vAlign w:val="center"/>
          </w:tcPr>
          <w:p w14:paraId="59EA72E5" w14:textId="77777777" w:rsidR="00431F52" w:rsidRPr="00E00CEE" w:rsidRDefault="00431F52" w:rsidP="00B77F29">
            <w:pPr>
              <w:snapToGrid w:val="0"/>
              <w:spacing w:line="240" w:lineRule="auto"/>
              <w:jc w:val="center"/>
              <w:rPr>
                <w:sz w:val="18"/>
                <w:szCs w:val="18"/>
              </w:rPr>
            </w:pPr>
            <w:r w:rsidRPr="00E00CEE">
              <w:rPr>
                <w:rFonts w:eastAsia="等线"/>
                <w:sz w:val="18"/>
                <w:szCs w:val="18"/>
              </w:rPr>
              <w:t>2.73</w:t>
            </w:r>
          </w:p>
        </w:tc>
        <w:tc>
          <w:tcPr>
            <w:tcW w:w="851" w:type="dxa"/>
            <w:vAlign w:val="center"/>
          </w:tcPr>
          <w:p w14:paraId="12469E2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96716</w:t>
            </w:r>
          </w:p>
        </w:tc>
        <w:tc>
          <w:tcPr>
            <w:tcW w:w="510" w:type="dxa"/>
            <w:vAlign w:val="center"/>
          </w:tcPr>
          <w:p w14:paraId="3A2ED5C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0.34</w:t>
            </w:r>
          </w:p>
        </w:tc>
      </w:tr>
      <w:tr w:rsidR="00431F52" w:rsidRPr="00E00CEE" w14:paraId="055FFF47" w14:textId="77777777" w:rsidTr="00B77F29">
        <w:trPr>
          <w:trHeight w:val="173"/>
          <w:jc w:val="center"/>
        </w:trPr>
        <w:tc>
          <w:tcPr>
            <w:tcW w:w="817" w:type="dxa"/>
            <w:vMerge/>
          </w:tcPr>
          <w:p w14:paraId="1DF29D7F" w14:textId="77777777" w:rsidR="00431F52" w:rsidRPr="00E00CEE" w:rsidRDefault="00431F52" w:rsidP="00B77F29">
            <w:pPr>
              <w:snapToGrid w:val="0"/>
              <w:spacing w:line="240" w:lineRule="auto"/>
              <w:jc w:val="center"/>
              <w:rPr>
                <w:sz w:val="18"/>
                <w:szCs w:val="18"/>
              </w:rPr>
            </w:pPr>
          </w:p>
        </w:tc>
        <w:tc>
          <w:tcPr>
            <w:tcW w:w="732" w:type="dxa"/>
            <w:vAlign w:val="center"/>
          </w:tcPr>
          <w:p w14:paraId="7F90D53E"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50" w:type="dxa"/>
            <w:vAlign w:val="center"/>
          </w:tcPr>
          <w:p w14:paraId="7251AFFE"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175062.7</w:t>
            </w:r>
          </w:p>
        </w:tc>
        <w:tc>
          <w:tcPr>
            <w:tcW w:w="525" w:type="dxa"/>
            <w:vAlign w:val="center"/>
          </w:tcPr>
          <w:p w14:paraId="42D9A8DF"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50" w:type="dxa"/>
            <w:vAlign w:val="center"/>
          </w:tcPr>
          <w:p w14:paraId="333047C2"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179673.4</w:t>
            </w:r>
          </w:p>
        </w:tc>
        <w:tc>
          <w:tcPr>
            <w:tcW w:w="525" w:type="dxa"/>
            <w:vAlign w:val="center"/>
          </w:tcPr>
          <w:p w14:paraId="5E3DA1A9" w14:textId="77777777" w:rsidR="00431F52" w:rsidRPr="00E00CEE" w:rsidRDefault="00431F52" w:rsidP="00B77F29">
            <w:pPr>
              <w:snapToGrid w:val="0"/>
              <w:spacing w:line="240" w:lineRule="auto"/>
              <w:jc w:val="center"/>
              <w:rPr>
                <w:sz w:val="18"/>
                <w:szCs w:val="18"/>
              </w:rPr>
            </w:pPr>
            <w:r w:rsidRPr="00E00CEE">
              <w:rPr>
                <w:rFonts w:eastAsia="等线"/>
                <w:sz w:val="18"/>
                <w:szCs w:val="18"/>
              </w:rPr>
              <w:t>4.82</w:t>
            </w:r>
          </w:p>
        </w:tc>
        <w:tc>
          <w:tcPr>
            <w:tcW w:w="851" w:type="dxa"/>
            <w:vAlign w:val="center"/>
          </w:tcPr>
          <w:p w14:paraId="7D6FB578" w14:textId="77777777" w:rsidR="00431F52" w:rsidRPr="00E00CEE" w:rsidRDefault="00431F52" w:rsidP="00B77F29">
            <w:pPr>
              <w:snapToGrid w:val="0"/>
              <w:spacing w:line="240" w:lineRule="auto"/>
              <w:jc w:val="center"/>
              <w:rPr>
                <w:sz w:val="18"/>
                <w:szCs w:val="18"/>
              </w:rPr>
            </w:pPr>
            <w:r w:rsidRPr="00E00CEE">
              <w:rPr>
                <w:rFonts w:eastAsia="等线"/>
                <w:sz w:val="18"/>
                <w:szCs w:val="18"/>
              </w:rPr>
              <w:t>178551.1</w:t>
            </w:r>
          </w:p>
        </w:tc>
        <w:tc>
          <w:tcPr>
            <w:tcW w:w="593" w:type="dxa"/>
            <w:vAlign w:val="center"/>
          </w:tcPr>
          <w:p w14:paraId="4191BE12" w14:textId="77777777" w:rsidR="00431F52" w:rsidRPr="00E00CEE" w:rsidRDefault="00431F52" w:rsidP="00B77F29">
            <w:pPr>
              <w:snapToGrid w:val="0"/>
              <w:spacing w:line="240" w:lineRule="auto"/>
              <w:jc w:val="center"/>
              <w:rPr>
                <w:sz w:val="18"/>
                <w:szCs w:val="18"/>
              </w:rPr>
            </w:pPr>
            <w:r w:rsidRPr="00E00CEE">
              <w:rPr>
                <w:rFonts w:eastAsia="等线"/>
                <w:sz w:val="18"/>
                <w:szCs w:val="18"/>
              </w:rPr>
              <w:t>4.16</w:t>
            </w:r>
          </w:p>
        </w:tc>
        <w:tc>
          <w:tcPr>
            <w:tcW w:w="851" w:type="dxa"/>
            <w:vAlign w:val="center"/>
          </w:tcPr>
          <w:p w14:paraId="0F358D96"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177055.2</w:t>
            </w:r>
          </w:p>
        </w:tc>
        <w:tc>
          <w:tcPr>
            <w:tcW w:w="593" w:type="dxa"/>
            <w:vAlign w:val="center"/>
          </w:tcPr>
          <w:p w14:paraId="14856D31" w14:textId="77777777" w:rsidR="00431F52" w:rsidRPr="00E00CEE" w:rsidRDefault="00431F52" w:rsidP="00B77F29">
            <w:pPr>
              <w:snapToGrid w:val="0"/>
              <w:spacing w:line="240" w:lineRule="auto"/>
              <w:jc w:val="center"/>
              <w:rPr>
                <w:sz w:val="18"/>
                <w:szCs w:val="18"/>
              </w:rPr>
            </w:pPr>
            <w:r w:rsidRPr="00E00CEE">
              <w:rPr>
                <w:rFonts w:eastAsia="等线"/>
                <w:sz w:val="18"/>
                <w:szCs w:val="18"/>
              </w:rPr>
              <w:t>3.29</w:t>
            </w:r>
          </w:p>
        </w:tc>
        <w:tc>
          <w:tcPr>
            <w:tcW w:w="851" w:type="dxa"/>
            <w:vAlign w:val="center"/>
          </w:tcPr>
          <w:p w14:paraId="5DBA9F0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172420.6</w:t>
            </w:r>
          </w:p>
        </w:tc>
        <w:tc>
          <w:tcPr>
            <w:tcW w:w="510" w:type="dxa"/>
            <w:vAlign w:val="center"/>
          </w:tcPr>
          <w:p w14:paraId="5B73D28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0.59</w:t>
            </w:r>
          </w:p>
        </w:tc>
      </w:tr>
      <w:tr w:rsidR="00431F52" w:rsidRPr="00E00CEE" w14:paraId="3342058D" w14:textId="77777777" w:rsidTr="00B77F29">
        <w:trPr>
          <w:trHeight w:val="173"/>
          <w:jc w:val="center"/>
        </w:trPr>
        <w:tc>
          <w:tcPr>
            <w:tcW w:w="817" w:type="dxa"/>
            <w:vMerge/>
          </w:tcPr>
          <w:p w14:paraId="4ED0FACB" w14:textId="77777777" w:rsidR="00431F52" w:rsidRPr="00E00CEE" w:rsidRDefault="00431F52" w:rsidP="00B77F29">
            <w:pPr>
              <w:snapToGrid w:val="0"/>
              <w:spacing w:line="240" w:lineRule="auto"/>
              <w:jc w:val="center"/>
              <w:rPr>
                <w:sz w:val="18"/>
                <w:szCs w:val="18"/>
              </w:rPr>
            </w:pPr>
          </w:p>
        </w:tc>
        <w:tc>
          <w:tcPr>
            <w:tcW w:w="732" w:type="dxa"/>
            <w:vAlign w:val="center"/>
          </w:tcPr>
          <w:p w14:paraId="423219D5"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50" w:type="dxa"/>
            <w:vAlign w:val="center"/>
          </w:tcPr>
          <w:p w14:paraId="1715E349" w14:textId="77777777" w:rsidR="00431F52" w:rsidRPr="00E00CEE" w:rsidRDefault="00431F52" w:rsidP="00B77F29">
            <w:pPr>
              <w:snapToGrid w:val="0"/>
              <w:spacing w:line="240" w:lineRule="auto"/>
              <w:jc w:val="center"/>
              <w:rPr>
                <w:sz w:val="18"/>
                <w:szCs w:val="18"/>
              </w:rPr>
            </w:pPr>
            <w:r w:rsidRPr="00E00CEE">
              <w:rPr>
                <w:rFonts w:eastAsia="等线"/>
                <w:sz w:val="18"/>
                <w:szCs w:val="18"/>
              </w:rPr>
              <w:t>115089.9</w:t>
            </w:r>
          </w:p>
        </w:tc>
        <w:tc>
          <w:tcPr>
            <w:tcW w:w="525" w:type="dxa"/>
            <w:vAlign w:val="center"/>
          </w:tcPr>
          <w:p w14:paraId="3DBD385E" w14:textId="77777777" w:rsidR="00431F52" w:rsidRPr="00E00CEE" w:rsidRDefault="00431F52" w:rsidP="00B77F29">
            <w:pPr>
              <w:snapToGrid w:val="0"/>
              <w:spacing w:line="240" w:lineRule="auto"/>
              <w:jc w:val="center"/>
              <w:rPr>
                <w:sz w:val="18"/>
                <w:szCs w:val="18"/>
              </w:rPr>
            </w:pPr>
            <w:r w:rsidRPr="00E00CEE">
              <w:rPr>
                <w:rFonts w:eastAsia="等线"/>
                <w:sz w:val="18"/>
                <w:szCs w:val="18"/>
              </w:rPr>
              <w:t>3.59</w:t>
            </w:r>
          </w:p>
        </w:tc>
        <w:tc>
          <w:tcPr>
            <w:tcW w:w="850" w:type="dxa"/>
            <w:vAlign w:val="center"/>
          </w:tcPr>
          <w:p w14:paraId="1F28479D"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117434.3</w:t>
            </w:r>
          </w:p>
        </w:tc>
        <w:tc>
          <w:tcPr>
            <w:tcW w:w="525" w:type="dxa"/>
            <w:vAlign w:val="center"/>
          </w:tcPr>
          <w:p w14:paraId="6750273A" w14:textId="77777777" w:rsidR="00431F52" w:rsidRPr="00E00CEE" w:rsidRDefault="00431F52" w:rsidP="00B77F29">
            <w:pPr>
              <w:snapToGrid w:val="0"/>
              <w:spacing w:line="240" w:lineRule="auto"/>
              <w:jc w:val="center"/>
              <w:rPr>
                <w:sz w:val="18"/>
                <w:szCs w:val="18"/>
              </w:rPr>
            </w:pPr>
            <w:r w:rsidRPr="00E00CEE">
              <w:rPr>
                <w:rFonts w:eastAsia="等线"/>
                <w:sz w:val="18"/>
                <w:szCs w:val="18"/>
              </w:rPr>
              <w:t>5.70</w:t>
            </w:r>
          </w:p>
        </w:tc>
        <w:tc>
          <w:tcPr>
            <w:tcW w:w="851" w:type="dxa"/>
            <w:vAlign w:val="center"/>
          </w:tcPr>
          <w:p w14:paraId="08FDCA12"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117904</w:t>
            </w:r>
          </w:p>
        </w:tc>
        <w:tc>
          <w:tcPr>
            <w:tcW w:w="593" w:type="dxa"/>
            <w:vAlign w:val="center"/>
          </w:tcPr>
          <w:p w14:paraId="0B3DBA88" w14:textId="77777777" w:rsidR="00431F52" w:rsidRPr="00E00CEE" w:rsidRDefault="00431F52" w:rsidP="00B77F29">
            <w:pPr>
              <w:snapToGrid w:val="0"/>
              <w:spacing w:line="240" w:lineRule="auto"/>
              <w:jc w:val="center"/>
              <w:rPr>
                <w:sz w:val="18"/>
                <w:szCs w:val="18"/>
              </w:rPr>
            </w:pPr>
            <w:r w:rsidRPr="00E00CEE">
              <w:rPr>
                <w:rFonts w:eastAsia="等线"/>
                <w:sz w:val="18"/>
                <w:szCs w:val="18"/>
              </w:rPr>
              <w:t>6.12</w:t>
            </w:r>
          </w:p>
        </w:tc>
        <w:tc>
          <w:tcPr>
            <w:tcW w:w="851" w:type="dxa"/>
            <w:vAlign w:val="center"/>
          </w:tcPr>
          <w:p w14:paraId="5A29AA67" w14:textId="77777777" w:rsidR="00431F52" w:rsidRPr="00E00CEE" w:rsidRDefault="00431F52" w:rsidP="00B77F29">
            <w:pPr>
              <w:snapToGrid w:val="0"/>
              <w:spacing w:line="240" w:lineRule="auto"/>
              <w:jc w:val="center"/>
              <w:rPr>
                <w:sz w:val="18"/>
                <w:szCs w:val="18"/>
              </w:rPr>
            </w:pPr>
            <w:r w:rsidRPr="00E00CEE">
              <w:rPr>
                <w:rFonts w:eastAsia="等线"/>
                <w:sz w:val="18"/>
                <w:szCs w:val="18"/>
              </w:rPr>
              <w:t>116792.7</w:t>
            </w:r>
          </w:p>
        </w:tc>
        <w:tc>
          <w:tcPr>
            <w:tcW w:w="593" w:type="dxa"/>
            <w:vAlign w:val="center"/>
          </w:tcPr>
          <w:p w14:paraId="0B7B17B3" w14:textId="77777777" w:rsidR="00431F52" w:rsidRPr="00E00CEE" w:rsidRDefault="00431F52" w:rsidP="00B77F29">
            <w:pPr>
              <w:snapToGrid w:val="0"/>
              <w:spacing w:line="240" w:lineRule="auto"/>
              <w:jc w:val="center"/>
              <w:rPr>
                <w:sz w:val="18"/>
                <w:szCs w:val="18"/>
              </w:rPr>
            </w:pPr>
            <w:r w:rsidRPr="00E00CEE">
              <w:rPr>
                <w:rFonts w:eastAsia="等线"/>
                <w:sz w:val="18"/>
                <w:szCs w:val="18"/>
              </w:rPr>
              <w:t>5.12</w:t>
            </w:r>
          </w:p>
        </w:tc>
        <w:tc>
          <w:tcPr>
            <w:tcW w:w="851" w:type="dxa"/>
            <w:vAlign w:val="center"/>
          </w:tcPr>
          <w:p w14:paraId="0C48DF2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111794.9</w:t>
            </w:r>
          </w:p>
        </w:tc>
        <w:tc>
          <w:tcPr>
            <w:tcW w:w="510" w:type="dxa"/>
            <w:vAlign w:val="center"/>
          </w:tcPr>
          <w:p w14:paraId="62A6C78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0.62</w:t>
            </w:r>
          </w:p>
        </w:tc>
      </w:tr>
      <w:tr w:rsidR="00431F52" w:rsidRPr="00E00CEE" w14:paraId="3E6DD374" w14:textId="77777777" w:rsidTr="00B77F29">
        <w:trPr>
          <w:trHeight w:val="173"/>
          <w:jc w:val="center"/>
        </w:trPr>
        <w:tc>
          <w:tcPr>
            <w:tcW w:w="817" w:type="dxa"/>
            <w:vMerge/>
          </w:tcPr>
          <w:p w14:paraId="06DBB4D6" w14:textId="77777777" w:rsidR="00431F52" w:rsidRPr="00E00CEE" w:rsidRDefault="00431F52" w:rsidP="00B77F29">
            <w:pPr>
              <w:snapToGrid w:val="0"/>
              <w:spacing w:line="240" w:lineRule="auto"/>
              <w:jc w:val="center"/>
              <w:rPr>
                <w:sz w:val="18"/>
                <w:szCs w:val="18"/>
              </w:rPr>
            </w:pPr>
          </w:p>
        </w:tc>
        <w:tc>
          <w:tcPr>
            <w:tcW w:w="732" w:type="dxa"/>
            <w:vAlign w:val="center"/>
          </w:tcPr>
          <w:p w14:paraId="35B53B94"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50" w:type="dxa"/>
            <w:vAlign w:val="center"/>
          </w:tcPr>
          <w:p w14:paraId="04BB5B56" w14:textId="77777777" w:rsidR="00431F52" w:rsidRPr="00E00CEE" w:rsidRDefault="00431F52" w:rsidP="00B77F29">
            <w:pPr>
              <w:snapToGrid w:val="0"/>
              <w:spacing w:line="240" w:lineRule="auto"/>
              <w:jc w:val="center"/>
              <w:rPr>
                <w:sz w:val="18"/>
                <w:szCs w:val="18"/>
              </w:rPr>
            </w:pPr>
            <w:r w:rsidRPr="00E00CEE">
              <w:rPr>
                <w:rFonts w:eastAsia="等线"/>
                <w:sz w:val="18"/>
                <w:szCs w:val="18"/>
              </w:rPr>
              <w:t>162350.3</w:t>
            </w:r>
          </w:p>
        </w:tc>
        <w:tc>
          <w:tcPr>
            <w:tcW w:w="525" w:type="dxa"/>
            <w:vAlign w:val="center"/>
          </w:tcPr>
          <w:p w14:paraId="22AB990F" w14:textId="77777777" w:rsidR="00431F52" w:rsidRPr="00E00CEE" w:rsidRDefault="00431F52" w:rsidP="00B77F29">
            <w:pPr>
              <w:snapToGrid w:val="0"/>
              <w:spacing w:line="240" w:lineRule="auto"/>
              <w:jc w:val="center"/>
              <w:rPr>
                <w:sz w:val="18"/>
                <w:szCs w:val="18"/>
              </w:rPr>
            </w:pPr>
            <w:r w:rsidRPr="00E00CEE">
              <w:rPr>
                <w:rFonts w:eastAsia="等线"/>
                <w:sz w:val="18"/>
                <w:szCs w:val="18"/>
              </w:rPr>
              <w:t>3.65</w:t>
            </w:r>
          </w:p>
        </w:tc>
        <w:tc>
          <w:tcPr>
            <w:tcW w:w="850" w:type="dxa"/>
            <w:vAlign w:val="center"/>
          </w:tcPr>
          <w:p w14:paraId="2C1B8B60" w14:textId="77777777" w:rsidR="00431F52" w:rsidRPr="00E00CEE" w:rsidRDefault="00431F52" w:rsidP="00B77F29">
            <w:pPr>
              <w:snapToGrid w:val="0"/>
              <w:spacing w:line="240" w:lineRule="auto"/>
              <w:jc w:val="center"/>
              <w:rPr>
                <w:sz w:val="18"/>
                <w:szCs w:val="18"/>
              </w:rPr>
            </w:pPr>
            <w:r w:rsidRPr="00E00CEE">
              <w:rPr>
                <w:rFonts w:eastAsia="等线"/>
                <w:sz w:val="18"/>
                <w:szCs w:val="18"/>
              </w:rPr>
              <w:t>165894.7</w:t>
            </w:r>
          </w:p>
        </w:tc>
        <w:tc>
          <w:tcPr>
            <w:tcW w:w="525" w:type="dxa"/>
            <w:vAlign w:val="center"/>
          </w:tcPr>
          <w:p w14:paraId="37BE9AD2" w14:textId="77777777" w:rsidR="00431F52" w:rsidRPr="00E00CEE" w:rsidRDefault="00431F52" w:rsidP="00B77F29">
            <w:pPr>
              <w:snapToGrid w:val="0"/>
              <w:spacing w:line="240" w:lineRule="auto"/>
              <w:jc w:val="center"/>
              <w:rPr>
                <w:sz w:val="18"/>
                <w:szCs w:val="18"/>
              </w:rPr>
            </w:pPr>
            <w:r w:rsidRPr="00E00CEE">
              <w:rPr>
                <w:rFonts w:eastAsia="等线"/>
                <w:sz w:val="18"/>
                <w:szCs w:val="18"/>
              </w:rPr>
              <w:t>5.91</w:t>
            </w:r>
          </w:p>
        </w:tc>
        <w:tc>
          <w:tcPr>
            <w:tcW w:w="851" w:type="dxa"/>
            <w:vAlign w:val="center"/>
          </w:tcPr>
          <w:p w14:paraId="264645E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166297</w:t>
            </w:r>
          </w:p>
        </w:tc>
        <w:tc>
          <w:tcPr>
            <w:tcW w:w="593" w:type="dxa"/>
            <w:vAlign w:val="center"/>
          </w:tcPr>
          <w:p w14:paraId="70F5748E" w14:textId="77777777" w:rsidR="00431F52" w:rsidRPr="00E00CEE" w:rsidRDefault="00431F52" w:rsidP="00B77F29">
            <w:pPr>
              <w:snapToGrid w:val="0"/>
              <w:spacing w:line="240" w:lineRule="auto"/>
              <w:jc w:val="center"/>
              <w:rPr>
                <w:sz w:val="18"/>
                <w:szCs w:val="18"/>
              </w:rPr>
            </w:pPr>
            <w:r w:rsidRPr="00E00CEE">
              <w:rPr>
                <w:rFonts w:eastAsia="等线"/>
                <w:sz w:val="18"/>
                <w:szCs w:val="18"/>
              </w:rPr>
              <w:t>6.17</w:t>
            </w:r>
          </w:p>
        </w:tc>
        <w:tc>
          <w:tcPr>
            <w:tcW w:w="851" w:type="dxa"/>
            <w:vAlign w:val="center"/>
          </w:tcPr>
          <w:p w14:paraId="1385552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164725.7</w:t>
            </w:r>
          </w:p>
        </w:tc>
        <w:tc>
          <w:tcPr>
            <w:tcW w:w="593" w:type="dxa"/>
            <w:vAlign w:val="center"/>
          </w:tcPr>
          <w:p w14:paraId="7D20DD2F" w14:textId="77777777" w:rsidR="00431F52" w:rsidRPr="00E00CEE" w:rsidRDefault="00431F52" w:rsidP="00B77F29">
            <w:pPr>
              <w:snapToGrid w:val="0"/>
              <w:spacing w:line="240" w:lineRule="auto"/>
              <w:jc w:val="center"/>
              <w:rPr>
                <w:sz w:val="18"/>
                <w:szCs w:val="18"/>
              </w:rPr>
            </w:pPr>
            <w:r w:rsidRPr="00E00CEE">
              <w:rPr>
                <w:rFonts w:eastAsia="等线"/>
                <w:sz w:val="18"/>
                <w:szCs w:val="18"/>
              </w:rPr>
              <w:t>5.17</w:t>
            </w:r>
          </w:p>
        </w:tc>
        <w:tc>
          <w:tcPr>
            <w:tcW w:w="851" w:type="dxa"/>
            <w:vAlign w:val="center"/>
          </w:tcPr>
          <w:p w14:paraId="70D2455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157736</w:t>
            </w:r>
          </w:p>
        </w:tc>
        <w:tc>
          <w:tcPr>
            <w:tcW w:w="510" w:type="dxa"/>
            <w:vAlign w:val="center"/>
          </w:tcPr>
          <w:p w14:paraId="4DBBF33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0.70</w:t>
            </w:r>
          </w:p>
        </w:tc>
      </w:tr>
      <w:tr w:rsidR="00431F52" w:rsidRPr="00E00CEE" w14:paraId="32F6C655" w14:textId="77777777" w:rsidTr="00B77F29">
        <w:trPr>
          <w:trHeight w:val="173"/>
          <w:jc w:val="center"/>
        </w:trPr>
        <w:tc>
          <w:tcPr>
            <w:tcW w:w="817" w:type="dxa"/>
            <w:vMerge/>
          </w:tcPr>
          <w:p w14:paraId="1655E083" w14:textId="77777777" w:rsidR="00431F52" w:rsidRPr="00E00CEE" w:rsidRDefault="00431F52" w:rsidP="00B77F29">
            <w:pPr>
              <w:snapToGrid w:val="0"/>
              <w:spacing w:line="240" w:lineRule="auto"/>
              <w:jc w:val="center"/>
              <w:rPr>
                <w:sz w:val="18"/>
                <w:szCs w:val="18"/>
              </w:rPr>
            </w:pPr>
          </w:p>
        </w:tc>
        <w:tc>
          <w:tcPr>
            <w:tcW w:w="732" w:type="dxa"/>
            <w:vAlign w:val="center"/>
          </w:tcPr>
          <w:p w14:paraId="7792AD1F"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50" w:type="dxa"/>
            <w:vAlign w:val="center"/>
          </w:tcPr>
          <w:p w14:paraId="51086C8E"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194644.3</w:t>
            </w:r>
          </w:p>
        </w:tc>
        <w:tc>
          <w:tcPr>
            <w:tcW w:w="525" w:type="dxa"/>
            <w:vAlign w:val="center"/>
          </w:tcPr>
          <w:p w14:paraId="4B396BD0" w14:textId="77777777" w:rsidR="00431F52" w:rsidRPr="00E00CEE" w:rsidRDefault="00431F52" w:rsidP="00B77F29">
            <w:pPr>
              <w:snapToGrid w:val="0"/>
              <w:spacing w:line="240" w:lineRule="auto"/>
              <w:jc w:val="center"/>
              <w:rPr>
                <w:sz w:val="18"/>
                <w:szCs w:val="18"/>
              </w:rPr>
            </w:pPr>
            <w:r w:rsidRPr="00E00CEE">
              <w:rPr>
                <w:rFonts w:eastAsia="等线"/>
                <w:sz w:val="18"/>
                <w:szCs w:val="18"/>
              </w:rPr>
              <w:t>0.98</w:t>
            </w:r>
          </w:p>
        </w:tc>
        <w:tc>
          <w:tcPr>
            <w:tcW w:w="850" w:type="dxa"/>
            <w:vAlign w:val="center"/>
          </w:tcPr>
          <w:p w14:paraId="74E9D770" w14:textId="77777777" w:rsidR="00431F52" w:rsidRPr="00E00CEE" w:rsidRDefault="00431F52" w:rsidP="00B77F29">
            <w:pPr>
              <w:snapToGrid w:val="0"/>
              <w:spacing w:line="240" w:lineRule="auto"/>
              <w:jc w:val="center"/>
              <w:rPr>
                <w:sz w:val="18"/>
                <w:szCs w:val="18"/>
              </w:rPr>
            </w:pPr>
            <w:r w:rsidRPr="00E00CEE">
              <w:rPr>
                <w:rFonts w:eastAsia="等线"/>
                <w:sz w:val="18"/>
                <w:szCs w:val="18"/>
              </w:rPr>
              <w:t>198223.3</w:t>
            </w:r>
          </w:p>
        </w:tc>
        <w:tc>
          <w:tcPr>
            <w:tcW w:w="525" w:type="dxa"/>
            <w:vAlign w:val="center"/>
          </w:tcPr>
          <w:p w14:paraId="49FACB77"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w:t>
            </w:r>
          </w:p>
        </w:tc>
        <w:tc>
          <w:tcPr>
            <w:tcW w:w="851" w:type="dxa"/>
            <w:vAlign w:val="center"/>
          </w:tcPr>
          <w:p w14:paraId="355C5D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196525</w:t>
            </w:r>
          </w:p>
        </w:tc>
        <w:tc>
          <w:tcPr>
            <w:tcW w:w="593" w:type="dxa"/>
            <w:vAlign w:val="center"/>
          </w:tcPr>
          <w:p w14:paraId="3384D668"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w:t>
            </w:r>
          </w:p>
        </w:tc>
        <w:tc>
          <w:tcPr>
            <w:tcW w:w="851" w:type="dxa"/>
            <w:vAlign w:val="center"/>
          </w:tcPr>
          <w:p w14:paraId="0A2216D8"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196323</w:t>
            </w:r>
          </w:p>
        </w:tc>
        <w:tc>
          <w:tcPr>
            <w:tcW w:w="593" w:type="dxa"/>
            <w:vAlign w:val="center"/>
          </w:tcPr>
          <w:p w14:paraId="58D325BF" w14:textId="77777777" w:rsidR="00431F52" w:rsidRPr="00E00CEE" w:rsidRDefault="00431F52" w:rsidP="00B77F29">
            <w:pPr>
              <w:snapToGrid w:val="0"/>
              <w:spacing w:line="240" w:lineRule="auto"/>
              <w:jc w:val="center"/>
              <w:rPr>
                <w:sz w:val="18"/>
                <w:szCs w:val="18"/>
              </w:rPr>
            </w:pPr>
            <w:r w:rsidRPr="00E00CEE">
              <w:rPr>
                <w:rFonts w:eastAsia="等线"/>
                <w:sz w:val="18"/>
                <w:szCs w:val="18"/>
              </w:rPr>
              <w:t>1.86</w:t>
            </w:r>
          </w:p>
        </w:tc>
        <w:tc>
          <w:tcPr>
            <w:tcW w:w="851" w:type="dxa"/>
            <w:vAlign w:val="center"/>
          </w:tcPr>
          <w:p w14:paraId="375C02F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193108.2</w:t>
            </w:r>
          </w:p>
        </w:tc>
        <w:tc>
          <w:tcPr>
            <w:tcW w:w="510" w:type="dxa"/>
            <w:vAlign w:val="center"/>
          </w:tcPr>
          <w:p w14:paraId="5FEA1A1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50AFFD9E" w14:textId="77777777" w:rsidTr="00B77F29">
        <w:trPr>
          <w:trHeight w:val="173"/>
          <w:jc w:val="center"/>
        </w:trPr>
        <w:tc>
          <w:tcPr>
            <w:tcW w:w="817" w:type="dxa"/>
            <w:vMerge/>
          </w:tcPr>
          <w:p w14:paraId="402381A5" w14:textId="77777777" w:rsidR="00431F52" w:rsidRPr="00E00CEE" w:rsidRDefault="00431F52" w:rsidP="00B77F29">
            <w:pPr>
              <w:snapToGrid w:val="0"/>
              <w:spacing w:line="240" w:lineRule="auto"/>
              <w:jc w:val="center"/>
              <w:rPr>
                <w:sz w:val="18"/>
                <w:szCs w:val="18"/>
              </w:rPr>
            </w:pPr>
          </w:p>
        </w:tc>
        <w:tc>
          <w:tcPr>
            <w:tcW w:w="732" w:type="dxa"/>
            <w:vAlign w:val="center"/>
          </w:tcPr>
          <w:p w14:paraId="2D317DD2"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50" w:type="dxa"/>
            <w:vAlign w:val="center"/>
          </w:tcPr>
          <w:p w14:paraId="5EB4A3D3"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110749.1</w:t>
            </w:r>
          </w:p>
        </w:tc>
        <w:tc>
          <w:tcPr>
            <w:tcW w:w="525" w:type="dxa"/>
            <w:vAlign w:val="center"/>
          </w:tcPr>
          <w:p w14:paraId="52FDBAE1" w14:textId="77777777" w:rsidR="00431F52" w:rsidRPr="00E00CEE" w:rsidRDefault="00431F52" w:rsidP="00B77F29">
            <w:pPr>
              <w:snapToGrid w:val="0"/>
              <w:spacing w:line="240" w:lineRule="auto"/>
              <w:jc w:val="center"/>
              <w:rPr>
                <w:sz w:val="18"/>
                <w:szCs w:val="18"/>
              </w:rPr>
            </w:pPr>
            <w:r w:rsidRPr="00E00CEE">
              <w:rPr>
                <w:rFonts w:eastAsia="等线"/>
                <w:sz w:val="18"/>
                <w:szCs w:val="18"/>
              </w:rPr>
              <w:t>1.58</w:t>
            </w:r>
          </w:p>
        </w:tc>
        <w:tc>
          <w:tcPr>
            <w:tcW w:w="850" w:type="dxa"/>
            <w:vAlign w:val="center"/>
          </w:tcPr>
          <w:p w14:paraId="6AF732C9"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111874.5</w:t>
            </w:r>
          </w:p>
        </w:tc>
        <w:tc>
          <w:tcPr>
            <w:tcW w:w="525" w:type="dxa"/>
            <w:vAlign w:val="center"/>
          </w:tcPr>
          <w:p w14:paraId="28643C30" w14:textId="77777777" w:rsidR="00431F52" w:rsidRPr="00E00CEE" w:rsidRDefault="00431F52" w:rsidP="00B77F29">
            <w:pPr>
              <w:snapToGrid w:val="0"/>
              <w:spacing w:line="240" w:lineRule="auto"/>
              <w:jc w:val="center"/>
              <w:rPr>
                <w:sz w:val="18"/>
                <w:szCs w:val="18"/>
              </w:rPr>
            </w:pPr>
            <w:r w:rsidRPr="00E00CEE">
              <w:rPr>
                <w:rFonts w:eastAsia="等线"/>
                <w:sz w:val="18"/>
                <w:szCs w:val="18"/>
              </w:rPr>
              <w:t>2.61</w:t>
            </w:r>
          </w:p>
        </w:tc>
        <w:tc>
          <w:tcPr>
            <w:tcW w:w="851" w:type="dxa"/>
            <w:vAlign w:val="center"/>
          </w:tcPr>
          <w:p w14:paraId="2865B7F5"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111997</w:t>
            </w:r>
          </w:p>
        </w:tc>
        <w:tc>
          <w:tcPr>
            <w:tcW w:w="593" w:type="dxa"/>
            <w:vAlign w:val="center"/>
          </w:tcPr>
          <w:p w14:paraId="614F0685"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w:t>
            </w:r>
          </w:p>
        </w:tc>
        <w:tc>
          <w:tcPr>
            <w:tcW w:w="851" w:type="dxa"/>
            <w:vAlign w:val="center"/>
          </w:tcPr>
          <w:p w14:paraId="2FBA1853"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111559.1</w:t>
            </w:r>
          </w:p>
        </w:tc>
        <w:tc>
          <w:tcPr>
            <w:tcW w:w="593" w:type="dxa"/>
            <w:vAlign w:val="center"/>
          </w:tcPr>
          <w:p w14:paraId="1143F33C" w14:textId="77777777" w:rsidR="00431F52" w:rsidRPr="00E00CEE" w:rsidRDefault="00431F52" w:rsidP="00B77F29">
            <w:pPr>
              <w:snapToGrid w:val="0"/>
              <w:spacing w:line="240" w:lineRule="auto"/>
              <w:jc w:val="center"/>
              <w:rPr>
                <w:sz w:val="18"/>
                <w:szCs w:val="18"/>
              </w:rPr>
            </w:pPr>
            <w:r w:rsidRPr="00E00CEE">
              <w:rPr>
                <w:rFonts w:eastAsia="等线"/>
                <w:sz w:val="18"/>
                <w:szCs w:val="18"/>
              </w:rPr>
              <w:t>2.32</w:t>
            </w:r>
          </w:p>
        </w:tc>
        <w:tc>
          <w:tcPr>
            <w:tcW w:w="851" w:type="dxa"/>
            <w:vAlign w:val="center"/>
          </w:tcPr>
          <w:p w14:paraId="76D6F86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109272</w:t>
            </w:r>
          </w:p>
        </w:tc>
        <w:tc>
          <w:tcPr>
            <w:tcW w:w="510" w:type="dxa"/>
            <w:vAlign w:val="center"/>
          </w:tcPr>
          <w:p w14:paraId="300526D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0.22</w:t>
            </w:r>
          </w:p>
        </w:tc>
      </w:tr>
      <w:tr w:rsidR="00431F52" w:rsidRPr="00E00CEE" w14:paraId="3CBD8A18" w14:textId="77777777" w:rsidTr="00B77F29">
        <w:trPr>
          <w:trHeight w:val="173"/>
          <w:jc w:val="center"/>
        </w:trPr>
        <w:tc>
          <w:tcPr>
            <w:tcW w:w="817" w:type="dxa"/>
            <w:vMerge/>
          </w:tcPr>
          <w:p w14:paraId="0AA16560" w14:textId="77777777" w:rsidR="00431F52" w:rsidRPr="00E00CEE" w:rsidRDefault="00431F52" w:rsidP="00B77F29">
            <w:pPr>
              <w:snapToGrid w:val="0"/>
              <w:spacing w:line="240" w:lineRule="auto"/>
              <w:jc w:val="center"/>
              <w:rPr>
                <w:sz w:val="18"/>
                <w:szCs w:val="18"/>
              </w:rPr>
            </w:pPr>
          </w:p>
        </w:tc>
        <w:tc>
          <w:tcPr>
            <w:tcW w:w="732" w:type="dxa"/>
            <w:vAlign w:val="center"/>
          </w:tcPr>
          <w:p w14:paraId="6CBAD895"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50" w:type="dxa"/>
            <w:vAlign w:val="center"/>
          </w:tcPr>
          <w:p w14:paraId="5713BB9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225458.3</w:t>
            </w:r>
          </w:p>
        </w:tc>
        <w:tc>
          <w:tcPr>
            <w:tcW w:w="525" w:type="dxa"/>
            <w:vAlign w:val="center"/>
          </w:tcPr>
          <w:p w14:paraId="2B11A764" w14:textId="77777777" w:rsidR="00431F52" w:rsidRPr="00E00CEE" w:rsidRDefault="00431F52" w:rsidP="00B77F29">
            <w:pPr>
              <w:snapToGrid w:val="0"/>
              <w:spacing w:line="240" w:lineRule="auto"/>
              <w:jc w:val="center"/>
              <w:rPr>
                <w:sz w:val="18"/>
                <w:szCs w:val="18"/>
              </w:rPr>
            </w:pPr>
            <w:r w:rsidRPr="00E00CEE">
              <w:rPr>
                <w:rFonts w:eastAsia="等线"/>
                <w:sz w:val="18"/>
                <w:szCs w:val="18"/>
              </w:rPr>
              <w:t>2.58</w:t>
            </w:r>
          </w:p>
        </w:tc>
        <w:tc>
          <w:tcPr>
            <w:tcW w:w="850" w:type="dxa"/>
            <w:vAlign w:val="center"/>
          </w:tcPr>
          <w:p w14:paraId="5F4F7EFE" w14:textId="77777777" w:rsidR="00431F52" w:rsidRPr="00E00CEE" w:rsidRDefault="00431F52" w:rsidP="00B77F29">
            <w:pPr>
              <w:snapToGrid w:val="0"/>
              <w:spacing w:line="240" w:lineRule="auto"/>
              <w:jc w:val="center"/>
              <w:rPr>
                <w:sz w:val="18"/>
                <w:szCs w:val="18"/>
              </w:rPr>
            </w:pPr>
            <w:r w:rsidRPr="00E00CEE">
              <w:rPr>
                <w:rFonts w:eastAsia="等线"/>
                <w:sz w:val="18"/>
                <w:szCs w:val="18"/>
              </w:rPr>
              <w:t>228133.8</w:t>
            </w:r>
          </w:p>
        </w:tc>
        <w:tc>
          <w:tcPr>
            <w:tcW w:w="525" w:type="dxa"/>
            <w:vAlign w:val="center"/>
          </w:tcPr>
          <w:p w14:paraId="07C7C40C"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w:t>
            </w:r>
          </w:p>
        </w:tc>
        <w:tc>
          <w:tcPr>
            <w:tcW w:w="851" w:type="dxa"/>
            <w:vAlign w:val="center"/>
          </w:tcPr>
          <w:p w14:paraId="15B8B7C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228232</w:t>
            </w:r>
          </w:p>
        </w:tc>
        <w:tc>
          <w:tcPr>
            <w:tcW w:w="593" w:type="dxa"/>
            <w:vAlign w:val="center"/>
          </w:tcPr>
          <w:p w14:paraId="6A70438F" w14:textId="77777777" w:rsidR="00431F52" w:rsidRPr="00E00CEE" w:rsidRDefault="00431F52" w:rsidP="00B77F29">
            <w:pPr>
              <w:snapToGrid w:val="0"/>
              <w:spacing w:line="240" w:lineRule="auto"/>
              <w:jc w:val="center"/>
              <w:rPr>
                <w:sz w:val="18"/>
                <w:szCs w:val="18"/>
              </w:rPr>
            </w:pPr>
            <w:r w:rsidRPr="00E00CEE">
              <w:rPr>
                <w:rFonts w:eastAsia="等线"/>
                <w:sz w:val="18"/>
                <w:szCs w:val="18"/>
              </w:rPr>
              <w:t>3.84</w:t>
            </w:r>
          </w:p>
        </w:tc>
        <w:tc>
          <w:tcPr>
            <w:tcW w:w="851" w:type="dxa"/>
            <w:vAlign w:val="center"/>
          </w:tcPr>
          <w:p w14:paraId="6FDCAA1A" w14:textId="77777777" w:rsidR="00431F52" w:rsidRPr="00E00CEE" w:rsidRDefault="00431F52" w:rsidP="00B77F29">
            <w:pPr>
              <w:snapToGrid w:val="0"/>
              <w:spacing w:line="240" w:lineRule="auto"/>
              <w:jc w:val="center"/>
              <w:rPr>
                <w:sz w:val="18"/>
                <w:szCs w:val="18"/>
              </w:rPr>
            </w:pPr>
            <w:r w:rsidRPr="00E00CEE">
              <w:rPr>
                <w:rFonts w:eastAsia="等线"/>
                <w:sz w:val="18"/>
                <w:szCs w:val="18"/>
              </w:rPr>
              <w:t>227047.3</w:t>
            </w:r>
          </w:p>
        </w:tc>
        <w:tc>
          <w:tcPr>
            <w:tcW w:w="593" w:type="dxa"/>
            <w:vAlign w:val="center"/>
          </w:tcPr>
          <w:p w14:paraId="7F768986" w14:textId="77777777" w:rsidR="00431F52" w:rsidRPr="00E00CEE" w:rsidRDefault="00431F52" w:rsidP="00B77F29">
            <w:pPr>
              <w:snapToGrid w:val="0"/>
              <w:spacing w:line="240" w:lineRule="auto"/>
              <w:jc w:val="center"/>
              <w:rPr>
                <w:sz w:val="18"/>
                <w:szCs w:val="18"/>
              </w:rPr>
            </w:pPr>
            <w:r w:rsidRPr="00E00CEE">
              <w:rPr>
                <w:rFonts w:eastAsia="等线"/>
                <w:sz w:val="18"/>
                <w:szCs w:val="18"/>
              </w:rPr>
              <w:t>3.30</w:t>
            </w:r>
          </w:p>
        </w:tc>
        <w:tc>
          <w:tcPr>
            <w:tcW w:w="851" w:type="dxa"/>
            <w:vAlign w:val="center"/>
          </w:tcPr>
          <w:p w14:paraId="0186D10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220900</w:t>
            </w:r>
          </w:p>
        </w:tc>
        <w:tc>
          <w:tcPr>
            <w:tcW w:w="510" w:type="dxa"/>
            <w:vAlign w:val="center"/>
          </w:tcPr>
          <w:p w14:paraId="2C0E541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0.51</w:t>
            </w:r>
          </w:p>
        </w:tc>
      </w:tr>
      <w:tr w:rsidR="00431F52" w:rsidRPr="00E00CEE" w14:paraId="762C2377" w14:textId="77777777" w:rsidTr="00B77F29">
        <w:trPr>
          <w:trHeight w:val="173"/>
          <w:jc w:val="center"/>
        </w:trPr>
        <w:tc>
          <w:tcPr>
            <w:tcW w:w="817" w:type="dxa"/>
            <w:vMerge/>
          </w:tcPr>
          <w:p w14:paraId="4E678A7B" w14:textId="77777777" w:rsidR="00431F52" w:rsidRPr="00E00CEE" w:rsidRDefault="00431F52" w:rsidP="00B77F29">
            <w:pPr>
              <w:snapToGrid w:val="0"/>
              <w:spacing w:line="240" w:lineRule="auto"/>
              <w:jc w:val="center"/>
              <w:rPr>
                <w:sz w:val="18"/>
                <w:szCs w:val="18"/>
              </w:rPr>
            </w:pPr>
          </w:p>
        </w:tc>
        <w:tc>
          <w:tcPr>
            <w:tcW w:w="732" w:type="dxa"/>
            <w:vAlign w:val="center"/>
          </w:tcPr>
          <w:p w14:paraId="7538650D"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50" w:type="dxa"/>
            <w:vAlign w:val="center"/>
          </w:tcPr>
          <w:p w14:paraId="0F8991CC" w14:textId="77777777" w:rsidR="00431F52" w:rsidRPr="00E00CEE" w:rsidRDefault="00431F52" w:rsidP="00B77F29">
            <w:pPr>
              <w:snapToGrid w:val="0"/>
              <w:spacing w:line="240" w:lineRule="auto"/>
              <w:jc w:val="center"/>
              <w:rPr>
                <w:sz w:val="18"/>
                <w:szCs w:val="18"/>
              </w:rPr>
            </w:pPr>
            <w:r w:rsidRPr="00E00CEE">
              <w:rPr>
                <w:rFonts w:eastAsia="等线"/>
                <w:sz w:val="18"/>
                <w:szCs w:val="18"/>
              </w:rPr>
              <w:t>249098.8</w:t>
            </w:r>
          </w:p>
        </w:tc>
        <w:tc>
          <w:tcPr>
            <w:tcW w:w="525" w:type="dxa"/>
            <w:vAlign w:val="center"/>
          </w:tcPr>
          <w:p w14:paraId="2BAAEC25" w14:textId="77777777" w:rsidR="00431F52" w:rsidRPr="00E00CEE" w:rsidRDefault="00431F52" w:rsidP="00B77F29">
            <w:pPr>
              <w:snapToGrid w:val="0"/>
              <w:spacing w:line="240" w:lineRule="auto"/>
              <w:jc w:val="center"/>
              <w:rPr>
                <w:sz w:val="18"/>
                <w:szCs w:val="18"/>
              </w:rPr>
            </w:pPr>
            <w:r w:rsidRPr="00E00CEE">
              <w:rPr>
                <w:rFonts w:eastAsia="等线"/>
                <w:sz w:val="18"/>
                <w:szCs w:val="18"/>
              </w:rPr>
              <w:t>3.02</w:t>
            </w:r>
          </w:p>
        </w:tc>
        <w:tc>
          <w:tcPr>
            <w:tcW w:w="850" w:type="dxa"/>
            <w:vAlign w:val="center"/>
          </w:tcPr>
          <w:p w14:paraId="57320149" w14:textId="77777777" w:rsidR="00431F52" w:rsidRPr="00E00CEE" w:rsidRDefault="00431F52" w:rsidP="00B77F29">
            <w:pPr>
              <w:snapToGrid w:val="0"/>
              <w:spacing w:line="240" w:lineRule="auto"/>
              <w:jc w:val="center"/>
              <w:rPr>
                <w:sz w:val="18"/>
                <w:szCs w:val="18"/>
              </w:rPr>
            </w:pPr>
            <w:r w:rsidRPr="00E00CEE">
              <w:rPr>
                <w:rFonts w:eastAsia="等线"/>
                <w:sz w:val="18"/>
                <w:szCs w:val="18"/>
              </w:rPr>
              <w:t>253254.1</w:t>
            </w:r>
          </w:p>
        </w:tc>
        <w:tc>
          <w:tcPr>
            <w:tcW w:w="525" w:type="dxa"/>
            <w:vAlign w:val="center"/>
          </w:tcPr>
          <w:p w14:paraId="3468300D" w14:textId="77777777" w:rsidR="00431F52" w:rsidRPr="00E00CEE" w:rsidRDefault="00431F52" w:rsidP="00B77F29">
            <w:pPr>
              <w:snapToGrid w:val="0"/>
              <w:spacing w:line="240" w:lineRule="auto"/>
              <w:jc w:val="center"/>
              <w:rPr>
                <w:sz w:val="18"/>
                <w:szCs w:val="18"/>
              </w:rPr>
            </w:pPr>
            <w:r w:rsidRPr="00E00CEE">
              <w:rPr>
                <w:rFonts w:eastAsia="等线"/>
                <w:sz w:val="18"/>
                <w:szCs w:val="18"/>
              </w:rPr>
              <w:t>4.74</w:t>
            </w:r>
          </w:p>
        </w:tc>
        <w:tc>
          <w:tcPr>
            <w:tcW w:w="851" w:type="dxa"/>
            <w:vAlign w:val="center"/>
          </w:tcPr>
          <w:p w14:paraId="1C083718" w14:textId="77777777" w:rsidR="00431F52" w:rsidRPr="00E00CEE" w:rsidRDefault="00431F52" w:rsidP="00B77F29">
            <w:pPr>
              <w:snapToGrid w:val="0"/>
              <w:spacing w:line="240" w:lineRule="auto"/>
              <w:jc w:val="center"/>
              <w:rPr>
                <w:sz w:val="18"/>
                <w:szCs w:val="18"/>
              </w:rPr>
            </w:pPr>
            <w:r w:rsidRPr="00E00CEE">
              <w:rPr>
                <w:rFonts w:eastAsia="等线"/>
                <w:sz w:val="18"/>
                <w:szCs w:val="18"/>
              </w:rPr>
              <w:t>254333.9</w:t>
            </w:r>
          </w:p>
        </w:tc>
        <w:tc>
          <w:tcPr>
            <w:tcW w:w="593" w:type="dxa"/>
            <w:vAlign w:val="center"/>
          </w:tcPr>
          <w:p w14:paraId="02365B6E" w14:textId="77777777" w:rsidR="00431F52" w:rsidRPr="00E00CEE" w:rsidRDefault="00431F52" w:rsidP="00B77F29">
            <w:pPr>
              <w:snapToGrid w:val="0"/>
              <w:spacing w:line="240" w:lineRule="auto"/>
              <w:jc w:val="center"/>
              <w:rPr>
                <w:sz w:val="18"/>
                <w:szCs w:val="18"/>
              </w:rPr>
            </w:pPr>
            <w:r w:rsidRPr="00E00CEE">
              <w:rPr>
                <w:rFonts w:eastAsia="等线"/>
                <w:sz w:val="18"/>
                <w:szCs w:val="18"/>
              </w:rPr>
              <w:t>5.19</w:t>
            </w:r>
          </w:p>
        </w:tc>
        <w:tc>
          <w:tcPr>
            <w:tcW w:w="851" w:type="dxa"/>
            <w:vAlign w:val="center"/>
          </w:tcPr>
          <w:p w14:paraId="7A5E37EA" w14:textId="77777777" w:rsidR="00431F52" w:rsidRPr="00E00CEE" w:rsidRDefault="00431F52" w:rsidP="00B77F29">
            <w:pPr>
              <w:snapToGrid w:val="0"/>
              <w:spacing w:line="240" w:lineRule="auto"/>
              <w:jc w:val="center"/>
              <w:rPr>
                <w:sz w:val="18"/>
                <w:szCs w:val="18"/>
              </w:rPr>
            </w:pPr>
            <w:r w:rsidRPr="00E00CEE">
              <w:rPr>
                <w:rFonts w:eastAsia="等线"/>
                <w:sz w:val="18"/>
                <w:szCs w:val="18"/>
              </w:rPr>
              <w:t>251921.6</w:t>
            </w:r>
          </w:p>
        </w:tc>
        <w:tc>
          <w:tcPr>
            <w:tcW w:w="593" w:type="dxa"/>
            <w:vAlign w:val="center"/>
          </w:tcPr>
          <w:p w14:paraId="0B940B9E" w14:textId="77777777" w:rsidR="00431F52" w:rsidRPr="00E00CEE" w:rsidRDefault="00431F52" w:rsidP="00B77F29">
            <w:pPr>
              <w:snapToGrid w:val="0"/>
              <w:spacing w:line="240" w:lineRule="auto"/>
              <w:jc w:val="center"/>
              <w:rPr>
                <w:sz w:val="18"/>
                <w:szCs w:val="18"/>
              </w:rPr>
            </w:pPr>
            <w:r w:rsidRPr="00E00CEE">
              <w:rPr>
                <w:rFonts w:eastAsia="等线"/>
                <w:sz w:val="18"/>
                <w:szCs w:val="18"/>
              </w:rPr>
              <w:t>4.19</w:t>
            </w:r>
          </w:p>
        </w:tc>
        <w:tc>
          <w:tcPr>
            <w:tcW w:w="851" w:type="dxa"/>
            <w:vAlign w:val="center"/>
          </w:tcPr>
          <w:p w14:paraId="498E5D5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242472.4</w:t>
            </w:r>
          </w:p>
        </w:tc>
        <w:tc>
          <w:tcPr>
            <w:tcW w:w="510" w:type="dxa"/>
            <w:vAlign w:val="center"/>
          </w:tcPr>
          <w:p w14:paraId="759F2A7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14331B4B" w14:textId="77777777" w:rsidTr="00B77F29">
        <w:trPr>
          <w:trHeight w:val="173"/>
          <w:jc w:val="center"/>
        </w:trPr>
        <w:tc>
          <w:tcPr>
            <w:tcW w:w="817" w:type="dxa"/>
            <w:vMerge/>
          </w:tcPr>
          <w:p w14:paraId="16597429" w14:textId="77777777" w:rsidR="00431F52" w:rsidRPr="00E00CEE" w:rsidRDefault="00431F52" w:rsidP="00B77F29">
            <w:pPr>
              <w:snapToGrid w:val="0"/>
              <w:spacing w:line="240" w:lineRule="auto"/>
              <w:jc w:val="center"/>
              <w:rPr>
                <w:sz w:val="18"/>
                <w:szCs w:val="18"/>
              </w:rPr>
            </w:pPr>
          </w:p>
        </w:tc>
        <w:tc>
          <w:tcPr>
            <w:tcW w:w="732" w:type="dxa"/>
            <w:vAlign w:val="center"/>
          </w:tcPr>
          <w:p w14:paraId="00C9F9FA"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50" w:type="dxa"/>
            <w:vAlign w:val="center"/>
          </w:tcPr>
          <w:p w14:paraId="5F879E52" w14:textId="77777777" w:rsidR="00431F52" w:rsidRPr="00E00CEE" w:rsidRDefault="00431F52" w:rsidP="00B77F29">
            <w:pPr>
              <w:snapToGrid w:val="0"/>
              <w:spacing w:line="240" w:lineRule="auto"/>
              <w:jc w:val="center"/>
              <w:rPr>
                <w:sz w:val="18"/>
                <w:szCs w:val="18"/>
              </w:rPr>
            </w:pPr>
            <w:r w:rsidRPr="00E00CEE">
              <w:rPr>
                <w:rFonts w:eastAsia="等线"/>
                <w:sz w:val="18"/>
                <w:szCs w:val="18"/>
              </w:rPr>
              <w:t>137497.1</w:t>
            </w:r>
          </w:p>
        </w:tc>
        <w:tc>
          <w:tcPr>
            <w:tcW w:w="525" w:type="dxa"/>
            <w:vAlign w:val="center"/>
          </w:tcPr>
          <w:p w14:paraId="70D199F6"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w:t>
            </w:r>
          </w:p>
        </w:tc>
        <w:tc>
          <w:tcPr>
            <w:tcW w:w="850" w:type="dxa"/>
            <w:vAlign w:val="center"/>
          </w:tcPr>
          <w:p w14:paraId="340C666F"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138876</w:t>
            </w:r>
          </w:p>
        </w:tc>
        <w:tc>
          <w:tcPr>
            <w:tcW w:w="525" w:type="dxa"/>
            <w:vAlign w:val="center"/>
          </w:tcPr>
          <w:p w14:paraId="5AC271BC" w14:textId="77777777" w:rsidR="00431F52" w:rsidRPr="00E00CEE" w:rsidRDefault="00431F52" w:rsidP="00B77F29">
            <w:pPr>
              <w:snapToGrid w:val="0"/>
              <w:spacing w:line="240" w:lineRule="auto"/>
              <w:jc w:val="center"/>
              <w:rPr>
                <w:sz w:val="18"/>
                <w:szCs w:val="18"/>
              </w:rPr>
            </w:pPr>
            <w:r w:rsidRPr="00E00CEE">
              <w:rPr>
                <w:rFonts w:eastAsia="等线"/>
                <w:sz w:val="18"/>
                <w:szCs w:val="18"/>
              </w:rPr>
              <w:t>2.29</w:t>
            </w:r>
          </w:p>
        </w:tc>
        <w:tc>
          <w:tcPr>
            <w:tcW w:w="851" w:type="dxa"/>
            <w:vAlign w:val="center"/>
          </w:tcPr>
          <w:p w14:paraId="7092291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138933.7</w:t>
            </w:r>
          </w:p>
        </w:tc>
        <w:tc>
          <w:tcPr>
            <w:tcW w:w="593" w:type="dxa"/>
            <w:vAlign w:val="center"/>
          </w:tcPr>
          <w:p w14:paraId="323F317F" w14:textId="77777777" w:rsidR="00431F52" w:rsidRPr="00E00CEE" w:rsidRDefault="00431F52" w:rsidP="00B77F29">
            <w:pPr>
              <w:snapToGrid w:val="0"/>
              <w:spacing w:line="240" w:lineRule="auto"/>
              <w:jc w:val="center"/>
              <w:rPr>
                <w:sz w:val="18"/>
                <w:szCs w:val="18"/>
              </w:rPr>
            </w:pPr>
            <w:r w:rsidRPr="00E00CEE">
              <w:rPr>
                <w:rFonts w:eastAsia="等线"/>
                <w:sz w:val="18"/>
                <w:szCs w:val="18"/>
              </w:rPr>
              <w:t>2.33</w:t>
            </w:r>
          </w:p>
        </w:tc>
        <w:tc>
          <w:tcPr>
            <w:tcW w:w="851" w:type="dxa"/>
            <w:vAlign w:val="center"/>
          </w:tcPr>
          <w:p w14:paraId="3D5A9C6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138885.7</w:t>
            </w:r>
          </w:p>
        </w:tc>
        <w:tc>
          <w:tcPr>
            <w:tcW w:w="593" w:type="dxa"/>
            <w:vAlign w:val="center"/>
          </w:tcPr>
          <w:p w14:paraId="582E9E90" w14:textId="77777777" w:rsidR="00431F52" w:rsidRPr="00E00CEE" w:rsidRDefault="00431F52" w:rsidP="00B77F29">
            <w:pPr>
              <w:snapToGrid w:val="0"/>
              <w:spacing w:line="240" w:lineRule="auto"/>
              <w:jc w:val="center"/>
              <w:rPr>
                <w:sz w:val="18"/>
                <w:szCs w:val="18"/>
              </w:rPr>
            </w:pPr>
            <w:r w:rsidRPr="00E00CEE">
              <w:rPr>
                <w:rFonts w:eastAsia="等线"/>
                <w:sz w:val="18"/>
                <w:szCs w:val="18"/>
              </w:rPr>
              <w:t>2.29</w:t>
            </w:r>
          </w:p>
        </w:tc>
        <w:tc>
          <w:tcPr>
            <w:tcW w:w="851" w:type="dxa"/>
            <w:vAlign w:val="center"/>
          </w:tcPr>
          <w:p w14:paraId="0F85EC4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135960.4</w:t>
            </w:r>
          </w:p>
        </w:tc>
        <w:tc>
          <w:tcPr>
            <w:tcW w:w="510" w:type="dxa"/>
            <w:vAlign w:val="center"/>
          </w:tcPr>
          <w:p w14:paraId="1FC6443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0.14</w:t>
            </w:r>
          </w:p>
        </w:tc>
      </w:tr>
      <w:tr w:rsidR="00431F52" w:rsidRPr="00E00CEE" w14:paraId="0A4B0733" w14:textId="77777777" w:rsidTr="00B77F29">
        <w:trPr>
          <w:trHeight w:val="173"/>
          <w:jc w:val="center"/>
        </w:trPr>
        <w:tc>
          <w:tcPr>
            <w:tcW w:w="817" w:type="dxa"/>
            <w:vMerge/>
          </w:tcPr>
          <w:p w14:paraId="07AAB9A8" w14:textId="77777777" w:rsidR="00431F52" w:rsidRPr="00E00CEE" w:rsidRDefault="00431F52" w:rsidP="00B77F29">
            <w:pPr>
              <w:snapToGrid w:val="0"/>
              <w:spacing w:line="240" w:lineRule="auto"/>
              <w:jc w:val="center"/>
              <w:rPr>
                <w:sz w:val="18"/>
                <w:szCs w:val="18"/>
              </w:rPr>
            </w:pPr>
          </w:p>
        </w:tc>
        <w:tc>
          <w:tcPr>
            <w:tcW w:w="732" w:type="dxa"/>
            <w:vAlign w:val="center"/>
          </w:tcPr>
          <w:p w14:paraId="3BA1185B"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50" w:type="dxa"/>
            <w:vAlign w:val="center"/>
          </w:tcPr>
          <w:p w14:paraId="2E3028FC" w14:textId="77777777" w:rsidR="00431F52" w:rsidRPr="00E00CEE" w:rsidRDefault="00431F52" w:rsidP="00B77F29">
            <w:pPr>
              <w:snapToGrid w:val="0"/>
              <w:spacing w:line="240" w:lineRule="auto"/>
              <w:jc w:val="center"/>
              <w:rPr>
                <w:sz w:val="18"/>
                <w:szCs w:val="18"/>
              </w:rPr>
            </w:pPr>
            <w:r w:rsidRPr="00E00CEE">
              <w:rPr>
                <w:rFonts w:eastAsia="等线"/>
                <w:sz w:val="18"/>
                <w:szCs w:val="18"/>
              </w:rPr>
              <w:t>285500.1</w:t>
            </w:r>
          </w:p>
        </w:tc>
        <w:tc>
          <w:tcPr>
            <w:tcW w:w="525" w:type="dxa"/>
            <w:vAlign w:val="center"/>
          </w:tcPr>
          <w:p w14:paraId="08A121CB"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w:t>
            </w:r>
          </w:p>
        </w:tc>
        <w:tc>
          <w:tcPr>
            <w:tcW w:w="850" w:type="dxa"/>
            <w:vAlign w:val="center"/>
          </w:tcPr>
          <w:p w14:paraId="289A1ED9"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288903</w:t>
            </w:r>
          </w:p>
        </w:tc>
        <w:tc>
          <w:tcPr>
            <w:tcW w:w="525" w:type="dxa"/>
            <w:vAlign w:val="center"/>
          </w:tcPr>
          <w:p w14:paraId="3B9E23DA"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w:t>
            </w:r>
          </w:p>
        </w:tc>
        <w:tc>
          <w:tcPr>
            <w:tcW w:w="851" w:type="dxa"/>
            <w:vAlign w:val="center"/>
          </w:tcPr>
          <w:p w14:paraId="3CD244CD" w14:textId="77777777" w:rsidR="00431F52" w:rsidRPr="00E00CEE" w:rsidRDefault="00431F52" w:rsidP="00B77F29">
            <w:pPr>
              <w:snapToGrid w:val="0"/>
              <w:spacing w:line="240" w:lineRule="auto"/>
              <w:jc w:val="center"/>
              <w:rPr>
                <w:sz w:val="18"/>
                <w:szCs w:val="18"/>
              </w:rPr>
            </w:pPr>
            <w:r w:rsidRPr="00E00CEE">
              <w:rPr>
                <w:rFonts w:eastAsia="等线"/>
                <w:sz w:val="18"/>
                <w:szCs w:val="18"/>
              </w:rPr>
              <w:t>290284.4</w:t>
            </w:r>
          </w:p>
        </w:tc>
        <w:tc>
          <w:tcPr>
            <w:tcW w:w="593" w:type="dxa"/>
            <w:vAlign w:val="center"/>
          </w:tcPr>
          <w:p w14:paraId="69A647CF" w14:textId="77777777" w:rsidR="00431F52" w:rsidRPr="00E00CEE" w:rsidRDefault="00431F52" w:rsidP="00B77F29">
            <w:pPr>
              <w:snapToGrid w:val="0"/>
              <w:spacing w:line="240" w:lineRule="auto"/>
              <w:jc w:val="center"/>
              <w:rPr>
                <w:sz w:val="18"/>
                <w:szCs w:val="18"/>
              </w:rPr>
            </w:pPr>
            <w:r w:rsidRPr="00E00CEE">
              <w:rPr>
                <w:rFonts w:eastAsia="等线"/>
                <w:sz w:val="18"/>
                <w:szCs w:val="18"/>
              </w:rPr>
              <w:t>3.34</w:t>
            </w:r>
          </w:p>
        </w:tc>
        <w:tc>
          <w:tcPr>
            <w:tcW w:w="851" w:type="dxa"/>
            <w:vAlign w:val="center"/>
          </w:tcPr>
          <w:p w14:paraId="2B1DBA26"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288541.3</w:t>
            </w:r>
          </w:p>
        </w:tc>
        <w:tc>
          <w:tcPr>
            <w:tcW w:w="593" w:type="dxa"/>
            <w:vAlign w:val="center"/>
          </w:tcPr>
          <w:p w14:paraId="2E7B1780"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w:t>
            </w:r>
          </w:p>
        </w:tc>
        <w:tc>
          <w:tcPr>
            <w:tcW w:w="851" w:type="dxa"/>
            <w:vAlign w:val="center"/>
          </w:tcPr>
          <w:p w14:paraId="43415F3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281547.8</w:t>
            </w:r>
          </w:p>
        </w:tc>
        <w:tc>
          <w:tcPr>
            <w:tcW w:w="510" w:type="dxa"/>
            <w:vAlign w:val="center"/>
          </w:tcPr>
          <w:p w14:paraId="3DEEB96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0.23</w:t>
            </w:r>
          </w:p>
        </w:tc>
      </w:tr>
      <w:tr w:rsidR="00431F52" w:rsidRPr="00E00CEE" w14:paraId="6F3A437B" w14:textId="77777777" w:rsidTr="00B77F29">
        <w:trPr>
          <w:trHeight w:val="173"/>
          <w:jc w:val="center"/>
        </w:trPr>
        <w:tc>
          <w:tcPr>
            <w:tcW w:w="817" w:type="dxa"/>
            <w:vMerge/>
          </w:tcPr>
          <w:p w14:paraId="7B5FE925" w14:textId="77777777" w:rsidR="00431F52" w:rsidRPr="00E00CEE" w:rsidRDefault="00431F52" w:rsidP="00B77F29">
            <w:pPr>
              <w:snapToGrid w:val="0"/>
              <w:spacing w:line="240" w:lineRule="auto"/>
              <w:jc w:val="center"/>
              <w:rPr>
                <w:sz w:val="18"/>
                <w:szCs w:val="18"/>
              </w:rPr>
            </w:pPr>
          </w:p>
        </w:tc>
        <w:tc>
          <w:tcPr>
            <w:tcW w:w="732" w:type="dxa"/>
            <w:vAlign w:val="center"/>
          </w:tcPr>
          <w:p w14:paraId="2980246F"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50" w:type="dxa"/>
            <w:vAlign w:val="center"/>
          </w:tcPr>
          <w:p w14:paraId="340270B2" w14:textId="77777777" w:rsidR="00431F52" w:rsidRPr="00E00CEE" w:rsidRDefault="00431F52" w:rsidP="00B77F29">
            <w:pPr>
              <w:snapToGrid w:val="0"/>
              <w:spacing w:line="240" w:lineRule="auto"/>
              <w:jc w:val="center"/>
              <w:rPr>
                <w:sz w:val="18"/>
                <w:szCs w:val="18"/>
              </w:rPr>
            </w:pPr>
            <w:r w:rsidRPr="00E00CEE">
              <w:rPr>
                <w:rFonts w:eastAsia="等线"/>
                <w:sz w:val="18"/>
                <w:szCs w:val="18"/>
              </w:rPr>
              <w:t>308538</w:t>
            </w:r>
          </w:p>
        </w:tc>
        <w:tc>
          <w:tcPr>
            <w:tcW w:w="525" w:type="dxa"/>
            <w:vAlign w:val="center"/>
          </w:tcPr>
          <w:p w14:paraId="5CAA233F"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w:t>
            </w:r>
          </w:p>
        </w:tc>
        <w:tc>
          <w:tcPr>
            <w:tcW w:w="850" w:type="dxa"/>
            <w:vAlign w:val="center"/>
          </w:tcPr>
          <w:p w14:paraId="061705C7"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313971.4</w:t>
            </w:r>
          </w:p>
        </w:tc>
        <w:tc>
          <w:tcPr>
            <w:tcW w:w="525" w:type="dxa"/>
            <w:vAlign w:val="center"/>
          </w:tcPr>
          <w:p w14:paraId="3C454742" w14:textId="77777777" w:rsidR="00431F52" w:rsidRPr="00E00CEE" w:rsidRDefault="00431F52" w:rsidP="00B77F29">
            <w:pPr>
              <w:snapToGrid w:val="0"/>
              <w:spacing w:line="240" w:lineRule="auto"/>
              <w:jc w:val="center"/>
              <w:rPr>
                <w:sz w:val="18"/>
                <w:szCs w:val="18"/>
              </w:rPr>
            </w:pPr>
            <w:r w:rsidRPr="00E00CEE">
              <w:rPr>
                <w:rFonts w:eastAsia="等线"/>
                <w:sz w:val="18"/>
                <w:szCs w:val="18"/>
              </w:rPr>
              <w:t>2.86</w:t>
            </w:r>
          </w:p>
        </w:tc>
        <w:tc>
          <w:tcPr>
            <w:tcW w:w="851" w:type="dxa"/>
            <w:vAlign w:val="center"/>
          </w:tcPr>
          <w:p w14:paraId="48CB9002"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313340.1</w:t>
            </w:r>
          </w:p>
        </w:tc>
        <w:tc>
          <w:tcPr>
            <w:tcW w:w="593" w:type="dxa"/>
            <w:vAlign w:val="center"/>
          </w:tcPr>
          <w:p w14:paraId="44607F2F" w14:textId="77777777" w:rsidR="00431F52" w:rsidRPr="00E00CEE" w:rsidRDefault="00431F52" w:rsidP="00B77F29">
            <w:pPr>
              <w:snapToGrid w:val="0"/>
              <w:spacing w:line="240" w:lineRule="auto"/>
              <w:jc w:val="center"/>
              <w:rPr>
                <w:sz w:val="18"/>
                <w:szCs w:val="18"/>
              </w:rPr>
            </w:pPr>
            <w:r w:rsidRPr="00E00CEE">
              <w:rPr>
                <w:rFonts w:eastAsia="等线"/>
                <w:sz w:val="18"/>
                <w:szCs w:val="18"/>
              </w:rPr>
              <w:t>2.65</w:t>
            </w:r>
          </w:p>
        </w:tc>
        <w:tc>
          <w:tcPr>
            <w:tcW w:w="851" w:type="dxa"/>
            <w:vAlign w:val="center"/>
          </w:tcPr>
          <w:p w14:paraId="44FBFB7A" w14:textId="77777777" w:rsidR="00431F52" w:rsidRPr="00E00CEE" w:rsidRDefault="00431F52" w:rsidP="00B77F29">
            <w:pPr>
              <w:snapToGrid w:val="0"/>
              <w:spacing w:line="240" w:lineRule="auto"/>
              <w:jc w:val="center"/>
              <w:rPr>
                <w:sz w:val="18"/>
                <w:szCs w:val="18"/>
              </w:rPr>
            </w:pPr>
            <w:r w:rsidRPr="00E00CEE">
              <w:rPr>
                <w:rFonts w:eastAsia="等线"/>
                <w:sz w:val="18"/>
                <w:szCs w:val="18"/>
              </w:rPr>
              <w:t>312866.8</w:t>
            </w:r>
          </w:p>
        </w:tc>
        <w:tc>
          <w:tcPr>
            <w:tcW w:w="593" w:type="dxa"/>
            <w:vAlign w:val="center"/>
          </w:tcPr>
          <w:p w14:paraId="11EB4327" w14:textId="77777777" w:rsidR="00431F52" w:rsidRPr="00E00CEE" w:rsidRDefault="00431F52" w:rsidP="00B77F29">
            <w:pPr>
              <w:snapToGrid w:val="0"/>
              <w:spacing w:line="240" w:lineRule="auto"/>
              <w:jc w:val="center"/>
              <w:rPr>
                <w:sz w:val="18"/>
                <w:szCs w:val="18"/>
              </w:rPr>
            </w:pPr>
            <w:r w:rsidRPr="00E00CEE">
              <w:rPr>
                <w:rFonts w:eastAsia="等线"/>
                <w:sz w:val="18"/>
                <w:szCs w:val="18"/>
              </w:rPr>
              <w:t>2.50</w:t>
            </w:r>
          </w:p>
        </w:tc>
        <w:tc>
          <w:tcPr>
            <w:tcW w:w="851" w:type="dxa"/>
            <w:vAlign w:val="center"/>
          </w:tcPr>
          <w:p w14:paraId="097BDBC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305721.7</w:t>
            </w:r>
          </w:p>
        </w:tc>
        <w:tc>
          <w:tcPr>
            <w:tcW w:w="510" w:type="dxa"/>
            <w:vAlign w:val="center"/>
          </w:tcPr>
          <w:p w14:paraId="6FAA318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0.16</w:t>
            </w:r>
          </w:p>
        </w:tc>
      </w:tr>
      <w:tr w:rsidR="00431F52" w:rsidRPr="00E00CEE" w14:paraId="74B7001A" w14:textId="77777777" w:rsidTr="00B77F29">
        <w:trPr>
          <w:trHeight w:val="173"/>
          <w:jc w:val="center"/>
        </w:trPr>
        <w:tc>
          <w:tcPr>
            <w:tcW w:w="817" w:type="dxa"/>
            <w:vMerge/>
          </w:tcPr>
          <w:p w14:paraId="293BBE3F" w14:textId="77777777" w:rsidR="00431F52" w:rsidRPr="00E00CEE" w:rsidRDefault="00431F52" w:rsidP="00B77F29">
            <w:pPr>
              <w:snapToGrid w:val="0"/>
              <w:spacing w:line="240" w:lineRule="auto"/>
              <w:jc w:val="center"/>
              <w:rPr>
                <w:sz w:val="18"/>
                <w:szCs w:val="18"/>
              </w:rPr>
            </w:pPr>
          </w:p>
        </w:tc>
        <w:tc>
          <w:tcPr>
            <w:tcW w:w="732" w:type="dxa"/>
            <w:vAlign w:val="center"/>
          </w:tcPr>
          <w:p w14:paraId="73FE3466"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50" w:type="dxa"/>
            <w:vAlign w:val="center"/>
          </w:tcPr>
          <w:p w14:paraId="7A2D3220"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201121.4</w:t>
            </w:r>
          </w:p>
        </w:tc>
        <w:tc>
          <w:tcPr>
            <w:tcW w:w="525" w:type="dxa"/>
            <w:vAlign w:val="center"/>
          </w:tcPr>
          <w:p w14:paraId="32E8E63E" w14:textId="77777777" w:rsidR="00431F52" w:rsidRPr="00E00CEE" w:rsidRDefault="00431F52" w:rsidP="00B77F29">
            <w:pPr>
              <w:snapToGrid w:val="0"/>
              <w:spacing w:line="240" w:lineRule="auto"/>
              <w:jc w:val="center"/>
              <w:rPr>
                <w:sz w:val="18"/>
                <w:szCs w:val="18"/>
              </w:rPr>
            </w:pPr>
            <w:r w:rsidRPr="00E00CEE">
              <w:rPr>
                <w:rFonts w:eastAsia="等线"/>
                <w:sz w:val="18"/>
                <w:szCs w:val="18"/>
              </w:rPr>
              <w:t>0.81</w:t>
            </w:r>
          </w:p>
        </w:tc>
        <w:tc>
          <w:tcPr>
            <w:tcW w:w="850" w:type="dxa"/>
            <w:vAlign w:val="center"/>
          </w:tcPr>
          <w:p w14:paraId="2BD5B2AA"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202830.6</w:t>
            </w:r>
          </w:p>
        </w:tc>
        <w:tc>
          <w:tcPr>
            <w:tcW w:w="525" w:type="dxa"/>
            <w:vAlign w:val="center"/>
          </w:tcPr>
          <w:p w14:paraId="4033EAF1"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w:t>
            </w:r>
          </w:p>
        </w:tc>
        <w:tc>
          <w:tcPr>
            <w:tcW w:w="851" w:type="dxa"/>
            <w:vAlign w:val="center"/>
          </w:tcPr>
          <w:p w14:paraId="22C8E875"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202267</w:t>
            </w:r>
          </w:p>
        </w:tc>
        <w:tc>
          <w:tcPr>
            <w:tcW w:w="593" w:type="dxa"/>
            <w:vAlign w:val="center"/>
          </w:tcPr>
          <w:p w14:paraId="108AA03B"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1" w:type="dxa"/>
            <w:vAlign w:val="center"/>
          </w:tcPr>
          <w:p w14:paraId="3131B51A"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202160.2</w:t>
            </w:r>
          </w:p>
        </w:tc>
        <w:tc>
          <w:tcPr>
            <w:tcW w:w="593" w:type="dxa"/>
            <w:vAlign w:val="center"/>
          </w:tcPr>
          <w:p w14:paraId="5AFD6CBA" w14:textId="77777777" w:rsidR="00431F52" w:rsidRPr="00E00CEE" w:rsidRDefault="00431F52" w:rsidP="00B77F29">
            <w:pPr>
              <w:snapToGrid w:val="0"/>
              <w:spacing w:line="240" w:lineRule="auto"/>
              <w:jc w:val="center"/>
              <w:rPr>
                <w:sz w:val="18"/>
                <w:szCs w:val="18"/>
              </w:rPr>
            </w:pPr>
            <w:r w:rsidRPr="00E00CEE">
              <w:rPr>
                <w:rFonts w:eastAsia="等线"/>
                <w:sz w:val="18"/>
                <w:szCs w:val="18"/>
              </w:rPr>
              <w:t>1.33</w:t>
            </w:r>
          </w:p>
        </w:tc>
        <w:tc>
          <w:tcPr>
            <w:tcW w:w="851" w:type="dxa"/>
            <w:vAlign w:val="center"/>
          </w:tcPr>
          <w:p w14:paraId="474103F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199754.8</w:t>
            </w:r>
          </w:p>
        </w:tc>
        <w:tc>
          <w:tcPr>
            <w:tcW w:w="510" w:type="dxa"/>
            <w:vAlign w:val="center"/>
          </w:tcPr>
          <w:p w14:paraId="244135B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0.12</w:t>
            </w:r>
          </w:p>
        </w:tc>
      </w:tr>
      <w:tr w:rsidR="00431F52" w:rsidRPr="00E00CEE" w14:paraId="233EB8F2" w14:textId="77777777" w:rsidTr="00B77F29">
        <w:trPr>
          <w:trHeight w:val="173"/>
          <w:jc w:val="center"/>
        </w:trPr>
        <w:tc>
          <w:tcPr>
            <w:tcW w:w="817" w:type="dxa"/>
            <w:vMerge/>
          </w:tcPr>
          <w:p w14:paraId="2B8BD5FD" w14:textId="77777777" w:rsidR="00431F52" w:rsidRPr="00E00CEE" w:rsidRDefault="00431F52" w:rsidP="00B77F29">
            <w:pPr>
              <w:snapToGrid w:val="0"/>
              <w:spacing w:line="240" w:lineRule="auto"/>
              <w:jc w:val="center"/>
              <w:rPr>
                <w:sz w:val="18"/>
                <w:szCs w:val="18"/>
              </w:rPr>
            </w:pPr>
          </w:p>
        </w:tc>
        <w:tc>
          <w:tcPr>
            <w:tcW w:w="732" w:type="dxa"/>
            <w:vAlign w:val="center"/>
          </w:tcPr>
          <w:p w14:paraId="2E9D1E28"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50" w:type="dxa"/>
            <w:vAlign w:val="center"/>
          </w:tcPr>
          <w:p w14:paraId="5C9AB6CD" w14:textId="77777777" w:rsidR="00431F52" w:rsidRPr="00E00CEE" w:rsidRDefault="00431F52" w:rsidP="00B77F29">
            <w:pPr>
              <w:snapToGrid w:val="0"/>
              <w:spacing w:line="240" w:lineRule="auto"/>
              <w:jc w:val="center"/>
              <w:rPr>
                <w:sz w:val="18"/>
                <w:szCs w:val="18"/>
              </w:rPr>
            </w:pPr>
            <w:r w:rsidRPr="00E00CEE">
              <w:rPr>
                <w:rFonts w:eastAsia="等线"/>
                <w:sz w:val="18"/>
                <w:szCs w:val="18"/>
              </w:rPr>
              <w:t>304583.1</w:t>
            </w:r>
          </w:p>
        </w:tc>
        <w:tc>
          <w:tcPr>
            <w:tcW w:w="525" w:type="dxa"/>
            <w:vAlign w:val="center"/>
          </w:tcPr>
          <w:p w14:paraId="3663C13F" w14:textId="77777777" w:rsidR="00431F52" w:rsidRPr="00E00CEE" w:rsidRDefault="00431F52" w:rsidP="00B77F29">
            <w:pPr>
              <w:snapToGrid w:val="0"/>
              <w:spacing w:line="240" w:lineRule="auto"/>
              <w:jc w:val="center"/>
              <w:rPr>
                <w:sz w:val="18"/>
                <w:szCs w:val="18"/>
              </w:rPr>
            </w:pPr>
            <w:r w:rsidRPr="00E00CEE">
              <w:rPr>
                <w:rFonts w:eastAsia="等线"/>
                <w:sz w:val="18"/>
                <w:szCs w:val="18"/>
              </w:rPr>
              <w:t>2.18</w:t>
            </w:r>
          </w:p>
        </w:tc>
        <w:tc>
          <w:tcPr>
            <w:tcW w:w="850" w:type="dxa"/>
            <w:vAlign w:val="center"/>
          </w:tcPr>
          <w:p w14:paraId="2BF96182" w14:textId="77777777" w:rsidR="00431F52" w:rsidRPr="00E00CEE" w:rsidRDefault="00431F52" w:rsidP="00B77F29">
            <w:pPr>
              <w:snapToGrid w:val="0"/>
              <w:spacing w:line="240" w:lineRule="auto"/>
              <w:jc w:val="center"/>
              <w:rPr>
                <w:sz w:val="18"/>
                <w:szCs w:val="18"/>
              </w:rPr>
            </w:pPr>
            <w:r w:rsidRPr="00E00CEE">
              <w:rPr>
                <w:rFonts w:eastAsia="等线"/>
                <w:sz w:val="18"/>
                <w:szCs w:val="18"/>
              </w:rPr>
              <w:t>312221.2</w:t>
            </w:r>
          </w:p>
        </w:tc>
        <w:tc>
          <w:tcPr>
            <w:tcW w:w="525" w:type="dxa"/>
            <w:vAlign w:val="center"/>
          </w:tcPr>
          <w:p w14:paraId="191E86FB" w14:textId="77777777" w:rsidR="00431F52" w:rsidRPr="00E00CEE" w:rsidRDefault="00431F52" w:rsidP="00B77F29">
            <w:pPr>
              <w:snapToGrid w:val="0"/>
              <w:spacing w:line="240" w:lineRule="auto"/>
              <w:jc w:val="center"/>
              <w:rPr>
                <w:sz w:val="18"/>
                <w:szCs w:val="18"/>
              </w:rPr>
            </w:pPr>
            <w:r w:rsidRPr="00E00CEE">
              <w:rPr>
                <w:rFonts w:eastAsia="等线"/>
                <w:sz w:val="18"/>
                <w:szCs w:val="18"/>
              </w:rPr>
              <w:t>4.74</w:t>
            </w:r>
          </w:p>
        </w:tc>
        <w:tc>
          <w:tcPr>
            <w:tcW w:w="851" w:type="dxa"/>
            <w:vAlign w:val="center"/>
          </w:tcPr>
          <w:p w14:paraId="432CFAFD" w14:textId="77777777" w:rsidR="00431F52" w:rsidRPr="00E00CEE" w:rsidRDefault="00431F52" w:rsidP="00B77F29">
            <w:pPr>
              <w:snapToGrid w:val="0"/>
              <w:spacing w:line="240" w:lineRule="auto"/>
              <w:jc w:val="center"/>
              <w:rPr>
                <w:sz w:val="18"/>
                <w:szCs w:val="18"/>
              </w:rPr>
            </w:pPr>
            <w:r w:rsidRPr="00E00CEE">
              <w:rPr>
                <w:rFonts w:eastAsia="等线"/>
                <w:sz w:val="18"/>
                <w:szCs w:val="18"/>
              </w:rPr>
              <w:t>311859</w:t>
            </w:r>
          </w:p>
        </w:tc>
        <w:tc>
          <w:tcPr>
            <w:tcW w:w="593" w:type="dxa"/>
            <w:vAlign w:val="center"/>
          </w:tcPr>
          <w:p w14:paraId="2FA59168" w14:textId="77777777" w:rsidR="00431F52" w:rsidRPr="00E00CEE" w:rsidRDefault="00431F52" w:rsidP="00B77F29">
            <w:pPr>
              <w:snapToGrid w:val="0"/>
              <w:spacing w:line="240" w:lineRule="auto"/>
              <w:jc w:val="center"/>
              <w:rPr>
                <w:sz w:val="18"/>
                <w:szCs w:val="18"/>
              </w:rPr>
            </w:pPr>
            <w:r w:rsidRPr="00E00CEE">
              <w:rPr>
                <w:rFonts w:eastAsia="等线"/>
                <w:sz w:val="18"/>
                <w:szCs w:val="18"/>
              </w:rPr>
              <w:t>4.62</w:t>
            </w:r>
          </w:p>
        </w:tc>
        <w:tc>
          <w:tcPr>
            <w:tcW w:w="851" w:type="dxa"/>
            <w:vAlign w:val="center"/>
          </w:tcPr>
          <w:p w14:paraId="7DC7FFEB" w14:textId="77777777" w:rsidR="00431F52" w:rsidRPr="00E00CEE" w:rsidRDefault="00431F52" w:rsidP="00B77F29">
            <w:pPr>
              <w:snapToGrid w:val="0"/>
              <w:spacing w:line="240" w:lineRule="auto"/>
              <w:jc w:val="center"/>
              <w:rPr>
                <w:sz w:val="18"/>
                <w:szCs w:val="18"/>
              </w:rPr>
            </w:pPr>
            <w:r w:rsidRPr="00E00CEE">
              <w:rPr>
                <w:rFonts w:eastAsia="等线"/>
                <w:sz w:val="18"/>
                <w:szCs w:val="18"/>
              </w:rPr>
              <w:t>310147.8</w:t>
            </w:r>
          </w:p>
        </w:tc>
        <w:tc>
          <w:tcPr>
            <w:tcW w:w="593" w:type="dxa"/>
            <w:vAlign w:val="center"/>
          </w:tcPr>
          <w:p w14:paraId="7CB1E2F6" w14:textId="77777777" w:rsidR="00431F52" w:rsidRPr="00E00CEE" w:rsidRDefault="00431F52" w:rsidP="00B77F29">
            <w:pPr>
              <w:snapToGrid w:val="0"/>
              <w:spacing w:line="240" w:lineRule="auto"/>
              <w:jc w:val="center"/>
              <w:rPr>
                <w:sz w:val="18"/>
                <w:szCs w:val="18"/>
              </w:rPr>
            </w:pPr>
            <w:r w:rsidRPr="00E00CEE">
              <w:rPr>
                <w:rFonts w:eastAsia="等线"/>
                <w:sz w:val="18"/>
                <w:szCs w:val="18"/>
              </w:rPr>
              <w:t>4.05</w:t>
            </w:r>
          </w:p>
        </w:tc>
        <w:tc>
          <w:tcPr>
            <w:tcW w:w="851" w:type="dxa"/>
            <w:vAlign w:val="center"/>
          </w:tcPr>
          <w:p w14:paraId="4F5CFC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298923</w:t>
            </w:r>
          </w:p>
        </w:tc>
        <w:tc>
          <w:tcPr>
            <w:tcW w:w="510" w:type="dxa"/>
            <w:vAlign w:val="center"/>
          </w:tcPr>
          <w:p w14:paraId="3D55E4F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1333CBE8" w14:textId="77777777" w:rsidTr="00B77F29">
        <w:trPr>
          <w:trHeight w:val="173"/>
          <w:jc w:val="center"/>
        </w:trPr>
        <w:tc>
          <w:tcPr>
            <w:tcW w:w="817" w:type="dxa"/>
            <w:vMerge/>
          </w:tcPr>
          <w:p w14:paraId="3849D922" w14:textId="77777777" w:rsidR="00431F52" w:rsidRPr="00E00CEE" w:rsidRDefault="00431F52" w:rsidP="00B77F29">
            <w:pPr>
              <w:snapToGrid w:val="0"/>
              <w:spacing w:line="240" w:lineRule="auto"/>
              <w:jc w:val="center"/>
              <w:rPr>
                <w:sz w:val="18"/>
                <w:szCs w:val="18"/>
              </w:rPr>
            </w:pPr>
          </w:p>
        </w:tc>
        <w:tc>
          <w:tcPr>
            <w:tcW w:w="732" w:type="dxa"/>
            <w:vAlign w:val="center"/>
          </w:tcPr>
          <w:p w14:paraId="041BB031"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50" w:type="dxa"/>
            <w:vAlign w:val="center"/>
          </w:tcPr>
          <w:p w14:paraId="3542FC2D"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380950.5</w:t>
            </w:r>
          </w:p>
        </w:tc>
        <w:tc>
          <w:tcPr>
            <w:tcW w:w="525" w:type="dxa"/>
            <w:vAlign w:val="center"/>
          </w:tcPr>
          <w:p w14:paraId="65D122E9" w14:textId="77777777" w:rsidR="00431F52" w:rsidRPr="00E00CEE" w:rsidRDefault="00431F52" w:rsidP="00B77F29">
            <w:pPr>
              <w:snapToGrid w:val="0"/>
              <w:spacing w:line="240" w:lineRule="auto"/>
              <w:jc w:val="center"/>
              <w:rPr>
                <w:sz w:val="18"/>
                <w:szCs w:val="18"/>
              </w:rPr>
            </w:pPr>
            <w:r w:rsidRPr="00E00CEE">
              <w:rPr>
                <w:rFonts w:eastAsia="等线"/>
                <w:sz w:val="18"/>
                <w:szCs w:val="18"/>
              </w:rPr>
              <w:t>1.07</w:t>
            </w:r>
          </w:p>
        </w:tc>
        <w:tc>
          <w:tcPr>
            <w:tcW w:w="850" w:type="dxa"/>
            <w:vAlign w:val="center"/>
          </w:tcPr>
          <w:p w14:paraId="2335394F" w14:textId="77777777" w:rsidR="00431F52" w:rsidRPr="00E00CEE" w:rsidRDefault="00431F52" w:rsidP="00B77F29">
            <w:pPr>
              <w:snapToGrid w:val="0"/>
              <w:spacing w:line="240" w:lineRule="auto"/>
              <w:jc w:val="center"/>
              <w:rPr>
                <w:sz w:val="18"/>
                <w:szCs w:val="18"/>
              </w:rPr>
            </w:pPr>
            <w:r w:rsidRPr="00E00CEE">
              <w:rPr>
                <w:rFonts w:eastAsia="等线"/>
                <w:sz w:val="18"/>
                <w:szCs w:val="18"/>
              </w:rPr>
              <w:t>389980</w:t>
            </w:r>
          </w:p>
        </w:tc>
        <w:tc>
          <w:tcPr>
            <w:tcW w:w="525" w:type="dxa"/>
            <w:vAlign w:val="center"/>
          </w:tcPr>
          <w:p w14:paraId="4BE45E6B" w14:textId="77777777" w:rsidR="00431F52" w:rsidRPr="00E00CEE" w:rsidRDefault="00431F52" w:rsidP="00B77F29">
            <w:pPr>
              <w:snapToGrid w:val="0"/>
              <w:spacing w:line="240" w:lineRule="auto"/>
              <w:jc w:val="center"/>
              <w:rPr>
                <w:sz w:val="18"/>
                <w:szCs w:val="18"/>
              </w:rPr>
            </w:pPr>
            <w:r w:rsidRPr="00E00CEE">
              <w:rPr>
                <w:rFonts w:eastAsia="等线"/>
                <w:sz w:val="18"/>
                <w:szCs w:val="18"/>
              </w:rPr>
              <w:t>3.46</w:t>
            </w:r>
          </w:p>
        </w:tc>
        <w:tc>
          <w:tcPr>
            <w:tcW w:w="851" w:type="dxa"/>
            <w:vAlign w:val="center"/>
          </w:tcPr>
          <w:p w14:paraId="13071D18" w14:textId="77777777" w:rsidR="00431F52" w:rsidRPr="00E00CEE" w:rsidRDefault="00431F52" w:rsidP="00B77F29">
            <w:pPr>
              <w:snapToGrid w:val="0"/>
              <w:spacing w:line="240" w:lineRule="auto"/>
              <w:jc w:val="center"/>
              <w:rPr>
                <w:sz w:val="18"/>
                <w:szCs w:val="18"/>
              </w:rPr>
            </w:pPr>
            <w:r w:rsidRPr="00E00CEE">
              <w:rPr>
                <w:rFonts w:eastAsia="等线"/>
                <w:sz w:val="18"/>
                <w:szCs w:val="18"/>
              </w:rPr>
              <w:t>387088.7</w:t>
            </w:r>
          </w:p>
        </w:tc>
        <w:tc>
          <w:tcPr>
            <w:tcW w:w="593" w:type="dxa"/>
            <w:vAlign w:val="center"/>
          </w:tcPr>
          <w:p w14:paraId="12F3DC9E" w14:textId="77777777" w:rsidR="00431F52" w:rsidRPr="00E00CEE" w:rsidRDefault="00431F52" w:rsidP="00B77F29">
            <w:pPr>
              <w:snapToGrid w:val="0"/>
              <w:spacing w:line="240" w:lineRule="auto"/>
              <w:jc w:val="center"/>
              <w:rPr>
                <w:sz w:val="18"/>
                <w:szCs w:val="18"/>
              </w:rPr>
            </w:pPr>
            <w:r w:rsidRPr="00E00CEE">
              <w:rPr>
                <w:rFonts w:eastAsia="等线"/>
                <w:sz w:val="18"/>
                <w:szCs w:val="18"/>
              </w:rPr>
              <w:t>2.70</w:t>
            </w:r>
          </w:p>
        </w:tc>
        <w:tc>
          <w:tcPr>
            <w:tcW w:w="851" w:type="dxa"/>
            <w:vAlign w:val="center"/>
          </w:tcPr>
          <w:p w14:paraId="30634409" w14:textId="77777777" w:rsidR="00431F52" w:rsidRPr="00E00CEE" w:rsidRDefault="00431F52" w:rsidP="00B77F29">
            <w:pPr>
              <w:snapToGrid w:val="0"/>
              <w:spacing w:line="240" w:lineRule="auto"/>
              <w:jc w:val="center"/>
              <w:rPr>
                <w:sz w:val="18"/>
                <w:szCs w:val="18"/>
              </w:rPr>
            </w:pPr>
            <w:r w:rsidRPr="00E00CEE">
              <w:rPr>
                <w:rFonts w:eastAsia="等线"/>
                <w:sz w:val="18"/>
                <w:szCs w:val="18"/>
              </w:rPr>
              <w:t>386334.8</w:t>
            </w:r>
          </w:p>
        </w:tc>
        <w:tc>
          <w:tcPr>
            <w:tcW w:w="593" w:type="dxa"/>
            <w:vAlign w:val="center"/>
          </w:tcPr>
          <w:p w14:paraId="6B35CE4E" w14:textId="77777777" w:rsidR="00431F52" w:rsidRPr="00E00CEE" w:rsidRDefault="00431F52" w:rsidP="00B77F29">
            <w:pPr>
              <w:snapToGrid w:val="0"/>
              <w:spacing w:line="240" w:lineRule="auto"/>
              <w:jc w:val="center"/>
              <w:rPr>
                <w:sz w:val="18"/>
                <w:szCs w:val="18"/>
              </w:rPr>
            </w:pPr>
            <w:r w:rsidRPr="00E00CEE">
              <w:rPr>
                <w:rFonts w:eastAsia="等线"/>
                <w:sz w:val="18"/>
                <w:szCs w:val="18"/>
              </w:rPr>
              <w:t>2.50</w:t>
            </w:r>
          </w:p>
        </w:tc>
        <w:tc>
          <w:tcPr>
            <w:tcW w:w="851" w:type="dxa"/>
            <w:vAlign w:val="center"/>
          </w:tcPr>
          <w:p w14:paraId="0A3879A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378133.2</w:t>
            </w:r>
          </w:p>
        </w:tc>
        <w:tc>
          <w:tcPr>
            <w:tcW w:w="510" w:type="dxa"/>
            <w:vAlign w:val="center"/>
          </w:tcPr>
          <w:p w14:paraId="339FC42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40639836" w14:textId="77777777" w:rsidTr="00B77F29">
        <w:trPr>
          <w:trHeight w:val="173"/>
          <w:jc w:val="center"/>
        </w:trPr>
        <w:tc>
          <w:tcPr>
            <w:tcW w:w="817" w:type="dxa"/>
            <w:vMerge/>
          </w:tcPr>
          <w:p w14:paraId="4522334F" w14:textId="77777777" w:rsidR="00431F52" w:rsidRPr="00E00CEE" w:rsidRDefault="00431F52" w:rsidP="00B77F29">
            <w:pPr>
              <w:snapToGrid w:val="0"/>
              <w:spacing w:line="240" w:lineRule="auto"/>
              <w:jc w:val="center"/>
              <w:rPr>
                <w:sz w:val="18"/>
                <w:szCs w:val="18"/>
              </w:rPr>
            </w:pPr>
          </w:p>
        </w:tc>
        <w:tc>
          <w:tcPr>
            <w:tcW w:w="732" w:type="dxa"/>
            <w:vAlign w:val="center"/>
          </w:tcPr>
          <w:p w14:paraId="4C174819"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50" w:type="dxa"/>
            <w:vAlign w:val="center"/>
          </w:tcPr>
          <w:p w14:paraId="3435BE3A" w14:textId="77777777" w:rsidR="00431F52" w:rsidRPr="00E00CEE" w:rsidRDefault="00431F52" w:rsidP="00B77F29">
            <w:pPr>
              <w:snapToGrid w:val="0"/>
              <w:spacing w:line="240" w:lineRule="auto"/>
              <w:jc w:val="center"/>
              <w:rPr>
                <w:sz w:val="18"/>
                <w:szCs w:val="18"/>
              </w:rPr>
            </w:pPr>
            <w:r w:rsidRPr="00E00CEE">
              <w:rPr>
                <w:rFonts w:eastAsia="等线"/>
                <w:sz w:val="18"/>
                <w:szCs w:val="18"/>
              </w:rPr>
              <w:t>178875.8</w:t>
            </w:r>
          </w:p>
        </w:tc>
        <w:tc>
          <w:tcPr>
            <w:tcW w:w="525" w:type="dxa"/>
            <w:vAlign w:val="center"/>
          </w:tcPr>
          <w:p w14:paraId="0CCF7411"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w:t>
            </w:r>
          </w:p>
        </w:tc>
        <w:tc>
          <w:tcPr>
            <w:tcW w:w="850" w:type="dxa"/>
            <w:vAlign w:val="center"/>
          </w:tcPr>
          <w:p w14:paraId="0DA45E1C"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182026.4</w:t>
            </w:r>
          </w:p>
        </w:tc>
        <w:tc>
          <w:tcPr>
            <w:tcW w:w="525" w:type="dxa"/>
            <w:vAlign w:val="center"/>
          </w:tcPr>
          <w:p w14:paraId="75BB18E8" w14:textId="77777777" w:rsidR="00431F52" w:rsidRPr="00E00CEE" w:rsidRDefault="00431F52" w:rsidP="00B77F29">
            <w:pPr>
              <w:snapToGrid w:val="0"/>
              <w:spacing w:line="240" w:lineRule="auto"/>
              <w:jc w:val="center"/>
              <w:rPr>
                <w:sz w:val="18"/>
                <w:szCs w:val="18"/>
              </w:rPr>
            </w:pPr>
            <w:r w:rsidRPr="00E00CEE">
              <w:rPr>
                <w:rFonts w:eastAsia="等线"/>
                <w:sz w:val="18"/>
                <w:szCs w:val="18"/>
              </w:rPr>
              <w:t>3.70</w:t>
            </w:r>
          </w:p>
        </w:tc>
        <w:tc>
          <w:tcPr>
            <w:tcW w:w="851" w:type="dxa"/>
            <w:vAlign w:val="center"/>
          </w:tcPr>
          <w:p w14:paraId="25B77A16"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181659.6</w:t>
            </w:r>
          </w:p>
        </w:tc>
        <w:tc>
          <w:tcPr>
            <w:tcW w:w="593" w:type="dxa"/>
            <w:vAlign w:val="center"/>
          </w:tcPr>
          <w:p w14:paraId="0AD376F0" w14:textId="77777777" w:rsidR="00431F52" w:rsidRPr="00E00CEE" w:rsidRDefault="00431F52" w:rsidP="00B77F29">
            <w:pPr>
              <w:snapToGrid w:val="0"/>
              <w:spacing w:line="240" w:lineRule="auto"/>
              <w:jc w:val="center"/>
              <w:rPr>
                <w:sz w:val="18"/>
                <w:szCs w:val="18"/>
              </w:rPr>
            </w:pPr>
            <w:r w:rsidRPr="00E00CEE">
              <w:rPr>
                <w:rFonts w:eastAsia="等线"/>
                <w:sz w:val="18"/>
                <w:szCs w:val="18"/>
              </w:rPr>
              <w:t>3.32</w:t>
            </w:r>
          </w:p>
        </w:tc>
        <w:tc>
          <w:tcPr>
            <w:tcW w:w="851" w:type="dxa"/>
            <w:vAlign w:val="center"/>
          </w:tcPr>
          <w:p w14:paraId="6D86799A"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180907.7</w:t>
            </w:r>
          </w:p>
        </w:tc>
        <w:tc>
          <w:tcPr>
            <w:tcW w:w="593" w:type="dxa"/>
            <w:vAlign w:val="center"/>
          </w:tcPr>
          <w:p w14:paraId="5AF3ED6C" w14:textId="77777777" w:rsidR="00431F52" w:rsidRPr="00E00CEE" w:rsidRDefault="00431F52" w:rsidP="00B77F29">
            <w:pPr>
              <w:snapToGrid w:val="0"/>
              <w:spacing w:line="240" w:lineRule="auto"/>
              <w:jc w:val="center"/>
              <w:rPr>
                <w:sz w:val="18"/>
                <w:szCs w:val="18"/>
              </w:rPr>
            </w:pPr>
            <w:r w:rsidRPr="00E00CEE">
              <w:rPr>
                <w:rFonts w:eastAsia="等线"/>
                <w:sz w:val="18"/>
                <w:szCs w:val="18"/>
              </w:rPr>
              <w:t>3.03</w:t>
            </w:r>
          </w:p>
        </w:tc>
        <w:tc>
          <w:tcPr>
            <w:tcW w:w="851" w:type="dxa"/>
            <w:vAlign w:val="center"/>
          </w:tcPr>
          <w:p w14:paraId="5AE8386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176268.8</w:t>
            </w:r>
          </w:p>
        </w:tc>
        <w:tc>
          <w:tcPr>
            <w:tcW w:w="510" w:type="dxa"/>
            <w:vAlign w:val="center"/>
          </w:tcPr>
          <w:p w14:paraId="19C89E0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0.50</w:t>
            </w:r>
          </w:p>
        </w:tc>
      </w:tr>
      <w:tr w:rsidR="00431F52" w:rsidRPr="00E00CEE" w14:paraId="3E6BEB46" w14:textId="77777777" w:rsidTr="00B77F29">
        <w:trPr>
          <w:trHeight w:val="216"/>
          <w:jc w:val="center"/>
        </w:trPr>
        <w:tc>
          <w:tcPr>
            <w:tcW w:w="1550" w:type="dxa"/>
            <w:gridSpan w:val="2"/>
          </w:tcPr>
          <w:p w14:paraId="47D31A65"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50" w:type="dxa"/>
            <w:vAlign w:val="center"/>
          </w:tcPr>
          <w:p w14:paraId="08A8792D"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.46%</w:t>
            </w:r>
          </w:p>
        </w:tc>
        <w:tc>
          <w:tcPr>
            <w:tcW w:w="525" w:type="dxa"/>
            <w:vAlign w:val="center"/>
          </w:tcPr>
          <w:p w14:paraId="423D56B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5%</w:t>
            </w:r>
          </w:p>
        </w:tc>
        <w:tc>
          <w:tcPr>
            <w:tcW w:w="850" w:type="dxa"/>
            <w:vAlign w:val="center"/>
          </w:tcPr>
          <w:p w14:paraId="46347A21"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.16%</w:t>
            </w:r>
          </w:p>
        </w:tc>
        <w:tc>
          <w:tcPr>
            <w:tcW w:w="525" w:type="dxa"/>
            <w:vAlign w:val="center"/>
          </w:tcPr>
          <w:p w14:paraId="663E210C"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1" w:type="dxa"/>
            <w:vAlign w:val="center"/>
          </w:tcPr>
          <w:p w14:paraId="7886BA2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.97%</w:t>
            </w:r>
          </w:p>
        </w:tc>
        <w:tc>
          <w:tcPr>
            <w:tcW w:w="593" w:type="dxa"/>
            <w:vAlign w:val="center"/>
          </w:tcPr>
          <w:p w14:paraId="639F45A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1" w:type="dxa"/>
            <w:vAlign w:val="center"/>
          </w:tcPr>
          <w:p w14:paraId="703EE97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.56%</w:t>
            </w:r>
          </w:p>
        </w:tc>
        <w:tc>
          <w:tcPr>
            <w:tcW w:w="593" w:type="dxa"/>
            <w:vAlign w:val="center"/>
          </w:tcPr>
          <w:p w14:paraId="388F21A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3%</w:t>
            </w:r>
          </w:p>
        </w:tc>
        <w:tc>
          <w:tcPr>
            <w:tcW w:w="851" w:type="dxa"/>
            <w:vAlign w:val="center"/>
          </w:tcPr>
          <w:p w14:paraId="660A7F65"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vAlign w:val="center"/>
          </w:tcPr>
          <w:p w14:paraId="3BC63855"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bl>
    <w:p w14:paraId="6A71CC5F" w14:textId="51A3293F" w:rsidR="00431F52" w:rsidRPr="00E00CEE" w:rsidRDefault="00431F52" w:rsidP="00E00CEE">
      <w:pPr>
        <w:spacing w:line="460" w:lineRule="exact"/>
        <w:jc w:val="center"/>
        <w:rPr>
          <w:rFonts w:eastAsia="楷体"/>
          <w:szCs w:val="21"/>
        </w:rPr>
      </w:pPr>
      <w:r w:rsidRPr="00E00CEE">
        <w:rPr>
          <w:rFonts w:eastAsia="楷体"/>
          <w:szCs w:val="21"/>
        </w:rPr>
        <w:t>表</w:t>
      </w:r>
      <w:r w:rsidRPr="00E00CEE">
        <w:rPr>
          <w:rFonts w:eastAsia="楷体"/>
          <w:szCs w:val="21"/>
        </w:rPr>
        <w:t xml:space="preserve">4-6 </w:t>
      </w:r>
      <m:oMath>
        <m:r>
          <w:rPr>
            <w:rFonts w:ascii="Cambria Math" w:eastAsia="楷体" w:hAnsi="Cambria Math"/>
            <w:szCs w:val="21"/>
          </w:rPr>
          <m:t>t=4</m:t>
        </m:r>
      </m:oMath>
      <w:r w:rsidRPr="00E00CEE">
        <w:rPr>
          <w:rFonts w:eastAsia="楷体"/>
          <w:szCs w:val="21"/>
        </w:rPr>
        <w:t>时所有算法的实验结果</w:t>
      </w:r>
    </w:p>
    <w:tbl>
      <w:tblPr>
        <w:tblStyle w:val="a4"/>
        <w:tblW w:w="854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65"/>
        <w:gridCol w:w="768"/>
        <w:gridCol w:w="891"/>
        <w:gridCol w:w="546"/>
        <w:gridCol w:w="891"/>
        <w:gridCol w:w="546"/>
        <w:gridCol w:w="891"/>
        <w:gridCol w:w="621"/>
        <w:gridCol w:w="891"/>
        <w:gridCol w:w="621"/>
        <w:gridCol w:w="891"/>
        <w:gridCol w:w="531"/>
      </w:tblGrid>
      <w:tr w:rsidR="00431F52" w:rsidRPr="00E00CEE" w14:paraId="0113B1CF" w14:textId="77777777" w:rsidTr="00B77F29">
        <w:trPr>
          <w:trHeight w:val="179"/>
          <w:jc w:val="center"/>
        </w:trPr>
        <w:tc>
          <w:tcPr>
            <w:tcW w:w="816" w:type="dxa"/>
            <w:vMerge w:val="restart"/>
            <w:tcBorders>
              <w:top w:val="single" w:sz="8" w:space="0" w:color="auto"/>
              <w:bottom w:val="nil"/>
            </w:tcBorders>
            <w:vAlign w:val="center"/>
          </w:tcPr>
          <w:p w14:paraId="2ABA3BDE" w14:textId="77777777" w:rsidR="00431F52" w:rsidRPr="00E00CEE" w:rsidRDefault="00431F52" w:rsidP="00B77F29">
            <w:pPr>
              <w:snapToGrid w:val="0"/>
              <w:spacing w:line="240" w:lineRule="auto"/>
              <w:rPr>
                <w:sz w:val="18"/>
                <w:szCs w:val="18"/>
              </w:rPr>
            </w:pPr>
            <w:r w:rsidRPr="00E00CEE">
              <w:rPr>
                <w:rFonts w:hint="eastAsia"/>
                <w:sz w:val="18"/>
                <w:szCs w:val="18"/>
              </w:rPr>
              <w:t>实例</w:t>
            </w:r>
          </w:p>
        </w:tc>
        <w:tc>
          <w:tcPr>
            <w:tcW w:w="731" w:type="dxa"/>
            <w:vMerge w:val="restart"/>
            <w:tcBorders>
              <w:top w:val="single" w:sz="8" w:space="0" w:color="auto"/>
              <w:bottom w:val="nil"/>
            </w:tcBorders>
            <w:vAlign w:val="center"/>
          </w:tcPr>
          <w:p w14:paraId="459787F1" w14:textId="10A4A1F2" w:rsidR="00431F52" w:rsidRPr="00E00CEE" w:rsidRDefault="00C002D3" w:rsidP="00B77F29">
            <w:pPr>
              <w:snapToGrid w:val="0"/>
              <w:spacing w:line="240" w:lineRule="auto"/>
              <w:jc w:val="center"/>
              <w:rPr>
                <w:sz w:val="18"/>
                <w:szCs w:val="18"/>
              </w:rPr>
            </w:pPr>
            <w:r w:rsidRPr="00C002D3">
              <w:rPr>
                <w:position w:val="-10"/>
                <w:sz w:val="18"/>
                <w:szCs w:val="18"/>
              </w:rPr>
              <w:object w:dxaOrig="515" w:dyaOrig="298" w14:anchorId="6D91743A">
                <v:shape id="_x0000_i1035" type="#_x0000_t75" style="width:25.7pt;height:15.05pt" o:ole="">
                  <v:imagedata r:id="rId69" o:title=""/>
                </v:shape>
                <o:OLEObject Type="Embed" ProgID="Equation.AxMath" ShapeID="_x0000_i1035" DrawAspect="Content" ObjectID="_1771851161" r:id="rId81"/>
              </w:object>
            </w:r>
          </w:p>
        </w:tc>
        <w:tc>
          <w:tcPr>
            <w:tcW w:w="1374" w:type="dxa"/>
            <w:gridSpan w:val="2"/>
            <w:tcBorders>
              <w:top w:val="single" w:sz="8" w:space="0" w:color="auto"/>
              <w:bottom w:val="single" w:sz="8" w:space="0" w:color="auto"/>
            </w:tcBorders>
          </w:tcPr>
          <w:p w14:paraId="61470FA7" w14:textId="77777777" w:rsidR="00431F52" w:rsidRPr="00E00CEE" w:rsidRDefault="00431F52" w:rsidP="00B77F29">
            <w:pPr>
              <w:snapToGrid w:val="0"/>
              <w:spacing w:line="240" w:lineRule="auto"/>
              <w:jc w:val="center"/>
              <w:rPr>
                <w:sz w:val="18"/>
                <w:szCs w:val="18"/>
              </w:rPr>
            </w:pPr>
            <w:r w:rsidRPr="00E00CEE">
              <w:rPr>
                <w:sz w:val="18"/>
                <w:szCs w:val="18"/>
              </w:rPr>
              <w:t>CIG</w:t>
            </w:r>
          </w:p>
        </w:tc>
        <w:tc>
          <w:tcPr>
            <w:tcW w:w="1374" w:type="dxa"/>
            <w:gridSpan w:val="2"/>
            <w:tcBorders>
              <w:top w:val="single" w:sz="8" w:space="0" w:color="auto"/>
              <w:bottom w:val="single" w:sz="8" w:space="0" w:color="auto"/>
            </w:tcBorders>
          </w:tcPr>
          <w:p w14:paraId="7E30511B" w14:textId="77777777" w:rsidR="00431F52" w:rsidRPr="00E00CEE" w:rsidRDefault="00431F52" w:rsidP="00B77F29">
            <w:pPr>
              <w:snapToGrid w:val="0"/>
              <w:spacing w:line="240" w:lineRule="auto"/>
              <w:jc w:val="center"/>
              <w:rPr>
                <w:sz w:val="18"/>
                <w:szCs w:val="18"/>
              </w:rPr>
            </w:pPr>
            <w:r w:rsidRPr="00E00CEE">
              <w:rPr>
                <w:sz w:val="18"/>
                <w:szCs w:val="18"/>
              </w:rPr>
              <w:t>MNIG</w:t>
            </w:r>
          </w:p>
        </w:tc>
        <w:tc>
          <w:tcPr>
            <w:tcW w:w="1443" w:type="dxa"/>
            <w:gridSpan w:val="2"/>
            <w:tcBorders>
              <w:top w:val="single" w:sz="8" w:space="0" w:color="auto"/>
              <w:bottom w:val="single" w:sz="8" w:space="0" w:color="auto"/>
            </w:tcBorders>
          </w:tcPr>
          <w:p w14:paraId="1EA4780A" w14:textId="77777777" w:rsidR="00431F52" w:rsidRPr="00E00CEE" w:rsidRDefault="00431F52" w:rsidP="00B77F29">
            <w:pPr>
              <w:snapToGrid w:val="0"/>
              <w:spacing w:line="240" w:lineRule="auto"/>
              <w:jc w:val="center"/>
              <w:rPr>
                <w:sz w:val="18"/>
                <w:szCs w:val="18"/>
              </w:rPr>
            </w:pPr>
            <w:r w:rsidRPr="00E00CEE">
              <w:rPr>
                <w:sz w:val="18"/>
                <w:szCs w:val="18"/>
              </w:rPr>
              <w:t>DPSO</w:t>
            </w:r>
          </w:p>
        </w:tc>
        <w:tc>
          <w:tcPr>
            <w:tcW w:w="1443" w:type="dxa"/>
            <w:gridSpan w:val="2"/>
            <w:tcBorders>
              <w:top w:val="single" w:sz="8" w:space="0" w:color="auto"/>
              <w:bottom w:val="single" w:sz="8" w:space="0" w:color="auto"/>
            </w:tcBorders>
          </w:tcPr>
          <w:p w14:paraId="269DDB98" w14:textId="77777777" w:rsidR="00431F52" w:rsidRPr="00E00CEE" w:rsidRDefault="00431F52" w:rsidP="00B77F29">
            <w:pPr>
              <w:snapToGrid w:val="0"/>
              <w:spacing w:line="240" w:lineRule="auto"/>
              <w:jc w:val="center"/>
              <w:rPr>
                <w:sz w:val="18"/>
                <w:szCs w:val="18"/>
              </w:rPr>
            </w:pPr>
            <w:r w:rsidRPr="00E00CEE">
              <w:rPr>
                <w:sz w:val="18"/>
                <w:szCs w:val="18"/>
              </w:rPr>
              <w:t>ES</w:t>
            </w:r>
          </w:p>
        </w:tc>
        <w:tc>
          <w:tcPr>
            <w:tcW w:w="1361" w:type="dxa"/>
            <w:gridSpan w:val="2"/>
            <w:tcBorders>
              <w:top w:val="single" w:sz="8" w:space="0" w:color="auto"/>
              <w:bottom w:val="single" w:sz="8" w:space="0" w:color="auto"/>
            </w:tcBorders>
          </w:tcPr>
          <w:p w14:paraId="10FE2665" w14:textId="77777777" w:rsidR="00431F52" w:rsidRPr="00E00CEE" w:rsidRDefault="00431F52" w:rsidP="00B77F29">
            <w:pPr>
              <w:snapToGrid w:val="0"/>
              <w:spacing w:line="240" w:lineRule="auto"/>
              <w:jc w:val="center"/>
              <w:rPr>
                <w:sz w:val="18"/>
                <w:szCs w:val="18"/>
              </w:rPr>
            </w:pPr>
            <w:r w:rsidRPr="00E00CEE">
              <w:rPr>
                <w:sz w:val="18"/>
                <w:szCs w:val="18"/>
              </w:rPr>
              <w:t>SIG</w:t>
            </w:r>
          </w:p>
        </w:tc>
      </w:tr>
      <w:tr w:rsidR="00431F52" w:rsidRPr="00E00CEE" w14:paraId="715DC594" w14:textId="77777777" w:rsidTr="00B77F29">
        <w:trPr>
          <w:trHeight w:val="143"/>
          <w:jc w:val="center"/>
        </w:trPr>
        <w:tc>
          <w:tcPr>
            <w:tcW w:w="816" w:type="dxa"/>
            <w:vMerge/>
            <w:tcBorders>
              <w:top w:val="nil"/>
              <w:bottom w:val="nil"/>
            </w:tcBorders>
          </w:tcPr>
          <w:p w14:paraId="6B98FFC1" w14:textId="77777777" w:rsidR="00431F52" w:rsidRPr="00E00CEE" w:rsidRDefault="00431F52" w:rsidP="00B77F29">
            <w:pPr>
              <w:snapToGrid w:val="0"/>
              <w:spacing w:line="240" w:lineRule="auto"/>
              <w:jc w:val="center"/>
              <w:rPr>
                <w:sz w:val="18"/>
                <w:szCs w:val="18"/>
              </w:rPr>
            </w:pPr>
          </w:p>
        </w:tc>
        <w:tc>
          <w:tcPr>
            <w:tcW w:w="731" w:type="dxa"/>
            <w:vMerge/>
            <w:tcBorders>
              <w:top w:val="nil"/>
              <w:bottom w:val="single" w:sz="8" w:space="0" w:color="auto"/>
            </w:tcBorders>
          </w:tcPr>
          <w:p w14:paraId="679879BC" w14:textId="77777777" w:rsidR="00431F52" w:rsidRPr="00E00CEE" w:rsidRDefault="00431F52" w:rsidP="00B77F29">
            <w:pPr>
              <w:snapToGrid w:val="0"/>
              <w:spacing w:line="240" w:lineRule="auto"/>
              <w:jc w:val="center"/>
              <w:rPr>
                <w:sz w:val="18"/>
                <w:szCs w:val="18"/>
              </w:rPr>
            </w:pPr>
          </w:p>
        </w:tc>
        <w:tc>
          <w:tcPr>
            <w:tcW w:w="849" w:type="dxa"/>
            <w:tcBorders>
              <w:top w:val="single" w:sz="8" w:space="0" w:color="auto"/>
              <w:bottom w:val="single" w:sz="8" w:space="0" w:color="auto"/>
            </w:tcBorders>
          </w:tcPr>
          <w:p w14:paraId="5F8318F5"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24" w:type="dxa"/>
            <w:tcBorders>
              <w:top w:val="single" w:sz="8" w:space="0" w:color="auto"/>
              <w:bottom w:val="single" w:sz="8" w:space="0" w:color="auto"/>
            </w:tcBorders>
          </w:tcPr>
          <w:p w14:paraId="43614BEA"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49" w:type="dxa"/>
            <w:tcBorders>
              <w:top w:val="single" w:sz="8" w:space="0" w:color="auto"/>
              <w:bottom w:val="single" w:sz="8" w:space="0" w:color="auto"/>
            </w:tcBorders>
          </w:tcPr>
          <w:p w14:paraId="06AA32D8"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24" w:type="dxa"/>
            <w:tcBorders>
              <w:top w:val="single" w:sz="8" w:space="0" w:color="auto"/>
              <w:bottom w:val="single" w:sz="8" w:space="0" w:color="auto"/>
            </w:tcBorders>
          </w:tcPr>
          <w:p w14:paraId="4A6D2BFC"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0" w:type="dxa"/>
            <w:tcBorders>
              <w:top w:val="single" w:sz="8" w:space="0" w:color="auto"/>
              <w:bottom w:val="single" w:sz="8" w:space="0" w:color="auto"/>
            </w:tcBorders>
          </w:tcPr>
          <w:p w14:paraId="593D4022"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92" w:type="dxa"/>
            <w:tcBorders>
              <w:top w:val="single" w:sz="8" w:space="0" w:color="auto"/>
              <w:bottom w:val="single" w:sz="8" w:space="0" w:color="auto"/>
            </w:tcBorders>
          </w:tcPr>
          <w:p w14:paraId="1DD22D2C"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0" w:type="dxa"/>
            <w:tcBorders>
              <w:top w:val="single" w:sz="8" w:space="0" w:color="auto"/>
              <w:bottom w:val="single" w:sz="8" w:space="0" w:color="auto"/>
            </w:tcBorders>
          </w:tcPr>
          <w:p w14:paraId="231BBC24"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92" w:type="dxa"/>
            <w:tcBorders>
              <w:top w:val="single" w:sz="8" w:space="0" w:color="auto"/>
              <w:bottom w:val="single" w:sz="8" w:space="0" w:color="auto"/>
            </w:tcBorders>
          </w:tcPr>
          <w:p w14:paraId="7A0D6BAB"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c>
          <w:tcPr>
            <w:tcW w:w="850" w:type="dxa"/>
            <w:tcBorders>
              <w:top w:val="single" w:sz="8" w:space="0" w:color="auto"/>
              <w:bottom w:val="single" w:sz="8" w:space="0" w:color="auto"/>
            </w:tcBorders>
          </w:tcPr>
          <w:p w14:paraId="6FE880F8"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ATEC</w:t>
            </w:r>
          </w:p>
        </w:tc>
        <w:tc>
          <w:tcPr>
            <w:tcW w:w="510" w:type="dxa"/>
            <w:tcBorders>
              <w:top w:val="single" w:sz="8" w:space="0" w:color="auto"/>
              <w:bottom w:val="single" w:sz="8" w:space="0" w:color="auto"/>
            </w:tcBorders>
          </w:tcPr>
          <w:p w14:paraId="45A8A20E" w14:textId="77777777" w:rsidR="00431F52" w:rsidRPr="00E00CEE" w:rsidRDefault="00431F52" w:rsidP="00B77F29">
            <w:pPr>
              <w:snapToGrid w:val="0"/>
              <w:spacing w:line="240" w:lineRule="auto"/>
              <w:jc w:val="center"/>
              <w:rPr>
                <w:b/>
                <w:bCs/>
                <w:sz w:val="18"/>
                <w:szCs w:val="18"/>
              </w:rPr>
            </w:pPr>
            <w:r w:rsidRPr="00E00CEE">
              <w:rPr>
                <w:b/>
                <w:bCs/>
                <w:sz w:val="18"/>
                <w:szCs w:val="18"/>
              </w:rPr>
              <w:t>RPI</w:t>
            </w:r>
          </w:p>
        </w:tc>
      </w:tr>
      <w:tr w:rsidR="00431F52" w:rsidRPr="00E00CEE" w14:paraId="5AFB526B" w14:textId="77777777" w:rsidTr="00B77F29">
        <w:trPr>
          <w:trHeight w:val="179"/>
          <w:jc w:val="center"/>
        </w:trPr>
        <w:tc>
          <w:tcPr>
            <w:tcW w:w="816" w:type="dxa"/>
            <w:vMerge w:val="restart"/>
            <w:tcBorders>
              <w:top w:val="nil"/>
              <w:bottom w:val="nil"/>
            </w:tcBorders>
            <w:vAlign w:val="center"/>
          </w:tcPr>
          <w:p w14:paraId="3571BE72" w14:textId="3E672A17" w:rsidR="00431F52" w:rsidRPr="00E00CEE" w:rsidRDefault="00C002D3" w:rsidP="00B77F29">
            <w:pPr>
              <w:snapToGrid w:val="0"/>
              <w:spacing w:line="240" w:lineRule="auto"/>
              <w:jc w:val="center"/>
              <w:rPr>
                <w:sz w:val="18"/>
                <w:szCs w:val="18"/>
              </w:rPr>
            </w:pPr>
            <w:r w:rsidRPr="00C002D3">
              <w:rPr>
                <w:position w:val="-10"/>
                <w:sz w:val="18"/>
                <w:szCs w:val="18"/>
              </w:rPr>
              <w:object w:dxaOrig="544" w:dyaOrig="298" w14:anchorId="783E0521">
                <v:shape id="_x0000_i1036" type="#_x0000_t75" style="width:27.3pt;height:15.05pt" o:ole="">
                  <v:imagedata r:id="rId71" o:title=""/>
                </v:shape>
                <o:OLEObject Type="Embed" ProgID="Equation.AxMath" ShapeID="_x0000_i1036" DrawAspect="Content" ObjectID="_1771851162" r:id="rId82"/>
              </w:object>
            </w:r>
          </w:p>
        </w:tc>
        <w:tc>
          <w:tcPr>
            <w:tcW w:w="731" w:type="dxa"/>
            <w:tcBorders>
              <w:top w:val="single" w:sz="8" w:space="0" w:color="auto"/>
            </w:tcBorders>
            <w:vAlign w:val="center"/>
          </w:tcPr>
          <w:p w14:paraId="67A3E2AB"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49" w:type="dxa"/>
            <w:tcBorders>
              <w:top w:val="single" w:sz="8" w:space="0" w:color="auto"/>
            </w:tcBorders>
            <w:vAlign w:val="center"/>
          </w:tcPr>
          <w:p w14:paraId="153BB05C" w14:textId="77777777" w:rsidR="00431F52" w:rsidRPr="00E00CEE" w:rsidRDefault="00431F52" w:rsidP="00B77F29">
            <w:pPr>
              <w:snapToGrid w:val="0"/>
              <w:spacing w:line="240" w:lineRule="auto"/>
              <w:jc w:val="center"/>
              <w:rPr>
                <w:sz w:val="18"/>
                <w:szCs w:val="18"/>
              </w:rPr>
            </w:pPr>
            <w:r w:rsidRPr="00E00CEE">
              <w:rPr>
                <w:rFonts w:eastAsia="等线"/>
                <w:sz w:val="18"/>
                <w:szCs w:val="18"/>
              </w:rPr>
              <w:t>33270.8</w:t>
            </w:r>
          </w:p>
        </w:tc>
        <w:tc>
          <w:tcPr>
            <w:tcW w:w="524" w:type="dxa"/>
            <w:tcBorders>
              <w:top w:val="single" w:sz="8" w:space="0" w:color="auto"/>
            </w:tcBorders>
            <w:vAlign w:val="center"/>
          </w:tcPr>
          <w:p w14:paraId="2DE98507" w14:textId="77777777" w:rsidR="00431F52" w:rsidRPr="00E00CEE" w:rsidRDefault="00431F52" w:rsidP="00B77F29">
            <w:pPr>
              <w:snapToGrid w:val="0"/>
              <w:spacing w:line="240" w:lineRule="auto"/>
              <w:jc w:val="center"/>
              <w:rPr>
                <w:sz w:val="18"/>
                <w:szCs w:val="18"/>
              </w:rPr>
            </w:pPr>
            <w:r w:rsidRPr="00E00CEE">
              <w:rPr>
                <w:rFonts w:eastAsia="等线"/>
                <w:sz w:val="18"/>
                <w:szCs w:val="18"/>
              </w:rPr>
              <w:t>0.64</w:t>
            </w:r>
          </w:p>
        </w:tc>
        <w:tc>
          <w:tcPr>
            <w:tcW w:w="849" w:type="dxa"/>
            <w:tcBorders>
              <w:top w:val="single" w:sz="8" w:space="0" w:color="auto"/>
            </w:tcBorders>
            <w:vAlign w:val="center"/>
          </w:tcPr>
          <w:p w14:paraId="72A11B95" w14:textId="77777777" w:rsidR="00431F52" w:rsidRPr="00E00CEE" w:rsidRDefault="00431F52" w:rsidP="00B77F29">
            <w:pPr>
              <w:snapToGrid w:val="0"/>
              <w:spacing w:line="240" w:lineRule="auto"/>
              <w:jc w:val="center"/>
              <w:rPr>
                <w:sz w:val="18"/>
                <w:szCs w:val="18"/>
              </w:rPr>
            </w:pPr>
            <w:r w:rsidRPr="00E00CEE">
              <w:rPr>
                <w:rFonts w:eastAsia="等线"/>
                <w:sz w:val="18"/>
                <w:szCs w:val="18"/>
              </w:rPr>
              <w:t>33645.7</w:t>
            </w:r>
          </w:p>
        </w:tc>
        <w:tc>
          <w:tcPr>
            <w:tcW w:w="524" w:type="dxa"/>
            <w:tcBorders>
              <w:top w:val="single" w:sz="8" w:space="0" w:color="auto"/>
            </w:tcBorders>
            <w:vAlign w:val="center"/>
          </w:tcPr>
          <w:p w14:paraId="29AC0C41"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w:t>
            </w:r>
          </w:p>
        </w:tc>
        <w:tc>
          <w:tcPr>
            <w:tcW w:w="850" w:type="dxa"/>
            <w:tcBorders>
              <w:top w:val="single" w:sz="8" w:space="0" w:color="auto"/>
            </w:tcBorders>
            <w:vAlign w:val="center"/>
          </w:tcPr>
          <w:p w14:paraId="485EED75" w14:textId="77777777" w:rsidR="00431F52" w:rsidRPr="00E00CEE" w:rsidRDefault="00431F52" w:rsidP="00B77F29">
            <w:pPr>
              <w:snapToGrid w:val="0"/>
              <w:spacing w:line="240" w:lineRule="auto"/>
              <w:jc w:val="center"/>
              <w:rPr>
                <w:sz w:val="18"/>
                <w:szCs w:val="18"/>
              </w:rPr>
            </w:pPr>
            <w:r w:rsidRPr="00E00CEE">
              <w:rPr>
                <w:rFonts w:eastAsia="等线"/>
                <w:sz w:val="18"/>
                <w:szCs w:val="18"/>
              </w:rPr>
              <w:t>33425.3</w:t>
            </w:r>
          </w:p>
        </w:tc>
        <w:tc>
          <w:tcPr>
            <w:tcW w:w="592" w:type="dxa"/>
            <w:tcBorders>
              <w:top w:val="single" w:sz="8" w:space="0" w:color="auto"/>
            </w:tcBorders>
            <w:vAlign w:val="center"/>
          </w:tcPr>
          <w:p w14:paraId="7CC88528"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w:t>
            </w:r>
          </w:p>
        </w:tc>
        <w:tc>
          <w:tcPr>
            <w:tcW w:w="850" w:type="dxa"/>
            <w:tcBorders>
              <w:top w:val="single" w:sz="8" w:space="0" w:color="auto"/>
            </w:tcBorders>
            <w:vAlign w:val="center"/>
          </w:tcPr>
          <w:p w14:paraId="33A93FB3" w14:textId="77777777" w:rsidR="00431F52" w:rsidRPr="00E00CEE" w:rsidRDefault="00431F52" w:rsidP="00B77F29">
            <w:pPr>
              <w:snapToGrid w:val="0"/>
              <w:spacing w:line="240" w:lineRule="auto"/>
              <w:jc w:val="center"/>
              <w:rPr>
                <w:sz w:val="18"/>
                <w:szCs w:val="18"/>
              </w:rPr>
            </w:pPr>
            <w:r w:rsidRPr="00E00CEE">
              <w:rPr>
                <w:rFonts w:eastAsia="等线"/>
                <w:sz w:val="18"/>
                <w:szCs w:val="18"/>
              </w:rPr>
              <w:t>33686.4</w:t>
            </w:r>
          </w:p>
        </w:tc>
        <w:tc>
          <w:tcPr>
            <w:tcW w:w="592" w:type="dxa"/>
            <w:tcBorders>
              <w:top w:val="single" w:sz="8" w:space="0" w:color="auto"/>
            </w:tcBorders>
            <w:vAlign w:val="center"/>
          </w:tcPr>
          <w:p w14:paraId="7EFD8CB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1.90</w:t>
            </w:r>
          </w:p>
        </w:tc>
        <w:tc>
          <w:tcPr>
            <w:tcW w:w="850" w:type="dxa"/>
            <w:tcBorders>
              <w:top w:val="single" w:sz="8" w:space="0" w:color="auto"/>
            </w:tcBorders>
            <w:vAlign w:val="center"/>
          </w:tcPr>
          <w:p w14:paraId="600C4EC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33155.1</w:t>
            </w:r>
          </w:p>
        </w:tc>
        <w:tc>
          <w:tcPr>
            <w:tcW w:w="510" w:type="dxa"/>
            <w:tcBorders>
              <w:top w:val="single" w:sz="8" w:space="0" w:color="auto"/>
            </w:tcBorders>
            <w:vAlign w:val="center"/>
          </w:tcPr>
          <w:p w14:paraId="533608C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0.29</w:t>
            </w:r>
          </w:p>
        </w:tc>
      </w:tr>
      <w:tr w:rsidR="00431F52" w:rsidRPr="00E00CEE" w14:paraId="67100C38" w14:textId="77777777" w:rsidTr="00B77F29">
        <w:trPr>
          <w:trHeight w:val="143"/>
          <w:jc w:val="center"/>
        </w:trPr>
        <w:tc>
          <w:tcPr>
            <w:tcW w:w="816" w:type="dxa"/>
            <w:vMerge/>
            <w:tcBorders>
              <w:top w:val="nil"/>
              <w:bottom w:val="nil"/>
            </w:tcBorders>
            <w:vAlign w:val="center"/>
          </w:tcPr>
          <w:p w14:paraId="7695BF70" w14:textId="77777777" w:rsidR="00431F52" w:rsidRPr="00E00CEE" w:rsidRDefault="00431F52" w:rsidP="00B77F29">
            <w:pPr>
              <w:snapToGrid w:val="0"/>
              <w:spacing w:line="240" w:lineRule="auto"/>
              <w:jc w:val="center"/>
              <w:rPr>
                <w:sz w:val="18"/>
                <w:szCs w:val="18"/>
              </w:rPr>
            </w:pPr>
          </w:p>
        </w:tc>
        <w:tc>
          <w:tcPr>
            <w:tcW w:w="731" w:type="dxa"/>
            <w:vAlign w:val="center"/>
          </w:tcPr>
          <w:p w14:paraId="69DE3375"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49" w:type="dxa"/>
            <w:vAlign w:val="center"/>
          </w:tcPr>
          <w:p w14:paraId="0C68EE71" w14:textId="77777777" w:rsidR="00431F52" w:rsidRPr="00E00CEE" w:rsidRDefault="00431F52" w:rsidP="00B77F29">
            <w:pPr>
              <w:snapToGrid w:val="0"/>
              <w:spacing w:line="240" w:lineRule="auto"/>
              <w:jc w:val="center"/>
              <w:rPr>
                <w:sz w:val="18"/>
                <w:szCs w:val="18"/>
              </w:rPr>
            </w:pPr>
            <w:r w:rsidRPr="00E00CEE">
              <w:rPr>
                <w:rFonts w:eastAsia="等线"/>
                <w:sz w:val="18"/>
                <w:szCs w:val="18"/>
              </w:rPr>
              <w:t>52402.9</w:t>
            </w:r>
          </w:p>
        </w:tc>
        <w:tc>
          <w:tcPr>
            <w:tcW w:w="524" w:type="dxa"/>
            <w:vAlign w:val="center"/>
          </w:tcPr>
          <w:p w14:paraId="30901DD9" w14:textId="77777777" w:rsidR="00431F52" w:rsidRPr="00E00CEE" w:rsidRDefault="00431F52" w:rsidP="00B77F29">
            <w:pPr>
              <w:snapToGrid w:val="0"/>
              <w:spacing w:line="240" w:lineRule="auto"/>
              <w:jc w:val="center"/>
              <w:rPr>
                <w:sz w:val="18"/>
                <w:szCs w:val="18"/>
              </w:rPr>
            </w:pPr>
            <w:r w:rsidRPr="00E00CEE">
              <w:rPr>
                <w:rFonts w:eastAsia="等线"/>
                <w:sz w:val="18"/>
                <w:szCs w:val="18"/>
              </w:rPr>
              <w:t>0.28</w:t>
            </w:r>
          </w:p>
        </w:tc>
        <w:tc>
          <w:tcPr>
            <w:tcW w:w="849" w:type="dxa"/>
            <w:vAlign w:val="center"/>
          </w:tcPr>
          <w:p w14:paraId="23D5DB89" w14:textId="77777777" w:rsidR="00431F52" w:rsidRPr="00E00CEE" w:rsidRDefault="00431F52" w:rsidP="00B77F29">
            <w:pPr>
              <w:snapToGrid w:val="0"/>
              <w:spacing w:line="240" w:lineRule="auto"/>
              <w:jc w:val="center"/>
              <w:rPr>
                <w:sz w:val="18"/>
                <w:szCs w:val="18"/>
              </w:rPr>
            </w:pPr>
            <w:r w:rsidRPr="00E00CEE">
              <w:rPr>
                <w:rFonts w:eastAsia="等线"/>
                <w:sz w:val="18"/>
                <w:szCs w:val="18"/>
              </w:rPr>
              <w:t>53191.4</w:t>
            </w:r>
          </w:p>
        </w:tc>
        <w:tc>
          <w:tcPr>
            <w:tcW w:w="524" w:type="dxa"/>
            <w:vAlign w:val="center"/>
          </w:tcPr>
          <w:p w14:paraId="5E53D81B"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w:t>
            </w:r>
          </w:p>
        </w:tc>
        <w:tc>
          <w:tcPr>
            <w:tcW w:w="850" w:type="dxa"/>
            <w:vAlign w:val="center"/>
          </w:tcPr>
          <w:p w14:paraId="51966CA2" w14:textId="77777777" w:rsidR="00431F52" w:rsidRPr="00E00CEE" w:rsidRDefault="00431F52" w:rsidP="00B77F29">
            <w:pPr>
              <w:snapToGrid w:val="0"/>
              <w:spacing w:line="240" w:lineRule="auto"/>
              <w:jc w:val="center"/>
              <w:rPr>
                <w:sz w:val="18"/>
                <w:szCs w:val="18"/>
              </w:rPr>
            </w:pPr>
            <w:r w:rsidRPr="00E00CEE">
              <w:rPr>
                <w:rFonts w:eastAsia="等线"/>
                <w:sz w:val="18"/>
                <w:szCs w:val="18"/>
              </w:rPr>
              <w:t>52744.8</w:t>
            </w:r>
          </w:p>
        </w:tc>
        <w:tc>
          <w:tcPr>
            <w:tcW w:w="592" w:type="dxa"/>
            <w:vAlign w:val="center"/>
          </w:tcPr>
          <w:p w14:paraId="12D2611D" w14:textId="77777777" w:rsidR="00431F52" w:rsidRPr="00E00CEE" w:rsidRDefault="00431F52" w:rsidP="00B77F29">
            <w:pPr>
              <w:snapToGrid w:val="0"/>
              <w:spacing w:line="240" w:lineRule="auto"/>
              <w:jc w:val="center"/>
              <w:rPr>
                <w:sz w:val="18"/>
                <w:szCs w:val="18"/>
              </w:rPr>
            </w:pPr>
            <w:r w:rsidRPr="00E00CEE">
              <w:rPr>
                <w:rFonts w:eastAsia="等线"/>
                <w:sz w:val="18"/>
                <w:szCs w:val="18"/>
              </w:rPr>
              <w:t>0.94</w:t>
            </w:r>
          </w:p>
        </w:tc>
        <w:tc>
          <w:tcPr>
            <w:tcW w:w="850" w:type="dxa"/>
            <w:vAlign w:val="center"/>
          </w:tcPr>
          <w:p w14:paraId="2BE45C58" w14:textId="77777777" w:rsidR="00431F52" w:rsidRPr="00E00CEE" w:rsidRDefault="00431F52" w:rsidP="00B77F29">
            <w:pPr>
              <w:snapToGrid w:val="0"/>
              <w:spacing w:line="240" w:lineRule="auto"/>
              <w:jc w:val="center"/>
              <w:rPr>
                <w:sz w:val="18"/>
                <w:szCs w:val="18"/>
              </w:rPr>
            </w:pPr>
            <w:r w:rsidRPr="00E00CEE">
              <w:rPr>
                <w:rFonts w:eastAsia="等线"/>
                <w:sz w:val="18"/>
                <w:szCs w:val="18"/>
              </w:rPr>
              <w:t>52872.2</w:t>
            </w:r>
          </w:p>
        </w:tc>
        <w:tc>
          <w:tcPr>
            <w:tcW w:w="592" w:type="dxa"/>
            <w:vAlign w:val="center"/>
          </w:tcPr>
          <w:p w14:paraId="72B76865" w14:textId="77777777" w:rsidR="00431F52" w:rsidRPr="00E00CEE" w:rsidRDefault="00431F52" w:rsidP="00B77F29">
            <w:pPr>
              <w:snapToGrid w:val="0"/>
              <w:spacing w:line="240" w:lineRule="auto"/>
              <w:jc w:val="center"/>
              <w:rPr>
                <w:sz w:val="18"/>
                <w:szCs w:val="18"/>
              </w:rPr>
            </w:pPr>
            <w:r w:rsidRPr="00E00CEE">
              <w:rPr>
                <w:rFonts w:eastAsia="等线"/>
                <w:sz w:val="18"/>
                <w:szCs w:val="18"/>
              </w:rPr>
              <w:t>1.18</w:t>
            </w:r>
          </w:p>
        </w:tc>
        <w:tc>
          <w:tcPr>
            <w:tcW w:w="850" w:type="dxa"/>
            <w:vAlign w:val="center"/>
          </w:tcPr>
          <w:p w14:paraId="012CCF0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52342.3</w:t>
            </w:r>
          </w:p>
        </w:tc>
        <w:tc>
          <w:tcPr>
            <w:tcW w:w="510" w:type="dxa"/>
            <w:vAlign w:val="center"/>
          </w:tcPr>
          <w:p w14:paraId="2F0ED50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0.17</w:t>
            </w:r>
          </w:p>
        </w:tc>
      </w:tr>
      <w:tr w:rsidR="00431F52" w:rsidRPr="00E00CEE" w14:paraId="2AD273A3" w14:textId="77777777" w:rsidTr="00B77F29">
        <w:trPr>
          <w:trHeight w:val="143"/>
          <w:jc w:val="center"/>
        </w:trPr>
        <w:tc>
          <w:tcPr>
            <w:tcW w:w="816" w:type="dxa"/>
            <w:vMerge/>
            <w:tcBorders>
              <w:top w:val="nil"/>
              <w:bottom w:val="nil"/>
            </w:tcBorders>
            <w:vAlign w:val="center"/>
          </w:tcPr>
          <w:p w14:paraId="6DB1A409" w14:textId="77777777" w:rsidR="00431F52" w:rsidRPr="00E00CEE" w:rsidRDefault="00431F52" w:rsidP="00B77F29">
            <w:pPr>
              <w:snapToGrid w:val="0"/>
              <w:spacing w:line="240" w:lineRule="auto"/>
              <w:jc w:val="center"/>
              <w:rPr>
                <w:sz w:val="18"/>
                <w:szCs w:val="18"/>
              </w:rPr>
            </w:pPr>
          </w:p>
        </w:tc>
        <w:tc>
          <w:tcPr>
            <w:tcW w:w="731" w:type="dxa"/>
            <w:vAlign w:val="center"/>
          </w:tcPr>
          <w:p w14:paraId="52EECDC7"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49" w:type="dxa"/>
            <w:vAlign w:val="center"/>
          </w:tcPr>
          <w:p w14:paraId="2E592356" w14:textId="77777777" w:rsidR="00431F52" w:rsidRPr="00E00CEE" w:rsidRDefault="00431F52" w:rsidP="00B77F29">
            <w:pPr>
              <w:snapToGrid w:val="0"/>
              <w:spacing w:line="240" w:lineRule="auto"/>
              <w:jc w:val="center"/>
              <w:rPr>
                <w:sz w:val="18"/>
                <w:szCs w:val="18"/>
              </w:rPr>
            </w:pPr>
            <w:r w:rsidRPr="00E00CEE">
              <w:rPr>
                <w:rFonts w:eastAsia="等线"/>
                <w:sz w:val="18"/>
                <w:szCs w:val="18"/>
              </w:rPr>
              <w:t>72416.1</w:t>
            </w:r>
          </w:p>
        </w:tc>
        <w:tc>
          <w:tcPr>
            <w:tcW w:w="524" w:type="dxa"/>
            <w:vAlign w:val="center"/>
          </w:tcPr>
          <w:p w14:paraId="2CAD5E21"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w:t>
            </w:r>
          </w:p>
        </w:tc>
        <w:tc>
          <w:tcPr>
            <w:tcW w:w="849" w:type="dxa"/>
            <w:vAlign w:val="center"/>
          </w:tcPr>
          <w:p w14:paraId="1200E132" w14:textId="77777777" w:rsidR="00431F52" w:rsidRPr="00E00CEE" w:rsidRDefault="00431F52" w:rsidP="00B77F29">
            <w:pPr>
              <w:snapToGrid w:val="0"/>
              <w:spacing w:line="240" w:lineRule="auto"/>
              <w:jc w:val="center"/>
              <w:rPr>
                <w:sz w:val="18"/>
                <w:szCs w:val="18"/>
              </w:rPr>
            </w:pPr>
            <w:r w:rsidRPr="00E00CEE">
              <w:rPr>
                <w:rFonts w:eastAsia="等线"/>
                <w:sz w:val="18"/>
                <w:szCs w:val="18"/>
              </w:rPr>
              <w:t>74624.8</w:t>
            </w:r>
          </w:p>
        </w:tc>
        <w:tc>
          <w:tcPr>
            <w:tcW w:w="524" w:type="dxa"/>
            <w:vAlign w:val="center"/>
          </w:tcPr>
          <w:p w14:paraId="46CC0066" w14:textId="77777777" w:rsidR="00431F52" w:rsidRPr="00E00CEE" w:rsidRDefault="00431F52" w:rsidP="00B77F29">
            <w:pPr>
              <w:snapToGrid w:val="0"/>
              <w:spacing w:line="240" w:lineRule="auto"/>
              <w:jc w:val="center"/>
              <w:rPr>
                <w:sz w:val="18"/>
                <w:szCs w:val="18"/>
              </w:rPr>
            </w:pPr>
            <w:r w:rsidRPr="00E00CEE">
              <w:rPr>
                <w:rFonts w:eastAsia="等线"/>
                <w:sz w:val="18"/>
                <w:szCs w:val="18"/>
              </w:rPr>
              <w:t>4.43</w:t>
            </w:r>
          </w:p>
        </w:tc>
        <w:tc>
          <w:tcPr>
            <w:tcW w:w="850" w:type="dxa"/>
            <w:vAlign w:val="center"/>
          </w:tcPr>
          <w:p w14:paraId="1B381C9A" w14:textId="77777777" w:rsidR="00431F52" w:rsidRPr="00E00CEE" w:rsidRDefault="00431F52" w:rsidP="00B77F29">
            <w:pPr>
              <w:snapToGrid w:val="0"/>
              <w:spacing w:line="240" w:lineRule="auto"/>
              <w:jc w:val="center"/>
              <w:rPr>
                <w:sz w:val="18"/>
                <w:szCs w:val="18"/>
              </w:rPr>
            </w:pPr>
            <w:r w:rsidRPr="00E00CEE">
              <w:rPr>
                <w:rFonts w:eastAsia="等线"/>
                <w:sz w:val="18"/>
                <w:szCs w:val="18"/>
              </w:rPr>
              <w:t>72935.3</w:t>
            </w:r>
          </w:p>
        </w:tc>
        <w:tc>
          <w:tcPr>
            <w:tcW w:w="592" w:type="dxa"/>
            <w:vAlign w:val="center"/>
          </w:tcPr>
          <w:p w14:paraId="52AE07BA" w14:textId="77777777" w:rsidR="00431F52" w:rsidRPr="00E00CEE" w:rsidRDefault="00431F52" w:rsidP="00B77F29">
            <w:pPr>
              <w:snapToGrid w:val="0"/>
              <w:spacing w:line="240" w:lineRule="auto"/>
              <w:jc w:val="center"/>
              <w:rPr>
                <w:sz w:val="18"/>
                <w:szCs w:val="18"/>
              </w:rPr>
            </w:pPr>
            <w:r w:rsidRPr="00E00CEE">
              <w:rPr>
                <w:rFonts w:eastAsia="等线"/>
                <w:sz w:val="18"/>
                <w:szCs w:val="18"/>
              </w:rPr>
              <w:t>2.07</w:t>
            </w:r>
          </w:p>
        </w:tc>
        <w:tc>
          <w:tcPr>
            <w:tcW w:w="850" w:type="dxa"/>
            <w:vAlign w:val="center"/>
          </w:tcPr>
          <w:p w14:paraId="796B44DB" w14:textId="77777777" w:rsidR="00431F52" w:rsidRPr="00E00CEE" w:rsidRDefault="00431F52" w:rsidP="00B77F29">
            <w:pPr>
              <w:snapToGrid w:val="0"/>
              <w:spacing w:line="240" w:lineRule="auto"/>
              <w:jc w:val="center"/>
              <w:rPr>
                <w:sz w:val="18"/>
                <w:szCs w:val="18"/>
              </w:rPr>
            </w:pPr>
            <w:r w:rsidRPr="00E00CEE">
              <w:rPr>
                <w:rFonts w:eastAsia="等线"/>
                <w:sz w:val="18"/>
                <w:szCs w:val="18"/>
              </w:rPr>
              <w:t>73274.8</w:t>
            </w:r>
          </w:p>
        </w:tc>
        <w:tc>
          <w:tcPr>
            <w:tcW w:w="592" w:type="dxa"/>
            <w:vAlign w:val="center"/>
          </w:tcPr>
          <w:p w14:paraId="233D810B" w14:textId="77777777" w:rsidR="00431F52" w:rsidRPr="00E00CEE" w:rsidRDefault="00431F52" w:rsidP="00B77F29">
            <w:pPr>
              <w:snapToGrid w:val="0"/>
              <w:spacing w:line="240" w:lineRule="auto"/>
              <w:jc w:val="center"/>
              <w:rPr>
                <w:sz w:val="18"/>
                <w:szCs w:val="18"/>
              </w:rPr>
            </w:pPr>
            <w:r w:rsidRPr="00E00CEE">
              <w:rPr>
                <w:rFonts w:eastAsia="等线"/>
                <w:sz w:val="18"/>
                <w:szCs w:val="18"/>
              </w:rPr>
              <w:t>2.54</w:t>
            </w:r>
          </w:p>
        </w:tc>
        <w:tc>
          <w:tcPr>
            <w:tcW w:w="850" w:type="dxa"/>
            <w:vAlign w:val="center"/>
          </w:tcPr>
          <w:p w14:paraId="098C43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71671.2</w:t>
            </w:r>
          </w:p>
        </w:tc>
        <w:tc>
          <w:tcPr>
            <w:tcW w:w="510" w:type="dxa"/>
            <w:vAlign w:val="center"/>
          </w:tcPr>
          <w:p w14:paraId="650C7AD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0.30</w:t>
            </w:r>
          </w:p>
        </w:tc>
      </w:tr>
      <w:tr w:rsidR="00431F52" w:rsidRPr="00E00CEE" w14:paraId="4A111C01" w14:textId="77777777" w:rsidTr="00B77F29">
        <w:trPr>
          <w:trHeight w:val="143"/>
          <w:jc w:val="center"/>
        </w:trPr>
        <w:tc>
          <w:tcPr>
            <w:tcW w:w="816" w:type="dxa"/>
            <w:vMerge/>
            <w:tcBorders>
              <w:top w:val="nil"/>
              <w:bottom w:val="nil"/>
            </w:tcBorders>
            <w:vAlign w:val="center"/>
          </w:tcPr>
          <w:p w14:paraId="66AAF7A6" w14:textId="77777777" w:rsidR="00431F52" w:rsidRPr="00E00CEE" w:rsidRDefault="00431F52" w:rsidP="00B77F29">
            <w:pPr>
              <w:snapToGrid w:val="0"/>
              <w:spacing w:line="240" w:lineRule="auto"/>
              <w:jc w:val="center"/>
              <w:rPr>
                <w:sz w:val="18"/>
                <w:szCs w:val="18"/>
              </w:rPr>
            </w:pPr>
          </w:p>
        </w:tc>
        <w:tc>
          <w:tcPr>
            <w:tcW w:w="731" w:type="dxa"/>
            <w:vAlign w:val="center"/>
          </w:tcPr>
          <w:p w14:paraId="47EB876D"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49" w:type="dxa"/>
            <w:vAlign w:val="center"/>
          </w:tcPr>
          <w:p w14:paraId="31B73E8F" w14:textId="77777777" w:rsidR="00431F52" w:rsidRPr="00E00CEE" w:rsidRDefault="00431F52" w:rsidP="00B77F29">
            <w:pPr>
              <w:snapToGrid w:val="0"/>
              <w:spacing w:line="240" w:lineRule="auto"/>
              <w:jc w:val="center"/>
              <w:rPr>
                <w:sz w:val="18"/>
                <w:szCs w:val="18"/>
              </w:rPr>
            </w:pPr>
            <w:r w:rsidRPr="00E00CEE">
              <w:rPr>
                <w:rFonts w:eastAsia="等线"/>
                <w:sz w:val="18"/>
                <w:szCs w:val="18"/>
              </w:rPr>
              <w:t>59468.5</w:t>
            </w:r>
          </w:p>
        </w:tc>
        <w:tc>
          <w:tcPr>
            <w:tcW w:w="524" w:type="dxa"/>
            <w:vAlign w:val="center"/>
          </w:tcPr>
          <w:p w14:paraId="5DE7C53F" w14:textId="77777777" w:rsidR="00431F52" w:rsidRPr="00E00CEE" w:rsidRDefault="00431F52" w:rsidP="00B77F29">
            <w:pPr>
              <w:snapToGrid w:val="0"/>
              <w:spacing w:line="240" w:lineRule="auto"/>
              <w:jc w:val="center"/>
              <w:rPr>
                <w:sz w:val="18"/>
                <w:szCs w:val="18"/>
              </w:rPr>
            </w:pPr>
            <w:r w:rsidRPr="00E00CEE">
              <w:rPr>
                <w:rFonts w:eastAsia="等线"/>
                <w:sz w:val="18"/>
                <w:szCs w:val="18"/>
              </w:rPr>
              <w:t>0.74</w:t>
            </w:r>
          </w:p>
        </w:tc>
        <w:tc>
          <w:tcPr>
            <w:tcW w:w="849" w:type="dxa"/>
            <w:vAlign w:val="center"/>
          </w:tcPr>
          <w:p w14:paraId="1F86DECD" w14:textId="77777777" w:rsidR="00431F52" w:rsidRPr="00E00CEE" w:rsidRDefault="00431F52" w:rsidP="00B77F29">
            <w:pPr>
              <w:snapToGrid w:val="0"/>
              <w:spacing w:line="240" w:lineRule="auto"/>
              <w:jc w:val="center"/>
              <w:rPr>
                <w:sz w:val="18"/>
                <w:szCs w:val="18"/>
              </w:rPr>
            </w:pPr>
            <w:r w:rsidRPr="00E00CEE">
              <w:rPr>
                <w:rFonts w:eastAsia="等线"/>
                <w:sz w:val="18"/>
                <w:szCs w:val="18"/>
              </w:rPr>
              <w:t>60918.8</w:t>
            </w:r>
          </w:p>
        </w:tc>
        <w:tc>
          <w:tcPr>
            <w:tcW w:w="524" w:type="dxa"/>
            <w:vAlign w:val="center"/>
          </w:tcPr>
          <w:p w14:paraId="141E1AF1" w14:textId="77777777" w:rsidR="00431F52" w:rsidRPr="00E00CEE" w:rsidRDefault="00431F52" w:rsidP="00B77F29">
            <w:pPr>
              <w:snapToGrid w:val="0"/>
              <w:spacing w:line="240" w:lineRule="auto"/>
              <w:jc w:val="center"/>
              <w:rPr>
                <w:sz w:val="18"/>
                <w:szCs w:val="18"/>
              </w:rPr>
            </w:pPr>
            <w:r w:rsidRPr="00E00CEE">
              <w:rPr>
                <w:rFonts w:eastAsia="等线"/>
                <w:sz w:val="18"/>
                <w:szCs w:val="18"/>
              </w:rPr>
              <w:t>3.20</w:t>
            </w:r>
          </w:p>
        </w:tc>
        <w:tc>
          <w:tcPr>
            <w:tcW w:w="850" w:type="dxa"/>
            <w:vAlign w:val="center"/>
          </w:tcPr>
          <w:p w14:paraId="61FC596E" w14:textId="77777777" w:rsidR="00431F52" w:rsidRPr="00E00CEE" w:rsidRDefault="00431F52" w:rsidP="00B77F29">
            <w:pPr>
              <w:snapToGrid w:val="0"/>
              <w:spacing w:line="240" w:lineRule="auto"/>
              <w:jc w:val="center"/>
              <w:rPr>
                <w:sz w:val="18"/>
                <w:szCs w:val="18"/>
              </w:rPr>
            </w:pPr>
            <w:r w:rsidRPr="00E00CEE">
              <w:rPr>
                <w:rFonts w:eastAsia="等线"/>
                <w:sz w:val="18"/>
                <w:szCs w:val="18"/>
              </w:rPr>
              <w:t>60285.9</w:t>
            </w:r>
          </w:p>
        </w:tc>
        <w:tc>
          <w:tcPr>
            <w:tcW w:w="592" w:type="dxa"/>
            <w:vAlign w:val="center"/>
          </w:tcPr>
          <w:p w14:paraId="28FFAE8C"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50" w:type="dxa"/>
            <w:vAlign w:val="center"/>
          </w:tcPr>
          <w:p w14:paraId="73D805AD" w14:textId="77777777" w:rsidR="00431F52" w:rsidRPr="00E00CEE" w:rsidRDefault="00431F52" w:rsidP="00B77F29">
            <w:pPr>
              <w:snapToGrid w:val="0"/>
              <w:spacing w:line="240" w:lineRule="auto"/>
              <w:jc w:val="center"/>
              <w:rPr>
                <w:sz w:val="18"/>
                <w:szCs w:val="18"/>
              </w:rPr>
            </w:pPr>
            <w:r w:rsidRPr="00E00CEE">
              <w:rPr>
                <w:rFonts w:eastAsia="等线"/>
                <w:sz w:val="18"/>
                <w:szCs w:val="18"/>
              </w:rPr>
              <w:t>60417.9</w:t>
            </w:r>
          </w:p>
        </w:tc>
        <w:tc>
          <w:tcPr>
            <w:tcW w:w="592" w:type="dxa"/>
            <w:vAlign w:val="center"/>
          </w:tcPr>
          <w:p w14:paraId="415EAF5D" w14:textId="77777777" w:rsidR="00431F52" w:rsidRPr="00E00CEE" w:rsidRDefault="00431F52" w:rsidP="00B77F29">
            <w:pPr>
              <w:snapToGrid w:val="0"/>
              <w:spacing w:line="240" w:lineRule="auto"/>
              <w:jc w:val="center"/>
              <w:rPr>
                <w:sz w:val="18"/>
                <w:szCs w:val="18"/>
              </w:rPr>
            </w:pPr>
            <w:r w:rsidRPr="00E00CEE">
              <w:rPr>
                <w:rFonts w:eastAsia="等线"/>
                <w:sz w:val="18"/>
                <w:szCs w:val="18"/>
              </w:rPr>
              <w:t>2.35</w:t>
            </w:r>
          </w:p>
        </w:tc>
        <w:tc>
          <w:tcPr>
            <w:tcW w:w="850" w:type="dxa"/>
            <w:vAlign w:val="center"/>
          </w:tcPr>
          <w:p w14:paraId="687A63D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59286.2</w:t>
            </w:r>
          </w:p>
        </w:tc>
        <w:tc>
          <w:tcPr>
            <w:tcW w:w="510" w:type="dxa"/>
            <w:vAlign w:val="center"/>
          </w:tcPr>
          <w:p w14:paraId="3A542B6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0.43</w:t>
            </w:r>
          </w:p>
        </w:tc>
      </w:tr>
      <w:tr w:rsidR="00431F52" w:rsidRPr="00E00CEE" w14:paraId="798A6929" w14:textId="77777777" w:rsidTr="00B77F29">
        <w:trPr>
          <w:trHeight w:val="143"/>
          <w:jc w:val="center"/>
        </w:trPr>
        <w:tc>
          <w:tcPr>
            <w:tcW w:w="816" w:type="dxa"/>
            <w:vMerge/>
            <w:tcBorders>
              <w:top w:val="nil"/>
              <w:bottom w:val="nil"/>
            </w:tcBorders>
            <w:vAlign w:val="center"/>
          </w:tcPr>
          <w:p w14:paraId="0D6C1E32" w14:textId="77777777" w:rsidR="00431F52" w:rsidRPr="00E00CEE" w:rsidRDefault="00431F52" w:rsidP="00B77F29">
            <w:pPr>
              <w:snapToGrid w:val="0"/>
              <w:spacing w:line="240" w:lineRule="auto"/>
              <w:jc w:val="center"/>
              <w:rPr>
                <w:sz w:val="18"/>
                <w:szCs w:val="18"/>
              </w:rPr>
            </w:pPr>
          </w:p>
        </w:tc>
        <w:tc>
          <w:tcPr>
            <w:tcW w:w="731" w:type="dxa"/>
            <w:vAlign w:val="center"/>
          </w:tcPr>
          <w:p w14:paraId="07CF10C0"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49" w:type="dxa"/>
            <w:vAlign w:val="center"/>
          </w:tcPr>
          <w:p w14:paraId="2DC24C26" w14:textId="77777777" w:rsidR="00431F52" w:rsidRPr="00E00CEE" w:rsidRDefault="00431F52" w:rsidP="00B77F29">
            <w:pPr>
              <w:snapToGrid w:val="0"/>
              <w:spacing w:line="240" w:lineRule="auto"/>
              <w:jc w:val="center"/>
              <w:rPr>
                <w:sz w:val="18"/>
                <w:szCs w:val="18"/>
              </w:rPr>
            </w:pPr>
            <w:r w:rsidRPr="00E00CEE">
              <w:rPr>
                <w:rFonts w:eastAsia="等线"/>
                <w:sz w:val="18"/>
                <w:szCs w:val="18"/>
              </w:rPr>
              <w:t>88482.2</w:t>
            </w:r>
          </w:p>
        </w:tc>
        <w:tc>
          <w:tcPr>
            <w:tcW w:w="524" w:type="dxa"/>
            <w:vAlign w:val="center"/>
          </w:tcPr>
          <w:p w14:paraId="11F022B4" w14:textId="77777777" w:rsidR="00431F52" w:rsidRPr="00E00CEE" w:rsidRDefault="00431F52" w:rsidP="00B77F29">
            <w:pPr>
              <w:snapToGrid w:val="0"/>
              <w:spacing w:line="240" w:lineRule="auto"/>
              <w:jc w:val="center"/>
              <w:rPr>
                <w:sz w:val="18"/>
                <w:szCs w:val="18"/>
              </w:rPr>
            </w:pPr>
            <w:r w:rsidRPr="00E00CEE">
              <w:rPr>
                <w:rFonts w:eastAsia="等线"/>
                <w:sz w:val="18"/>
                <w:szCs w:val="18"/>
              </w:rPr>
              <w:t>0.40</w:t>
            </w:r>
          </w:p>
        </w:tc>
        <w:tc>
          <w:tcPr>
            <w:tcW w:w="849" w:type="dxa"/>
            <w:vAlign w:val="center"/>
          </w:tcPr>
          <w:p w14:paraId="446FFF26" w14:textId="77777777" w:rsidR="00431F52" w:rsidRPr="00E00CEE" w:rsidRDefault="00431F52" w:rsidP="00B77F29">
            <w:pPr>
              <w:snapToGrid w:val="0"/>
              <w:spacing w:line="240" w:lineRule="auto"/>
              <w:jc w:val="center"/>
              <w:rPr>
                <w:sz w:val="18"/>
                <w:szCs w:val="18"/>
              </w:rPr>
            </w:pPr>
            <w:r w:rsidRPr="00E00CEE">
              <w:rPr>
                <w:rFonts w:eastAsia="等线"/>
                <w:sz w:val="18"/>
                <w:szCs w:val="18"/>
              </w:rPr>
              <w:t>90209.6</w:t>
            </w:r>
          </w:p>
        </w:tc>
        <w:tc>
          <w:tcPr>
            <w:tcW w:w="524" w:type="dxa"/>
            <w:vAlign w:val="center"/>
          </w:tcPr>
          <w:p w14:paraId="179C31A5"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w:t>
            </w:r>
          </w:p>
        </w:tc>
        <w:tc>
          <w:tcPr>
            <w:tcW w:w="850" w:type="dxa"/>
            <w:vAlign w:val="center"/>
          </w:tcPr>
          <w:p w14:paraId="5E293C70" w14:textId="77777777" w:rsidR="00431F52" w:rsidRPr="00E00CEE" w:rsidRDefault="00431F52" w:rsidP="00B77F29">
            <w:pPr>
              <w:snapToGrid w:val="0"/>
              <w:spacing w:line="240" w:lineRule="auto"/>
              <w:jc w:val="center"/>
              <w:rPr>
                <w:sz w:val="18"/>
                <w:szCs w:val="18"/>
              </w:rPr>
            </w:pPr>
            <w:r w:rsidRPr="00E00CEE">
              <w:rPr>
                <w:rFonts w:eastAsia="等线"/>
                <w:sz w:val="18"/>
                <w:szCs w:val="18"/>
              </w:rPr>
              <w:t>89751.5</w:t>
            </w:r>
          </w:p>
        </w:tc>
        <w:tc>
          <w:tcPr>
            <w:tcW w:w="592" w:type="dxa"/>
            <w:vAlign w:val="center"/>
          </w:tcPr>
          <w:p w14:paraId="6F00890C"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w:t>
            </w:r>
          </w:p>
        </w:tc>
        <w:tc>
          <w:tcPr>
            <w:tcW w:w="850" w:type="dxa"/>
            <w:vAlign w:val="center"/>
          </w:tcPr>
          <w:p w14:paraId="029694F0" w14:textId="77777777" w:rsidR="00431F52" w:rsidRPr="00E00CEE" w:rsidRDefault="00431F52" w:rsidP="00B77F29">
            <w:pPr>
              <w:snapToGrid w:val="0"/>
              <w:spacing w:line="240" w:lineRule="auto"/>
              <w:jc w:val="center"/>
              <w:rPr>
                <w:sz w:val="18"/>
                <w:szCs w:val="18"/>
              </w:rPr>
            </w:pPr>
            <w:r w:rsidRPr="00E00CEE">
              <w:rPr>
                <w:rFonts w:eastAsia="等线"/>
                <w:sz w:val="18"/>
                <w:szCs w:val="18"/>
              </w:rPr>
              <w:t>90238.6</w:t>
            </w:r>
          </w:p>
        </w:tc>
        <w:tc>
          <w:tcPr>
            <w:tcW w:w="592" w:type="dxa"/>
            <w:vAlign w:val="center"/>
          </w:tcPr>
          <w:p w14:paraId="65DC6D2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2.40</w:t>
            </w:r>
          </w:p>
        </w:tc>
        <w:tc>
          <w:tcPr>
            <w:tcW w:w="850" w:type="dxa"/>
            <w:vAlign w:val="center"/>
          </w:tcPr>
          <w:p w14:paraId="5454C40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88372.5</w:t>
            </w:r>
          </w:p>
        </w:tc>
        <w:tc>
          <w:tcPr>
            <w:tcW w:w="510" w:type="dxa"/>
            <w:vAlign w:val="center"/>
          </w:tcPr>
          <w:p w14:paraId="52F0C38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625B3D43" w14:textId="77777777" w:rsidTr="00B77F29">
        <w:trPr>
          <w:trHeight w:val="143"/>
          <w:jc w:val="center"/>
        </w:trPr>
        <w:tc>
          <w:tcPr>
            <w:tcW w:w="816" w:type="dxa"/>
            <w:vMerge/>
            <w:tcBorders>
              <w:top w:val="nil"/>
              <w:bottom w:val="nil"/>
            </w:tcBorders>
            <w:vAlign w:val="center"/>
          </w:tcPr>
          <w:p w14:paraId="4DF1368A" w14:textId="77777777" w:rsidR="00431F52" w:rsidRPr="00E00CEE" w:rsidRDefault="00431F52" w:rsidP="00B77F29">
            <w:pPr>
              <w:snapToGrid w:val="0"/>
              <w:spacing w:line="240" w:lineRule="auto"/>
              <w:jc w:val="center"/>
              <w:rPr>
                <w:sz w:val="18"/>
                <w:szCs w:val="18"/>
              </w:rPr>
            </w:pPr>
          </w:p>
        </w:tc>
        <w:tc>
          <w:tcPr>
            <w:tcW w:w="731" w:type="dxa"/>
            <w:vAlign w:val="center"/>
          </w:tcPr>
          <w:p w14:paraId="39C634A9"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49" w:type="dxa"/>
            <w:vAlign w:val="center"/>
          </w:tcPr>
          <w:p w14:paraId="03DEF9C9"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138564</w:t>
            </w:r>
          </w:p>
        </w:tc>
        <w:tc>
          <w:tcPr>
            <w:tcW w:w="524" w:type="dxa"/>
            <w:vAlign w:val="center"/>
          </w:tcPr>
          <w:p w14:paraId="1C2144F3"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w:t>
            </w:r>
          </w:p>
        </w:tc>
        <w:tc>
          <w:tcPr>
            <w:tcW w:w="849" w:type="dxa"/>
            <w:vAlign w:val="center"/>
          </w:tcPr>
          <w:p w14:paraId="435EE935" w14:textId="77777777" w:rsidR="00431F52" w:rsidRPr="00E00CEE" w:rsidRDefault="00431F52" w:rsidP="00B77F29">
            <w:pPr>
              <w:snapToGrid w:val="0"/>
              <w:spacing w:line="240" w:lineRule="auto"/>
              <w:jc w:val="center"/>
              <w:rPr>
                <w:sz w:val="18"/>
                <w:szCs w:val="18"/>
              </w:rPr>
            </w:pPr>
            <w:r w:rsidRPr="00E00CEE">
              <w:rPr>
                <w:rFonts w:eastAsia="等线"/>
                <w:sz w:val="18"/>
                <w:szCs w:val="18"/>
              </w:rPr>
              <w:t>147816.7</w:t>
            </w:r>
          </w:p>
        </w:tc>
        <w:tc>
          <w:tcPr>
            <w:tcW w:w="524" w:type="dxa"/>
            <w:vAlign w:val="center"/>
          </w:tcPr>
          <w:p w14:paraId="2B2562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10.1</w:t>
            </w:r>
          </w:p>
        </w:tc>
        <w:tc>
          <w:tcPr>
            <w:tcW w:w="850" w:type="dxa"/>
            <w:vAlign w:val="center"/>
          </w:tcPr>
          <w:p w14:paraId="54393230" w14:textId="77777777" w:rsidR="00431F52" w:rsidRPr="00E00CEE" w:rsidRDefault="00431F52" w:rsidP="00B77F29">
            <w:pPr>
              <w:snapToGrid w:val="0"/>
              <w:spacing w:line="240" w:lineRule="auto"/>
              <w:jc w:val="center"/>
              <w:rPr>
                <w:sz w:val="18"/>
                <w:szCs w:val="18"/>
              </w:rPr>
            </w:pPr>
            <w:r w:rsidRPr="00E00CEE">
              <w:rPr>
                <w:rFonts w:eastAsia="等线"/>
                <w:sz w:val="18"/>
                <w:szCs w:val="18"/>
              </w:rPr>
              <w:t>148480.8</w:t>
            </w:r>
          </w:p>
        </w:tc>
        <w:tc>
          <w:tcPr>
            <w:tcW w:w="592" w:type="dxa"/>
            <w:vAlign w:val="center"/>
          </w:tcPr>
          <w:p w14:paraId="31472BD6"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10.58</w:t>
            </w:r>
          </w:p>
        </w:tc>
        <w:tc>
          <w:tcPr>
            <w:tcW w:w="850" w:type="dxa"/>
            <w:vAlign w:val="center"/>
          </w:tcPr>
          <w:p w14:paraId="126986C3" w14:textId="77777777" w:rsidR="00431F52" w:rsidRPr="00E00CEE" w:rsidRDefault="00431F52" w:rsidP="00B77F29">
            <w:pPr>
              <w:snapToGrid w:val="0"/>
              <w:spacing w:line="240" w:lineRule="auto"/>
              <w:jc w:val="center"/>
              <w:rPr>
                <w:sz w:val="18"/>
                <w:szCs w:val="18"/>
              </w:rPr>
            </w:pPr>
            <w:r w:rsidRPr="00E00CEE">
              <w:rPr>
                <w:rFonts w:eastAsia="等线"/>
                <w:sz w:val="18"/>
                <w:szCs w:val="18"/>
              </w:rPr>
              <w:t>148421.3</w:t>
            </w:r>
          </w:p>
        </w:tc>
        <w:tc>
          <w:tcPr>
            <w:tcW w:w="592" w:type="dxa"/>
            <w:vAlign w:val="center"/>
          </w:tcPr>
          <w:p w14:paraId="7563AE65"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10.53</w:t>
            </w:r>
          </w:p>
        </w:tc>
        <w:tc>
          <w:tcPr>
            <w:tcW w:w="850" w:type="dxa"/>
            <w:vAlign w:val="center"/>
          </w:tcPr>
          <w:p w14:paraId="0C26447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135625.4</w:t>
            </w:r>
          </w:p>
        </w:tc>
        <w:tc>
          <w:tcPr>
            <w:tcW w:w="510" w:type="dxa"/>
            <w:vAlign w:val="center"/>
          </w:tcPr>
          <w:p w14:paraId="331C5E5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1.00</w:t>
            </w:r>
          </w:p>
        </w:tc>
      </w:tr>
      <w:tr w:rsidR="00431F52" w:rsidRPr="00E00CEE" w14:paraId="620EED59" w14:textId="77777777" w:rsidTr="00B77F29">
        <w:trPr>
          <w:trHeight w:val="143"/>
          <w:jc w:val="center"/>
        </w:trPr>
        <w:tc>
          <w:tcPr>
            <w:tcW w:w="816" w:type="dxa"/>
            <w:vMerge/>
            <w:tcBorders>
              <w:top w:val="nil"/>
              <w:bottom w:val="nil"/>
            </w:tcBorders>
            <w:vAlign w:val="center"/>
          </w:tcPr>
          <w:p w14:paraId="614A2C7F" w14:textId="77777777" w:rsidR="00431F52" w:rsidRPr="00E00CEE" w:rsidRDefault="00431F52" w:rsidP="00B77F29">
            <w:pPr>
              <w:snapToGrid w:val="0"/>
              <w:spacing w:line="240" w:lineRule="auto"/>
              <w:jc w:val="center"/>
              <w:rPr>
                <w:sz w:val="18"/>
                <w:szCs w:val="18"/>
              </w:rPr>
            </w:pPr>
          </w:p>
        </w:tc>
        <w:tc>
          <w:tcPr>
            <w:tcW w:w="731" w:type="dxa"/>
            <w:vAlign w:val="center"/>
          </w:tcPr>
          <w:p w14:paraId="7599F952"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49" w:type="dxa"/>
            <w:vAlign w:val="center"/>
          </w:tcPr>
          <w:p w14:paraId="2EFEC24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73522.7</w:t>
            </w:r>
          </w:p>
        </w:tc>
        <w:tc>
          <w:tcPr>
            <w:tcW w:w="524" w:type="dxa"/>
            <w:vAlign w:val="center"/>
          </w:tcPr>
          <w:p w14:paraId="7E70625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0.55</w:t>
            </w:r>
          </w:p>
        </w:tc>
        <w:tc>
          <w:tcPr>
            <w:tcW w:w="849" w:type="dxa"/>
            <w:vAlign w:val="center"/>
          </w:tcPr>
          <w:p w14:paraId="38791B5D" w14:textId="77777777" w:rsidR="00431F52" w:rsidRPr="00E00CEE" w:rsidRDefault="00431F52" w:rsidP="00B77F29">
            <w:pPr>
              <w:snapToGrid w:val="0"/>
              <w:spacing w:line="240" w:lineRule="auto"/>
              <w:jc w:val="center"/>
              <w:rPr>
                <w:sz w:val="18"/>
                <w:szCs w:val="18"/>
              </w:rPr>
            </w:pPr>
            <w:r w:rsidRPr="00E00CEE">
              <w:rPr>
                <w:rFonts w:eastAsia="等线"/>
                <w:sz w:val="18"/>
                <w:szCs w:val="18"/>
              </w:rPr>
              <w:t>75352.9</w:t>
            </w:r>
          </w:p>
        </w:tc>
        <w:tc>
          <w:tcPr>
            <w:tcW w:w="524" w:type="dxa"/>
            <w:vAlign w:val="center"/>
          </w:tcPr>
          <w:p w14:paraId="191B9987" w14:textId="77777777" w:rsidR="00431F52" w:rsidRPr="00E00CEE" w:rsidRDefault="00431F52" w:rsidP="00B77F29">
            <w:pPr>
              <w:snapToGrid w:val="0"/>
              <w:spacing w:line="240" w:lineRule="auto"/>
              <w:jc w:val="center"/>
              <w:rPr>
                <w:sz w:val="18"/>
                <w:szCs w:val="18"/>
              </w:rPr>
            </w:pPr>
            <w:r w:rsidRPr="00E00CEE">
              <w:rPr>
                <w:rFonts w:eastAsia="等线"/>
                <w:sz w:val="18"/>
                <w:szCs w:val="18"/>
              </w:rPr>
              <w:t>3.05</w:t>
            </w:r>
          </w:p>
        </w:tc>
        <w:tc>
          <w:tcPr>
            <w:tcW w:w="850" w:type="dxa"/>
            <w:vAlign w:val="center"/>
          </w:tcPr>
          <w:p w14:paraId="52DD823E" w14:textId="77777777" w:rsidR="00431F52" w:rsidRPr="00E00CEE" w:rsidRDefault="00431F52" w:rsidP="00B77F29">
            <w:pPr>
              <w:snapToGrid w:val="0"/>
              <w:spacing w:line="240" w:lineRule="auto"/>
              <w:jc w:val="center"/>
              <w:rPr>
                <w:sz w:val="18"/>
                <w:szCs w:val="18"/>
              </w:rPr>
            </w:pPr>
            <w:r w:rsidRPr="00E00CEE">
              <w:rPr>
                <w:rFonts w:eastAsia="等线"/>
                <w:sz w:val="18"/>
                <w:szCs w:val="18"/>
              </w:rPr>
              <w:t>76507.9</w:t>
            </w:r>
          </w:p>
        </w:tc>
        <w:tc>
          <w:tcPr>
            <w:tcW w:w="592" w:type="dxa"/>
            <w:vAlign w:val="center"/>
          </w:tcPr>
          <w:p w14:paraId="16DA7931" w14:textId="77777777" w:rsidR="00431F52" w:rsidRPr="00E00CEE" w:rsidRDefault="00431F52" w:rsidP="00B77F29">
            <w:pPr>
              <w:snapToGrid w:val="0"/>
              <w:spacing w:line="240" w:lineRule="auto"/>
              <w:jc w:val="center"/>
              <w:rPr>
                <w:sz w:val="18"/>
                <w:szCs w:val="18"/>
              </w:rPr>
            </w:pPr>
            <w:r w:rsidRPr="00E00CEE">
              <w:rPr>
                <w:rFonts w:eastAsia="等线"/>
                <w:sz w:val="18"/>
                <w:szCs w:val="18"/>
              </w:rPr>
              <w:t>4.63</w:t>
            </w:r>
          </w:p>
        </w:tc>
        <w:tc>
          <w:tcPr>
            <w:tcW w:w="850" w:type="dxa"/>
            <w:vAlign w:val="center"/>
          </w:tcPr>
          <w:p w14:paraId="5667F928" w14:textId="77777777" w:rsidR="00431F52" w:rsidRPr="00E00CEE" w:rsidRDefault="00431F52" w:rsidP="00B77F29">
            <w:pPr>
              <w:snapToGrid w:val="0"/>
              <w:spacing w:line="240" w:lineRule="auto"/>
              <w:jc w:val="center"/>
              <w:rPr>
                <w:sz w:val="18"/>
                <w:szCs w:val="18"/>
              </w:rPr>
            </w:pPr>
            <w:r w:rsidRPr="00E00CEE">
              <w:rPr>
                <w:rFonts w:eastAsia="等线"/>
                <w:sz w:val="18"/>
                <w:szCs w:val="18"/>
              </w:rPr>
              <w:t>76319.4</w:t>
            </w:r>
          </w:p>
        </w:tc>
        <w:tc>
          <w:tcPr>
            <w:tcW w:w="592" w:type="dxa"/>
            <w:vAlign w:val="center"/>
          </w:tcPr>
          <w:p w14:paraId="6DCE61C0" w14:textId="77777777" w:rsidR="00431F52" w:rsidRPr="00E00CEE" w:rsidRDefault="00431F52" w:rsidP="00B77F29">
            <w:pPr>
              <w:snapToGrid w:val="0"/>
              <w:spacing w:line="240" w:lineRule="auto"/>
              <w:jc w:val="center"/>
              <w:rPr>
                <w:sz w:val="18"/>
                <w:szCs w:val="18"/>
              </w:rPr>
            </w:pPr>
            <w:r w:rsidRPr="00E00CEE">
              <w:rPr>
                <w:rFonts w:eastAsia="等线"/>
                <w:sz w:val="18"/>
                <w:szCs w:val="18"/>
              </w:rPr>
              <w:t>4.37</w:t>
            </w:r>
          </w:p>
        </w:tc>
        <w:tc>
          <w:tcPr>
            <w:tcW w:w="850" w:type="dxa"/>
            <w:vAlign w:val="center"/>
          </w:tcPr>
          <w:p w14:paraId="2188E402" w14:textId="77777777" w:rsidR="00431F52" w:rsidRPr="00E00CEE" w:rsidRDefault="00431F52" w:rsidP="00B77F29">
            <w:pPr>
              <w:snapToGrid w:val="0"/>
              <w:spacing w:line="240" w:lineRule="auto"/>
              <w:jc w:val="center"/>
              <w:rPr>
                <w:sz w:val="18"/>
                <w:szCs w:val="18"/>
              </w:rPr>
            </w:pPr>
            <w:r w:rsidRPr="00E00CEE">
              <w:rPr>
                <w:rFonts w:eastAsia="等线"/>
                <w:sz w:val="18"/>
                <w:szCs w:val="18"/>
              </w:rPr>
              <w:t>73805.4</w:t>
            </w:r>
          </w:p>
        </w:tc>
        <w:tc>
          <w:tcPr>
            <w:tcW w:w="510" w:type="dxa"/>
            <w:vAlign w:val="center"/>
          </w:tcPr>
          <w:p w14:paraId="1B9FF1E0" w14:textId="77777777" w:rsidR="00431F52" w:rsidRPr="00E00CEE" w:rsidRDefault="00431F52" w:rsidP="00B77F29">
            <w:pPr>
              <w:snapToGrid w:val="0"/>
              <w:spacing w:line="240" w:lineRule="auto"/>
              <w:jc w:val="center"/>
              <w:rPr>
                <w:sz w:val="18"/>
                <w:szCs w:val="18"/>
              </w:rPr>
            </w:pPr>
            <w:r w:rsidRPr="00E00CEE">
              <w:rPr>
                <w:rFonts w:eastAsia="等线"/>
                <w:sz w:val="18"/>
                <w:szCs w:val="18"/>
              </w:rPr>
              <w:t>0.93</w:t>
            </w:r>
          </w:p>
        </w:tc>
      </w:tr>
      <w:tr w:rsidR="00431F52" w:rsidRPr="00E00CEE" w14:paraId="5F68397C" w14:textId="77777777" w:rsidTr="00B77F29">
        <w:trPr>
          <w:trHeight w:val="143"/>
          <w:jc w:val="center"/>
        </w:trPr>
        <w:tc>
          <w:tcPr>
            <w:tcW w:w="816" w:type="dxa"/>
            <w:vMerge/>
            <w:tcBorders>
              <w:top w:val="nil"/>
              <w:bottom w:val="nil"/>
            </w:tcBorders>
            <w:vAlign w:val="center"/>
          </w:tcPr>
          <w:p w14:paraId="71B45A67" w14:textId="77777777" w:rsidR="00431F52" w:rsidRPr="00E00CEE" w:rsidRDefault="00431F52" w:rsidP="00B77F29">
            <w:pPr>
              <w:snapToGrid w:val="0"/>
              <w:spacing w:line="240" w:lineRule="auto"/>
              <w:jc w:val="center"/>
              <w:rPr>
                <w:sz w:val="18"/>
                <w:szCs w:val="18"/>
              </w:rPr>
            </w:pPr>
          </w:p>
        </w:tc>
        <w:tc>
          <w:tcPr>
            <w:tcW w:w="731" w:type="dxa"/>
            <w:vAlign w:val="center"/>
          </w:tcPr>
          <w:p w14:paraId="2EFD10EA"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49" w:type="dxa"/>
            <w:vAlign w:val="center"/>
          </w:tcPr>
          <w:p w14:paraId="3D7E9F46" w14:textId="77777777" w:rsidR="00431F52" w:rsidRPr="00E00CEE" w:rsidRDefault="00431F52" w:rsidP="00B77F29">
            <w:pPr>
              <w:snapToGrid w:val="0"/>
              <w:spacing w:line="240" w:lineRule="auto"/>
              <w:jc w:val="center"/>
              <w:rPr>
                <w:sz w:val="18"/>
                <w:szCs w:val="18"/>
              </w:rPr>
            </w:pPr>
            <w:r w:rsidRPr="00E00CEE">
              <w:rPr>
                <w:rFonts w:eastAsia="等线"/>
                <w:sz w:val="18"/>
                <w:szCs w:val="18"/>
              </w:rPr>
              <w:t>153393.7</w:t>
            </w:r>
          </w:p>
        </w:tc>
        <w:tc>
          <w:tcPr>
            <w:tcW w:w="524" w:type="dxa"/>
            <w:vAlign w:val="center"/>
          </w:tcPr>
          <w:p w14:paraId="3DB11819" w14:textId="77777777" w:rsidR="00431F52" w:rsidRPr="00E00CEE" w:rsidRDefault="00431F52" w:rsidP="00B77F29">
            <w:pPr>
              <w:snapToGrid w:val="0"/>
              <w:spacing w:line="240" w:lineRule="auto"/>
              <w:jc w:val="center"/>
              <w:rPr>
                <w:sz w:val="18"/>
                <w:szCs w:val="18"/>
              </w:rPr>
            </w:pPr>
            <w:r w:rsidRPr="00E00CEE">
              <w:rPr>
                <w:rFonts w:eastAsia="等线"/>
                <w:sz w:val="18"/>
                <w:szCs w:val="18"/>
              </w:rPr>
              <w:t>0.33</w:t>
            </w:r>
          </w:p>
        </w:tc>
        <w:tc>
          <w:tcPr>
            <w:tcW w:w="849" w:type="dxa"/>
            <w:vAlign w:val="center"/>
          </w:tcPr>
          <w:p w14:paraId="4DF63E7D"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155510.3</w:t>
            </w:r>
          </w:p>
        </w:tc>
        <w:tc>
          <w:tcPr>
            <w:tcW w:w="524" w:type="dxa"/>
            <w:vAlign w:val="center"/>
          </w:tcPr>
          <w:p w14:paraId="7AC81F38"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6A629111"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155025.7</w:t>
            </w:r>
          </w:p>
        </w:tc>
        <w:tc>
          <w:tcPr>
            <w:tcW w:w="592" w:type="dxa"/>
            <w:vAlign w:val="center"/>
          </w:tcPr>
          <w:p w14:paraId="62641E67" w14:textId="77777777" w:rsidR="00431F52" w:rsidRPr="00E00CEE" w:rsidRDefault="00431F52" w:rsidP="00B77F29">
            <w:pPr>
              <w:snapToGrid w:val="0"/>
              <w:spacing w:line="240" w:lineRule="auto"/>
              <w:jc w:val="center"/>
              <w:rPr>
                <w:sz w:val="18"/>
                <w:szCs w:val="18"/>
              </w:rPr>
            </w:pPr>
            <w:r w:rsidRPr="00E00CEE">
              <w:rPr>
                <w:rFonts w:eastAsia="等线"/>
                <w:sz w:val="18"/>
                <w:szCs w:val="18"/>
              </w:rPr>
              <w:t>1.40</w:t>
            </w:r>
          </w:p>
        </w:tc>
        <w:tc>
          <w:tcPr>
            <w:tcW w:w="850" w:type="dxa"/>
            <w:vAlign w:val="center"/>
          </w:tcPr>
          <w:p w14:paraId="35EF3E78"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155462.4</w:t>
            </w:r>
          </w:p>
        </w:tc>
        <w:tc>
          <w:tcPr>
            <w:tcW w:w="592" w:type="dxa"/>
            <w:vAlign w:val="center"/>
          </w:tcPr>
          <w:p w14:paraId="363C4E65" w14:textId="77777777" w:rsidR="00431F52" w:rsidRPr="00E00CEE" w:rsidRDefault="00431F52" w:rsidP="00B77F29">
            <w:pPr>
              <w:snapToGrid w:val="0"/>
              <w:spacing w:line="240" w:lineRule="auto"/>
              <w:jc w:val="center"/>
              <w:rPr>
                <w:sz w:val="18"/>
                <w:szCs w:val="18"/>
              </w:rPr>
            </w:pPr>
            <w:r w:rsidRPr="00E00CEE">
              <w:rPr>
                <w:rFonts w:eastAsia="等线"/>
                <w:sz w:val="18"/>
                <w:szCs w:val="18"/>
              </w:rPr>
              <w:t>1.69</w:t>
            </w:r>
          </w:p>
        </w:tc>
        <w:tc>
          <w:tcPr>
            <w:tcW w:w="850" w:type="dxa"/>
            <w:vAlign w:val="center"/>
          </w:tcPr>
          <w:p w14:paraId="4298598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153140.9</w:t>
            </w:r>
          </w:p>
        </w:tc>
        <w:tc>
          <w:tcPr>
            <w:tcW w:w="510" w:type="dxa"/>
            <w:vAlign w:val="center"/>
          </w:tcPr>
          <w:p w14:paraId="69AE510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0.17</w:t>
            </w:r>
          </w:p>
        </w:tc>
      </w:tr>
      <w:tr w:rsidR="00431F52" w:rsidRPr="00E00CEE" w14:paraId="777916C5" w14:textId="77777777" w:rsidTr="00B77F29">
        <w:trPr>
          <w:trHeight w:val="143"/>
          <w:jc w:val="center"/>
        </w:trPr>
        <w:tc>
          <w:tcPr>
            <w:tcW w:w="816" w:type="dxa"/>
            <w:vMerge/>
            <w:tcBorders>
              <w:top w:val="nil"/>
              <w:bottom w:val="nil"/>
            </w:tcBorders>
            <w:vAlign w:val="center"/>
          </w:tcPr>
          <w:p w14:paraId="3C723B1D" w14:textId="77777777" w:rsidR="00431F52" w:rsidRPr="00E00CEE" w:rsidRDefault="00431F52" w:rsidP="00B77F29">
            <w:pPr>
              <w:snapToGrid w:val="0"/>
              <w:spacing w:line="240" w:lineRule="auto"/>
              <w:jc w:val="center"/>
              <w:rPr>
                <w:sz w:val="18"/>
                <w:szCs w:val="18"/>
              </w:rPr>
            </w:pPr>
          </w:p>
        </w:tc>
        <w:tc>
          <w:tcPr>
            <w:tcW w:w="731" w:type="dxa"/>
            <w:vAlign w:val="center"/>
          </w:tcPr>
          <w:p w14:paraId="0552A50D"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49" w:type="dxa"/>
            <w:vAlign w:val="center"/>
          </w:tcPr>
          <w:p w14:paraId="4E928B36" w14:textId="77777777" w:rsidR="00431F52" w:rsidRPr="00E00CEE" w:rsidRDefault="00431F52" w:rsidP="00B77F29">
            <w:pPr>
              <w:snapToGrid w:val="0"/>
              <w:spacing w:line="240" w:lineRule="auto"/>
              <w:jc w:val="center"/>
              <w:rPr>
                <w:sz w:val="18"/>
                <w:szCs w:val="18"/>
              </w:rPr>
            </w:pPr>
            <w:r w:rsidRPr="00E00CEE">
              <w:rPr>
                <w:rFonts w:eastAsia="等线"/>
                <w:sz w:val="18"/>
                <w:szCs w:val="18"/>
              </w:rPr>
              <w:t>200029.4</w:t>
            </w:r>
          </w:p>
        </w:tc>
        <w:tc>
          <w:tcPr>
            <w:tcW w:w="524" w:type="dxa"/>
            <w:vAlign w:val="center"/>
          </w:tcPr>
          <w:p w14:paraId="66F365E4" w14:textId="77777777" w:rsidR="00431F52" w:rsidRPr="00E00CEE" w:rsidRDefault="00431F52" w:rsidP="00B77F29">
            <w:pPr>
              <w:snapToGrid w:val="0"/>
              <w:spacing w:line="240" w:lineRule="auto"/>
              <w:jc w:val="center"/>
              <w:rPr>
                <w:sz w:val="18"/>
                <w:szCs w:val="18"/>
              </w:rPr>
            </w:pPr>
            <w:r w:rsidRPr="00E00CEE">
              <w:rPr>
                <w:rFonts w:eastAsia="等线"/>
                <w:sz w:val="18"/>
                <w:szCs w:val="18"/>
              </w:rPr>
              <w:t>1.02</w:t>
            </w:r>
          </w:p>
        </w:tc>
        <w:tc>
          <w:tcPr>
            <w:tcW w:w="849" w:type="dxa"/>
            <w:vAlign w:val="center"/>
          </w:tcPr>
          <w:p w14:paraId="2298BC6A" w14:textId="77777777" w:rsidR="00431F52" w:rsidRPr="00E00CEE" w:rsidRDefault="00431F52" w:rsidP="00B77F29">
            <w:pPr>
              <w:snapToGrid w:val="0"/>
              <w:spacing w:line="240" w:lineRule="auto"/>
              <w:jc w:val="center"/>
              <w:rPr>
                <w:sz w:val="18"/>
                <w:szCs w:val="18"/>
              </w:rPr>
            </w:pPr>
            <w:r w:rsidRPr="00E00CEE">
              <w:rPr>
                <w:rFonts w:eastAsia="等线"/>
                <w:sz w:val="18"/>
                <w:szCs w:val="18"/>
              </w:rPr>
              <w:t>203294.2</w:t>
            </w:r>
          </w:p>
        </w:tc>
        <w:tc>
          <w:tcPr>
            <w:tcW w:w="524" w:type="dxa"/>
            <w:vAlign w:val="center"/>
          </w:tcPr>
          <w:p w14:paraId="5880E727" w14:textId="77777777" w:rsidR="00431F52" w:rsidRPr="00E00CEE" w:rsidRDefault="00431F52" w:rsidP="00B77F29">
            <w:pPr>
              <w:snapToGrid w:val="0"/>
              <w:spacing w:line="240" w:lineRule="auto"/>
              <w:jc w:val="center"/>
              <w:rPr>
                <w:sz w:val="18"/>
                <w:szCs w:val="18"/>
              </w:rPr>
            </w:pPr>
            <w:r w:rsidRPr="00E00CEE">
              <w:rPr>
                <w:rFonts w:eastAsia="等线"/>
                <w:sz w:val="18"/>
                <w:szCs w:val="18"/>
              </w:rPr>
              <w:t>2.67</w:t>
            </w:r>
          </w:p>
        </w:tc>
        <w:tc>
          <w:tcPr>
            <w:tcW w:w="850" w:type="dxa"/>
            <w:vAlign w:val="center"/>
          </w:tcPr>
          <w:p w14:paraId="6430A94B"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206090.2</w:t>
            </w:r>
          </w:p>
        </w:tc>
        <w:tc>
          <w:tcPr>
            <w:tcW w:w="592" w:type="dxa"/>
            <w:vAlign w:val="center"/>
          </w:tcPr>
          <w:p w14:paraId="39DB9231" w14:textId="77777777" w:rsidR="00431F52" w:rsidRPr="00E00CEE" w:rsidRDefault="00431F52" w:rsidP="00B77F29">
            <w:pPr>
              <w:snapToGrid w:val="0"/>
              <w:spacing w:line="240" w:lineRule="auto"/>
              <w:jc w:val="center"/>
              <w:rPr>
                <w:sz w:val="18"/>
                <w:szCs w:val="18"/>
              </w:rPr>
            </w:pPr>
            <w:r w:rsidRPr="00E00CEE">
              <w:rPr>
                <w:rFonts w:eastAsia="等线"/>
                <w:sz w:val="18"/>
                <w:szCs w:val="18"/>
              </w:rPr>
              <w:t>4.08</w:t>
            </w:r>
          </w:p>
        </w:tc>
        <w:tc>
          <w:tcPr>
            <w:tcW w:w="850" w:type="dxa"/>
            <w:vAlign w:val="center"/>
          </w:tcPr>
          <w:p w14:paraId="37842384" w14:textId="77777777" w:rsidR="00431F52" w:rsidRPr="00E00CEE" w:rsidRDefault="00431F52" w:rsidP="00B77F29">
            <w:pPr>
              <w:snapToGrid w:val="0"/>
              <w:spacing w:line="240" w:lineRule="auto"/>
              <w:jc w:val="center"/>
              <w:rPr>
                <w:sz w:val="18"/>
                <w:szCs w:val="18"/>
              </w:rPr>
            </w:pPr>
            <w:r w:rsidRPr="00E00CEE">
              <w:rPr>
                <w:rFonts w:eastAsia="等线"/>
                <w:sz w:val="18"/>
                <w:szCs w:val="18"/>
              </w:rPr>
              <w:t>205680.2</w:t>
            </w:r>
          </w:p>
        </w:tc>
        <w:tc>
          <w:tcPr>
            <w:tcW w:w="592" w:type="dxa"/>
            <w:vAlign w:val="center"/>
          </w:tcPr>
          <w:p w14:paraId="63533DE4" w14:textId="77777777" w:rsidR="00431F52" w:rsidRPr="00E00CEE" w:rsidRDefault="00431F52" w:rsidP="00B77F29">
            <w:pPr>
              <w:snapToGrid w:val="0"/>
              <w:spacing w:line="240" w:lineRule="auto"/>
              <w:jc w:val="center"/>
              <w:rPr>
                <w:sz w:val="18"/>
                <w:szCs w:val="18"/>
              </w:rPr>
            </w:pPr>
            <w:r w:rsidRPr="00E00CEE">
              <w:rPr>
                <w:rFonts w:eastAsia="等线"/>
                <w:sz w:val="18"/>
                <w:szCs w:val="18"/>
              </w:rPr>
              <w:t>3.88</w:t>
            </w:r>
          </w:p>
        </w:tc>
        <w:tc>
          <w:tcPr>
            <w:tcW w:w="850" w:type="dxa"/>
            <w:vAlign w:val="center"/>
          </w:tcPr>
          <w:p w14:paraId="0B7A43D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198823.6</w:t>
            </w:r>
          </w:p>
        </w:tc>
        <w:tc>
          <w:tcPr>
            <w:tcW w:w="510" w:type="dxa"/>
            <w:vAlign w:val="center"/>
          </w:tcPr>
          <w:p w14:paraId="6C89A48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0.41</w:t>
            </w:r>
          </w:p>
        </w:tc>
      </w:tr>
      <w:tr w:rsidR="00431F52" w:rsidRPr="00E00CEE" w14:paraId="3E4747F8" w14:textId="77777777" w:rsidTr="00B77F29">
        <w:trPr>
          <w:trHeight w:val="143"/>
          <w:jc w:val="center"/>
        </w:trPr>
        <w:tc>
          <w:tcPr>
            <w:tcW w:w="816" w:type="dxa"/>
            <w:vMerge/>
            <w:tcBorders>
              <w:top w:val="nil"/>
              <w:bottom w:val="nil"/>
            </w:tcBorders>
            <w:vAlign w:val="center"/>
          </w:tcPr>
          <w:p w14:paraId="7B6B7408" w14:textId="77777777" w:rsidR="00431F52" w:rsidRPr="00E00CEE" w:rsidRDefault="00431F52" w:rsidP="00B77F29">
            <w:pPr>
              <w:snapToGrid w:val="0"/>
              <w:spacing w:line="240" w:lineRule="auto"/>
              <w:jc w:val="center"/>
              <w:rPr>
                <w:sz w:val="18"/>
                <w:szCs w:val="18"/>
              </w:rPr>
            </w:pPr>
          </w:p>
        </w:tc>
        <w:tc>
          <w:tcPr>
            <w:tcW w:w="731" w:type="dxa"/>
            <w:vAlign w:val="center"/>
          </w:tcPr>
          <w:p w14:paraId="644F4978"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49" w:type="dxa"/>
            <w:vAlign w:val="center"/>
          </w:tcPr>
          <w:p w14:paraId="50C27675" w14:textId="77777777" w:rsidR="00431F52" w:rsidRPr="00E00CEE" w:rsidRDefault="00431F52" w:rsidP="00B77F29">
            <w:pPr>
              <w:snapToGrid w:val="0"/>
              <w:spacing w:line="240" w:lineRule="auto"/>
              <w:jc w:val="center"/>
              <w:rPr>
                <w:sz w:val="18"/>
                <w:szCs w:val="18"/>
              </w:rPr>
            </w:pPr>
            <w:r w:rsidRPr="00E00CEE">
              <w:rPr>
                <w:rFonts w:eastAsia="等线"/>
                <w:sz w:val="18"/>
                <w:szCs w:val="18"/>
              </w:rPr>
              <w:t>123423.3</w:t>
            </w:r>
          </w:p>
        </w:tc>
        <w:tc>
          <w:tcPr>
            <w:tcW w:w="524" w:type="dxa"/>
            <w:vAlign w:val="center"/>
          </w:tcPr>
          <w:p w14:paraId="4F4735A1" w14:textId="77777777" w:rsidR="00431F52" w:rsidRPr="00E00CEE" w:rsidRDefault="00431F52" w:rsidP="00B77F29">
            <w:pPr>
              <w:snapToGrid w:val="0"/>
              <w:spacing w:line="240" w:lineRule="auto"/>
              <w:jc w:val="center"/>
              <w:rPr>
                <w:sz w:val="18"/>
                <w:szCs w:val="18"/>
              </w:rPr>
            </w:pPr>
            <w:r w:rsidRPr="00E00CEE">
              <w:rPr>
                <w:rFonts w:eastAsia="等线"/>
                <w:sz w:val="18"/>
                <w:szCs w:val="18"/>
              </w:rPr>
              <w:t>0.43</w:t>
            </w:r>
          </w:p>
        </w:tc>
        <w:tc>
          <w:tcPr>
            <w:tcW w:w="849" w:type="dxa"/>
            <w:vAlign w:val="center"/>
          </w:tcPr>
          <w:p w14:paraId="79E13422"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124588.8</w:t>
            </w:r>
          </w:p>
        </w:tc>
        <w:tc>
          <w:tcPr>
            <w:tcW w:w="524" w:type="dxa"/>
            <w:vAlign w:val="center"/>
          </w:tcPr>
          <w:p w14:paraId="4F99E39A"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0" w:type="dxa"/>
            <w:vAlign w:val="center"/>
          </w:tcPr>
          <w:p w14:paraId="5DBD707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124237.5</w:t>
            </w:r>
          </w:p>
        </w:tc>
        <w:tc>
          <w:tcPr>
            <w:tcW w:w="592" w:type="dxa"/>
            <w:vAlign w:val="center"/>
          </w:tcPr>
          <w:p w14:paraId="4790B084"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w:t>
            </w:r>
          </w:p>
        </w:tc>
        <w:tc>
          <w:tcPr>
            <w:tcW w:w="850" w:type="dxa"/>
            <w:vAlign w:val="center"/>
          </w:tcPr>
          <w:p w14:paraId="14D09AA3"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124401.3</w:t>
            </w:r>
          </w:p>
        </w:tc>
        <w:tc>
          <w:tcPr>
            <w:tcW w:w="592" w:type="dxa"/>
            <w:vAlign w:val="center"/>
          </w:tcPr>
          <w:p w14:paraId="21C91B2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1.23</w:t>
            </w:r>
          </w:p>
        </w:tc>
        <w:tc>
          <w:tcPr>
            <w:tcW w:w="850" w:type="dxa"/>
            <w:vAlign w:val="center"/>
          </w:tcPr>
          <w:p w14:paraId="3B23B35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123016</w:t>
            </w:r>
          </w:p>
        </w:tc>
        <w:tc>
          <w:tcPr>
            <w:tcW w:w="510" w:type="dxa"/>
            <w:vAlign w:val="center"/>
          </w:tcPr>
          <w:p w14:paraId="63A4A47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0.10</w:t>
            </w:r>
          </w:p>
        </w:tc>
      </w:tr>
      <w:tr w:rsidR="00431F52" w:rsidRPr="00E00CEE" w14:paraId="3200A328" w14:textId="77777777" w:rsidTr="00B77F29">
        <w:trPr>
          <w:trHeight w:val="143"/>
          <w:jc w:val="center"/>
        </w:trPr>
        <w:tc>
          <w:tcPr>
            <w:tcW w:w="816" w:type="dxa"/>
            <w:vMerge/>
            <w:tcBorders>
              <w:top w:val="nil"/>
              <w:bottom w:val="nil"/>
            </w:tcBorders>
            <w:vAlign w:val="center"/>
          </w:tcPr>
          <w:p w14:paraId="4FA0D8E6" w14:textId="77777777" w:rsidR="00431F52" w:rsidRPr="00E00CEE" w:rsidRDefault="00431F52" w:rsidP="00B77F29">
            <w:pPr>
              <w:snapToGrid w:val="0"/>
              <w:spacing w:line="240" w:lineRule="auto"/>
              <w:jc w:val="center"/>
              <w:rPr>
                <w:sz w:val="18"/>
                <w:szCs w:val="18"/>
              </w:rPr>
            </w:pPr>
          </w:p>
        </w:tc>
        <w:tc>
          <w:tcPr>
            <w:tcW w:w="731" w:type="dxa"/>
            <w:vAlign w:val="center"/>
          </w:tcPr>
          <w:p w14:paraId="68ADC74B"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49" w:type="dxa"/>
            <w:vAlign w:val="center"/>
          </w:tcPr>
          <w:p w14:paraId="6DC37CFB"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177260.5</w:t>
            </w:r>
          </w:p>
        </w:tc>
        <w:tc>
          <w:tcPr>
            <w:tcW w:w="524" w:type="dxa"/>
            <w:vAlign w:val="center"/>
          </w:tcPr>
          <w:p w14:paraId="7F9EA93C" w14:textId="77777777" w:rsidR="00431F52" w:rsidRPr="00E00CEE" w:rsidRDefault="00431F52" w:rsidP="00B77F29">
            <w:pPr>
              <w:snapToGrid w:val="0"/>
              <w:spacing w:line="240" w:lineRule="auto"/>
              <w:jc w:val="center"/>
              <w:rPr>
                <w:sz w:val="18"/>
                <w:szCs w:val="18"/>
              </w:rPr>
            </w:pPr>
            <w:r w:rsidRPr="00E00CEE">
              <w:rPr>
                <w:rFonts w:eastAsia="等线"/>
                <w:sz w:val="18"/>
                <w:szCs w:val="18"/>
              </w:rPr>
              <w:t>0.73</w:t>
            </w:r>
          </w:p>
        </w:tc>
        <w:tc>
          <w:tcPr>
            <w:tcW w:w="849" w:type="dxa"/>
            <w:vAlign w:val="center"/>
          </w:tcPr>
          <w:p w14:paraId="04CF4CF9"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179674</w:t>
            </w:r>
          </w:p>
        </w:tc>
        <w:tc>
          <w:tcPr>
            <w:tcW w:w="524" w:type="dxa"/>
            <w:vAlign w:val="center"/>
          </w:tcPr>
          <w:p w14:paraId="1FC8AEC5" w14:textId="77777777" w:rsidR="00431F52" w:rsidRPr="00E00CEE" w:rsidRDefault="00431F52" w:rsidP="00B77F29">
            <w:pPr>
              <w:snapToGrid w:val="0"/>
              <w:spacing w:line="240" w:lineRule="auto"/>
              <w:jc w:val="center"/>
              <w:rPr>
                <w:sz w:val="18"/>
                <w:szCs w:val="18"/>
              </w:rPr>
            </w:pPr>
            <w:r w:rsidRPr="00E00CEE">
              <w:rPr>
                <w:rFonts w:eastAsia="等线"/>
                <w:sz w:val="18"/>
                <w:szCs w:val="18"/>
              </w:rPr>
              <w:t>2.10</w:t>
            </w:r>
          </w:p>
        </w:tc>
        <w:tc>
          <w:tcPr>
            <w:tcW w:w="850" w:type="dxa"/>
            <w:vAlign w:val="center"/>
          </w:tcPr>
          <w:p w14:paraId="70E58BE3"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180227.1</w:t>
            </w:r>
          </w:p>
        </w:tc>
        <w:tc>
          <w:tcPr>
            <w:tcW w:w="592" w:type="dxa"/>
            <w:vAlign w:val="center"/>
          </w:tcPr>
          <w:p w14:paraId="313478E1"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w:t>
            </w:r>
          </w:p>
        </w:tc>
        <w:tc>
          <w:tcPr>
            <w:tcW w:w="850" w:type="dxa"/>
            <w:vAlign w:val="center"/>
          </w:tcPr>
          <w:p w14:paraId="450E1B7E"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180429.5</w:t>
            </w:r>
          </w:p>
        </w:tc>
        <w:tc>
          <w:tcPr>
            <w:tcW w:w="592" w:type="dxa"/>
            <w:vAlign w:val="center"/>
          </w:tcPr>
          <w:p w14:paraId="49417CC0" w14:textId="77777777" w:rsidR="00431F52" w:rsidRPr="00E00CEE" w:rsidRDefault="00431F52" w:rsidP="00B77F29">
            <w:pPr>
              <w:snapToGrid w:val="0"/>
              <w:spacing w:line="240" w:lineRule="auto"/>
              <w:jc w:val="center"/>
              <w:rPr>
                <w:sz w:val="18"/>
                <w:szCs w:val="18"/>
              </w:rPr>
            </w:pPr>
            <w:r w:rsidRPr="00E00CEE">
              <w:rPr>
                <w:rFonts w:eastAsia="等线"/>
                <w:sz w:val="18"/>
                <w:szCs w:val="18"/>
              </w:rPr>
              <w:t>2.53</w:t>
            </w:r>
          </w:p>
        </w:tc>
        <w:tc>
          <w:tcPr>
            <w:tcW w:w="850" w:type="dxa"/>
            <w:vAlign w:val="center"/>
          </w:tcPr>
          <w:p w14:paraId="705BB2A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176749.1</w:t>
            </w:r>
          </w:p>
        </w:tc>
        <w:tc>
          <w:tcPr>
            <w:tcW w:w="510" w:type="dxa"/>
            <w:vAlign w:val="center"/>
          </w:tcPr>
          <w:p w14:paraId="08E0C56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0.44</w:t>
            </w:r>
          </w:p>
        </w:tc>
      </w:tr>
      <w:tr w:rsidR="00431F52" w:rsidRPr="00E00CEE" w14:paraId="38B7F3EB" w14:textId="77777777" w:rsidTr="00B77F29">
        <w:trPr>
          <w:trHeight w:val="143"/>
          <w:jc w:val="center"/>
        </w:trPr>
        <w:tc>
          <w:tcPr>
            <w:tcW w:w="816" w:type="dxa"/>
            <w:vMerge/>
            <w:tcBorders>
              <w:top w:val="nil"/>
              <w:bottom w:val="nil"/>
            </w:tcBorders>
            <w:vAlign w:val="center"/>
          </w:tcPr>
          <w:p w14:paraId="5D80009C" w14:textId="77777777" w:rsidR="00431F52" w:rsidRPr="00E00CEE" w:rsidRDefault="00431F52" w:rsidP="00B77F29">
            <w:pPr>
              <w:snapToGrid w:val="0"/>
              <w:spacing w:line="240" w:lineRule="auto"/>
              <w:jc w:val="center"/>
              <w:rPr>
                <w:sz w:val="18"/>
                <w:szCs w:val="18"/>
              </w:rPr>
            </w:pPr>
          </w:p>
        </w:tc>
        <w:tc>
          <w:tcPr>
            <w:tcW w:w="731" w:type="dxa"/>
            <w:vAlign w:val="center"/>
          </w:tcPr>
          <w:p w14:paraId="12A43AAA"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49" w:type="dxa"/>
            <w:vAlign w:val="center"/>
          </w:tcPr>
          <w:p w14:paraId="416B450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244291.3</w:t>
            </w:r>
          </w:p>
        </w:tc>
        <w:tc>
          <w:tcPr>
            <w:tcW w:w="524" w:type="dxa"/>
            <w:vAlign w:val="center"/>
          </w:tcPr>
          <w:p w14:paraId="4B43088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0.81</w:t>
            </w:r>
          </w:p>
        </w:tc>
        <w:tc>
          <w:tcPr>
            <w:tcW w:w="849" w:type="dxa"/>
            <w:vAlign w:val="center"/>
          </w:tcPr>
          <w:p w14:paraId="65AA5890" w14:textId="77777777" w:rsidR="00431F52" w:rsidRPr="00E00CEE" w:rsidRDefault="00431F52" w:rsidP="00B77F29">
            <w:pPr>
              <w:snapToGrid w:val="0"/>
              <w:spacing w:line="240" w:lineRule="auto"/>
              <w:jc w:val="center"/>
              <w:rPr>
                <w:sz w:val="18"/>
                <w:szCs w:val="18"/>
              </w:rPr>
            </w:pPr>
            <w:r w:rsidRPr="00E00CEE">
              <w:rPr>
                <w:rFonts w:eastAsia="等线"/>
                <w:sz w:val="18"/>
                <w:szCs w:val="18"/>
              </w:rPr>
              <w:t>250254.4</w:t>
            </w:r>
          </w:p>
        </w:tc>
        <w:tc>
          <w:tcPr>
            <w:tcW w:w="524" w:type="dxa"/>
            <w:vAlign w:val="center"/>
          </w:tcPr>
          <w:p w14:paraId="53147762" w14:textId="77777777" w:rsidR="00431F52" w:rsidRPr="00E00CEE" w:rsidRDefault="00431F52" w:rsidP="00B77F29">
            <w:pPr>
              <w:snapToGrid w:val="0"/>
              <w:spacing w:line="240" w:lineRule="auto"/>
              <w:jc w:val="center"/>
              <w:rPr>
                <w:sz w:val="18"/>
                <w:szCs w:val="18"/>
              </w:rPr>
            </w:pPr>
            <w:r w:rsidRPr="00E00CEE">
              <w:rPr>
                <w:rFonts w:eastAsia="等线"/>
                <w:sz w:val="18"/>
                <w:szCs w:val="18"/>
              </w:rPr>
              <w:t>3.27</w:t>
            </w:r>
          </w:p>
        </w:tc>
        <w:tc>
          <w:tcPr>
            <w:tcW w:w="850" w:type="dxa"/>
            <w:vAlign w:val="center"/>
          </w:tcPr>
          <w:p w14:paraId="5334DA1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249023.6</w:t>
            </w:r>
          </w:p>
        </w:tc>
        <w:tc>
          <w:tcPr>
            <w:tcW w:w="592" w:type="dxa"/>
            <w:vAlign w:val="center"/>
          </w:tcPr>
          <w:p w14:paraId="2D9FAF59" w14:textId="77777777" w:rsidR="00431F52" w:rsidRPr="00E00CEE" w:rsidRDefault="00431F52" w:rsidP="00B77F29">
            <w:pPr>
              <w:snapToGrid w:val="0"/>
              <w:spacing w:line="240" w:lineRule="auto"/>
              <w:jc w:val="center"/>
              <w:rPr>
                <w:sz w:val="18"/>
                <w:szCs w:val="18"/>
              </w:rPr>
            </w:pPr>
            <w:r w:rsidRPr="00E00CEE">
              <w:rPr>
                <w:rFonts w:eastAsia="等线"/>
                <w:sz w:val="18"/>
                <w:szCs w:val="18"/>
              </w:rPr>
              <w:t>2.76</w:t>
            </w:r>
          </w:p>
        </w:tc>
        <w:tc>
          <w:tcPr>
            <w:tcW w:w="850" w:type="dxa"/>
            <w:vAlign w:val="center"/>
          </w:tcPr>
          <w:p w14:paraId="6216C0FF" w14:textId="77777777" w:rsidR="00431F52" w:rsidRPr="00E00CEE" w:rsidRDefault="00431F52" w:rsidP="00B77F29">
            <w:pPr>
              <w:snapToGrid w:val="0"/>
              <w:spacing w:line="240" w:lineRule="auto"/>
              <w:jc w:val="center"/>
              <w:rPr>
                <w:sz w:val="18"/>
                <w:szCs w:val="18"/>
              </w:rPr>
            </w:pPr>
            <w:r w:rsidRPr="00E00CEE">
              <w:rPr>
                <w:rFonts w:eastAsia="等线"/>
                <w:sz w:val="18"/>
                <w:szCs w:val="18"/>
              </w:rPr>
              <w:t>249837</w:t>
            </w:r>
          </w:p>
        </w:tc>
        <w:tc>
          <w:tcPr>
            <w:tcW w:w="592" w:type="dxa"/>
            <w:vAlign w:val="center"/>
          </w:tcPr>
          <w:p w14:paraId="1DF6E469" w14:textId="77777777" w:rsidR="00431F52" w:rsidRPr="00E00CEE" w:rsidRDefault="00431F52" w:rsidP="00B77F29">
            <w:pPr>
              <w:snapToGrid w:val="0"/>
              <w:spacing w:line="240" w:lineRule="auto"/>
              <w:jc w:val="center"/>
              <w:rPr>
                <w:sz w:val="18"/>
                <w:szCs w:val="18"/>
              </w:rPr>
            </w:pPr>
            <w:r w:rsidRPr="00E00CEE">
              <w:rPr>
                <w:rFonts w:eastAsia="等线"/>
                <w:sz w:val="18"/>
                <w:szCs w:val="18"/>
              </w:rPr>
              <w:t>3.10</w:t>
            </w:r>
          </w:p>
        </w:tc>
        <w:tc>
          <w:tcPr>
            <w:tcW w:w="850" w:type="dxa"/>
            <w:vAlign w:val="center"/>
          </w:tcPr>
          <w:p w14:paraId="23A5479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245358.9</w:t>
            </w:r>
          </w:p>
        </w:tc>
        <w:tc>
          <w:tcPr>
            <w:tcW w:w="510" w:type="dxa"/>
            <w:vAlign w:val="center"/>
          </w:tcPr>
          <w:p w14:paraId="16B85595" w14:textId="77777777" w:rsidR="00431F52" w:rsidRPr="00E00CEE" w:rsidRDefault="00431F52" w:rsidP="00B77F29">
            <w:pPr>
              <w:snapToGrid w:val="0"/>
              <w:spacing w:line="240" w:lineRule="auto"/>
              <w:jc w:val="center"/>
              <w:rPr>
                <w:sz w:val="18"/>
                <w:szCs w:val="18"/>
              </w:rPr>
            </w:pPr>
            <w:r w:rsidRPr="00E00CEE">
              <w:rPr>
                <w:rFonts w:eastAsia="等线"/>
                <w:sz w:val="18"/>
                <w:szCs w:val="18"/>
              </w:rPr>
              <w:t>1.25</w:t>
            </w:r>
          </w:p>
        </w:tc>
      </w:tr>
      <w:tr w:rsidR="00431F52" w:rsidRPr="00E00CEE" w14:paraId="654442DF" w14:textId="77777777" w:rsidTr="00B77F29">
        <w:trPr>
          <w:trHeight w:val="143"/>
          <w:jc w:val="center"/>
        </w:trPr>
        <w:tc>
          <w:tcPr>
            <w:tcW w:w="816" w:type="dxa"/>
            <w:vMerge/>
            <w:tcBorders>
              <w:top w:val="nil"/>
              <w:bottom w:val="nil"/>
            </w:tcBorders>
            <w:vAlign w:val="center"/>
          </w:tcPr>
          <w:p w14:paraId="04156075" w14:textId="77777777" w:rsidR="00431F52" w:rsidRPr="00E00CEE" w:rsidRDefault="00431F52" w:rsidP="00B77F29">
            <w:pPr>
              <w:snapToGrid w:val="0"/>
              <w:spacing w:line="240" w:lineRule="auto"/>
              <w:jc w:val="center"/>
              <w:rPr>
                <w:sz w:val="18"/>
                <w:szCs w:val="18"/>
              </w:rPr>
            </w:pPr>
          </w:p>
        </w:tc>
        <w:tc>
          <w:tcPr>
            <w:tcW w:w="731" w:type="dxa"/>
            <w:vAlign w:val="center"/>
          </w:tcPr>
          <w:p w14:paraId="43221310"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49" w:type="dxa"/>
            <w:vAlign w:val="center"/>
          </w:tcPr>
          <w:p w14:paraId="0D422D40"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132957.8</w:t>
            </w:r>
          </w:p>
        </w:tc>
        <w:tc>
          <w:tcPr>
            <w:tcW w:w="524" w:type="dxa"/>
            <w:vAlign w:val="center"/>
          </w:tcPr>
          <w:p w14:paraId="3ECE9AF6" w14:textId="77777777" w:rsidR="00431F52" w:rsidRPr="00E00CEE" w:rsidRDefault="00431F52" w:rsidP="00B77F29">
            <w:pPr>
              <w:snapToGrid w:val="0"/>
              <w:spacing w:line="240" w:lineRule="auto"/>
              <w:jc w:val="center"/>
              <w:rPr>
                <w:sz w:val="18"/>
                <w:szCs w:val="18"/>
              </w:rPr>
            </w:pPr>
            <w:r w:rsidRPr="00E00CEE">
              <w:rPr>
                <w:rFonts w:eastAsia="等线"/>
                <w:sz w:val="18"/>
                <w:szCs w:val="18"/>
              </w:rPr>
              <w:t>0.37</w:t>
            </w:r>
          </w:p>
        </w:tc>
        <w:tc>
          <w:tcPr>
            <w:tcW w:w="849" w:type="dxa"/>
            <w:vAlign w:val="center"/>
          </w:tcPr>
          <w:p w14:paraId="171B9760"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134772</w:t>
            </w:r>
          </w:p>
        </w:tc>
        <w:tc>
          <w:tcPr>
            <w:tcW w:w="524" w:type="dxa"/>
            <w:vAlign w:val="center"/>
          </w:tcPr>
          <w:p w14:paraId="188B06B5" w14:textId="77777777" w:rsidR="00431F52" w:rsidRPr="00E00CEE" w:rsidRDefault="00431F52" w:rsidP="00B77F29">
            <w:pPr>
              <w:snapToGrid w:val="0"/>
              <w:spacing w:line="240" w:lineRule="auto"/>
              <w:jc w:val="center"/>
              <w:rPr>
                <w:sz w:val="18"/>
                <w:szCs w:val="18"/>
              </w:rPr>
            </w:pPr>
            <w:r w:rsidRPr="00E00CEE">
              <w:rPr>
                <w:rFonts w:eastAsia="等线"/>
                <w:sz w:val="18"/>
                <w:szCs w:val="18"/>
              </w:rPr>
              <w:t>1.74</w:t>
            </w:r>
          </w:p>
        </w:tc>
        <w:tc>
          <w:tcPr>
            <w:tcW w:w="850" w:type="dxa"/>
            <w:vAlign w:val="center"/>
          </w:tcPr>
          <w:p w14:paraId="288D16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134978.4</w:t>
            </w:r>
          </w:p>
        </w:tc>
        <w:tc>
          <w:tcPr>
            <w:tcW w:w="592" w:type="dxa"/>
            <w:vAlign w:val="center"/>
          </w:tcPr>
          <w:p w14:paraId="47A56160" w14:textId="77777777" w:rsidR="00431F52" w:rsidRPr="00E00CEE" w:rsidRDefault="00431F52" w:rsidP="00B77F29">
            <w:pPr>
              <w:snapToGrid w:val="0"/>
              <w:spacing w:line="240" w:lineRule="auto"/>
              <w:jc w:val="center"/>
              <w:rPr>
                <w:sz w:val="18"/>
                <w:szCs w:val="18"/>
              </w:rPr>
            </w:pPr>
            <w:r w:rsidRPr="00E00CEE">
              <w:rPr>
                <w:rFonts w:eastAsia="等线"/>
                <w:sz w:val="18"/>
                <w:szCs w:val="18"/>
              </w:rPr>
              <w:t>1.89</w:t>
            </w:r>
          </w:p>
        </w:tc>
        <w:tc>
          <w:tcPr>
            <w:tcW w:w="850" w:type="dxa"/>
            <w:vAlign w:val="center"/>
          </w:tcPr>
          <w:p w14:paraId="2E958C2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134752.3</w:t>
            </w:r>
          </w:p>
        </w:tc>
        <w:tc>
          <w:tcPr>
            <w:tcW w:w="592" w:type="dxa"/>
            <w:vAlign w:val="center"/>
          </w:tcPr>
          <w:p w14:paraId="3A2E5357"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1E3FF9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132522.1</w:t>
            </w:r>
          </w:p>
        </w:tc>
        <w:tc>
          <w:tcPr>
            <w:tcW w:w="510" w:type="dxa"/>
            <w:vAlign w:val="center"/>
          </w:tcPr>
          <w:p w14:paraId="1759A60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0.04</w:t>
            </w:r>
          </w:p>
        </w:tc>
      </w:tr>
      <w:tr w:rsidR="00431F52" w:rsidRPr="00E00CEE" w14:paraId="17E70BC5" w14:textId="77777777" w:rsidTr="00B77F29">
        <w:trPr>
          <w:trHeight w:val="143"/>
          <w:jc w:val="center"/>
        </w:trPr>
        <w:tc>
          <w:tcPr>
            <w:tcW w:w="816" w:type="dxa"/>
            <w:vMerge/>
            <w:tcBorders>
              <w:top w:val="nil"/>
              <w:bottom w:val="nil"/>
            </w:tcBorders>
            <w:vAlign w:val="center"/>
          </w:tcPr>
          <w:p w14:paraId="06C65269" w14:textId="77777777" w:rsidR="00431F52" w:rsidRPr="00E00CEE" w:rsidRDefault="00431F52" w:rsidP="00B77F29">
            <w:pPr>
              <w:snapToGrid w:val="0"/>
              <w:spacing w:line="240" w:lineRule="auto"/>
              <w:jc w:val="center"/>
              <w:rPr>
                <w:sz w:val="18"/>
                <w:szCs w:val="18"/>
              </w:rPr>
            </w:pPr>
          </w:p>
        </w:tc>
        <w:tc>
          <w:tcPr>
            <w:tcW w:w="731" w:type="dxa"/>
            <w:vAlign w:val="center"/>
          </w:tcPr>
          <w:p w14:paraId="0154411E"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49" w:type="dxa"/>
            <w:vAlign w:val="center"/>
          </w:tcPr>
          <w:p w14:paraId="1852CD81" w14:textId="77777777" w:rsidR="00431F52" w:rsidRPr="00E00CEE" w:rsidRDefault="00431F52" w:rsidP="00B77F29">
            <w:pPr>
              <w:snapToGrid w:val="0"/>
              <w:spacing w:line="240" w:lineRule="auto"/>
              <w:jc w:val="center"/>
              <w:rPr>
                <w:sz w:val="18"/>
                <w:szCs w:val="18"/>
              </w:rPr>
            </w:pPr>
            <w:r w:rsidRPr="00E00CEE">
              <w:rPr>
                <w:rFonts w:eastAsia="等线"/>
                <w:sz w:val="18"/>
                <w:szCs w:val="18"/>
              </w:rPr>
              <w:t>209947.7</w:t>
            </w:r>
          </w:p>
        </w:tc>
        <w:tc>
          <w:tcPr>
            <w:tcW w:w="524" w:type="dxa"/>
            <w:vAlign w:val="center"/>
          </w:tcPr>
          <w:p w14:paraId="3BA28AC8" w14:textId="77777777" w:rsidR="00431F52" w:rsidRPr="00E00CEE" w:rsidRDefault="00431F52" w:rsidP="00B77F29">
            <w:pPr>
              <w:snapToGrid w:val="0"/>
              <w:spacing w:line="240" w:lineRule="auto"/>
              <w:jc w:val="center"/>
              <w:rPr>
                <w:sz w:val="18"/>
                <w:szCs w:val="18"/>
              </w:rPr>
            </w:pPr>
            <w:r w:rsidRPr="00E00CEE">
              <w:rPr>
                <w:rFonts w:eastAsia="等线"/>
                <w:sz w:val="18"/>
                <w:szCs w:val="18"/>
              </w:rPr>
              <w:t>0.44</w:t>
            </w:r>
          </w:p>
        </w:tc>
        <w:tc>
          <w:tcPr>
            <w:tcW w:w="849" w:type="dxa"/>
            <w:vAlign w:val="center"/>
          </w:tcPr>
          <w:p w14:paraId="65B2F37B" w14:textId="77777777" w:rsidR="00431F52" w:rsidRPr="00E00CEE" w:rsidRDefault="00431F52" w:rsidP="00B77F29">
            <w:pPr>
              <w:snapToGrid w:val="0"/>
              <w:spacing w:line="240" w:lineRule="auto"/>
              <w:jc w:val="center"/>
              <w:rPr>
                <w:sz w:val="18"/>
                <w:szCs w:val="18"/>
              </w:rPr>
            </w:pPr>
            <w:r w:rsidRPr="00E00CEE">
              <w:rPr>
                <w:rFonts w:eastAsia="等线"/>
                <w:sz w:val="18"/>
                <w:szCs w:val="18"/>
              </w:rPr>
              <w:t>212407.8</w:t>
            </w:r>
          </w:p>
        </w:tc>
        <w:tc>
          <w:tcPr>
            <w:tcW w:w="524" w:type="dxa"/>
            <w:vAlign w:val="center"/>
          </w:tcPr>
          <w:p w14:paraId="1D33AF85" w14:textId="77777777" w:rsidR="00431F52" w:rsidRPr="00E00CEE" w:rsidRDefault="00431F52" w:rsidP="00B77F29">
            <w:pPr>
              <w:snapToGrid w:val="0"/>
              <w:spacing w:line="240" w:lineRule="auto"/>
              <w:jc w:val="center"/>
              <w:rPr>
                <w:sz w:val="18"/>
                <w:szCs w:val="18"/>
              </w:rPr>
            </w:pPr>
            <w:r w:rsidRPr="00E00CEE">
              <w:rPr>
                <w:rFonts w:eastAsia="等线"/>
                <w:sz w:val="18"/>
                <w:szCs w:val="18"/>
              </w:rPr>
              <w:t>1.62</w:t>
            </w:r>
          </w:p>
        </w:tc>
        <w:tc>
          <w:tcPr>
            <w:tcW w:w="850" w:type="dxa"/>
            <w:vAlign w:val="center"/>
          </w:tcPr>
          <w:p w14:paraId="62E14221" w14:textId="77777777" w:rsidR="00431F52" w:rsidRPr="00E00CEE" w:rsidRDefault="00431F52" w:rsidP="00B77F29">
            <w:pPr>
              <w:snapToGrid w:val="0"/>
              <w:spacing w:line="240" w:lineRule="auto"/>
              <w:jc w:val="center"/>
              <w:rPr>
                <w:sz w:val="18"/>
                <w:szCs w:val="18"/>
              </w:rPr>
            </w:pPr>
            <w:r w:rsidRPr="00E00CEE">
              <w:rPr>
                <w:rFonts w:eastAsia="等线"/>
                <w:sz w:val="18"/>
                <w:szCs w:val="18"/>
              </w:rPr>
              <w:t>214048.6</w:t>
            </w:r>
          </w:p>
        </w:tc>
        <w:tc>
          <w:tcPr>
            <w:tcW w:w="592" w:type="dxa"/>
            <w:vAlign w:val="center"/>
          </w:tcPr>
          <w:p w14:paraId="76B2CA65"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w:t>
            </w:r>
          </w:p>
        </w:tc>
        <w:tc>
          <w:tcPr>
            <w:tcW w:w="850" w:type="dxa"/>
            <w:vAlign w:val="center"/>
          </w:tcPr>
          <w:p w14:paraId="440B7FCC"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213668.1</w:t>
            </w:r>
          </w:p>
        </w:tc>
        <w:tc>
          <w:tcPr>
            <w:tcW w:w="592" w:type="dxa"/>
            <w:vAlign w:val="center"/>
          </w:tcPr>
          <w:p w14:paraId="08329FBC" w14:textId="77777777" w:rsidR="00431F52" w:rsidRPr="00E00CEE" w:rsidRDefault="00431F52" w:rsidP="00B77F29">
            <w:pPr>
              <w:snapToGrid w:val="0"/>
              <w:spacing w:line="240" w:lineRule="auto"/>
              <w:jc w:val="center"/>
              <w:rPr>
                <w:sz w:val="18"/>
                <w:szCs w:val="18"/>
              </w:rPr>
            </w:pPr>
            <w:r w:rsidRPr="00E00CEE">
              <w:rPr>
                <w:rFonts w:eastAsia="等线"/>
                <w:sz w:val="18"/>
                <w:szCs w:val="18"/>
              </w:rPr>
              <w:t>2.22</w:t>
            </w:r>
          </w:p>
        </w:tc>
        <w:tc>
          <w:tcPr>
            <w:tcW w:w="850" w:type="dxa"/>
            <w:vAlign w:val="center"/>
          </w:tcPr>
          <w:p w14:paraId="1926B4F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209412</w:t>
            </w:r>
          </w:p>
        </w:tc>
        <w:tc>
          <w:tcPr>
            <w:tcW w:w="510" w:type="dxa"/>
            <w:vAlign w:val="center"/>
          </w:tcPr>
          <w:p w14:paraId="7CF9D82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33D627D6" w14:textId="77777777" w:rsidTr="00B77F29">
        <w:trPr>
          <w:trHeight w:val="143"/>
          <w:jc w:val="center"/>
        </w:trPr>
        <w:tc>
          <w:tcPr>
            <w:tcW w:w="816" w:type="dxa"/>
            <w:vMerge/>
            <w:tcBorders>
              <w:top w:val="nil"/>
              <w:bottom w:val="nil"/>
            </w:tcBorders>
            <w:vAlign w:val="center"/>
          </w:tcPr>
          <w:p w14:paraId="15BB3ABE" w14:textId="77777777" w:rsidR="00431F52" w:rsidRPr="00E00CEE" w:rsidRDefault="00431F52" w:rsidP="00B77F29">
            <w:pPr>
              <w:snapToGrid w:val="0"/>
              <w:spacing w:line="240" w:lineRule="auto"/>
              <w:jc w:val="center"/>
              <w:rPr>
                <w:sz w:val="18"/>
                <w:szCs w:val="18"/>
              </w:rPr>
            </w:pPr>
          </w:p>
        </w:tc>
        <w:tc>
          <w:tcPr>
            <w:tcW w:w="731" w:type="dxa"/>
            <w:vAlign w:val="center"/>
          </w:tcPr>
          <w:p w14:paraId="4AC94B03"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49" w:type="dxa"/>
            <w:vAlign w:val="center"/>
          </w:tcPr>
          <w:p w14:paraId="274F9094" w14:textId="77777777" w:rsidR="00431F52" w:rsidRPr="00E00CEE" w:rsidRDefault="00431F52" w:rsidP="00B77F29">
            <w:pPr>
              <w:snapToGrid w:val="0"/>
              <w:spacing w:line="240" w:lineRule="auto"/>
              <w:jc w:val="center"/>
              <w:rPr>
                <w:sz w:val="18"/>
                <w:szCs w:val="18"/>
              </w:rPr>
            </w:pPr>
            <w:r w:rsidRPr="00E00CEE">
              <w:rPr>
                <w:rFonts w:eastAsia="等线"/>
                <w:sz w:val="18"/>
                <w:szCs w:val="18"/>
              </w:rPr>
              <w:t>321190</w:t>
            </w:r>
          </w:p>
        </w:tc>
        <w:tc>
          <w:tcPr>
            <w:tcW w:w="524" w:type="dxa"/>
            <w:vAlign w:val="center"/>
          </w:tcPr>
          <w:p w14:paraId="326A331E" w14:textId="77777777" w:rsidR="00431F52" w:rsidRPr="00E00CEE" w:rsidRDefault="00431F52" w:rsidP="00B77F29">
            <w:pPr>
              <w:snapToGrid w:val="0"/>
              <w:spacing w:line="240" w:lineRule="auto"/>
              <w:jc w:val="center"/>
              <w:rPr>
                <w:sz w:val="18"/>
                <w:szCs w:val="18"/>
              </w:rPr>
            </w:pPr>
            <w:r w:rsidRPr="00E00CEE">
              <w:rPr>
                <w:rFonts w:eastAsia="等线"/>
                <w:sz w:val="18"/>
                <w:szCs w:val="18"/>
              </w:rPr>
              <w:t>0.63</w:t>
            </w:r>
          </w:p>
        </w:tc>
        <w:tc>
          <w:tcPr>
            <w:tcW w:w="849" w:type="dxa"/>
            <w:vAlign w:val="center"/>
          </w:tcPr>
          <w:p w14:paraId="2F37C5F7" w14:textId="77777777" w:rsidR="00431F52" w:rsidRPr="00E00CEE" w:rsidRDefault="00431F52" w:rsidP="00B77F29">
            <w:pPr>
              <w:snapToGrid w:val="0"/>
              <w:spacing w:line="240" w:lineRule="auto"/>
              <w:jc w:val="center"/>
              <w:rPr>
                <w:sz w:val="18"/>
                <w:szCs w:val="18"/>
              </w:rPr>
            </w:pPr>
            <w:r w:rsidRPr="00E00CEE">
              <w:rPr>
                <w:rFonts w:eastAsia="等线"/>
                <w:sz w:val="18"/>
                <w:szCs w:val="18"/>
              </w:rPr>
              <w:t>327172.7</w:t>
            </w:r>
          </w:p>
        </w:tc>
        <w:tc>
          <w:tcPr>
            <w:tcW w:w="524" w:type="dxa"/>
            <w:vAlign w:val="center"/>
          </w:tcPr>
          <w:p w14:paraId="09B253D3" w14:textId="77777777" w:rsidR="00431F52" w:rsidRPr="00E00CEE" w:rsidRDefault="00431F52" w:rsidP="00B77F29">
            <w:pPr>
              <w:snapToGrid w:val="0"/>
              <w:spacing w:line="240" w:lineRule="auto"/>
              <w:jc w:val="center"/>
              <w:rPr>
                <w:sz w:val="18"/>
                <w:szCs w:val="18"/>
              </w:rPr>
            </w:pPr>
            <w:r w:rsidRPr="00E00CEE">
              <w:rPr>
                <w:rFonts w:eastAsia="等线"/>
                <w:sz w:val="18"/>
                <w:szCs w:val="18"/>
              </w:rPr>
              <w:t>2.51</w:t>
            </w:r>
          </w:p>
        </w:tc>
        <w:tc>
          <w:tcPr>
            <w:tcW w:w="850" w:type="dxa"/>
            <w:vAlign w:val="center"/>
          </w:tcPr>
          <w:p w14:paraId="194676E2" w14:textId="77777777" w:rsidR="00431F52" w:rsidRPr="00E00CEE" w:rsidRDefault="00431F52" w:rsidP="00B77F29">
            <w:pPr>
              <w:snapToGrid w:val="0"/>
              <w:spacing w:line="240" w:lineRule="auto"/>
              <w:jc w:val="center"/>
              <w:rPr>
                <w:sz w:val="18"/>
                <w:szCs w:val="18"/>
              </w:rPr>
            </w:pPr>
            <w:r w:rsidRPr="00E00CEE">
              <w:rPr>
                <w:rFonts w:eastAsia="等线"/>
                <w:sz w:val="18"/>
                <w:szCs w:val="18"/>
              </w:rPr>
              <w:t>326915.1</w:t>
            </w:r>
          </w:p>
        </w:tc>
        <w:tc>
          <w:tcPr>
            <w:tcW w:w="592" w:type="dxa"/>
            <w:vAlign w:val="center"/>
          </w:tcPr>
          <w:p w14:paraId="3F4B7C8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2.43</w:t>
            </w:r>
          </w:p>
        </w:tc>
        <w:tc>
          <w:tcPr>
            <w:tcW w:w="850" w:type="dxa"/>
            <w:vAlign w:val="center"/>
          </w:tcPr>
          <w:p w14:paraId="4DF59C10" w14:textId="77777777" w:rsidR="00431F52" w:rsidRPr="00E00CEE" w:rsidRDefault="00431F52" w:rsidP="00B77F29">
            <w:pPr>
              <w:snapToGrid w:val="0"/>
              <w:spacing w:line="240" w:lineRule="auto"/>
              <w:jc w:val="center"/>
              <w:rPr>
                <w:sz w:val="18"/>
                <w:szCs w:val="18"/>
              </w:rPr>
            </w:pPr>
            <w:r w:rsidRPr="00E00CEE">
              <w:rPr>
                <w:rFonts w:eastAsia="等线"/>
                <w:sz w:val="18"/>
                <w:szCs w:val="18"/>
              </w:rPr>
              <w:t>326612.4</w:t>
            </w:r>
          </w:p>
        </w:tc>
        <w:tc>
          <w:tcPr>
            <w:tcW w:w="592" w:type="dxa"/>
            <w:vAlign w:val="center"/>
          </w:tcPr>
          <w:p w14:paraId="6270FB2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2.33</w:t>
            </w:r>
          </w:p>
        </w:tc>
        <w:tc>
          <w:tcPr>
            <w:tcW w:w="850" w:type="dxa"/>
            <w:vAlign w:val="center"/>
          </w:tcPr>
          <w:p w14:paraId="23603C9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319642.4</w:t>
            </w:r>
          </w:p>
        </w:tc>
        <w:tc>
          <w:tcPr>
            <w:tcW w:w="510" w:type="dxa"/>
            <w:vAlign w:val="center"/>
          </w:tcPr>
          <w:p w14:paraId="3E007D5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0.15</w:t>
            </w:r>
          </w:p>
        </w:tc>
      </w:tr>
      <w:tr w:rsidR="00431F52" w:rsidRPr="00E00CEE" w14:paraId="3F9DD60D" w14:textId="77777777" w:rsidTr="00B77F29">
        <w:trPr>
          <w:trHeight w:val="143"/>
          <w:jc w:val="center"/>
        </w:trPr>
        <w:tc>
          <w:tcPr>
            <w:tcW w:w="816" w:type="dxa"/>
            <w:vMerge/>
            <w:tcBorders>
              <w:top w:val="nil"/>
              <w:bottom w:val="nil"/>
            </w:tcBorders>
            <w:vAlign w:val="center"/>
          </w:tcPr>
          <w:p w14:paraId="39C3086C" w14:textId="77777777" w:rsidR="00431F52" w:rsidRPr="00E00CEE" w:rsidRDefault="00431F52" w:rsidP="00B77F29">
            <w:pPr>
              <w:snapToGrid w:val="0"/>
              <w:spacing w:line="240" w:lineRule="auto"/>
              <w:jc w:val="center"/>
              <w:rPr>
                <w:sz w:val="18"/>
                <w:szCs w:val="18"/>
              </w:rPr>
            </w:pPr>
          </w:p>
        </w:tc>
        <w:tc>
          <w:tcPr>
            <w:tcW w:w="731" w:type="dxa"/>
            <w:vAlign w:val="center"/>
          </w:tcPr>
          <w:p w14:paraId="0A26DC3F"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49" w:type="dxa"/>
            <w:vAlign w:val="center"/>
          </w:tcPr>
          <w:p w14:paraId="0FDC1B88"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213910.4</w:t>
            </w:r>
          </w:p>
        </w:tc>
        <w:tc>
          <w:tcPr>
            <w:tcW w:w="524" w:type="dxa"/>
            <w:vAlign w:val="center"/>
          </w:tcPr>
          <w:p w14:paraId="0A18DE31" w14:textId="77777777" w:rsidR="00431F52" w:rsidRPr="00E00CEE" w:rsidRDefault="00431F52" w:rsidP="00B77F29">
            <w:pPr>
              <w:snapToGrid w:val="0"/>
              <w:spacing w:line="240" w:lineRule="auto"/>
              <w:jc w:val="center"/>
              <w:rPr>
                <w:sz w:val="18"/>
                <w:szCs w:val="18"/>
              </w:rPr>
            </w:pPr>
            <w:r w:rsidRPr="00E00CEE">
              <w:rPr>
                <w:rFonts w:eastAsia="等线"/>
                <w:sz w:val="18"/>
                <w:szCs w:val="18"/>
              </w:rPr>
              <w:t>0.33</w:t>
            </w:r>
          </w:p>
        </w:tc>
        <w:tc>
          <w:tcPr>
            <w:tcW w:w="849" w:type="dxa"/>
            <w:vAlign w:val="center"/>
          </w:tcPr>
          <w:p w14:paraId="7710B099" w14:textId="77777777" w:rsidR="00431F52" w:rsidRPr="00E00CEE" w:rsidRDefault="00431F52" w:rsidP="00B77F29">
            <w:pPr>
              <w:snapToGrid w:val="0"/>
              <w:spacing w:line="240" w:lineRule="auto"/>
              <w:jc w:val="center"/>
              <w:rPr>
                <w:sz w:val="18"/>
                <w:szCs w:val="18"/>
              </w:rPr>
            </w:pPr>
            <w:r w:rsidRPr="00E00CEE">
              <w:rPr>
                <w:rFonts w:eastAsia="等线"/>
                <w:sz w:val="18"/>
                <w:szCs w:val="18"/>
              </w:rPr>
              <w:t>216163.8</w:t>
            </w:r>
          </w:p>
        </w:tc>
        <w:tc>
          <w:tcPr>
            <w:tcW w:w="524" w:type="dxa"/>
            <w:vAlign w:val="center"/>
          </w:tcPr>
          <w:p w14:paraId="5653E3A1"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0" w:type="dxa"/>
            <w:vAlign w:val="center"/>
          </w:tcPr>
          <w:p w14:paraId="6B506FAD"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215904</w:t>
            </w:r>
          </w:p>
        </w:tc>
        <w:tc>
          <w:tcPr>
            <w:tcW w:w="592" w:type="dxa"/>
            <w:vAlign w:val="center"/>
          </w:tcPr>
          <w:p w14:paraId="07D9380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w:t>
            </w:r>
          </w:p>
        </w:tc>
        <w:tc>
          <w:tcPr>
            <w:tcW w:w="850" w:type="dxa"/>
            <w:vAlign w:val="center"/>
          </w:tcPr>
          <w:p w14:paraId="3347723C"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215521.5</w:t>
            </w:r>
          </w:p>
        </w:tc>
        <w:tc>
          <w:tcPr>
            <w:tcW w:w="592" w:type="dxa"/>
            <w:vAlign w:val="center"/>
          </w:tcPr>
          <w:p w14:paraId="56F62DC7"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w:t>
            </w:r>
          </w:p>
        </w:tc>
        <w:tc>
          <w:tcPr>
            <w:tcW w:w="850" w:type="dxa"/>
            <w:vAlign w:val="center"/>
          </w:tcPr>
          <w:p w14:paraId="3D471E2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213489</w:t>
            </w:r>
          </w:p>
        </w:tc>
        <w:tc>
          <w:tcPr>
            <w:tcW w:w="510" w:type="dxa"/>
            <w:vAlign w:val="center"/>
          </w:tcPr>
          <w:p w14:paraId="6C5CCFD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0.13</w:t>
            </w:r>
          </w:p>
        </w:tc>
      </w:tr>
      <w:tr w:rsidR="00431F52" w:rsidRPr="00E00CEE" w14:paraId="6CF34C8D" w14:textId="77777777" w:rsidTr="00B77F29">
        <w:trPr>
          <w:trHeight w:val="143"/>
          <w:jc w:val="center"/>
        </w:trPr>
        <w:tc>
          <w:tcPr>
            <w:tcW w:w="816" w:type="dxa"/>
            <w:vMerge/>
            <w:tcBorders>
              <w:top w:val="nil"/>
              <w:bottom w:val="nil"/>
            </w:tcBorders>
            <w:vAlign w:val="center"/>
          </w:tcPr>
          <w:p w14:paraId="25298911" w14:textId="77777777" w:rsidR="00431F52" w:rsidRPr="00E00CEE" w:rsidRDefault="00431F52" w:rsidP="00B77F29">
            <w:pPr>
              <w:snapToGrid w:val="0"/>
              <w:spacing w:line="240" w:lineRule="auto"/>
              <w:jc w:val="center"/>
              <w:rPr>
                <w:sz w:val="18"/>
                <w:szCs w:val="18"/>
              </w:rPr>
            </w:pPr>
          </w:p>
        </w:tc>
        <w:tc>
          <w:tcPr>
            <w:tcW w:w="731" w:type="dxa"/>
            <w:vAlign w:val="center"/>
          </w:tcPr>
          <w:p w14:paraId="457C0A92"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49" w:type="dxa"/>
            <w:vAlign w:val="center"/>
          </w:tcPr>
          <w:p w14:paraId="42AE6220"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272723.8</w:t>
            </w:r>
          </w:p>
        </w:tc>
        <w:tc>
          <w:tcPr>
            <w:tcW w:w="524" w:type="dxa"/>
            <w:vAlign w:val="center"/>
          </w:tcPr>
          <w:p w14:paraId="36F72C5C" w14:textId="77777777" w:rsidR="00431F52" w:rsidRPr="00E00CEE" w:rsidRDefault="00431F52" w:rsidP="00B77F29">
            <w:pPr>
              <w:snapToGrid w:val="0"/>
              <w:spacing w:line="240" w:lineRule="auto"/>
              <w:jc w:val="center"/>
              <w:rPr>
                <w:sz w:val="18"/>
                <w:szCs w:val="18"/>
              </w:rPr>
            </w:pPr>
            <w:r w:rsidRPr="00E00CEE">
              <w:rPr>
                <w:rFonts w:eastAsia="等线"/>
                <w:sz w:val="18"/>
                <w:szCs w:val="18"/>
              </w:rPr>
              <w:t>0.48</w:t>
            </w:r>
          </w:p>
        </w:tc>
        <w:tc>
          <w:tcPr>
            <w:tcW w:w="849" w:type="dxa"/>
            <w:vAlign w:val="center"/>
          </w:tcPr>
          <w:p w14:paraId="436D8AE1" w14:textId="77777777" w:rsidR="00431F52" w:rsidRPr="00E00CEE" w:rsidRDefault="00431F52" w:rsidP="00B77F29">
            <w:pPr>
              <w:snapToGrid w:val="0"/>
              <w:spacing w:line="240" w:lineRule="auto"/>
              <w:jc w:val="center"/>
              <w:rPr>
                <w:sz w:val="18"/>
                <w:szCs w:val="18"/>
              </w:rPr>
            </w:pPr>
            <w:r w:rsidRPr="00E00CEE">
              <w:rPr>
                <w:rFonts w:eastAsia="等线"/>
                <w:sz w:val="18"/>
                <w:szCs w:val="18"/>
              </w:rPr>
              <w:t>276108.2</w:t>
            </w:r>
          </w:p>
        </w:tc>
        <w:tc>
          <w:tcPr>
            <w:tcW w:w="524" w:type="dxa"/>
            <w:vAlign w:val="center"/>
          </w:tcPr>
          <w:p w14:paraId="5C75C230" w14:textId="77777777" w:rsidR="00431F52" w:rsidRPr="00E00CEE" w:rsidRDefault="00431F52" w:rsidP="00B77F29">
            <w:pPr>
              <w:snapToGrid w:val="0"/>
              <w:spacing w:line="240" w:lineRule="auto"/>
              <w:jc w:val="center"/>
              <w:rPr>
                <w:sz w:val="18"/>
                <w:szCs w:val="18"/>
              </w:rPr>
            </w:pPr>
            <w:r w:rsidRPr="00E00CEE">
              <w:rPr>
                <w:rFonts w:eastAsia="等线"/>
                <w:sz w:val="18"/>
                <w:szCs w:val="18"/>
              </w:rPr>
              <w:t>1.73</w:t>
            </w:r>
          </w:p>
        </w:tc>
        <w:tc>
          <w:tcPr>
            <w:tcW w:w="850" w:type="dxa"/>
            <w:vAlign w:val="center"/>
          </w:tcPr>
          <w:p w14:paraId="2CA78D38"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278124.1</w:t>
            </w:r>
          </w:p>
        </w:tc>
        <w:tc>
          <w:tcPr>
            <w:tcW w:w="592" w:type="dxa"/>
            <w:vAlign w:val="center"/>
          </w:tcPr>
          <w:p w14:paraId="32E178C2" w14:textId="77777777" w:rsidR="00431F52" w:rsidRPr="00E00CEE" w:rsidRDefault="00431F52" w:rsidP="00B77F29">
            <w:pPr>
              <w:snapToGrid w:val="0"/>
              <w:spacing w:line="240" w:lineRule="auto"/>
              <w:jc w:val="center"/>
              <w:rPr>
                <w:sz w:val="18"/>
                <w:szCs w:val="18"/>
              </w:rPr>
            </w:pPr>
            <w:r w:rsidRPr="00E00CEE">
              <w:rPr>
                <w:rFonts w:eastAsia="等线"/>
                <w:sz w:val="18"/>
                <w:szCs w:val="18"/>
              </w:rPr>
              <w:t>2.47</w:t>
            </w:r>
          </w:p>
        </w:tc>
        <w:tc>
          <w:tcPr>
            <w:tcW w:w="850" w:type="dxa"/>
            <w:vAlign w:val="center"/>
          </w:tcPr>
          <w:p w14:paraId="0EE27509" w14:textId="77777777" w:rsidR="00431F52" w:rsidRPr="00E00CEE" w:rsidRDefault="00431F52" w:rsidP="00B77F29">
            <w:pPr>
              <w:snapToGrid w:val="0"/>
              <w:spacing w:line="240" w:lineRule="auto"/>
              <w:jc w:val="center"/>
              <w:rPr>
                <w:sz w:val="18"/>
                <w:szCs w:val="18"/>
              </w:rPr>
            </w:pPr>
            <w:r w:rsidRPr="00E00CEE">
              <w:rPr>
                <w:rFonts w:eastAsia="等线"/>
                <w:sz w:val="18"/>
                <w:szCs w:val="18"/>
              </w:rPr>
              <w:t>277230.1</w:t>
            </w:r>
          </w:p>
        </w:tc>
        <w:tc>
          <w:tcPr>
            <w:tcW w:w="592" w:type="dxa"/>
            <w:vAlign w:val="center"/>
          </w:tcPr>
          <w:p w14:paraId="20B0837B" w14:textId="77777777" w:rsidR="00431F52" w:rsidRPr="00E00CEE" w:rsidRDefault="00431F52" w:rsidP="00B77F29">
            <w:pPr>
              <w:snapToGrid w:val="0"/>
              <w:spacing w:line="240" w:lineRule="auto"/>
              <w:jc w:val="center"/>
              <w:rPr>
                <w:sz w:val="18"/>
                <w:szCs w:val="18"/>
              </w:rPr>
            </w:pPr>
            <w:r w:rsidRPr="00E00CEE">
              <w:rPr>
                <w:rFonts w:eastAsia="等线"/>
                <w:sz w:val="18"/>
                <w:szCs w:val="18"/>
              </w:rPr>
              <w:t>2.14</w:t>
            </w:r>
          </w:p>
        </w:tc>
        <w:tc>
          <w:tcPr>
            <w:tcW w:w="850" w:type="dxa"/>
            <w:vAlign w:val="center"/>
          </w:tcPr>
          <w:p w14:paraId="2EB0DBC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271906.3</w:t>
            </w:r>
          </w:p>
        </w:tc>
        <w:tc>
          <w:tcPr>
            <w:tcW w:w="510" w:type="dxa"/>
            <w:vAlign w:val="center"/>
          </w:tcPr>
          <w:p w14:paraId="51EC2FD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0.18</w:t>
            </w:r>
          </w:p>
        </w:tc>
      </w:tr>
      <w:tr w:rsidR="00431F52" w:rsidRPr="00E00CEE" w14:paraId="646C8D0E" w14:textId="77777777" w:rsidTr="00B77F29">
        <w:trPr>
          <w:trHeight w:val="143"/>
          <w:jc w:val="center"/>
        </w:trPr>
        <w:tc>
          <w:tcPr>
            <w:tcW w:w="816" w:type="dxa"/>
            <w:vMerge/>
            <w:tcBorders>
              <w:top w:val="nil"/>
              <w:bottom w:val="nil"/>
            </w:tcBorders>
            <w:vAlign w:val="center"/>
          </w:tcPr>
          <w:p w14:paraId="4CCC9F14" w14:textId="77777777" w:rsidR="00431F52" w:rsidRPr="00E00CEE" w:rsidRDefault="00431F52" w:rsidP="00B77F29">
            <w:pPr>
              <w:snapToGrid w:val="0"/>
              <w:spacing w:line="240" w:lineRule="auto"/>
              <w:jc w:val="center"/>
              <w:rPr>
                <w:sz w:val="18"/>
                <w:szCs w:val="18"/>
              </w:rPr>
            </w:pPr>
          </w:p>
        </w:tc>
        <w:tc>
          <w:tcPr>
            <w:tcW w:w="731" w:type="dxa"/>
            <w:tcBorders>
              <w:bottom w:val="nil"/>
            </w:tcBorders>
            <w:vAlign w:val="center"/>
          </w:tcPr>
          <w:p w14:paraId="60FFA4CB"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49" w:type="dxa"/>
            <w:tcBorders>
              <w:bottom w:val="nil"/>
            </w:tcBorders>
            <w:vAlign w:val="center"/>
          </w:tcPr>
          <w:p w14:paraId="4A61FA7A" w14:textId="77777777" w:rsidR="00431F52" w:rsidRPr="00E00CEE" w:rsidRDefault="00431F52" w:rsidP="00B77F29">
            <w:pPr>
              <w:snapToGrid w:val="0"/>
              <w:spacing w:line="240" w:lineRule="auto"/>
              <w:jc w:val="center"/>
              <w:rPr>
                <w:sz w:val="18"/>
                <w:szCs w:val="18"/>
              </w:rPr>
            </w:pPr>
            <w:r w:rsidRPr="00E00CEE">
              <w:rPr>
                <w:rFonts w:eastAsia="等线"/>
                <w:sz w:val="18"/>
                <w:szCs w:val="18"/>
              </w:rPr>
              <w:t>378085.1</w:t>
            </w:r>
          </w:p>
        </w:tc>
        <w:tc>
          <w:tcPr>
            <w:tcW w:w="524" w:type="dxa"/>
            <w:tcBorders>
              <w:bottom w:val="nil"/>
            </w:tcBorders>
            <w:vAlign w:val="center"/>
          </w:tcPr>
          <w:p w14:paraId="2BD30864" w14:textId="77777777" w:rsidR="00431F52" w:rsidRPr="00E00CEE" w:rsidRDefault="00431F52" w:rsidP="00B77F29">
            <w:pPr>
              <w:snapToGrid w:val="0"/>
              <w:spacing w:line="240" w:lineRule="auto"/>
              <w:jc w:val="center"/>
              <w:rPr>
                <w:sz w:val="18"/>
                <w:szCs w:val="18"/>
              </w:rPr>
            </w:pPr>
            <w:r w:rsidRPr="00E00CEE">
              <w:rPr>
                <w:rFonts w:eastAsia="等线"/>
                <w:sz w:val="18"/>
                <w:szCs w:val="18"/>
              </w:rPr>
              <w:t>1.00</w:t>
            </w:r>
          </w:p>
        </w:tc>
        <w:tc>
          <w:tcPr>
            <w:tcW w:w="849" w:type="dxa"/>
            <w:tcBorders>
              <w:bottom w:val="nil"/>
            </w:tcBorders>
            <w:vAlign w:val="center"/>
          </w:tcPr>
          <w:p w14:paraId="59F5B7A6" w14:textId="77777777" w:rsidR="00431F52" w:rsidRPr="00E00CEE" w:rsidRDefault="00431F52" w:rsidP="00B77F29">
            <w:pPr>
              <w:snapToGrid w:val="0"/>
              <w:spacing w:line="240" w:lineRule="auto"/>
              <w:jc w:val="center"/>
              <w:rPr>
                <w:sz w:val="18"/>
                <w:szCs w:val="18"/>
              </w:rPr>
            </w:pPr>
            <w:r w:rsidRPr="00E00CEE">
              <w:rPr>
                <w:rFonts w:eastAsia="等线"/>
                <w:sz w:val="18"/>
                <w:szCs w:val="18"/>
              </w:rPr>
              <w:t>381995.1</w:t>
            </w:r>
          </w:p>
        </w:tc>
        <w:tc>
          <w:tcPr>
            <w:tcW w:w="524" w:type="dxa"/>
            <w:tcBorders>
              <w:bottom w:val="nil"/>
            </w:tcBorders>
            <w:vAlign w:val="center"/>
          </w:tcPr>
          <w:p w14:paraId="4293348B" w14:textId="77777777" w:rsidR="00431F52" w:rsidRPr="00E00CEE" w:rsidRDefault="00431F52" w:rsidP="00B77F29">
            <w:pPr>
              <w:snapToGrid w:val="0"/>
              <w:spacing w:line="240" w:lineRule="auto"/>
              <w:jc w:val="center"/>
              <w:rPr>
                <w:sz w:val="18"/>
                <w:szCs w:val="18"/>
              </w:rPr>
            </w:pPr>
            <w:r w:rsidRPr="00E00CEE">
              <w:rPr>
                <w:rFonts w:eastAsia="等线"/>
                <w:sz w:val="18"/>
                <w:szCs w:val="18"/>
              </w:rPr>
              <w:t>2.04</w:t>
            </w:r>
          </w:p>
        </w:tc>
        <w:tc>
          <w:tcPr>
            <w:tcW w:w="850" w:type="dxa"/>
            <w:tcBorders>
              <w:bottom w:val="nil"/>
            </w:tcBorders>
            <w:vAlign w:val="center"/>
          </w:tcPr>
          <w:p w14:paraId="24539F26" w14:textId="77777777" w:rsidR="00431F52" w:rsidRPr="00E00CEE" w:rsidRDefault="00431F52" w:rsidP="00B77F29">
            <w:pPr>
              <w:snapToGrid w:val="0"/>
              <w:spacing w:line="240" w:lineRule="auto"/>
              <w:jc w:val="center"/>
              <w:rPr>
                <w:sz w:val="18"/>
                <w:szCs w:val="18"/>
              </w:rPr>
            </w:pPr>
            <w:r w:rsidRPr="00E00CEE">
              <w:rPr>
                <w:rFonts w:eastAsia="等线"/>
                <w:sz w:val="18"/>
                <w:szCs w:val="18"/>
              </w:rPr>
              <w:t>385458.3</w:t>
            </w:r>
          </w:p>
        </w:tc>
        <w:tc>
          <w:tcPr>
            <w:tcW w:w="592" w:type="dxa"/>
            <w:tcBorders>
              <w:bottom w:val="nil"/>
            </w:tcBorders>
            <w:vAlign w:val="center"/>
          </w:tcPr>
          <w:p w14:paraId="370D48CD" w14:textId="77777777" w:rsidR="00431F52" w:rsidRPr="00E00CEE" w:rsidRDefault="00431F52" w:rsidP="00B77F29">
            <w:pPr>
              <w:snapToGrid w:val="0"/>
              <w:spacing w:line="240" w:lineRule="auto"/>
              <w:jc w:val="center"/>
              <w:rPr>
                <w:sz w:val="18"/>
                <w:szCs w:val="18"/>
              </w:rPr>
            </w:pPr>
            <w:r w:rsidRPr="00E00CEE">
              <w:rPr>
                <w:rFonts w:eastAsia="等线"/>
                <w:sz w:val="18"/>
                <w:szCs w:val="18"/>
              </w:rPr>
              <w:t>2.97</w:t>
            </w:r>
          </w:p>
        </w:tc>
        <w:tc>
          <w:tcPr>
            <w:tcW w:w="850" w:type="dxa"/>
            <w:tcBorders>
              <w:bottom w:val="nil"/>
            </w:tcBorders>
            <w:vAlign w:val="center"/>
          </w:tcPr>
          <w:p w14:paraId="13AEABB4" w14:textId="77777777" w:rsidR="00431F52" w:rsidRPr="00E00CEE" w:rsidRDefault="00431F52" w:rsidP="00B77F29">
            <w:pPr>
              <w:snapToGrid w:val="0"/>
              <w:spacing w:line="240" w:lineRule="auto"/>
              <w:jc w:val="center"/>
              <w:rPr>
                <w:sz w:val="18"/>
                <w:szCs w:val="18"/>
              </w:rPr>
            </w:pPr>
            <w:r w:rsidRPr="00E00CEE">
              <w:rPr>
                <w:rFonts w:eastAsia="等线"/>
                <w:sz w:val="18"/>
                <w:szCs w:val="18"/>
              </w:rPr>
              <w:t>384888.8</w:t>
            </w:r>
          </w:p>
        </w:tc>
        <w:tc>
          <w:tcPr>
            <w:tcW w:w="592" w:type="dxa"/>
            <w:tcBorders>
              <w:bottom w:val="nil"/>
            </w:tcBorders>
            <w:vAlign w:val="center"/>
          </w:tcPr>
          <w:p w14:paraId="2EFDD9F4"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w:t>
            </w:r>
          </w:p>
        </w:tc>
        <w:tc>
          <w:tcPr>
            <w:tcW w:w="850" w:type="dxa"/>
            <w:tcBorders>
              <w:bottom w:val="nil"/>
            </w:tcBorders>
            <w:vAlign w:val="center"/>
          </w:tcPr>
          <w:p w14:paraId="5B9F3D0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375692.9</w:t>
            </w:r>
          </w:p>
        </w:tc>
        <w:tc>
          <w:tcPr>
            <w:tcW w:w="510" w:type="dxa"/>
            <w:tcBorders>
              <w:bottom w:val="nil"/>
            </w:tcBorders>
            <w:vAlign w:val="center"/>
          </w:tcPr>
          <w:p w14:paraId="06F447A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0.36</w:t>
            </w:r>
          </w:p>
        </w:tc>
      </w:tr>
      <w:tr w:rsidR="00431F52" w:rsidRPr="00E00CEE" w14:paraId="4CF314D8" w14:textId="77777777" w:rsidTr="00B77F29">
        <w:trPr>
          <w:trHeight w:val="143"/>
          <w:jc w:val="center"/>
        </w:trPr>
        <w:tc>
          <w:tcPr>
            <w:tcW w:w="816" w:type="dxa"/>
            <w:vMerge/>
            <w:tcBorders>
              <w:top w:val="nil"/>
              <w:bottom w:val="nil"/>
            </w:tcBorders>
            <w:vAlign w:val="center"/>
          </w:tcPr>
          <w:p w14:paraId="336C3A50" w14:textId="77777777" w:rsidR="00431F52" w:rsidRPr="00E00CEE" w:rsidRDefault="00431F52" w:rsidP="00B77F29">
            <w:pPr>
              <w:snapToGrid w:val="0"/>
              <w:spacing w:line="240" w:lineRule="auto"/>
              <w:jc w:val="center"/>
              <w:rPr>
                <w:sz w:val="18"/>
                <w:szCs w:val="18"/>
              </w:rPr>
            </w:pPr>
          </w:p>
        </w:tc>
        <w:tc>
          <w:tcPr>
            <w:tcW w:w="731" w:type="dxa"/>
            <w:tcBorders>
              <w:top w:val="nil"/>
              <w:bottom w:val="nil"/>
            </w:tcBorders>
            <w:vAlign w:val="center"/>
          </w:tcPr>
          <w:p w14:paraId="5A05DBF0"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49" w:type="dxa"/>
            <w:tcBorders>
              <w:top w:val="nil"/>
              <w:bottom w:val="nil"/>
            </w:tcBorders>
            <w:vAlign w:val="center"/>
          </w:tcPr>
          <w:p w14:paraId="2DD36DF7"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163630</w:t>
            </w:r>
          </w:p>
        </w:tc>
        <w:tc>
          <w:tcPr>
            <w:tcW w:w="524" w:type="dxa"/>
            <w:tcBorders>
              <w:top w:val="nil"/>
              <w:bottom w:val="nil"/>
            </w:tcBorders>
            <w:vAlign w:val="center"/>
          </w:tcPr>
          <w:p w14:paraId="232E662A" w14:textId="77777777" w:rsidR="00431F52" w:rsidRPr="00E00CEE" w:rsidRDefault="00431F52" w:rsidP="00B77F29">
            <w:pPr>
              <w:snapToGrid w:val="0"/>
              <w:spacing w:line="240" w:lineRule="auto"/>
              <w:jc w:val="center"/>
              <w:rPr>
                <w:sz w:val="18"/>
                <w:szCs w:val="18"/>
              </w:rPr>
            </w:pPr>
            <w:r w:rsidRPr="00E00CEE">
              <w:rPr>
                <w:rFonts w:eastAsia="等线"/>
                <w:sz w:val="18"/>
                <w:szCs w:val="18"/>
              </w:rPr>
              <w:t>0.76</w:t>
            </w:r>
          </w:p>
        </w:tc>
        <w:tc>
          <w:tcPr>
            <w:tcW w:w="849" w:type="dxa"/>
            <w:tcBorders>
              <w:top w:val="nil"/>
              <w:bottom w:val="nil"/>
            </w:tcBorders>
            <w:vAlign w:val="center"/>
          </w:tcPr>
          <w:p w14:paraId="46120D09"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166539</w:t>
            </w:r>
          </w:p>
        </w:tc>
        <w:tc>
          <w:tcPr>
            <w:tcW w:w="524" w:type="dxa"/>
            <w:tcBorders>
              <w:top w:val="nil"/>
              <w:bottom w:val="nil"/>
            </w:tcBorders>
            <w:vAlign w:val="center"/>
          </w:tcPr>
          <w:p w14:paraId="3D8AD974" w14:textId="77777777" w:rsidR="00431F52" w:rsidRPr="00E00CEE" w:rsidRDefault="00431F52" w:rsidP="00B77F29">
            <w:pPr>
              <w:snapToGrid w:val="0"/>
              <w:spacing w:line="240" w:lineRule="auto"/>
              <w:jc w:val="center"/>
              <w:rPr>
                <w:sz w:val="18"/>
                <w:szCs w:val="18"/>
              </w:rPr>
            </w:pPr>
            <w:r w:rsidRPr="00E00CEE">
              <w:rPr>
                <w:rFonts w:eastAsia="等线"/>
                <w:sz w:val="18"/>
                <w:szCs w:val="18"/>
              </w:rPr>
              <w:t>2.71</w:t>
            </w:r>
          </w:p>
        </w:tc>
        <w:tc>
          <w:tcPr>
            <w:tcW w:w="850" w:type="dxa"/>
            <w:tcBorders>
              <w:top w:val="nil"/>
              <w:bottom w:val="nil"/>
            </w:tcBorders>
            <w:vAlign w:val="center"/>
          </w:tcPr>
          <w:p w14:paraId="12C5000D"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166898</w:t>
            </w:r>
          </w:p>
        </w:tc>
        <w:tc>
          <w:tcPr>
            <w:tcW w:w="592" w:type="dxa"/>
            <w:tcBorders>
              <w:top w:val="nil"/>
              <w:bottom w:val="nil"/>
            </w:tcBorders>
            <w:vAlign w:val="center"/>
          </w:tcPr>
          <w:p w14:paraId="2A9F9C16" w14:textId="77777777" w:rsidR="00431F52" w:rsidRPr="00E00CEE" w:rsidRDefault="00431F52" w:rsidP="00B77F29">
            <w:pPr>
              <w:snapToGrid w:val="0"/>
              <w:spacing w:line="240" w:lineRule="auto"/>
              <w:jc w:val="center"/>
              <w:rPr>
                <w:sz w:val="18"/>
                <w:szCs w:val="18"/>
              </w:rPr>
            </w:pPr>
            <w:r w:rsidRPr="00E00CEE">
              <w:rPr>
                <w:rFonts w:eastAsia="等线"/>
                <w:sz w:val="18"/>
                <w:szCs w:val="18"/>
              </w:rPr>
              <w:t>2.69</w:t>
            </w:r>
          </w:p>
        </w:tc>
        <w:tc>
          <w:tcPr>
            <w:tcW w:w="850" w:type="dxa"/>
            <w:tcBorders>
              <w:top w:val="nil"/>
              <w:bottom w:val="nil"/>
            </w:tcBorders>
            <w:vAlign w:val="center"/>
          </w:tcPr>
          <w:p w14:paraId="4833B5A8"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166873</w:t>
            </w:r>
          </w:p>
        </w:tc>
        <w:tc>
          <w:tcPr>
            <w:tcW w:w="592" w:type="dxa"/>
            <w:tcBorders>
              <w:top w:val="nil"/>
              <w:bottom w:val="nil"/>
            </w:tcBorders>
            <w:vAlign w:val="center"/>
          </w:tcPr>
          <w:p w14:paraId="02CCDAAE"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w:t>
            </w:r>
          </w:p>
        </w:tc>
        <w:tc>
          <w:tcPr>
            <w:tcW w:w="850" w:type="dxa"/>
            <w:tcBorders>
              <w:top w:val="nil"/>
              <w:bottom w:val="nil"/>
            </w:tcBorders>
            <w:vAlign w:val="center"/>
          </w:tcPr>
          <w:p w14:paraId="07EE073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163000.6</w:t>
            </w:r>
          </w:p>
        </w:tc>
        <w:tc>
          <w:tcPr>
            <w:tcW w:w="510" w:type="dxa"/>
            <w:tcBorders>
              <w:top w:val="nil"/>
              <w:bottom w:val="nil"/>
            </w:tcBorders>
            <w:vAlign w:val="center"/>
          </w:tcPr>
          <w:p w14:paraId="5197F08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0.38</w:t>
            </w:r>
          </w:p>
        </w:tc>
      </w:tr>
      <w:tr w:rsidR="00431F52" w:rsidRPr="00E00CEE" w14:paraId="24E12097" w14:textId="77777777" w:rsidTr="00B77F29">
        <w:trPr>
          <w:trHeight w:val="189"/>
          <w:jc w:val="center"/>
        </w:trPr>
        <w:tc>
          <w:tcPr>
            <w:tcW w:w="1548" w:type="dxa"/>
            <w:gridSpan w:val="2"/>
            <w:tcBorders>
              <w:top w:val="nil"/>
              <w:bottom w:val="single" w:sz="4" w:space="0" w:color="auto"/>
            </w:tcBorders>
            <w:vAlign w:val="center"/>
          </w:tcPr>
          <w:p w14:paraId="24737AA9"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49" w:type="dxa"/>
            <w:tcBorders>
              <w:top w:val="nil"/>
              <w:bottom w:val="single" w:sz="4" w:space="0" w:color="auto"/>
            </w:tcBorders>
            <w:vAlign w:val="center"/>
          </w:tcPr>
          <w:p w14:paraId="7D357736"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0</w:t>
            </w:r>
            <w:r w:rsidRPr="00E00CEE">
              <w:rPr>
                <w:rFonts w:eastAsia="等线"/>
                <w:sz w:val="18"/>
                <w:szCs w:val="18"/>
              </w:rPr>
              <w:t>.38%</w:t>
            </w:r>
          </w:p>
        </w:tc>
        <w:tc>
          <w:tcPr>
            <w:tcW w:w="524" w:type="dxa"/>
            <w:tcBorders>
              <w:top w:val="nil"/>
              <w:bottom w:val="single" w:sz="4" w:space="0" w:color="auto"/>
            </w:tcBorders>
            <w:vAlign w:val="center"/>
          </w:tcPr>
          <w:p w14:paraId="072B604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5</w:t>
            </w:r>
            <w:r w:rsidRPr="00E00CEE">
              <w:rPr>
                <w:rFonts w:eastAsia="等线"/>
                <w:sz w:val="18"/>
                <w:szCs w:val="18"/>
              </w:rPr>
              <w:t>0%</w:t>
            </w:r>
          </w:p>
        </w:tc>
        <w:tc>
          <w:tcPr>
            <w:tcW w:w="849" w:type="dxa"/>
            <w:tcBorders>
              <w:top w:val="nil"/>
              <w:bottom w:val="single" w:sz="4" w:space="0" w:color="auto"/>
            </w:tcBorders>
            <w:vAlign w:val="center"/>
          </w:tcPr>
          <w:p w14:paraId="261A7CC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.12%</w:t>
            </w:r>
          </w:p>
        </w:tc>
        <w:tc>
          <w:tcPr>
            <w:tcW w:w="524" w:type="dxa"/>
            <w:tcBorders>
              <w:top w:val="nil"/>
              <w:bottom w:val="single" w:sz="4" w:space="0" w:color="auto"/>
            </w:tcBorders>
            <w:vAlign w:val="center"/>
          </w:tcPr>
          <w:p w14:paraId="6130F1F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0" w:type="dxa"/>
            <w:tcBorders>
              <w:top w:val="nil"/>
              <w:bottom w:val="single" w:sz="4" w:space="0" w:color="auto"/>
            </w:tcBorders>
            <w:vAlign w:val="center"/>
          </w:tcPr>
          <w:p w14:paraId="2DBEB81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.34%</w:t>
            </w:r>
          </w:p>
        </w:tc>
        <w:tc>
          <w:tcPr>
            <w:tcW w:w="592" w:type="dxa"/>
            <w:tcBorders>
              <w:top w:val="nil"/>
              <w:bottom w:val="single" w:sz="4" w:space="0" w:color="auto"/>
            </w:tcBorders>
            <w:vAlign w:val="center"/>
          </w:tcPr>
          <w:p w14:paraId="08A928C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0" w:type="dxa"/>
            <w:tcBorders>
              <w:top w:val="nil"/>
              <w:bottom w:val="single" w:sz="4" w:space="0" w:color="auto"/>
            </w:tcBorders>
            <w:vAlign w:val="center"/>
          </w:tcPr>
          <w:p w14:paraId="5C8DBBF2"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.32%</w:t>
            </w:r>
          </w:p>
        </w:tc>
        <w:tc>
          <w:tcPr>
            <w:tcW w:w="592" w:type="dxa"/>
            <w:tcBorders>
              <w:top w:val="nil"/>
              <w:bottom w:val="single" w:sz="4" w:space="0" w:color="auto"/>
            </w:tcBorders>
            <w:vAlign w:val="center"/>
          </w:tcPr>
          <w:p w14:paraId="44701D76"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0" w:type="dxa"/>
            <w:tcBorders>
              <w:top w:val="nil"/>
              <w:bottom w:val="single" w:sz="4" w:space="0" w:color="auto"/>
            </w:tcBorders>
            <w:vAlign w:val="center"/>
          </w:tcPr>
          <w:p w14:paraId="1C271CF3"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238E4B07"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442552D2" w14:textId="77777777" w:rsidTr="00B77F29">
        <w:trPr>
          <w:trHeight w:val="179"/>
          <w:jc w:val="center"/>
        </w:trPr>
        <w:tc>
          <w:tcPr>
            <w:tcW w:w="816" w:type="dxa"/>
            <w:vMerge w:val="restart"/>
            <w:tcBorders>
              <w:top w:val="nil"/>
              <w:bottom w:val="nil"/>
            </w:tcBorders>
            <w:vAlign w:val="center"/>
          </w:tcPr>
          <w:p w14:paraId="6BABFA8C" w14:textId="08924E56" w:rsidR="00431F52" w:rsidRPr="00E00CEE" w:rsidRDefault="00C002D3" w:rsidP="00B77F29">
            <w:pPr>
              <w:snapToGrid w:val="0"/>
              <w:spacing w:line="240" w:lineRule="auto"/>
              <w:jc w:val="center"/>
              <w:rPr>
                <w:sz w:val="18"/>
                <w:szCs w:val="18"/>
              </w:rPr>
            </w:pPr>
            <w:r w:rsidRPr="00C002D3">
              <w:rPr>
                <w:position w:val="-10"/>
                <w:sz w:val="18"/>
                <w:szCs w:val="18"/>
              </w:rPr>
              <w:object w:dxaOrig="547" w:dyaOrig="298" w14:anchorId="0E2D7F23">
                <v:shape id="_x0000_i1037" type="#_x0000_t75" style="width:27.3pt;height:15.05pt" o:ole="">
                  <v:imagedata r:id="rId73" o:title=""/>
                </v:shape>
                <o:OLEObject Type="Embed" ProgID="Equation.AxMath" ShapeID="_x0000_i1037" DrawAspect="Content" ObjectID="_1771851163" r:id="rId83"/>
              </w:object>
            </w:r>
          </w:p>
        </w:tc>
        <w:tc>
          <w:tcPr>
            <w:tcW w:w="731" w:type="dxa"/>
            <w:tcBorders>
              <w:top w:val="single" w:sz="4" w:space="0" w:color="auto"/>
            </w:tcBorders>
            <w:vAlign w:val="center"/>
          </w:tcPr>
          <w:p w14:paraId="3FB7C7D1"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49" w:type="dxa"/>
            <w:tcBorders>
              <w:top w:val="single" w:sz="4" w:space="0" w:color="auto"/>
            </w:tcBorders>
            <w:vAlign w:val="center"/>
          </w:tcPr>
          <w:p w14:paraId="0879799E" w14:textId="77777777" w:rsidR="00431F52" w:rsidRPr="00E00CEE" w:rsidRDefault="00431F52" w:rsidP="00B77F29">
            <w:pPr>
              <w:snapToGrid w:val="0"/>
              <w:spacing w:line="240" w:lineRule="auto"/>
              <w:jc w:val="center"/>
              <w:rPr>
                <w:sz w:val="18"/>
                <w:szCs w:val="18"/>
              </w:rPr>
            </w:pPr>
            <w:r w:rsidRPr="00E00CEE">
              <w:rPr>
                <w:rFonts w:eastAsia="等线"/>
                <w:sz w:val="18"/>
                <w:szCs w:val="18"/>
              </w:rPr>
              <w:t>26775.9</w:t>
            </w:r>
          </w:p>
        </w:tc>
        <w:tc>
          <w:tcPr>
            <w:tcW w:w="524" w:type="dxa"/>
            <w:tcBorders>
              <w:top w:val="single" w:sz="4" w:space="0" w:color="auto"/>
            </w:tcBorders>
            <w:vAlign w:val="center"/>
          </w:tcPr>
          <w:p w14:paraId="373B49F6" w14:textId="77777777" w:rsidR="00431F52" w:rsidRPr="00E00CEE" w:rsidRDefault="00431F52" w:rsidP="00B77F29">
            <w:pPr>
              <w:snapToGrid w:val="0"/>
              <w:spacing w:line="240" w:lineRule="auto"/>
              <w:jc w:val="center"/>
              <w:rPr>
                <w:sz w:val="18"/>
                <w:szCs w:val="18"/>
              </w:rPr>
            </w:pPr>
            <w:r w:rsidRPr="00E00CEE">
              <w:rPr>
                <w:rFonts w:eastAsia="等线"/>
                <w:sz w:val="18"/>
                <w:szCs w:val="18"/>
              </w:rPr>
              <w:t>1.54</w:t>
            </w:r>
          </w:p>
        </w:tc>
        <w:tc>
          <w:tcPr>
            <w:tcW w:w="849" w:type="dxa"/>
            <w:tcBorders>
              <w:top w:val="single" w:sz="4" w:space="0" w:color="auto"/>
            </w:tcBorders>
            <w:vAlign w:val="center"/>
          </w:tcPr>
          <w:p w14:paraId="7891389B"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27957</w:t>
            </w:r>
          </w:p>
        </w:tc>
        <w:tc>
          <w:tcPr>
            <w:tcW w:w="524" w:type="dxa"/>
            <w:tcBorders>
              <w:top w:val="single" w:sz="4" w:space="0" w:color="auto"/>
            </w:tcBorders>
            <w:vAlign w:val="center"/>
          </w:tcPr>
          <w:p w14:paraId="76359521" w14:textId="77777777" w:rsidR="00431F52" w:rsidRPr="00E00CEE" w:rsidRDefault="00431F52" w:rsidP="00B77F29">
            <w:pPr>
              <w:snapToGrid w:val="0"/>
              <w:spacing w:line="240" w:lineRule="auto"/>
              <w:jc w:val="center"/>
              <w:rPr>
                <w:sz w:val="18"/>
                <w:szCs w:val="18"/>
              </w:rPr>
            </w:pPr>
            <w:r w:rsidRPr="00E00CEE">
              <w:rPr>
                <w:rFonts w:eastAsia="等线"/>
                <w:sz w:val="18"/>
                <w:szCs w:val="18"/>
              </w:rPr>
              <w:t>6.02</w:t>
            </w:r>
          </w:p>
        </w:tc>
        <w:tc>
          <w:tcPr>
            <w:tcW w:w="850" w:type="dxa"/>
            <w:tcBorders>
              <w:top w:val="single" w:sz="4" w:space="0" w:color="auto"/>
            </w:tcBorders>
            <w:vAlign w:val="center"/>
          </w:tcPr>
          <w:p w14:paraId="00A718E4" w14:textId="77777777" w:rsidR="00431F52" w:rsidRPr="00E00CEE" w:rsidRDefault="00431F52" w:rsidP="00B77F29">
            <w:pPr>
              <w:snapToGrid w:val="0"/>
              <w:spacing w:line="240" w:lineRule="auto"/>
              <w:jc w:val="center"/>
              <w:rPr>
                <w:sz w:val="18"/>
                <w:szCs w:val="18"/>
              </w:rPr>
            </w:pPr>
            <w:r w:rsidRPr="00E00CEE">
              <w:rPr>
                <w:rFonts w:eastAsia="等线"/>
                <w:sz w:val="18"/>
                <w:szCs w:val="18"/>
              </w:rPr>
              <w:t>26940.1</w:t>
            </w:r>
          </w:p>
        </w:tc>
        <w:tc>
          <w:tcPr>
            <w:tcW w:w="592" w:type="dxa"/>
            <w:tcBorders>
              <w:top w:val="single" w:sz="4" w:space="0" w:color="auto"/>
            </w:tcBorders>
            <w:vAlign w:val="center"/>
          </w:tcPr>
          <w:p w14:paraId="257286B9" w14:textId="77777777" w:rsidR="00431F52" w:rsidRPr="00E00CEE" w:rsidRDefault="00431F52" w:rsidP="00B77F29">
            <w:pPr>
              <w:snapToGrid w:val="0"/>
              <w:spacing w:line="240" w:lineRule="auto"/>
              <w:jc w:val="center"/>
              <w:rPr>
                <w:sz w:val="18"/>
                <w:szCs w:val="18"/>
              </w:rPr>
            </w:pPr>
            <w:r w:rsidRPr="00E00CEE">
              <w:rPr>
                <w:rFonts w:eastAsia="等线"/>
                <w:sz w:val="18"/>
                <w:szCs w:val="18"/>
              </w:rPr>
              <w:t>2.16</w:t>
            </w:r>
          </w:p>
        </w:tc>
        <w:tc>
          <w:tcPr>
            <w:tcW w:w="850" w:type="dxa"/>
            <w:tcBorders>
              <w:top w:val="single" w:sz="4" w:space="0" w:color="auto"/>
            </w:tcBorders>
            <w:vAlign w:val="center"/>
          </w:tcPr>
          <w:p w14:paraId="35A71AE9" w14:textId="77777777" w:rsidR="00431F52" w:rsidRPr="00E00CEE" w:rsidRDefault="00431F52" w:rsidP="00B77F29">
            <w:pPr>
              <w:snapToGrid w:val="0"/>
              <w:spacing w:line="240" w:lineRule="auto"/>
              <w:jc w:val="center"/>
              <w:rPr>
                <w:sz w:val="18"/>
                <w:szCs w:val="18"/>
              </w:rPr>
            </w:pPr>
            <w:r w:rsidRPr="00E00CEE">
              <w:rPr>
                <w:rFonts w:eastAsia="等线"/>
                <w:sz w:val="18"/>
                <w:szCs w:val="18"/>
              </w:rPr>
              <w:t>27210.3</w:t>
            </w:r>
          </w:p>
        </w:tc>
        <w:tc>
          <w:tcPr>
            <w:tcW w:w="592" w:type="dxa"/>
            <w:tcBorders>
              <w:top w:val="single" w:sz="4" w:space="0" w:color="auto"/>
            </w:tcBorders>
            <w:vAlign w:val="center"/>
          </w:tcPr>
          <w:p w14:paraId="66C0285C"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w:t>
            </w:r>
          </w:p>
        </w:tc>
        <w:tc>
          <w:tcPr>
            <w:tcW w:w="850" w:type="dxa"/>
            <w:tcBorders>
              <w:top w:val="single" w:sz="4" w:space="0" w:color="auto"/>
            </w:tcBorders>
            <w:vAlign w:val="center"/>
          </w:tcPr>
          <w:p w14:paraId="74D92D2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26483.6</w:t>
            </w:r>
          </w:p>
        </w:tc>
        <w:tc>
          <w:tcPr>
            <w:tcW w:w="510" w:type="dxa"/>
            <w:tcBorders>
              <w:top w:val="single" w:sz="4" w:space="0" w:color="auto"/>
            </w:tcBorders>
            <w:vAlign w:val="center"/>
          </w:tcPr>
          <w:p w14:paraId="4AA557C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0.43</w:t>
            </w:r>
          </w:p>
        </w:tc>
      </w:tr>
      <w:tr w:rsidR="00431F52" w:rsidRPr="00E00CEE" w14:paraId="1E57BBCD" w14:textId="77777777" w:rsidTr="00B77F29">
        <w:trPr>
          <w:trHeight w:val="143"/>
          <w:jc w:val="center"/>
        </w:trPr>
        <w:tc>
          <w:tcPr>
            <w:tcW w:w="816" w:type="dxa"/>
            <w:vMerge/>
            <w:tcBorders>
              <w:top w:val="nil"/>
              <w:bottom w:val="nil"/>
            </w:tcBorders>
            <w:vAlign w:val="center"/>
          </w:tcPr>
          <w:p w14:paraId="66E720D9" w14:textId="77777777" w:rsidR="00431F52" w:rsidRPr="00E00CEE" w:rsidRDefault="00431F52" w:rsidP="00B77F29">
            <w:pPr>
              <w:snapToGrid w:val="0"/>
              <w:spacing w:line="240" w:lineRule="auto"/>
              <w:jc w:val="center"/>
              <w:rPr>
                <w:sz w:val="18"/>
                <w:szCs w:val="18"/>
              </w:rPr>
            </w:pPr>
          </w:p>
        </w:tc>
        <w:tc>
          <w:tcPr>
            <w:tcW w:w="731" w:type="dxa"/>
            <w:vAlign w:val="center"/>
          </w:tcPr>
          <w:p w14:paraId="4BE40783"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49" w:type="dxa"/>
            <w:vAlign w:val="center"/>
          </w:tcPr>
          <w:p w14:paraId="06010EE6" w14:textId="77777777" w:rsidR="00431F52" w:rsidRPr="00E00CEE" w:rsidRDefault="00431F52" w:rsidP="00B77F29">
            <w:pPr>
              <w:snapToGrid w:val="0"/>
              <w:spacing w:line="240" w:lineRule="auto"/>
              <w:jc w:val="center"/>
              <w:rPr>
                <w:sz w:val="18"/>
                <w:szCs w:val="18"/>
              </w:rPr>
            </w:pPr>
            <w:r w:rsidRPr="00E00CEE">
              <w:rPr>
                <w:rFonts w:eastAsia="等线"/>
                <w:sz w:val="18"/>
                <w:szCs w:val="18"/>
              </w:rPr>
              <w:t>46002.9</w:t>
            </w:r>
          </w:p>
        </w:tc>
        <w:tc>
          <w:tcPr>
            <w:tcW w:w="524" w:type="dxa"/>
            <w:vAlign w:val="center"/>
          </w:tcPr>
          <w:p w14:paraId="71A54D04" w14:textId="77777777" w:rsidR="00431F52" w:rsidRPr="00E00CEE" w:rsidRDefault="00431F52" w:rsidP="00B77F29">
            <w:pPr>
              <w:snapToGrid w:val="0"/>
              <w:spacing w:line="240" w:lineRule="auto"/>
              <w:jc w:val="center"/>
              <w:rPr>
                <w:sz w:val="18"/>
                <w:szCs w:val="18"/>
              </w:rPr>
            </w:pPr>
            <w:r w:rsidRPr="00E00CEE">
              <w:rPr>
                <w:rFonts w:eastAsia="等线"/>
                <w:sz w:val="18"/>
                <w:szCs w:val="18"/>
              </w:rPr>
              <w:t>1.30</w:t>
            </w:r>
          </w:p>
        </w:tc>
        <w:tc>
          <w:tcPr>
            <w:tcW w:w="849" w:type="dxa"/>
            <w:vAlign w:val="center"/>
          </w:tcPr>
          <w:p w14:paraId="6D888CE2" w14:textId="77777777" w:rsidR="00431F52" w:rsidRPr="00E00CEE" w:rsidRDefault="00431F52" w:rsidP="00B77F29">
            <w:pPr>
              <w:snapToGrid w:val="0"/>
              <w:spacing w:line="240" w:lineRule="auto"/>
              <w:jc w:val="center"/>
              <w:rPr>
                <w:sz w:val="18"/>
                <w:szCs w:val="18"/>
              </w:rPr>
            </w:pPr>
            <w:r w:rsidRPr="00E00CEE">
              <w:rPr>
                <w:rFonts w:eastAsia="等线"/>
                <w:sz w:val="18"/>
                <w:szCs w:val="18"/>
              </w:rPr>
              <w:t>46836</w:t>
            </w:r>
          </w:p>
        </w:tc>
        <w:tc>
          <w:tcPr>
            <w:tcW w:w="524" w:type="dxa"/>
            <w:vAlign w:val="center"/>
          </w:tcPr>
          <w:p w14:paraId="2A91B2D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3.14</w:t>
            </w:r>
          </w:p>
        </w:tc>
        <w:tc>
          <w:tcPr>
            <w:tcW w:w="850" w:type="dxa"/>
            <w:vAlign w:val="center"/>
          </w:tcPr>
          <w:p w14:paraId="3285A104" w14:textId="77777777" w:rsidR="00431F52" w:rsidRPr="00E00CEE" w:rsidRDefault="00431F52" w:rsidP="00B77F29">
            <w:pPr>
              <w:snapToGrid w:val="0"/>
              <w:spacing w:line="240" w:lineRule="auto"/>
              <w:jc w:val="center"/>
              <w:rPr>
                <w:sz w:val="18"/>
                <w:szCs w:val="18"/>
              </w:rPr>
            </w:pPr>
            <w:r w:rsidRPr="00E00CEE">
              <w:rPr>
                <w:rFonts w:eastAsia="等线"/>
                <w:sz w:val="18"/>
                <w:szCs w:val="18"/>
              </w:rPr>
              <w:t>46109.8</w:t>
            </w:r>
          </w:p>
        </w:tc>
        <w:tc>
          <w:tcPr>
            <w:tcW w:w="592" w:type="dxa"/>
            <w:vAlign w:val="center"/>
          </w:tcPr>
          <w:p w14:paraId="4B7EECEC" w14:textId="77777777" w:rsidR="00431F52" w:rsidRPr="00E00CEE" w:rsidRDefault="00431F52" w:rsidP="00B77F29">
            <w:pPr>
              <w:snapToGrid w:val="0"/>
              <w:spacing w:line="240" w:lineRule="auto"/>
              <w:jc w:val="center"/>
              <w:rPr>
                <w:sz w:val="18"/>
                <w:szCs w:val="18"/>
              </w:rPr>
            </w:pPr>
            <w:r w:rsidRPr="00E00CEE">
              <w:rPr>
                <w:rFonts w:eastAsia="等线"/>
                <w:sz w:val="18"/>
                <w:szCs w:val="18"/>
              </w:rPr>
              <w:t>1.54</w:t>
            </w:r>
          </w:p>
        </w:tc>
        <w:tc>
          <w:tcPr>
            <w:tcW w:w="850" w:type="dxa"/>
            <w:vAlign w:val="center"/>
          </w:tcPr>
          <w:p w14:paraId="5F53E4BC" w14:textId="77777777" w:rsidR="00431F52" w:rsidRPr="00E00CEE" w:rsidRDefault="00431F52" w:rsidP="00B77F29">
            <w:pPr>
              <w:snapToGrid w:val="0"/>
              <w:spacing w:line="240" w:lineRule="auto"/>
              <w:jc w:val="center"/>
              <w:rPr>
                <w:sz w:val="18"/>
                <w:szCs w:val="18"/>
              </w:rPr>
            </w:pPr>
            <w:r w:rsidRPr="00E00CEE">
              <w:rPr>
                <w:rFonts w:eastAsia="等线"/>
                <w:sz w:val="18"/>
                <w:szCs w:val="18"/>
              </w:rPr>
              <w:t>46493.5</w:t>
            </w:r>
          </w:p>
        </w:tc>
        <w:tc>
          <w:tcPr>
            <w:tcW w:w="592" w:type="dxa"/>
            <w:vAlign w:val="center"/>
          </w:tcPr>
          <w:p w14:paraId="307AF9AF"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w:t>
            </w:r>
          </w:p>
        </w:tc>
        <w:tc>
          <w:tcPr>
            <w:tcW w:w="850" w:type="dxa"/>
            <w:vAlign w:val="center"/>
          </w:tcPr>
          <w:p w14:paraId="78C96BF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45557.2</w:t>
            </w:r>
          </w:p>
        </w:tc>
        <w:tc>
          <w:tcPr>
            <w:tcW w:w="510" w:type="dxa"/>
            <w:vAlign w:val="center"/>
          </w:tcPr>
          <w:p w14:paraId="623ECD5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2214AF78" w14:textId="77777777" w:rsidTr="00B77F29">
        <w:trPr>
          <w:trHeight w:val="143"/>
          <w:jc w:val="center"/>
        </w:trPr>
        <w:tc>
          <w:tcPr>
            <w:tcW w:w="816" w:type="dxa"/>
            <w:vMerge/>
            <w:tcBorders>
              <w:top w:val="nil"/>
              <w:bottom w:val="nil"/>
            </w:tcBorders>
            <w:vAlign w:val="center"/>
          </w:tcPr>
          <w:p w14:paraId="26CC685D" w14:textId="77777777" w:rsidR="00431F52" w:rsidRPr="00E00CEE" w:rsidRDefault="00431F52" w:rsidP="00B77F29">
            <w:pPr>
              <w:snapToGrid w:val="0"/>
              <w:spacing w:line="240" w:lineRule="auto"/>
              <w:jc w:val="center"/>
              <w:rPr>
                <w:sz w:val="18"/>
                <w:szCs w:val="18"/>
              </w:rPr>
            </w:pPr>
          </w:p>
        </w:tc>
        <w:tc>
          <w:tcPr>
            <w:tcW w:w="731" w:type="dxa"/>
            <w:vAlign w:val="center"/>
          </w:tcPr>
          <w:p w14:paraId="0ACC76CE"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49" w:type="dxa"/>
            <w:vAlign w:val="center"/>
          </w:tcPr>
          <w:p w14:paraId="60F66718" w14:textId="77777777" w:rsidR="00431F52" w:rsidRPr="00E00CEE" w:rsidRDefault="00431F52" w:rsidP="00B77F29">
            <w:pPr>
              <w:snapToGrid w:val="0"/>
              <w:spacing w:line="240" w:lineRule="auto"/>
              <w:jc w:val="center"/>
              <w:rPr>
                <w:sz w:val="18"/>
                <w:szCs w:val="18"/>
              </w:rPr>
            </w:pPr>
            <w:r w:rsidRPr="00E00CEE">
              <w:rPr>
                <w:rFonts w:eastAsia="等线"/>
                <w:sz w:val="18"/>
                <w:szCs w:val="18"/>
              </w:rPr>
              <w:t>75248.6</w:t>
            </w:r>
          </w:p>
        </w:tc>
        <w:tc>
          <w:tcPr>
            <w:tcW w:w="524" w:type="dxa"/>
            <w:vAlign w:val="center"/>
          </w:tcPr>
          <w:p w14:paraId="67DDEEA4" w14:textId="77777777" w:rsidR="00431F52" w:rsidRPr="00E00CEE" w:rsidRDefault="00431F52" w:rsidP="00B77F29">
            <w:pPr>
              <w:snapToGrid w:val="0"/>
              <w:spacing w:line="240" w:lineRule="auto"/>
              <w:jc w:val="center"/>
              <w:rPr>
                <w:sz w:val="18"/>
                <w:szCs w:val="18"/>
              </w:rPr>
            </w:pPr>
            <w:r w:rsidRPr="00E00CEE">
              <w:rPr>
                <w:rFonts w:eastAsia="等线"/>
                <w:sz w:val="18"/>
                <w:szCs w:val="18"/>
              </w:rPr>
              <w:t>1.50</w:t>
            </w:r>
          </w:p>
        </w:tc>
        <w:tc>
          <w:tcPr>
            <w:tcW w:w="849" w:type="dxa"/>
            <w:vAlign w:val="center"/>
          </w:tcPr>
          <w:p w14:paraId="4818EB22" w14:textId="77777777" w:rsidR="00431F52" w:rsidRPr="00E00CEE" w:rsidRDefault="00431F52" w:rsidP="00B77F29">
            <w:pPr>
              <w:snapToGrid w:val="0"/>
              <w:spacing w:line="240" w:lineRule="auto"/>
              <w:jc w:val="center"/>
              <w:rPr>
                <w:sz w:val="18"/>
                <w:szCs w:val="18"/>
              </w:rPr>
            </w:pPr>
            <w:r w:rsidRPr="00E00CEE">
              <w:rPr>
                <w:rFonts w:eastAsia="等线"/>
                <w:sz w:val="18"/>
                <w:szCs w:val="18"/>
              </w:rPr>
              <w:t>77012.5</w:t>
            </w:r>
          </w:p>
        </w:tc>
        <w:tc>
          <w:tcPr>
            <w:tcW w:w="524" w:type="dxa"/>
            <w:vAlign w:val="center"/>
          </w:tcPr>
          <w:p w14:paraId="7F016438" w14:textId="77777777" w:rsidR="00431F52" w:rsidRPr="00E00CEE" w:rsidRDefault="00431F52" w:rsidP="00B77F29">
            <w:pPr>
              <w:snapToGrid w:val="0"/>
              <w:spacing w:line="240" w:lineRule="auto"/>
              <w:jc w:val="center"/>
              <w:rPr>
                <w:sz w:val="18"/>
                <w:szCs w:val="18"/>
              </w:rPr>
            </w:pPr>
            <w:r w:rsidRPr="00E00CEE">
              <w:rPr>
                <w:rFonts w:eastAsia="等线"/>
                <w:sz w:val="18"/>
                <w:szCs w:val="18"/>
              </w:rPr>
              <w:t>3.88</w:t>
            </w:r>
          </w:p>
        </w:tc>
        <w:tc>
          <w:tcPr>
            <w:tcW w:w="850" w:type="dxa"/>
            <w:vAlign w:val="center"/>
          </w:tcPr>
          <w:p w14:paraId="736EB59F" w14:textId="77777777" w:rsidR="00431F52" w:rsidRPr="00E00CEE" w:rsidRDefault="00431F52" w:rsidP="00B77F29">
            <w:pPr>
              <w:snapToGrid w:val="0"/>
              <w:spacing w:line="240" w:lineRule="auto"/>
              <w:jc w:val="center"/>
              <w:rPr>
                <w:sz w:val="18"/>
                <w:szCs w:val="18"/>
              </w:rPr>
            </w:pPr>
            <w:r w:rsidRPr="00E00CEE">
              <w:rPr>
                <w:rFonts w:eastAsia="等线"/>
                <w:sz w:val="18"/>
                <w:szCs w:val="18"/>
              </w:rPr>
              <w:t>76218.9</w:t>
            </w:r>
          </w:p>
        </w:tc>
        <w:tc>
          <w:tcPr>
            <w:tcW w:w="592" w:type="dxa"/>
            <w:vAlign w:val="center"/>
          </w:tcPr>
          <w:p w14:paraId="793A8992"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0" w:type="dxa"/>
            <w:vAlign w:val="center"/>
          </w:tcPr>
          <w:p w14:paraId="55BCAD22" w14:textId="77777777" w:rsidR="00431F52" w:rsidRPr="00E00CEE" w:rsidRDefault="00431F52" w:rsidP="00B77F29">
            <w:pPr>
              <w:snapToGrid w:val="0"/>
              <w:spacing w:line="240" w:lineRule="auto"/>
              <w:jc w:val="center"/>
              <w:rPr>
                <w:sz w:val="18"/>
                <w:szCs w:val="18"/>
              </w:rPr>
            </w:pPr>
            <w:r w:rsidRPr="00E00CEE">
              <w:rPr>
                <w:rFonts w:eastAsia="等线"/>
                <w:sz w:val="18"/>
                <w:szCs w:val="18"/>
              </w:rPr>
              <w:t>76581.7</w:t>
            </w:r>
          </w:p>
        </w:tc>
        <w:tc>
          <w:tcPr>
            <w:tcW w:w="592" w:type="dxa"/>
            <w:vAlign w:val="center"/>
          </w:tcPr>
          <w:p w14:paraId="424ADE5F" w14:textId="77777777" w:rsidR="00431F52" w:rsidRPr="00E00CEE" w:rsidRDefault="00431F52" w:rsidP="00B77F29">
            <w:pPr>
              <w:snapToGrid w:val="0"/>
              <w:spacing w:line="240" w:lineRule="auto"/>
              <w:jc w:val="center"/>
              <w:rPr>
                <w:sz w:val="18"/>
                <w:szCs w:val="18"/>
              </w:rPr>
            </w:pPr>
            <w:r w:rsidRPr="00E00CEE">
              <w:rPr>
                <w:rFonts w:eastAsia="等线"/>
                <w:sz w:val="18"/>
                <w:szCs w:val="18"/>
              </w:rPr>
              <w:t>3.30</w:t>
            </w:r>
          </w:p>
        </w:tc>
        <w:tc>
          <w:tcPr>
            <w:tcW w:w="850" w:type="dxa"/>
            <w:vAlign w:val="center"/>
          </w:tcPr>
          <w:p w14:paraId="4D41C75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74522</w:t>
            </w:r>
          </w:p>
        </w:tc>
        <w:tc>
          <w:tcPr>
            <w:tcW w:w="510" w:type="dxa"/>
            <w:vAlign w:val="center"/>
          </w:tcPr>
          <w:p w14:paraId="6F8A275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0.52</w:t>
            </w:r>
          </w:p>
        </w:tc>
      </w:tr>
      <w:tr w:rsidR="00431F52" w:rsidRPr="00E00CEE" w14:paraId="6B6D1F7D" w14:textId="77777777" w:rsidTr="00B77F29">
        <w:trPr>
          <w:trHeight w:val="143"/>
          <w:jc w:val="center"/>
        </w:trPr>
        <w:tc>
          <w:tcPr>
            <w:tcW w:w="816" w:type="dxa"/>
            <w:vMerge/>
            <w:tcBorders>
              <w:top w:val="nil"/>
              <w:bottom w:val="nil"/>
            </w:tcBorders>
            <w:vAlign w:val="center"/>
          </w:tcPr>
          <w:p w14:paraId="0E9C472B" w14:textId="77777777" w:rsidR="00431F52" w:rsidRPr="00E00CEE" w:rsidRDefault="00431F52" w:rsidP="00B77F29">
            <w:pPr>
              <w:snapToGrid w:val="0"/>
              <w:spacing w:line="240" w:lineRule="auto"/>
              <w:jc w:val="center"/>
              <w:rPr>
                <w:sz w:val="18"/>
                <w:szCs w:val="18"/>
              </w:rPr>
            </w:pPr>
          </w:p>
        </w:tc>
        <w:tc>
          <w:tcPr>
            <w:tcW w:w="731" w:type="dxa"/>
            <w:vAlign w:val="center"/>
          </w:tcPr>
          <w:p w14:paraId="1C62F56B"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49" w:type="dxa"/>
            <w:vAlign w:val="center"/>
          </w:tcPr>
          <w:p w14:paraId="1B6DD793" w14:textId="77777777" w:rsidR="00431F52" w:rsidRPr="00E00CEE" w:rsidRDefault="00431F52" w:rsidP="00B77F29">
            <w:pPr>
              <w:snapToGrid w:val="0"/>
              <w:spacing w:line="240" w:lineRule="auto"/>
              <w:jc w:val="center"/>
              <w:rPr>
                <w:sz w:val="18"/>
                <w:szCs w:val="18"/>
              </w:rPr>
            </w:pPr>
            <w:r w:rsidRPr="00E00CEE">
              <w:rPr>
                <w:rFonts w:eastAsia="等线"/>
                <w:sz w:val="18"/>
                <w:szCs w:val="18"/>
              </w:rPr>
              <w:t>51509.5</w:t>
            </w:r>
          </w:p>
        </w:tc>
        <w:tc>
          <w:tcPr>
            <w:tcW w:w="524" w:type="dxa"/>
            <w:vAlign w:val="center"/>
          </w:tcPr>
          <w:p w14:paraId="5FF3E3BD" w14:textId="77777777" w:rsidR="00431F52" w:rsidRPr="00E00CEE" w:rsidRDefault="00431F52" w:rsidP="00B77F29">
            <w:pPr>
              <w:snapToGrid w:val="0"/>
              <w:spacing w:line="240" w:lineRule="auto"/>
              <w:jc w:val="center"/>
              <w:rPr>
                <w:sz w:val="18"/>
                <w:szCs w:val="18"/>
              </w:rPr>
            </w:pPr>
            <w:r w:rsidRPr="00E00CEE">
              <w:rPr>
                <w:rFonts w:eastAsia="等线"/>
                <w:sz w:val="18"/>
                <w:szCs w:val="18"/>
              </w:rPr>
              <w:t>0.64</w:t>
            </w:r>
          </w:p>
        </w:tc>
        <w:tc>
          <w:tcPr>
            <w:tcW w:w="849" w:type="dxa"/>
            <w:vAlign w:val="center"/>
          </w:tcPr>
          <w:p w14:paraId="2A74B27D" w14:textId="77777777" w:rsidR="00431F52" w:rsidRPr="00E00CEE" w:rsidRDefault="00431F52" w:rsidP="00B77F29">
            <w:pPr>
              <w:snapToGrid w:val="0"/>
              <w:spacing w:line="240" w:lineRule="auto"/>
              <w:jc w:val="center"/>
              <w:rPr>
                <w:sz w:val="18"/>
                <w:szCs w:val="18"/>
              </w:rPr>
            </w:pPr>
            <w:r w:rsidRPr="00E00CEE">
              <w:rPr>
                <w:rFonts w:eastAsia="等线"/>
                <w:sz w:val="18"/>
                <w:szCs w:val="18"/>
              </w:rPr>
              <w:t>52062.1</w:t>
            </w:r>
          </w:p>
        </w:tc>
        <w:tc>
          <w:tcPr>
            <w:tcW w:w="524" w:type="dxa"/>
            <w:vAlign w:val="center"/>
          </w:tcPr>
          <w:p w14:paraId="59F01D4E"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6BA12681" w14:textId="77777777" w:rsidR="00431F52" w:rsidRPr="00E00CEE" w:rsidRDefault="00431F52" w:rsidP="00B77F29">
            <w:pPr>
              <w:snapToGrid w:val="0"/>
              <w:spacing w:line="240" w:lineRule="auto"/>
              <w:jc w:val="center"/>
              <w:rPr>
                <w:sz w:val="18"/>
                <w:szCs w:val="18"/>
              </w:rPr>
            </w:pPr>
            <w:r w:rsidRPr="00E00CEE">
              <w:rPr>
                <w:rFonts w:eastAsia="等线"/>
                <w:sz w:val="18"/>
                <w:szCs w:val="18"/>
              </w:rPr>
              <w:t>51304.8</w:t>
            </w:r>
          </w:p>
        </w:tc>
        <w:tc>
          <w:tcPr>
            <w:tcW w:w="592" w:type="dxa"/>
            <w:vAlign w:val="center"/>
          </w:tcPr>
          <w:p w14:paraId="204F15A8" w14:textId="77777777" w:rsidR="00431F52" w:rsidRPr="00E00CEE" w:rsidRDefault="00431F52" w:rsidP="00B77F29">
            <w:pPr>
              <w:snapToGrid w:val="0"/>
              <w:spacing w:line="240" w:lineRule="auto"/>
              <w:jc w:val="center"/>
              <w:rPr>
                <w:sz w:val="18"/>
                <w:szCs w:val="18"/>
              </w:rPr>
            </w:pPr>
            <w:r w:rsidRPr="00E00CEE">
              <w:rPr>
                <w:rFonts w:eastAsia="等线"/>
                <w:sz w:val="18"/>
                <w:szCs w:val="18"/>
              </w:rPr>
              <w:t>0.24</w:t>
            </w:r>
          </w:p>
        </w:tc>
        <w:tc>
          <w:tcPr>
            <w:tcW w:w="850" w:type="dxa"/>
            <w:vAlign w:val="center"/>
          </w:tcPr>
          <w:p w14:paraId="14FE8C00" w14:textId="77777777" w:rsidR="00431F52" w:rsidRPr="00E00CEE" w:rsidRDefault="00431F52" w:rsidP="00B77F29">
            <w:pPr>
              <w:snapToGrid w:val="0"/>
              <w:spacing w:line="240" w:lineRule="auto"/>
              <w:jc w:val="center"/>
              <w:rPr>
                <w:sz w:val="18"/>
                <w:szCs w:val="18"/>
              </w:rPr>
            </w:pPr>
            <w:r w:rsidRPr="00E00CEE">
              <w:rPr>
                <w:rFonts w:eastAsia="等线"/>
                <w:sz w:val="18"/>
                <w:szCs w:val="18"/>
              </w:rPr>
              <w:t>51908.1</w:t>
            </w:r>
          </w:p>
        </w:tc>
        <w:tc>
          <w:tcPr>
            <w:tcW w:w="592" w:type="dxa"/>
            <w:vAlign w:val="center"/>
          </w:tcPr>
          <w:p w14:paraId="044D97CC"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w:t>
            </w:r>
          </w:p>
        </w:tc>
        <w:tc>
          <w:tcPr>
            <w:tcW w:w="850" w:type="dxa"/>
            <w:vAlign w:val="center"/>
          </w:tcPr>
          <w:p w14:paraId="2FC51EA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51443.4</w:t>
            </w:r>
          </w:p>
        </w:tc>
        <w:tc>
          <w:tcPr>
            <w:tcW w:w="510" w:type="dxa"/>
            <w:vAlign w:val="center"/>
          </w:tcPr>
          <w:p w14:paraId="38352F8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0.51</w:t>
            </w:r>
          </w:p>
        </w:tc>
      </w:tr>
      <w:tr w:rsidR="00431F52" w:rsidRPr="00E00CEE" w14:paraId="66985E5D" w14:textId="77777777" w:rsidTr="00B77F29">
        <w:trPr>
          <w:trHeight w:val="143"/>
          <w:jc w:val="center"/>
        </w:trPr>
        <w:tc>
          <w:tcPr>
            <w:tcW w:w="816" w:type="dxa"/>
            <w:vMerge/>
            <w:tcBorders>
              <w:top w:val="nil"/>
              <w:bottom w:val="nil"/>
            </w:tcBorders>
            <w:vAlign w:val="center"/>
          </w:tcPr>
          <w:p w14:paraId="545DE942" w14:textId="77777777" w:rsidR="00431F52" w:rsidRPr="00E00CEE" w:rsidRDefault="00431F52" w:rsidP="00B77F29">
            <w:pPr>
              <w:snapToGrid w:val="0"/>
              <w:spacing w:line="240" w:lineRule="auto"/>
              <w:jc w:val="center"/>
              <w:rPr>
                <w:sz w:val="18"/>
                <w:szCs w:val="18"/>
              </w:rPr>
            </w:pPr>
          </w:p>
        </w:tc>
        <w:tc>
          <w:tcPr>
            <w:tcW w:w="731" w:type="dxa"/>
            <w:vAlign w:val="center"/>
          </w:tcPr>
          <w:p w14:paraId="31CA63B7"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49" w:type="dxa"/>
            <w:vAlign w:val="center"/>
          </w:tcPr>
          <w:p w14:paraId="3C603C0C" w14:textId="77777777" w:rsidR="00431F52" w:rsidRPr="00E00CEE" w:rsidRDefault="00431F52" w:rsidP="00B77F29">
            <w:pPr>
              <w:snapToGrid w:val="0"/>
              <w:spacing w:line="240" w:lineRule="auto"/>
              <w:jc w:val="center"/>
              <w:rPr>
                <w:sz w:val="18"/>
                <w:szCs w:val="18"/>
              </w:rPr>
            </w:pPr>
            <w:r w:rsidRPr="00E00CEE">
              <w:rPr>
                <w:rFonts w:eastAsia="等线"/>
                <w:sz w:val="18"/>
                <w:szCs w:val="18"/>
              </w:rPr>
              <w:t>100565.2</w:t>
            </w:r>
          </w:p>
        </w:tc>
        <w:tc>
          <w:tcPr>
            <w:tcW w:w="524" w:type="dxa"/>
            <w:vAlign w:val="center"/>
          </w:tcPr>
          <w:p w14:paraId="52EC66A9" w14:textId="77777777" w:rsidR="00431F52" w:rsidRPr="00E00CEE" w:rsidRDefault="00431F52" w:rsidP="00B77F29">
            <w:pPr>
              <w:snapToGrid w:val="0"/>
              <w:spacing w:line="240" w:lineRule="auto"/>
              <w:jc w:val="center"/>
              <w:rPr>
                <w:sz w:val="18"/>
                <w:szCs w:val="18"/>
              </w:rPr>
            </w:pPr>
            <w:r w:rsidRPr="00E00CEE">
              <w:rPr>
                <w:rFonts w:eastAsia="等线"/>
                <w:sz w:val="18"/>
                <w:szCs w:val="18"/>
              </w:rPr>
              <w:t>1.03</w:t>
            </w:r>
          </w:p>
        </w:tc>
        <w:tc>
          <w:tcPr>
            <w:tcW w:w="849" w:type="dxa"/>
            <w:vAlign w:val="center"/>
          </w:tcPr>
          <w:p w14:paraId="522B341D" w14:textId="77777777" w:rsidR="00431F52" w:rsidRPr="00E00CEE" w:rsidRDefault="00431F52" w:rsidP="00B77F29">
            <w:pPr>
              <w:snapToGrid w:val="0"/>
              <w:spacing w:line="240" w:lineRule="auto"/>
              <w:jc w:val="center"/>
              <w:rPr>
                <w:sz w:val="18"/>
                <w:szCs w:val="18"/>
              </w:rPr>
            </w:pPr>
            <w:r w:rsidRPr="00E00CEE">
              <w:rPr>
                <w:rFonts w:eastAsia="等线"/>
                <w:sz w:val="18"/>
                <w:szCs w:val="18"/>
              </w:rPr>
              <w:t>104469.4</w:t>
            </w:r>
          </w:p>
        </w:tc>
        <w:tc>
          <w:tcPr>
            <w:tcW w:w="524" w:type="dxa"/>
            <w:vAlign w:val="center"/>
          </w:tcPr>
          <w:p w14:paraId="5E7B2AC1" w14:textId="77777777" w:rsidR="00431F52" w:rsidRPr="00E00CEE" w:rsidRDefault="00431F52" w:rsidP="00B77F29">
            <w:pPr>
              <w:snapToGrid w:val="0"/>
              <w:spacing w:line="240" w:lineRule="auto"/>
              <w:jc w:val="center"/>
              <w:rPr>
                <w:sz w:val="18"/>
                <w:szCs w:val="18"/>
              </w:rPr>
            </w:pPr>
            <w:r w:rsidRPr="00E00CEE">
              <w:rPr>
                <w:rFonts w:eastAsia="等线"/>
                <w:sz w:val="18"/>
                <w:szCs w:val="18"/>
              </w:rPr>
              <w:t>4.95</w:t>
            </w:r>
          </w:p>
        </w:tc>
        <w:tc>
          <w:tcPr>
            <w:tcW w:w="850" w:type="dxa"/>
            <w:vAlign w:val="center"/>
          </w:tcPr>
          <w:p w14:paraId="36240F5F" w14:textId="77777777" w:rsidR="00431F52" w:rsidRPr="00E00CEE" w:rsidRDefault="00431F52" w:rsidP="00B77F29">
            <w:pPr>
              <w:snapToGrid w:val="0"/>
              <w:spacing w:line="240" w:lineRule="auto"/>
              <w:jc w:val="center"/>
              <w:rPr>
                <w:sz w:val="18"/>
                <w:szCs w:val="18"/>
              </w:rPr>
            </w:pPr>
            <w:r w:rsidRPr="00E00CEE">
              <w:rPr>
                <w:rFonts w:eastAsia="等线"/>
                <w:sz w:val="18"/>
                <w:szCs w:val="18"/>
              </w:rPr>
              <w:t>102654.8</w:t>
            </w:r>
          </w:p>
        </w:tc>
        <w:tc>
          <w:tcPr>
            <w:tcW w:w="592" w:type="dxa"/>
            <w:vAlign w:val="center"/>
          </w:tcPr>
          <w:p w14:paraId="206E8083"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w:t>
            </w:r>
          </w:p>
        </w:tc>
        <w:tc>
          <w:tcPr>
            <w:tcW w:w="850" w:type="dxa"/>
            <w:vAlign w:val="center"/>
          </w:tcPr>
          <w:p w14:paraId="4A44E2A1" w14:textId="77777777" w:rsidR="00431F52" w:rsidRPr="00E00CEE" w:rsidRDefault="00431F52" w:rsidP="00B77F29">
            <w:pPr>
              <w:snapToGrid w:val="0"/>
              <w:spacing w:line="240" w:lineRule="auto"/>
              <w:jc w:val="center"/>
              <w:rPr>
                <w:sz w:val="18"/>
                <w:szCs w:val="18"/>
              </w:rPr>
            </w:pPr>
            <w:r w:rsidRPr="00E00CEE">
              <w:rPr>
                <w:rFonts w:eastAsia="等线"/>
                <w:sz w:val="18"/>
                <w:szCs w:val="18"/>
              </w:rPr>
              <w:t>103344.7</w:t>
            </w:r>
          </w:p>
        </w:tc>
        <w:tc>
          <w:tcPr>
            <w:tcW w:w="592" w:type="dxa"/>
            <w:vAlign w:val="center"/>
          </w:tcPr>
          <w:p w14:paraId="4FB70770" w14:textId="77777777" w:rsidR="00431F52" w:rsidRPr="00E00CEE" w:rsidRDefault="00431F52" w:rsidP="00B77F29">
            <w:pPr>
              <w:snapToGrid w:val="0"/>
              <w:spacing w:line="240" w:lineRule="auto"/>
              <w:jc w:val="center"/>
              <w:rPr>
                <w:sz w:val="18"/>
                <w:szCs w:val="18"/>
              </w:rPr>
            </w:pPr>
            <w:r w:rsidRPr="00E00CEE">
              <w:rPr>
                <w:rFonts w:eastAsia="等线"/>
                <w:sz w:val="18"/>
                <w:szCs w:val="18"/>
              </w:rPr>
              <w:t>3.82</w:t>
            </w:r>
          </w:p>
        </w:tc>
        <w:tc>
          <w:tcPr>
            <w:tcW w:w="850" w:type="dxa"/>
            <w:vAlign w:val="center"/>
          </w:tcPr>
          <w:p w14:paraId="3BA5426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99896.5</w:t>
            </w:r>
          </w:p>
        </w:tc>
        <w:tc>
          <w:tcPr>
            <w:tcW w:w="510" w:type="dxa"/>
            <w:vAlign w:val="center"/>
          </w:tcPr>
          <w:p w14:paraId="4DF261A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0.36</w:t>
            </w:r>
          </w:p>
        </w:tc>
      </w:tr>
      <w:tr w:rsidR="00431F52" w:rsidRPr="00E00CEE" w14:paraId="6CD20CB0" w14:textId="77777777" w:rsidTr="00B77F29">
        <w:trPr>
          <w:trHeight w:val="143"/>
          <w:jc w:val="center"/>
        </w:trPr>
        <w:tc>
          <w:tcPr>
            <w:tcW w:w="816" w:type="dxa"/>
            <w:vMerge/>
            <w:tcBorders>
              <w:top w:val="nil"/>
              <w:bottom w:val="nil"/>
            </w:tcBorders>
            <w:vAlign w:val="center"/>
          </w:tcPr>
          <w:p w14:paraId="7E68FFCE" w14:textId="77777777" w:rsidR="00431F52" w:rsidRPr="00E00CEE" w:rsidRDefault="00431F52" w:rsidP="00B77F29">
            <w:pPr>
              <w:snapToGrid w:val="0"/>
              <w:spacing w:line="240" w:lineRule="auto"/>
              <w:jc w:val="center"/>
              <w:rPr>
                <w:sz w:val="18"/>
                <w:szCs w:val="18"/>
              </w:rPr>
            </w:pPr>
          </w:p>
        </w:tc>
        <w:tc>
          <w:tcPr>
            <w:tcW w:w="731" w:type="dxa"/>
            <w:vAlign w:val="center"/>
          </w:tcPr>
          <w:p w14:paraId="1D2A82DD"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49" w:type="dxa"/>
            <w:vAlign w:val="center"/>
          </w:tcPr>
          <w:p w14:paraId="02EB2A09" w14:textId="77777777" w:rsidR="00431F52" w:rsidRPr="00E00CEE" w:rsidRDefault="00431F52" w:rsidP="00B77F29">
            <w:pPr>
              <w:snapToGrid w:val="0"/>
              <w:spacing w:line="240" w:lineRule="auto"/>
              <w:jc w:val="center"/>
              <w:rPr>
                <w:sz w:val="18"/>
                <w:szCs w:val="18"/>
              </w:rPr>
            </w:pPr>
            <w:r w:rsidRPr="00E00CEE">
              <w:rPr>
                <w:rFonts w:eastAsia="等线"/>
                <w:sz w:val="18"/>
                <w:szCs w:val="18"/>
              </w:rPr>
              <w:t>109109.8</w:t>
            </w:r>
          </w:p>
        </w:tc>
        <w:tc>
          <w:tcPr>
            <w:tcW w:w="524" w:type="dxa"/>
            <w:vAlign w:val="center"/>
          </w:tcPr>
          <w:p w14:paraId="12B85544" w14:textId="77777777" w:rsidR="00431F52" w:rsidRPr="00E00CEE" w:rsidRDefault="00431F52" w:rsidP="00B77F29">
            <w:pPr>
              <w:snapToGrid w:val="0"/>
              <w:spacing w:line="240" w:lineRule="auto"/>
              <w:jc w:val="center"/>
              <w:rPr>
                <w:sz w:val="18"/>
                <w:szCs w:val="18"/>
              </w:rPr>
            </w:pPr>
            <w:r w:rsidRPr="00E00CEE">
              <w:rPr>
                <w:rFonts w:eastAsia="等线"/>
                <w:sz w:val="18"/>
                <w:szCs w:val="18"/>
              </w:rPr>
              <w:t>0.92</w:t>
            </w:r>
          </w:p>
        </w:tc>
        <w:tc>
          <w:tcPr>
            <w:tcW w:w="849" w:type="dxa"/>
            <w:vAlign w:val="center"/>
          </w:tcPr>
          <w:p w14:paraId="44ABDBCF"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111571.3</w:t>
            </w:r>
          </w:p>
        </w:tc>
        <w:tc>
          <w:tcPr>
            <w:tcW w:w="524" w:type="dxa"/>
            <w:vAlign w:val="center"/>
          </w:tcPr>
          <w:p w14:paraId="101C7755"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w:t>
            </w:r>
          </w:p>
        </w:tc>
        <w:tc>
          <w:tcPr>
            <w:tcW w:w="850" w:type="dxa"/>
            <w:vAlign w:val="center"/>
          </w:tcPr>
          <w:p w14:paraId="2F1AB745"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111217.6</w:t>
            </w:r>
          </w:p>
        </w:tc>
        <w:tc>
          <w:tcPr>
            <w:tcW w:w="592" w:type="dxa"/>
            <w:vAlign w:val="center"/>
          </w:tcPr>
          <w:p w14:paraId="2EF59F2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2.87</w:t>
            </w:r>
          </w:p>
        </w:tc>
        <w:tc>
          <w:tcPr>
            <w:tcW w:w="850" w:type="dxa"/>
            <w:vAlign w:val="center"/>
          </w:tcPr>
          <w:p w14:paraId="1FE80AF1"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111369.4</w:t>
            </w:r>
          </w:p>
        </w:tc>
        <w:tc>
          <w:tcPr>
            <w:tcW w:w="592" w:type="dxa"/>
            <w:vAlign w:val="center"/>
          </w:tcPr>
          <w:p w14:paraId="23F87C9F" w14:textId="77777777" w:rsidR="00431F52" w:rsidRPr="00E00CEE" w:rsidRDefault="00431F52" w:rsidP="00B77F29">
            <w:pPr>
              <w:snapToGrid w:val="0"/>
              <w:spacing w:line="240" w:lineRule="auto"/>
              <w:jc w:val="center"/>
              <w:rPr>
                <w:sz w:val="18"/>
                <w:szCs w:val="18"/>
              </w:rPr>
            </w:pPr>
            <w:r w:rsidRPr="00E00CEE">
              <w:rPr>
                <w:rFonts w:eastAsia="等线"/>
                <w:sz w:val="18"/>
                <w:szCs w:val="18"/>
              </w:rPr>
              <w:t>3.01</w:t>
            </w:r>
          </w:p>
        </w:tc>
        <w:tc>
          <w:tcPr>
            <w:tcW w:w="850" w:type="dxa"/>
            <w:vAlign w:val="center"/>
          </w:tcPr>
          <w:p w14:paraId="0ED194A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108442.3</w:t>
            </w:r>
          </w:p>
        </w:tc>
        <w:tc>
          <w:tcPr>
            <w:tcW w:w="510" w:type="dxa"/>
            <w:vAlign w:val="center"/>
          </w:tcPr>
          <w:p w14:paraId="1940FA6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0.30</w:t>
            </w:r>
          </w:p>
        </w:tc>
      </w:tr>
      <w:tr w:rsidR="00431F52" w:rsidRPr="00E00CEE" w14:paraId="04521717" w14:textId="77777777" w:rsidTr="00B77F29">
        <w:trPr>
          <w:trHeight w:val="143"/>
          <w:jc w:val="center"/>
        </w:trPr>
        <w:tc>
          <w:tcPr>
            <w:tcW w:w="816" w:type="dxa"/>
            <w:vMerge/>
            <w:tcBorders>
              <w:top w:val="nil"/>
              <w:bottom w:val="nil"/>
            </w:tcBorders>
            <w:vAlign w:val="center"/>
          </w:tcPr>
          <w:p w14:paraId="513DB7A5" w14:textId="77777777" w:rsidR="00431F52" w:rsidRPr="00E00CEE" w:rsidRDefault="00431F52" w:rsidP="00B77F29">
            <w:pPr>
              <w:snapToGrid w:val="0"/>
              <w:spacing w:line="240" w:lineRule="auto"/>
              <w:jc w:val="center"/>
              <w:rPr>
                <w:sz w:val="18"/>
                <w:szCs w:val="18"/>
              </w:rPr>
            </w:pPr>
          </w:p>
        </w:tc>
        <w:tc>
          <w:tcPr>
            <w:tcW w:w="731" w:type="dxa"/>
            <w:vAlign w:val="center"/>
          </w:tcPr>
          <w:p w14:paraId="47BB0A96"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49" w:type="dxa"/>
            <w:vAlign w:val="center"/>
          </w:tcPr>
          <w:p w14:paraId="6D91E791" w14:textId="77777777" w:rsidR="00431F52" w:rsidRPr="00E00CEE" w:rsidRDefault="00431F52" w:rsidP="00B77F29">
            <w:pPr>
              <w:snapToGrid w:val="0"/>
              <w:spacing w:line="240" w:lineRule="auto"/>
              <w:jc w:val="center"/>
              <w:rPr>
                <w:sz w:val="18"/>
                <w:szCs w:val="18"/>
              </w:rPr>
            </w:pPr>
            <w:r w:rsidRPr="00E00CEE">
              <w:rPr>
                <w:rFonts w:eastAsia="等线"/>
                <w:sz w:val="18"/>
                <w:szCs w:val="18"/>
              </w:rPr>
              <w:t>82156</w:t>
            </w:r>
          </w:p>
        </w:tc>
        <w:tc>
          <w:tcPr>
            <w:tcW w:w="524" w:type="dxa"/>
            <w:vAlign w:val="center"/>
          </w:tcPr>
          <w:p w14:paraId="116DA608"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w:t>
            </w:r>
          </w:p>
        </w:tc>
        <w:tc>
          <w:tcPr>
            <w:tcW w:w="849" w:type="dxa"/>
            <w:vAlign w:val="center"/>
          </w:tcPr>
          <w:p w14:paraId="36873A3A" w14:textId="77777777" w:rsidR="00431F52" w:rsidRPr="00E00CEE" w:rsidRDefault="00431F52" w:rsidP="00B77F29">
            <w:pPr>
              <w:snapToGrid w:val="0"/>
              <w:spacing w:line="240" w:lineRule="auto"/>
              <w:jc w:val="center"/>
              <w:rPr>
                <w:sz w:val="18"/>
                <w:szCs w:val="18"/>
              </w:rPr>
            </w:pPr>
            <w:r w:rsidRPr="00E00CEE">
              <w:rPr>
                <w:rFonts w:eastAsia="等线"/>
                <w:sz w:val="18"/>
                <w:szCs w:val="18"/>
              </w:rPr>
              <w:t>84091.8</w:t>
            </w:r>
          </w:p>
        </w:tc>
        <w:tc>
          <w:tcPr>
            <w:tcW w:w="524" w:type="dxa"/>
            <w:vAlign w:val="center"/>
          </w:tcPr>
          <w:p w14:paraId="7CD19B2F" w14:textId="77777777" w:rsidR="00431F52" w:rsidRPr="00E00CEE" w:rsidRDefault="00431F52" w:rsidP="00B77F29">
            <w:pPr>
              <w:snapToGrid w:val="0"/>
              <w:spacing w:line="240" w:lineRule="auto"/>
              <w:jc w:val="center"/>
              <w:rPr>
                <w:sz w:val="18"/>
                <w:szCs w:val="18"/>
              </w:rPr>
            </w:pPr>
            <w:r w:rsidRPr="00E00CEE">
              <w:rPr>
                <w:rFonts w:eastAsia="等线"/>
                <w:sz w:val="18"/>
                <w:szCs w:val="18"/>
              </w:rPr>
              <w:t>3.50</w:t>
            </w:r>
          </w:p>
        </w:tc>
        <w:tc>
          <w:tcPr>
            <w:tcW w:w="850" w:type="dxa"/>
            <w:vAlign w:val="center"/>
          </w:tcPr>
          <w:p w14:paraId="103B4B4B" w14:textId="77777777" w:rsidR="00431F52" w:rsidRPr="00E00CEE" w:rsidRDefault="00431F52" w:rsidP="00B77F29">
            <w:pPr>
              <w:snapToGrid w:val="0"/>
              <w:spacing w:line="240" w:lineRule="auto"/>
              <w:jc w:val="center"/>
              <w:rPr>
                <w:sz w:val="18"/>
                <w:szCs w:val="18"/>
              </w:rPr>
            </w:pPr>
            <w:r w:rsidRPr="00E00CEE">
              <w:rPr>
                <w:rFonts w:eastAsia="等线"/>
                <w:sz w:val="18"/>
                <w:szCs w:val="18"/>
              </w:rPr>
              <w:t>84035.2</w:t>
            </w:r>
          </w:p>
        </w:tc>
        <w:tc>
          <w:tcPr>
            <w:tcW w:w="592" w:type="dxa"/>
            <w:vAlign w:val="center"/>
          </w:tcPr>
          <w:p w14:paraId="4DC44168" w14:textId="77777777" w:rsidR="00431F52" w:rsidRPr="00E00CEE" w:rsidRDefault="00431F52" w:rsidP="00B77F29">
            <w:pPr>
              <w:snapToGrid w:val="0"/>
              <w:spacing w:line="240" w:lineRule="auto"/>
              <w:jc w:val="center"/>
              <w:rPr>
                <w:sz w:val="18"/>
                <w:szCs w:val="18"/>
              </w:rPr>
            </w:pPr>
            <w:r w:rsidRPr="00E00CEE">
              <w:rPr>
                <w:rFonts w:eastAsia="等线"/>
                <w:sz w:val="18"/>
                <w:szCs w:val="18"/>
              </w:rPr>
              <w:t>3.43</w:t>
            </w:r>
          </w:p>
        </w:tc>
        <w:tc>
          <w:tcPr>
            <w:tcW w:w="850" w:type="dxa"/>
            <w:vAlign w:val="center"/>
          </w:tcPr>
          <w:p w14:paraId="7D0DFF5B" w14:textId="77777777" w:rsidR="00431F52" w:rsidRPr="00E00CEE" w:rsidRDefault="00431F52" w:rsidP="00B77F29">
            <w:pPr>
              <w:snapToGrid w:val="0"/>
              <w:spacing w:line="240" w:lineRule="auto"/>
              <w:jc w:val="center"/>
              <w:rPr>
                <w:sz w:val="18"/>
                <w:szCs w:val="18"/>
              </w:rPr>
            </w:pPr>
            <w:r w:rsidRPr="00E00CEE">
              <w:rPr>
                <w:rFonts w:eastAsia="等线"/>
                <w:sz w:val="18"/>
                <w:szCs w:val="18"/>
              </w:rPr>
              <w:t>84160.7</w:t>
            </w:r>
          </w:p>
        </w:tc>
        <w:tc>
          <w:tcPr>
            <w:tcW w:w="592" w:type="dxa"/>
            <w:vAlign w:val="center"/>
          </w:tcPr>
          <w:p w14:paraId="1D0A3854" w14:textId="77777777" w:rsidR="00431F52" w:rsidRPr="00E00CEE" w:rsidRDefault="00431F52" w:rsidP="00B77F29">
            <w:pPr>
              <w:snapToGrid w:val="0"/>
              <w:spacing w:line="240" w:lineRule="auto"/>
              <w:jc w:val="center"/>
              <w:rPr>
                <w:sz w:val="18"/>
                <w:szCs w:val="18"/>
              </w:rPr>
            </w:pPr>
            <w:r w:rsidRPr="00E00CEE">
              <w:rPr>
                <w:rFonts w:eastAsia="等线"/>
                <w:sz w:val="18"/>
                <w:szCs w:val="18"/>
              </w:rPr>
              <w:t>3.58</w:t>
            </w:r>
          </w:p>
        </w:tc>
        <w:tc>
          <w:tcPr>
            <w:tcW w:w="850" w:type="dxa"/>
            <w:vAlign w:val="center"/>
          </w:tcPr>
          <w:p w14:paraId="2C1FA22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81564.5</w:t>
            </w:r>
          </w:p>
        </w:tc>
        <w:tc>
          <w:tcPr>
            <w:tcW w:w="510" w:type="dxa"/>
            <w:vAlign w:val="center"/>
          </w:tcPr>
          <w:p w14:paraId="549C1EB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0.39</w:t>
            </w:r>
          </w:p>
        </w:tc>
      </w:tr>
      <w:tr w:rsidR="00431F52" w:rsidRPr="00E00CEE" w14:paraId="52BE6373" w14:textId="77777777" w:rsidTr="00B77F29">
        <w:trPr>
          <w:trHeight w:val="143"/>
          <w:jc w:val="center"/>
        </w:trPr>
        <w:tc>
          <w:tcPr>
            <w:tcW w:w="816" w:type="dxa"/>
            <w:vMerge/>
            <w:tcBorders>
              <w:top w:val="nil"/>
              <w:bottom w:val="nil"/>
            </w:tcBorders>
            <w:vAlign w:val="center"/>
          </w:tcPr>
          <w:p w14:paraId="5C4C75F7" w14:textId="77777777" w:rsidR="00431F52" w:rsidRPr="00E00CEE" w:rsidRDefault="00431F52" w:rsidP="00B77F29">
            <w:pPr>
              <w:snapToGrid w:val="0"/>
              <w:spacing w:line="240" w:lineRule="auto"/>
              <w:jc w:val="center"/>
              <w:rPr>
                <w:sz w:val="18"/>
                <w:szCs w:val="18"/>
              </w:rPr>
            </w:pPr>
          </w:p>
        </w:tc>
        <w:tc>
          <w:tcPr>
            <w:tcW w:w="731" w:type="dxa"/>
            <w:vAlign w:val="center"/>
          </w:tcPr>
          <w:p w14:paraId="7C566FCD"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49" w:type="dxa"/>
            <w:vAlign w:val="center"/>
          </w:tcPr>
          <w:p w14:paraId="1B0BFAF8" w14:textId="77777777" w:rsidR="00431F52" w:rsidRPr="00E00CEE" w:rsidRDefault="00431F52" w:rsidP="00B77F29">
            <w:pPr>
              <w:snapToGrid w:val="0"/>
              <w:spacing w:line="240" w:lineRule="auto"/>
              <w:jc w:val="center"/>
              <w:rPr>
                <w:sz w:val="18"/>
                <w:szCs w:val="18"/>
              </w:rPr>
            </w:pPr>
            <w:r w:rsidRPr="00E00CEE">
              <w:rPr>
                <w:rFonts w:eastAsia="等线"/>
                <w:sz w:val="18"/>
                <w:szCs w:val="18"/>
              </w:rPr>
              <w:t>133194.2</w:t>
            </w:r>
          </w:p>
        </w:tc>
        <w:tc>
          <w:tcPr>
            <w:tcW w:w="524" w:type="dxa"/>
            <w:vAlign w:val="center"/>
          </w:tcPr>
          <w:p w14:paraId="35A7BA5C" w14:textId="77777777" w:rsidR="00431F52" w:rsidRPr="00E00CEE" w:rsidRDefault="00431F52" w:rsidP="00B77F29">
            <w:pPr>
              <w:snapToGrid w:val="0"/>
              <w:spacing w:line="240" w:lineRule="auto"/>
              <w:jc w:val="center"/>
              <w:rPr>
                <w:sz w:val="18"/>
                <w:szCs w:val="18"/>
              </w:rPr>
            </w:pPr>
            <w:r w:rsidRPr="00E00CEE">
              <w:rPr>
                <w:rFonts w:eastAsia="等线"/>
                <w:sz w:val="18"/>
                <w:szCs w:val="18"/>
              </w:rPr>
              <w:t>0.44</w:t>
            </w:r>
          </w:p>
        </w:tc>
        <w:tc>
          <w:tcPr>
            <w:tcW w:w="849" w:type="dxa"/>
            <w:vAlign w:val="center"/>
          </w:tcPr>
          <w:p w14:paraId="7EA5331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135008.5</w:t>
            </w:r>
          </w:p>
        </w:tc>
        <w:tc>
          <w:tcPr>
            <w:tcW w:w="524" w:type="dxa"/>
            <w:vAlign w:val="center"/>
          </w:tcPr>
          <w:p w14:paraId="22A5C0C4"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w:t>
            </w:r>
          </w:p>
        </w:tc>
        <w:tc>
          <w:tcPr>
            <w:tcW w:w="850" w:type="dxa"/>
            <w:vAlign w:val="center"/>
          </w:tcPr>
          <w:p w14:paraId="4BE0D6B9"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134806.4</w:t>
            </w:r>
          </w:p>
        </w:tc>
        <w:tc>
          <w:tcPr>
            <w:tcW w:w="592" w:type="dxa"/>
            <w:vAlign w:val="center"/>
          </w:tcPr>
          <w:p w14:paraId="0B9A67E7" w14:textId="77777777" w:rsidR="00431F52" w:rsidRPr="00E00CEE" w:rsidRDefault="00431F52" w:rsidP="00B77F29">
            <w:pPr>
              <w:snapToGrid w:val="0"/>
              <w:spacing w:line="240" w:lineRule="auto"/>
              <w:jc w:val="center"/>
              <w:rPr>
                <w:sz w:val="18"/>
                <w:szCs w:val="18"/>
              </w:rPr>
            </w:pPr>
            <w:r w:rsidRPr="00E00CEE">
              <w:rPr>
                <w:rFonts w:eastAsia="等线"/>
                <w:sz w:val="18"/>
                <w:szCs w:val="18"/>
              </w:rPr>
              <w:t>1.65</w:t>
            </w:r>
          </w:p>
        </w:tc>
        <w:tc>
          <w:tcPr>
            <w:tcW w:w="850" w:type="dxa"/>
            <w:vAlign w:val="center"/>
          </w:tcPr>
          <w:p w14:paraId="3D90C39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134830.6</w:t>
            </w:r>
          </w:p>
        </w:tc>
        <w:tc>
          <w:tcPr>
            <w:tcW w:w="592" w:type="dxa"/>
            <w:vAlign w:val="center"/>
          </w:tcPr>
          <w:p w14:paraId="75AC33F2" w14:textId="77777777" w:rsidR="00431F52" w:rsidRPr="00E00CEE" w:rsidRDefault="00431F52" w:rsidP="00B77F29">
            <w:pPr>
              <w:snapToGrid w:val="0"/>
              <w:spacing w:line="240" w:lineRule="auto"/>
              <w:jc w:val="center"/>
              <w:rPr>
                <w:sz w:val="18"/>
                <w:szCs w:val="18"/>
              </w:rPr>
            </w:pPr>
            <w:r w:rsidRPr="00E00CEE">
              <w:rPr>
                <w:rFonts w:eastAsia="等线"/>
                <w:sz w:val="18"/>
                <w:szCs w:val="18"/>
              </w:rPr>
              <w:t>1.67</w:t>
            </w:r>
          </w:p>
        </w:tc>
        <w:tc>
          <w:tcPr>
            <w:tcW w:w="850" w:type="dxa"/>
            <w:vAlign w:val="center"/>
          </w:tcPr>
          <w:p w14:paraId="6A51BEA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132767.7</w:t>
            </w:r>
          </w:p>
        </w:tc>
        <w:tc>
          <w:tcPr>
            <w:tcW w:w="510" w:type="dxa"/>
            <w:vAlign w:val="center"/>
          </w:tcPr>
          <w:p w14:paraId="5D0CE51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0.12</w:t>
            </w:r>
          </w:p>
        </w:tc>
      </w:tr>
      <w:tr w:rsidR="00431F52" w:rsidRPr="00E00CEE" w14:paraId="6417F684" w14:textId="77777777" w:rsidTr="00B77F29">
        <w:trPr>
          <w:trHeight w:val="143"/>
          <w:jc w:val="center"/>
        </w:trPr>
        <w:tc>
          <w:tcPr>
            <w:tcW w:w="816" w:type="dxa"/>
            <w:vMerge/>
            <w:tcBorders>
              <w:top w:val="nil"/>
              <w:bottom w:val="nil"/>
            </w:tcBorders>
            <w:vAlign w:val="center"/>
          </w:tcPr>
          <w:p w14:paraId="6CFA0B6A" w14:textId="77777777" w:rsidR="00431F52" w:rsidRPr="00E00CEE" w:rsidRDefault="00431F52" w:rsidP="00B77F29">
            <w:pPr>
              <w:snapToGrid w:val="0"/>
              <w:spacing w:line="240" w:lineRule="auto"/>
              <w:jc w:val="center"/>
              <w:rPr>
                <w:sz w:val="18"/>
                <w:szCs w:val="18"/>
              </w:rPr>
            </w:pPr>
          </w:p>
        </w:tc>
        <w:tc>
          <w:tcPr>
            <w:tcW w:w="731" w:type="dxa"/>
            <w:vAlign w:val="center"/>
          </w:tcPr>
          <w:p w14:paraId="4F94DD24"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49" w:type="dxa"/>
            <w:vAlign w:val="center"/>
          </w:tcPr>
          <w:p w14:paraId="1CF47CD5"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184037</w:t>
            </w:r>
          </w:p>
        </w:tc>
        <w:tc>
          <w:tcPr>
            <w:tcW w:w="524" w:type="dxa"/>
            <w:vAlign w:val="center"/>
          </w:tcPr>
          <w:p w14:paraId="6A65A7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w:t>
            </w:r>
          </w:p>
        </w:tc>
        <w:tc>
          <w:tcPr>
            <w:tcW w:w="849" w:type="dxa"/>
            <w:vAlign w:val="center"/>
          </w:tcPr>
          <w:p w14:paraId="58CB8B91" w14:textId="77777777" w:rsidR="00431F52" w:rsidRPr="00E00CEE" w:rsidRDefault="00431F52" w:rsidP="00B77F29">
            <w:pPr>
              <w:snapToGrid w:val="0"/>
              <w:spacing w:line="240" w:lineRule="auto"/>
              <w:jc w:val="center"/>
              <w:rPr>
                <w:sz w:val="18"/>
                <w:szCs w:val="18"/>
              </w:rPr>
            </w:pPr>
            <w:r w:rsidRPr="00E00CEE">
              <w:rPr>
                <w:rFonts w:eastAsia="等线"/>
                <w:sz w:val="18"/>
                <w:szCs w:val="18"/>
              </w:rPr>
              <w:t>188973</w:t>
            </w:r>
          </w:p>
        </w:tc>
        <w:tc>
          <w:tcPr>
            <w:tcW w:w="524" w:type="dxa"/>
            <w:vAlign w:val="center"/>
          </w:tcPr>
          <w:p w14:paraId="13B61D2F" w14:textId="77777777" w:rsidR="00431F52" w:rsidRPr="00E00CEE" w:rsidRDefault="00431F52" w:rsidP="00B77F29">
            <w:pPr>
              <w:snapToGrid w:val="0"/>
              <w:spacing w:line="240" w:lineRule="auto"/>
              <w:jc w:val="center"/>
              <w:rPr>
                <w:sz w:val="18"/>
                <w:szCs w:val="18"/>
              </w:rPr>
            </w:pPr>
            <w:r w:rsidRPr="00E00CEE">
              <w:rPr>
                <w:rFonts w:eastAsia="等线"/>
                <w:sz w:val="18"/>
                <w:szCs w:val="18"/>
              </w:rPr>
              <w:t>3.96</w:t>
            </w:r>
          </w:p>
        </w:tc>
        <w:tc>
          <w:tcPr>
            <w:tcW w:w="850" w:type="dxa"/>
            <w:vAlign w:val="center"/>
          </w:tcPr>
          <w:p w14:paraId="4C8A4FF1" w14:textId="77777777" w:rsidR="00431F52" w:rsidRPr="00E00CEE" w:rsidRDefault="00431F52" w:rsidP="00B77F29">
            <w:pPr>
              <w:snapToGrid w:val="0"/>
              <w:spacing w:line="240" w:lineRule="auto"/>
              <w:jc w:val="center"/>
              <w:rPr>
                <w:sz w:val="18"/>
                <w:szCs w:val="18"/>
              </w:rPr>
            </w:pPr>
            <w:r w:rsidRPr="00E00CEE">
              <w:rPr>
                <w:rFonts w:eastAsia="等线"/>
                <w:sz w:val="18"/>
                <w:szCs w:val="18"/>
              </w:rPr>
              <w:t>188926</w:t>
            </w:r>
          </w:p>
        </w:tc>
        <w:tc>
          <w:tcPr>
            <w:tcW w:w="592" w:type="dxa"/>
            <w:vAlign w:val="center"/>
          </w:tcPr>
          <w:p w14:paraId="7129AF68" w14:textId="77777777" w:rsidR="00431F52" w:rsidRPr="00E00CEE" w:rsidRDefault="00431F52" w:rsidP="00B77F29">
            <w:pPr>
              <w:snapToGrid w:val="0"/>
              <w:spacing w:line="240" w:lineRule="auto"/>
              <w:jc w:val="center"/>
              <w:rPr>
                <w:sz w:val="18"/>
                <w:szCs w:val="18"/>
              </w:rPr>
            </w:pPr>
            <w:r w:rsidRPr="00E00CEE">
              <w:rPr>
                <w:rFonts w:eastAsia="等线"/>
                <w:sz w:val="18"/>
                <w:szCs w:val="18"/>
              </w:rPr>
              <w:t>3.93</w:t>
            </w:r>
          </w:p>
        </w:tc>
        <w:tc>
          <w:tcPr>
            <w:tcW w:w="850" w:type="dxa"/>
            <w:vAlign w:val="center"/>
          </w:tcPr>
          <w:p w14:paraId="673B2755" w14:textId="77777777" w:rsidR="00431F52" w:rsidRPr="00E00CEE" w:rsidRDefault="00431F52" w:rsidP="00B77F29">
            <w:pPr>
              <w:snapToGrid w:val="0"/>
              <w:spacing w:line="240" w:lineRule="auto"/>
              <w:jc w:val="center"/>
              <w:rPr>
                <w:sz w:val="18"/>
                <w:szCs w:val="18"/>
              </w:rPr>
            </w:pPr>
            <w:r w:rsidRPr="00E00CEE">
              <w:rPr>
                <w:rFonts w:eastAsia="等线"/>
                <w:sz w:val="18"/>
                <w:szCs w:val="18"/>
              </w:rPr>
              <w:t>190150</w:t>
            </w:r>
          </w:p>
        </w:tc>
        <w:tc>
          <w:tcPr>
            <w:tcW w:w="592" w:type="dxa"/>
            <w:vAlign w:val="center"/>
          </w:tcPr>
          <w:p w14:paraId="6360E023" w14:textId="77777777" w:rsidR="00431F52" w:rsidRPr="00E00CEE" w:rsidRDefault="00431F52" w:rsidP="00B77F29">
            <w:pPr>
              <w:snapToGrid w:val="0"/>
              <w:spacing w:line="240" w:lineRule="auto"/>
              <w:jc w:val="center"/>
              <w:rPr>
                <w:sz w:val="18"/>
                <w:szCs w:val="18"/>
              </w:rPr>
            </w:pPr>
            <w:r w:rsidRPr="00E00CEE">
              <w:rPr>
                <w:rFonts w:eastAsia="等线"/>
                <w:sz w:val="18"/>
                <w:szCs w:val="18"/>
              </w:rPr>
              <w:t>4.61</w:t>
            </w:r>
          </w:p>
        </w:tc>
        <w:tc>
          <w:tcPr>
            <w:tcW w:w="850" w:type="dxa"/>
            <w:vAlign w:val="center"/>
          </w:tcPr>
          <w:p w14:paraId="16838D0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182618.3</w:t>
            </w:r>
          </w:p>
        </w:tc>
        <w:tc>
          <w:tcPr>
            <w:tcW w:w="510" w:type="dxa"/>
            <w:vAlign w:val="center"/>
          </w:tcPr>
          <w:p w14:paraId="4FC56DF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0.46</w:t>
            </w:r>
          </w:p>
        </w:tc>
      </w:tr>
      <w:tr w:rsidR="00431F52" w:rsidRPr="00E00CEE" w14:paraId="0365B516" w14:textId="77777777" w:rsidTr="00B77F29">
        <w:trPr>
          <w:trHeight w:val="143"/>
          <w:jc w:val="center"/>
        </w:trPr>
        <w:tc>
          <w:tcPr>
            <w:tcW w:w="816" w:type="dxa"/>
            <w:vMerge/>
            <w:tcBorders>
              <w:top w:val="nil"/>
              <w:bottom w:val="nil"/>
            </w:tcBorders>
            <w:vAlign w:val="center"/>
          </w:tcPr>
          <w:p w14:paraId="06590DBC" w14:textId="77777777" w:rsidR="00431F52" w:rsidRPr="00E00CEE" w:rsidRDefault="00431F52" w:rsidP="00B77F29">
            <w:pPr>
              <w:snapToGrid w:val="0"/>
              <w:spacing w:line="240" w:lineRule="auto"/>
              <w:jc w:val="center"/>
              <w:rPr>
                <w:sz w:val="18"/>
                <w:szCs w:val="18"/>
              </w:rPr>
            </w:pPr>
          </w:p>
        </w:tc>
        <w:tc>
          <w:tcPr>
            <w:tcW w:w="731" w:type="dxa"/>
            <w:vAlign w:val="center"/>
          </w:tcPr>
          <w:p w14:paraId="2170885E"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49" w:type="dxa"/>
            <w:vAlign w:val="center"/>
          </w:tcPr>
          <w:p w14:paraId="752C31EC" w14:textId="77777777" w:rsidR="00431F52" w:rsidRPr="00E00CEE" w:rsidRDefault="00431F52" w:rsidP="00B77F29">
            <w:pPr>
              <w:snapToGrid w:val="0"/>
              <w:spacing w:line="240" w:lineRule="auto"/>
              <w:jc w:val="center"/>
              <w:rPr>
                <w:sz w:val="18"/>
                <w:szCs w:val="18"/>
              </w:rPr>
            </w:pPr>
            <w:r w:rsidRPr="00E00CEE">
              <w:rPr>
                <w:rFonts w:eastAsia="等线"/>
                <w:sz w:val="18"/>
                <w:szCs w:val="18"/>
              </w:rPr>
              <w:t>130322.1</w:t>
            </w:r>
          </w:p>
        </w:tc>
        <w:tc>
          <w:tcPr>
            <w:tcW w:w="524" w:type="dxa"/>
            <w:vAlign w:val="center"/>
          </w:tcPr>
          <w:p w14:paraId="3B841848" w14:textId="77777777" w:rsidR="00431F52" w:rsidRPr="00E00CEE" w:rsidRDefault="00431F52" w:rsidP="00B77F29">
            <w:pPr>
              <w:snapToGrid w:val="0"/>
              <w:spacing w:line="240" w:lineRule="auto"/>
              <w:jc w:val="center"/>
              <w:rPr>
                <w:sz w:val="18"/>
                <w:szCs w:val="18"/>
              </w:rPr>
            </w:pPr>
            <w:r w:rsidRPr="00E00CEE">
              <w:rPr>
                <w:rFonts w:eastAsia="等线"/>
                <w:sz w:val="18"/>
                <w:szCs w:val="18"/>
              </w:rPr>
              <w:t>0.77</w:t>
            </w:r>
          </w:p>
        </w:tc>
        <w:tc>
          <w:tcPr>
            <w:tcW w:w="849" w:type="dxa"/>
            <w:vAlign w:val="center"/>
          </w:tcPr>
          <w:p w14:paraId="55A44B3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132463.3</w:t>
            </w:r>
          </w:p>
        </w:tc>
        <w:tc>
          <w:tcPr>
            <w:tcW w:w="524" w:type="dxa"/>
            <w:vAlign w:val="center"/>
          </w:tcPr>
          <w:p w14:paraId="1AE6344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2.43</w:t>
            </w:r>
          </w:p>
        </w:tc>
        <w:tc>
          <w:tcPr>
            <w:tcW w:w="850" w:type="dxa"/>
            <w:vAlign w:val="center"/>
          </w:tcPr>
          <w:p w14:paraId="0C70639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132337.9</w:t>
            </w:r>
          </w:p>
        </w:tc>
        <w:tc>
          <w:tcPr>
            <w:tcW w:w="592" w:type="dxa"/>
            <w:vAlign w:val="center"/>
          </w:tcPr>
          <w:p w14:paraId="4EA9122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2.33</w:t>
            </w:r>
          </w:p>
        </w:tc>
        <w:tc>
          <w:tcPr>
            <w:tcW w:w="850" w:type="dxa"/>
            <w:vAlign w:val="center"/>
          </w:tcPr>
          <w:p w14:paraId="472A903A"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132142.9</w:t>
            </w:r>
          </w:p>
        </w:tc>
        <w:tc>
          <w:tcPr>
            <w:tcW w:w="592" w:type="dxa"/>
            <w:vAlign w:val="center"/>
          </w:tcPr>
          <w:p w14:paraId="46EBD909" w14:textId="77777777" w:rsidR="00431F52" w:rsidRPr="00E00CEE" w:rsidRDefault="00431F52" w:rsidP="00B77F29">
            <w:pPr>
              <w:snapToGrid w:val="0"/>
              <w:spacing w:line="240" w:lineRule="auto"/>
              <w:jc w:val="center"/>
              <w:rPr>
                <w:sz w:val="18"/>
                <w:szCs w:val="18"/>
              </w:rPr>
            </w:pPr>
            <w:r w:rsidRPr="00E00CEE">
              <w:rPr>
                <w:rFonts w:eastAsia="等线"/>
                <w:sz w:val="18"/>
                <w:szCs w:val="18"/>
              </w:rPr>
              <w:t>2.18</w:t>
            </w:r>
          </w:p>
        </w:tc>
        <w:tc>
          <w:tcPr>
            <w:tcW w:w="850" w:type="dxa"/>
            <w:vAlign w:val="center"/>
          </w:tcPr>
          <w:p w14:paraId="60F2118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129593.7</w:t>
            </w:r>
          </w:p>
        </w:tc>
        <w:tc>
          <w:tcPr>
            <w:tcW w:w="510" w:type="dxa"/>
            <w:vAlign w:val="center"/>
          </w:tcPr>
          <w:p w14:paraId="41981B8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0.21</w:t>
            </w:r>
          </w:p>
        </w:tc>
      </w:tr>
      <w:tr w:rsidR="00431F52" w:rsidRPr="00E00CEE" w14:paraId="7EE4D9C9" w14:textId="77777777" w:rsidTr="00B77F29">
        <w:trPr>
          <w:trHeight w:val="143"/>
          <w:jc w:val="center"/>
        </w:trPr>
        <w:tc>
          <w:tcPr>
            <w:tcW w:w="816" w:type="dxa"/>
            <w:vMerge/>
            <w:tcBorders>
              <w:top w:val="nil"/>
              <w:bottom w:val="nil"/>
            </w:tcBorders>
            <w:vAlign w:val="center"/>
          </w:tcPr>
          <w:p w14:paraId="6FE0BDB1" w14:textId="77777777" w:rsidR="00431F52" w:rsidRPr="00E00CEE" w:rsidRDefault="00431F52" w:rsidP="00B77F29">
            <w:pPr>
              <w:snapToGrid w:val="0"/>
              <w:spacing w:line="240" w:lineRule="auto"/>
              <w:jc w:val="center"/>
              <w:rPr>
                <w:sz w:val="18"/>
                <w:szCs w:val="18"/>
              </w:rPr>
            </w:pPr>
          </w:p>
        </w:tc>
        <w:tc>
          <w:tcPr>
            <w:tcW w:w="731" w:type="dxa"/>
            <w:vAlign w:val="center"/>
          </w:tcPr>
          <w:p w14:paraId="1BDA320E"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49" w:type="dxa"/>
            <w:vAlign w:val="center"/>
          </w:tcPr>
          <w:p w14:paraId="1CBEF537" w14:textId="77777777" w:rsidR="00431F52" w:rsidRPr="00E00CEE" w:rsidRDefault="00431F52" w:rsidP="00B77F29">
            <w:pPr>
              <w:snapToGrid w:val="0"/>
              <w:spacing w:line="240" w:lineRule="auto"/>
              <w:jc w:val="center"/>
              <w:rPr>
                <w:sz w:val="18"/>
                <w:szCs w:val="18"/>
              </w:rPr>
            </w:pPr>
            <w:r w:rsidRPr="00E00CEE">
              <w:rPr>
                <w:rFonts w:eastAsia="等线"/>
                <w:sz w:val="18"/>
                <w:szCs w:val="18"/>
              </w:rPr>
              <w:t>237222.7</w:t>
            </w:r>
          </w:p>
        </w:tc>
        <w:tc>
          <w:tcPr>
            <w:tcW w:w="524" w:type="dxa"/>
            <w:vAlign w:val="center"/>
          </w:tcPr>
          <w:p w14:paraId="64D206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w:t>
            </w:r>
          </w:p>
        </w:tc>
        <w:tc>
          <w:tcPr>
            <w:tcW w:w="849" w:type="dxa"/>
            <w:vAlign w:val="center"/>
          </w:tcPr>
          <w:p w14:paraId="684901E7"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242758.9</w:t>
            </w:r>
          </w:p>
        </w:tc>
        <w:tc>
          <w:tcPr>
            <w:tcW w:w="524" w:type="dxa"/>
            <w:vAlign w:val="center"/>
          </w:tcPr>
          <w:p w14:paraId="53DAE8C3" w14:textId="77777777" w:rsidR="00431F52" w:rsidRPr="00E00CEE" w:rsidRDefault="00431F52" w:rsidP="00B77F29">
            <w:pPr>
              <w:snapToGrid w:val="0"/>
              <w:spacing w:line="240" w:lineRule="auto"/>
              <w:jc w:val="center"/>
              <w:rPr>
                <w:sz w:val="18"/>
                <w:szCs w:val="18"/>
              </w:rPr>
            </w:pPr>
            <w:r w:rsidRPr="00E00CEE">
              <w:rPr>
                <w:rFonts w:eastAsia="等线"/>
                <w:sz w:val="18"/>
                <w:szCs w:val="18"/>
              </w:rPr>
              <w:t>3.53</w:t>
            </w:r>
          </w:p>
        </w:tc>
        <w:tc>
          <w:tcPr>
            <w:tcW w:w="850" w:type="dxa"/>
            <w:vAlign w:val="center"/>
          </w:tcPr>
          <w:p w14:paraId="1020659F"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241849.7</w:t>
            </w:r>
          </w:p>
        </w:tc>
        <w:tc>
          <w:tcPr>
            <w:tcW w:w="592" w:type="dxa"/>
            <w:vAlign w:val="center"/>
          </w:tcPr>
          <w:p w14:paraId="45E7440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w:t>
            </w:r>
          </w:p>
        </w:tc>
        <w:tc>
          <w:tcPr>
            <w:tcW w:w="850" w:type="dxa"/>
            <w:vAlign w:val="center"/>
          </w:tcPr>
          <w:p w14:paraId="54289987"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241461.3</w:t>
            </w:r>
          </w:p>
        </w:tc>
        <w:tc>
          <w:tcPr>
            <w:tcW w:w="592" w:type="dxa"/>
            <w:vAlign w:val="center"/>
          </w:tcPr>
          <w:p w14:paraId="3496AE9A" w14:textId="77777777" w:rsidR="00431F52" w:rsidRPr="00E00CEE" w:rsidRDefault="00431F52" w:rsidP="00B77F29">
            <w:pPr>
              <w:snapToGrid w:val="0"/>
              <w:spacing w:line="240" w:lineRule="auto"/>
              <w:jc w:val="center"/>
              <w:rPr>
                <w:sz w:val="18"/>
                <w:szCs w:val="18"/>
              </w:rPr>
            </w:pPr>
            <w:r w:rsidRPr="00E00CEE">
              <w:rPr>
                <w:rFonts w:eastAsia="等线"/>
                <w:sz w:val="18"/>
                <w:szCs w:val="18"/>
              </w:rPr>
              <w:t>2.98</w:t>
            </w:r>
          </w:p>
        </w:tc>
        <w:tc>
          <w:tcPr>
            <w:tcW w:w="850" w:type="dxa"/>
            <w:vAlign w:val="center"/>
          </w:tcPr>
          <w:p w14:paraId="13B52CA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234932.6</w:t>
            </w:r>
          </w:p>
        </w:tc>
        <w:tc>
          <w:tcPr>
            <w:tcW w:w="510" w:type="dxa"/>
            <w:vAlign w:val="center"/>
          </w:tcPr>
          <w:p w14:paraId="287DD86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0.20</w:t>
            </w:r>
          </w:p>
        </w:tc>
      </w:tr>
      <w:tr w:rsidR="00431F52" w:rsidRPr="00E00CEE" w14:paraId="745EB9E6" w14:textId="77777777" w:rsidTr="00B77F29">
        <w:trPr>
          <w:trHeight w:val="143"/>
          <w:jc w:val="center"/>
        </w:trPr>
        <w:tc>
          <w:tcPr>
            <w:tcW w:w="816" w:type="dxa"/>
            <w:vMerge/>
            <w:tcBorders>
              <w:top w:val="nil"/>
              <w:bottom w:val="nil"/>
            </w:tcBorders>
            <w:vAlign w:val="center"/>
          </w:tcPr>
          <w:p w14:paraId="2C83EE74" w14:textId="77777777" w:rsidR="00431F52" w:rsidRPr="00E00CEE" w:rsidRDefault="00431F52" w:rsidP="00B77F29">
            <w:pPr>
              <w:snapToGrid w:val="0"/>
              <w:spacing w:line="240" w:lineRule="auto"/>
              <w:jc w:val="center"/>
              <w:rPr>
                <w:sz w:val="18"/>
                <w:szCs w:val="18"/>
              </w:rPr>
            </w:pPr>
          </w:p>
        </w:tc>
        <w:tc>
          <w:tcPr>
            <w:tcW w:w="731" w:type="dxa"/>
            <w:vAlign w:val="center"/>
          </w:tcPr>
          <w:p w14:paraId="5C5FAA7C"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49" w:type="dxa"/>
            <w:vAlign w:val="center"/>
          </w:tcPr>
          <w:p w14:paraId="5D1C48C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235536.8</w:t>
            </w:r>
          </w:p>
        </w:tc>
        <w:tc>
          <w:tcPr>
            <w:tcW w:w="524" w:type="dxa"/>
            <w:vAlign w:val="center"/>
          </w:tcPr>
          <w:p w14:paraId="21213CE2" w14:textId="77777777" w:rsidR="00431F52" w:rsidRPr="00E00CEE" w:rsidRDefault="00431F52" w:rsidP="00B77F29">
            <w:pPr>
              <w:snapToGrid w:val="0"/>
              <w:spacing w:line="240" w:lineRule="auto"/>
              <w:jc w:val="center"/>
              <w:rPr>
                <w:sz w:val="18"/>
                <w:szCs w:val="18"/>
              </w:rPr>
            </w:pPr>
            <w:r w:rsidRPr="00E00CEE">
              <w:rPr>
                <w:rFonts w:eastAsia="等线"/>
                <w:sz w:val="18"/>
                <w:szCs w:val="18"/>
              </w:rPr>
              <w:t>0.66</w:t>
            </w:r>
          </w:p>
        </w:tc>
        <w:tc>
          <w:tcPr>
            <w:tcW w:w="849" w:type="dxa"/>
            <w:vAlign w:val="center"/>
          </w:tcPr>
          <w:p w14:paraId="1329793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239956.5</w:t>
            </w:r>
          </w:p>
        </w:tc>
        <w:tc>
          <w:tcPr>
            <w:tcW w:w="524" w:type="dxa"/>
            <w:vAlign w:val="center"/>
          </w:tcPr>
          <w:p w14:paraId="391C78B8"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w:t>
            </w:r>
          </w:p>
        </w:tc>
        <w:tc>
          <w:tcPr>
            <w:tcW w:w="850" w:type="dxa"/>
            <w:vAlign w:val="center"/>
          </w:tcPr>
          <w:p w14:paraId="144FEBBC"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238310.5</w:t>
            </w:r>
          </w:p>
        </w:tc>
        <w:tc>
          <w:tcPr>
            <w:tcW w:w="592" w:type="dxa"/>
            <w:vAlign w:val="center"/>
          </w:tcPr>
          <w:p w14:paraId="59134A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1.85</w:t>
            </w:r>
          </w:p>
        </w:tc>
        <w:tc>
          <w:tcPr>
            <w:tcW w:w="850" w:type="dxa"/>
            <w:vAlign w:val="center"/>
          </w:tcPr>
          <w:p w14:paraId="5416AFAF" w14:textId="77777777" w:rsidR="00431F52" w:rsidRPr="00E00CEE" w:rsidRDefault="00431F52" w:rsidP="00B77F29">
            <w:pPr>
              <w:snapToGrid w:val="0"/>
              <w:spacing w:line="240" w:lineRule="auto"/>
              <w:jc w:val="center"/>
              <w:rPr>
                <w:sz w:val="18"/>
                <w:szCs w:val="18"/>
              </w:rPr>
            </w:pPr>
            <w:r w:rsidRPr="00E00CEE">
              <w:rPr>
                <w:rFonts w:eastAsia="等线"/>
                <w:sz w:val="18"/>
                <w:szCs w:val="18"/>
              </w:rPr>
              <w:t>238169.8</w:t>
            </w:r>
          </w:p>
        </w:tc>
        <w:tc>
          <w:tcPr>
            <w:tcW w:w="592" w:type="dxa"/>
            <w:vAlign w:val="center"/>
          </w:tcPr>
          <w:p w14:paraId="055EB780"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w:t>
            </w:r>
          </w:p>
        </w:tc>
        <w:tc>
          <w:tcPr>
            <w:tcW w:w="850" w:type="dxa"/>
            <w:vAlign w:val="center"/>
          </w:tcPr>
          <w:p w14:paraId="1DB264B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234386.9</w:t>
            </w:r>
          </w:p>
        </w:tc>
        <w:tc>
          <w:tcPr>
            <w:tcW w:w="510" w:type="dxa"/>
            <w:vAlign w:val="center"/>
          </w:tcPr>
          <w:p w14:paraId="5FCDC72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0.17</w:t>
            </w:r>
          </w:p>
        </w:tc>
      </w:tr>
      <w:tr w:rsidR="00431F52" w:rsidRPr="00E00CEE" w14:paraId="457CDEF2" w14:textId="77777777" w:rsidTr="00B77F29">
        <w:trPr>
          <w:trHeight w:val="143"/>
          <w:jc w:val="center"/>
        </w:trPr>
        <w:tc>
          <w:tcPr>
            <w:tcW w:w="816" w:type="dxa"/>
            <w:vMerge/>
            <w:tcBorders>
              <w:top w:val="nil"/>
              <w:bottom w:val="nil"/>
            </w:tcBorders>
            <w:vAlign w:val="center"/>
          </w:tcPr>
          <w:p w14:paraId="710EA15D" w14:textId="77777777" w:rsidR="00431F52" w:rsidRPr="00E00CEE" w:rsidRDefault="00431F52" w:rsidP="00B77F29">
            <w:pPr>
              <w:snapToGrid w:val="0"/>
              <w:spacing w:line="240" w:lineRule="auto"/>
              <w:jc w:val="center"/>
              <w:rPr>
                <w:sz w:val="18"/>
                <w:szCs w:val="18"/>
              </w:rPr>
            </w:pPr>
          </w:p>
        </w:tc>
        <w:tc>
          <w:tcPr>
            <w:tcW w:w="731" w:type="dxa"/>
            <w:vAlign w:val="center"/>
          </w:tcPr>
          <w:p w14:paraId="595173E1"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49" w:type="dxa"/>
            <w:vAlign w:val="center"/>
          </w:tcPr>
          <w:p w14:paraId="24D76BC3" w14:textId="77777777" w:rsidR="00431F52" w:rsidRPr="00E00CEE" w:rsidRDefault="00431F52" w:rsidP="00B77F29">
            <w:pPr>
              <w:snapToGrid w:val="0"/>
              <w:spacing w:line="240" w:lineRule="auto"/>
              <w:jc w:val="center"/>
              <w:rPr>
                <w:sz w:val="18"/>
                <w:szCs w:val="18"/>
              </w:rPr>
            </w:pPr>
            <w:r w:rsidRPr="00E00CEE">
              <w:rPr>
                <w:rFonts w:eastAsia="等线"/>
                <w:sz w:val="18"/>
                <w:szCs w:val="18"/>
              </w:rPr>
              <w:t>173634.9</w:t>
            </w:r>
          </w:p>
        </w:tc>
        <w:tc>
          <w:tcPr>
            <w:tcW w:w="524" w:type="dxa"/>
            <w:vAlign w:val="center"/>
          </w:tcPr>
          <w:p w14:paraId="774DD654" w14:textId="77777777" w:rsidR="00431F52" w:rsidRPr="00E00CEE" w:rsidRDefault="00431F52" w:rsidP="00B77F29">
            <w:pPr>
              <w:snapToGrid w:val="0"/>
              <w:spacing w:line="240" w:lineRule="auto"/>
              <w:jc w:val="center"/>
              <w:rPr>
                <w:sz w:val="18"/>
                <w:szCs w:val="18"/>
              </w:rPr>
            </w:pPr>
            <w:r w:rsidRPr="00E00CEE">
              <w:rPr>
                <w:rFonts w:eastAsia="等线"/>
                <w:sz w:val="18"/>
                <w:szCs w:val="18"/>
              </w:rPr>
              <w:t>0.48</w:t>
            </w:r>
          </w:p>
        </w:tc>
        <w:tc>
          <w:tcPr>
            <w:tcW w:w="849" w:type="dxa"/>
            <w:vAlign w:val="center"/>
          </w:tcPr>
          <w:p w14:paraId="00244117" w14:textId="77777777" w:rsidR="00431F52" w:rsidRPr="00E00CEE" w:rsidRDefault="00431F52" w:rsidP="00B77F29">
            <w:pPr>
              <w:snapToGrid w:val="0"/>
              <w:spacing w:line="240" w:lineRule="auto"/>
              <w:jc w:val="center"/>
              <w:rPr>
                <w:sz w:val="18"/>
                <w:szCs w:val="18"/>
              </w:rPr>
            </w:pPr>
            <w:r w:rsidRPr="00E00CEE">
              <w:rPr>
                <w:rFonts w:eastAsia="等线"/>
                <w:sz w:val="18"/>
                <w:szCs w:val="18"/>
              </w:rPr>
              <w:t>176314.5</w:t>
            </w:r>
          </w:p>
        </w:tc>
        <w:tc>
          <w:tcPr>
            <w:tcW w:w="524" w:type="dxa"/>
            <w:vAlign w:val="center"/>
          </w:tcPr>
          <w:p w14:paraId="09E1CA7A" w14:textId="77777777" w:rsidR="00431F52" w:rsidRPr="00E00CEE" w:rsidRDefault="00431F52" w:rsidP="00B77F29">
            <w:pPr>
              <w:snapToGrid w:val="0"/>
              <w:spacing w:line="240" w:lineRule="auto"/>
              <w:jc w:val="center"/>
              <w:rPr>
                <w:sz w:val="18"/>
                <w:szCs w:val="18"/>
              </w:rPr>
            </w:pPr>
            <w:r w:rsidRPr="00E00CEE">
              <w:rPr>
                <w:rFonts w:eastAsia="等线"/>
                <w:sz w:val="18"/>
                <w:szCs w:val="18"/>
              </w:rPr>
              <w:t>2.03</w:t>
            </w:r>
          </w:p>
        </w:tc>
        <w:tc>
          <w:tcPr>
            <w:tcW w:w="850" w:type="dxa"/>
            <w:vAlign w:val="center"/>
          </w:tcPr>
          <w:p w14:paraId="362169DD"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175629.1</w:t>
            </w:r>
          </w:p>
        </w:tc>
        <w:tc>
          <w:tcPr>
            <w:tcW w:w="592" w:type="dxa"/>
            <w:vAlign w:val="center"/>
          </w:tcPr>
          <w:p w14:paraId="3AE70656"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w:t>
            </w:r>
          </w:p>
        </w:tc>
        <w:tc>
          <w:tcPr>
            <w:tcW w:w="850" w:type="dxa"/>
            <w:vAlign w:val="center"/>
          </w:tcPr>
          <w:p w14:paraId="4BEAF199"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175199.1</w:t>
            </w:r>
          </w:p>
        </w:tc>
        <w:tc>
          <w:tcPr>
            <w:tcW w:w="592" w:type="dxa"/>
            <w:vAlign w:val="center"/>
          </w:tcPr>
          <w:p w14:paraId="0F436B0D" w14:textId="77777777" w:rsidR="00431F52" w:rsidRPr="00E00CEE" w:rsidRDefault="00431F52" w:rsidP="00B77F29">
            <w:pPr>
              <w:snapToGrid w:val="0"/>
              <w:spacing w:line="240" w:lineRule="auto"/>
              <w:jc w:val="center"/>
              <w:rPr>
                <w:sz w:val="18"/>
                <w:szCs w:val="18"/>
              </w:rPr>
            </w:pPr>
            <w:r w:rsidRPr="00E00CEE">
              <w:rPr>
                <w:rFonts w:eastAsia="等线"/>
                <w:sz w:val="18"/>
                <w:szCs w:val="18"/>
              </w:rPr>
              <w:t>1.39</w:t>
            </w:r>
          </w:p>
        </w:tc>
        <w:tc>
          <w:tcPr>
            <w:tcW w:w="850" w:type="dxa"/>
            <w:vAlign w:val="center"/>
          </w:tcPr>
          <w:p w14:paraId="286E9DD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173139.2</w:t>
            </w:r>
          </w:p>
        </w:tc>
        <w:tc>
          <w:tcPr>
            <w:tcW w:w="510" w:type="dxa"/>
            <w:vAlign w:val="center"/>
          </w:tcPr>
          <w:p w14:paraId="36AA7CA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21F6EE6C" w14:textId="77777777" w:rsidTr="00B77F29">
        <w:trPr>
          <w:trHeight w:val="143"/>
          <w:jc w:val="center"/>
        </w:trPr>
        <w:tc>
          <w:tcPr>
            <w:tcW w:w="816" w:type="dxa"/>
            <w:vMerge/>
            <w:tcBorders>
              <w:top w:val="nil"/>
              <w:bottom w:val="nil"/>
            </w:tcBorders>
            <w:vAlign w:val="center"/>
          </w:tcPr>
          <w:p w14:paraId="6281C04E" w14:textId="77777777" w:rsidR="00431F52" w:rsidRPr="00E00CEE" w:rsidRDefault="00431F52" w:rsidP="00B77F29">
            <w:pPr>
              <w:snapToGrid w:val="0"/>
              <w:spacing w:line="240" w:lineRule="auto"/>
              <w:jc w:val="center"/>
              <w:rPr>
                <w:sz w:val="18"/>
                <w:szCs w:val="18"/>
              </w:rPr>
            </w:pPr>
          </w:p>
        </w:tc>
        <w:tc>
          <w:tcPr>
            <w:tcW w:w="731" w:type="dxa"/>
            <w:vAlign w:val="center"/>
          </w:tcPr>
          <w:p w14:paraId="26BB5ABC"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49" w:type="dxa"/>
            <w:vAlign w:val="center"/>
          </w:tcPr>
          <w:p w14:paraId="7C94B5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219118.4</w:t>
            </w:r>
          </w:p>
        </w:tc>
        <w:tc>
          <w:tcPr>
            <w:tcW w:w="524" w:type="dxa"/>
            <w:vAlign w:val="center"/>
          </w:tcPr>
          <w:p w14:paraId="70016D0A" w14:textId="77777777" w:rsidR="00431F52" w:rsidRPr="00E00CEE" w:rsidRDefault="00431F52" w:rsidP="00B77F29">
            <w:pPr>
              <w:snapToGrid w:val="0"/>
              <w:spacing w:line="240" w:lineRule="auto"/>
              <w:jc w:val="center"/>
              <w:rPr>
                <w:sz w:val="18"/>
                <w:szCs w:val="18"/>
              </w:rPr>
            </w:pPr>
            <w:r w:rsidRPr="00E00CEE">
              <w:rPr>
                <w:rFonts w:eastAsia="等线"/>
                <w:sz w:val="18"/>
                <w:szCs w:val="18"/>
              </w:rPr>
              <w:t>0.70</w:t>
            </w:r>
          </w:p>
        </w:tc>
        <w:tc>
          <w:tcPr>
            <w:tcW w:w="849" w:type="dxa"/>
            <w:vAlign w:val="center"/>
          </w:tcPr>
          <w:p w14:paraId="01C11372"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221325.3</w:t>
            </w:r>
          </w:p>
        </w:tc>
        <w:tc>
          <w:tcPr>
            <w:tcW w:w="524" w:type="dxa"/>
            <w:vAlign w:val="center"/>
          </w:tcPr>
          <w:p w14:paraId="6713A4C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77A622A4" w14:textId="77777777" w:rsidR="00431F52" w:rsidRPr="00E00CEE" w:rsidRDefault="00431F52" w:rsidP="00B77F29">
            <w:pPr>
              <w:snapToGrid w:val="0"/>
              <w:spacing w:line="240" w:lineRule="auto"/>
              <w:jc w:val="center"/>
              <w:rPr>
                <w:sz w:val="18"/>
                <w:szCs w:val="18"/>
              </w:rPr>
            </w:pPr>
            <w:r w:rsidRPr="00E00CEE">
              <w:rPr>
                <w:rFonts w:eastAsia="等线"/>
                <w:sz w:val="18"/>
                <w:szCs w:val="18"/>
              </w:rPr>
              <w:t>220455.8</w:t>
            </w:r>
          </w:p>
        </w:tc>
        <w:tc>
          <w:tcPr>
            <w:tcW w:w="592" w:type="dxa"/>
            <w:vAlign w:val="center"/>
          </w:tcPr>
          <w:p w14:paraId="3B8BDA1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w:t>
            </w:r>
          </w:p>
        </w:tc>
        <w:tc>
          <w:tcPr>
            <w:tcW w:w="850" w:type="dxa"/>
            <w:vAlign w:val="center"/>
          </w:tcPr>
          <w:p w14:paraId="7F39E556" w14:textId="77777777" w:rsidR="00431F52" w:rsidRPr="00E00CEE" w:rsidRDefault="00431F52" w:rsidP="00B77F29">
            <w:pPr>
              <w:snapToGrid w:val="0"/>
              <w:spacing w:line="240" w:lineRule="auto"/>
              <w:jc w:val="center"/>
              <w:rPr>
                <w:sz w:val="18"/>
                <w:szCs w:val="18"/>
              </w:rPr>
            </w:pPr>
            <w:r w:rsidRPr="00E00CEE">
              <w:rPr>
                <w:rFonts w:eastAsia="等线"/>
                <w:sz w:val="18"/>
                <w:szCs w:val="18"/>
              </w:rPr>
              <w:t>220888.9</w:t>
            </w:r>
          </w:p>
        </w:tc>
        <w:tc>
          <w:tcPr>
            <w:tcW w:w="592" w:type="dxa"/>
            <w:vAlign w:val="center"/>
          </w:tcPr>
          <w:p w14:paraId="6B201DA9" w14:textId="77777777" w:rsidR="00431F52" w:rsidRPr="00E00CEE" w:rsidRDefault="00431F52" w:rsidP="00B77F29">
            <w:pPr>
              <w:snapToGrid w:val="0"/>
              <w:spacing w:line="240" w:lineRule="auto"/>
              <w:jc w:val="center"/>
              <w:rPr>
                <w:sz w:val="18"/>
                <w:szCs w:val="18"/>
              </w:rPr>
            </w:pPr>
            <w:r w:rsidRPr="00E00CEE">
              <w:rPr>
                <w:rFonts w:eastAsia="等线"/>
                <w:sz w:val="18"/>
                <w:szCs w:val="18"/>
              </w:rPr>
              <w:t>1.52</w:t>
            </w:r>
          </w:p>
        </w:tc>
        <w:tc>
          <w:tcPr>
            <w:tcW w:w="850" w:type="dxa"/>
            <w:vAlign w:val="center"/>
          </w:tcPr>
          <w:p w14:paraId="4A1EBB5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218289.7</w:t>
            </w:r>
          </w:p>
        </w:tc>
        <w:tc>
          <w:tcPr>
            <w:tcW w:w="510" w:type="dxa"/>
            <w:vAlign w:val="center"/>
          </w:tcPr>
          <w:p w14:paraId="180564C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0.32</w:t>
            </w:r>
          </w:p>
        </w:tc>
      </w:tr>
      <w:tr w:rsidR="00431F52" w:rsidRPr="00E00CEE" w14:paraId="6754E586" w14:textId="77777777" w:rsidTr="00B77F29">
        <w:trPr>
          <w:trHeight w:val="143"/>
          <w:jc w:val="center"/>
        </w:trPr>
        <w:tc>
          <w:tcPr>
            <w:tcW w:w="816" w:type="dxa"/>
            <w:vMerge/>
            <w:tcBorders>
              <w:top w:val="nil"/>
              <w:bottom w:val="nil"/>
            </w:tcBorders>
            <w:vAlign w:val="center"/>
          </w:tcPr>
          <w:p w14:paraId="19256274" w14:textId="77777777" w:rsidR="00431F52" w:rsidRPr="00E00CEE" w:rsidRDefault="00431F52" w:rsidP="00B77F29">
            <w:pPr>
              <w:snapToGrid w:val="0"/>
              <w:spacing w:line="240" w:lineRule="auto"/>
              <w:jc w:val="center"/>
              <w:rPr>
                <w:sz w:val="18"/>
                <w:szCs w:val="18"/>
              </w:rPr>
            </w:pPr>
          </w:p>
        </w:tc>
        <w:tc>
          <w:tcPr>
            <w:tcW w:w="731" w:type="dxa"/>
            <w:vAlign w:val="center"/>
          </w:tcPr>
          <w:p w14:paraId="4A3EBEFA"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49" w:type="dxa"/>
            <w:vAlign w:val="center"/>
          </w:tcPr>
          <w:p w14:paraId="6431578E" w14:textId="77777777" w:rsidR="00431F52" w:rsidRPr="00E00CEE" w:rsidRDefault="00431F52" w:rsidP="00B77F29">
            <w:pPr>
              <w:snapToGrid w:val="0"/>
              <w:spacing w:line="240" w:lineRule="auto"/>
              <w:jc w:val="center"/>
              <w:rPr>
                <w:sz w:val="18"/>
                <w:szCs w:val="18"/>
              </w:rPr>
            </w:pPr>
            <w:r w:rsidRPr="00E00CEE">
              <w:rPr>
                <w:rFonts w:eastAsia="等线"/>
                <w:sz w:val="18"/>
                <w:szCs w:val="18"/>
              </w:rPr>
              <w:t>319698</w:t>
            </w:r>
          </w:p>
        </w:tc>
        <w:tc>
          <w:tcPr>
            <w:tcW w:w="524" w:type="dxa"/>
            <w:vAlign w:val="center"/>
          </w:tcPr>
          <w:p w14:paraId="53F8E183" w14:textId="77777777" w:rsidR="00431F52" w:rsidRPr="00E00CEE" w:rsidRDefault="00431F52" w:rsidP="00B77F29">
            <w:pPr>
              <w:snapToGrid w:val="0"/>
              <w:spacing w:line="240" w:lineRule="auto"/>
              <w:jc w:val="center"/>
              <w:rPr>
                <w:sz w:val="18"/>
                <w:szCs w:val="18"/>
              </w:rPr>
            </w:pPr>
            <w:r w:rsidRPr="00E00CEE">
              <w:rPr>
                <w:rFonts w:eastAsia="等线"/>
                <w:sz w:val="18"/>
                <w:szCs w:val="18"/>
              </w:rPr>
              <w:t>0.42</w:t>
            </w:r>
          </w:p>
        </w:tc>
        <w:tc>
          <w:tcPr>
            <w:tcW w:w="849" w:type="dxa"/>
            <w:vAlign w:val="center"/>
          </w:tcPr>
          <w:p w14:paraId="0DF05342"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322812.8</w:t>
            </w:r>
          </w:p>
        </w:tc>
        <w:tc>
          <w:tcPr>
            <w:tcW w:w="524" w:type="dxa"/>
            <w:vAlign w:val="center"/>
          </w:tcPr>
          <w:p w14:paraId="57B6B755" w14:textId="77777777" w:rsidR="00431F52" w:rsidRPr="00E00CEE" w:rsidRDefault="00431F52" w:rsidP="00B77F29">
            <w:pPr>
              <w:snapToGrid w:val="0"/>
              <w:spacing w:line="240" w:lineRule="auto"/>
              <w:jc w:val="center"/>
              <w:rPr>
                <w:sz w:val="18"/>
                <w:szCs w:val="18"/>
              </w:rPr>
            </w:pPr>
            <w:r w:rsidRPr="00E00CEE">
              <w:rPr>
                <w:rFonts w:eastAsia="等线"/>
                <w:sz w:val="18"/>
                <w:szCs w:val="18"/>
              </w:rPr>
              <w:t>1.40</w:t>
            </w:r>
          </w:p>
        </w:tc>
        <w:tc>
          <w:tcPr>
            <w:tcW w:w="850" w:type="dxa"/>
            <w:vAlign w:val="center"/>
          </w:tcPr>
          <w:p w14:paraId="17A4261A" w14:textId="77777777" w:rsidR="00431F52" w:rsidRPr="00E00CEE" w:rsidRDefault="00431F52" w:rsidP="00B77F29">
            <w:pPr>
              <w:snapToGrid w:val="0"/>
              <w:spacing w:line="240" w:lineRule="auto"/>
              <w:jc w:val="center"/>
              <w:rPr>
                <w:sz w:val="18"/>
                <w:szCs w:val="18"/>
              </w:rPr>
            </w:pPr>
            <w:r w:rsidRPr="00E00CEE">
              <w:rPr>
                <w:rFonts w:eastAsia="等线"/>
                <w:sz w:val="18"/>
                <w:szCs w:val="18"/>
              </w:rPr>
              <w:t>321906.4</w:t>
            </w:r>
          </w:p>
        </w:tc>
        <w:tc>
          <w:tcPr>
            <w:tcW w:w="592" w:type="dxa"/>
            <w:vAlign w:val="center"/>
          </w:tcPr>
          <w:p w14:paraId="0F566E58" w14:textId="77777777" w:rsidR="00431F52" w:rsidRPr="00E00CEE" w:rsidRDefault="00431F52" w:rsidP="00B77F29">
            <w:pPr>
              <w:snapToGrid w:val="0"/>
              <w:spacing w:line="240" w:lineRule="auto"/>
              <w:jc w:val="center"/>
              <w:rPr>
                <w:sz w:val="18"/>
                <w:szCs w:val="18"/>
              </w:rPr>
            </w:pPr>
            <w:r w:rsidRPr="00E00CEE">
              <w:rPr>
                <w:rFonts w:eastAsia="等线"/>
                <w:sz w:val="18"/>
                <w:szCs w:val="18"/>
              </w:rPr>
              <w:t>1.12</w:t>
            </w:r>
          </w:p>
        </w:tc>
        <w:tc>
          <w:tcPr>
            <w:tcW w:w="850" w:type="dxa"/>
            <w:vAlign w:val="center"/>
          </w:tcPr>
          <w:p w14:paraId="01D3D09B" w14:textId="77777777" w:rsidR="00431F52" w:rsidRPr="00E00CEE" w:rsidRDefault="00431F52" w:rsidP="00B77F29">
            <w:pPr>
              <w:snapToGrid w:val="0"/>
              <w:spacing w:line="240" w:lineRule="auto"/>
              <w:jc w:val="center"/>
              <w:rPr>
                <w:sz w:val="18"/>
                <w:szCs w:val="18"/>
              </w:rPr>
            </w:pPr>
            <w:r w:rsidRPr="00E00CEE">
              <w:rPr>
                <w:rFonts w:eastAsia="等线"/>
                <w:sz w:val="18"/>
                <w:szCs w:val="18"/>
              </w:rPr>
              <w:t>322279.6</w:t>
            </w:r>
          </w:p>
        </w:tc>
        <w:tc>
          <w:tcPr>
            <w:tcW w:w="592" w:type="dxa"/>
            <w:vAlign w:val="center"/>
          </w:tcPr>
          <w:p w14:paraId="35F68B5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1.23</w:t>
            </w:r>
          </w:p>
        </w:tc>
        <w:tc>
          <w:tcPr>
            <w:tcW w:w="850" w:type="dxa"/>
            <w:vAlign w:val="center"/>
          </w:tcPr>
          <w:p w14:paraId="4E4CA24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318753.4</w:t>
            </w:r>
          </w:p>
        </w:tc>
        <w:tc>
          <w:tcPr>
            <w:tcW w:w="510" w:type="dxa"/>
            <w:vAlign w:val="center"/>
          </w:tcPr>
          <w:p w14:paraId="6CFAA9E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0.13</w:t>
            </w:r>
          </w:p>
        </w:tc>
      </w:tr>
      <w:tr w:rsidR="00431F52" w:rsidRPr="00E00CEE" w14:paraId="088ADA47" w14:textId="77777777" w:rsidTr="00B77F29">
        <w:trPr>
          <w:trHeight w:val="143"/>
          <w:jc w:val="center"/>
        </w:trPr>
        <w:tc>
          <w:tcPr>
            <w:tcW w:w="816" w:type="dxa"/>
            <w:vMerge/>
            <w:tcBorders>
              <w:top w:val="nil"/>
              <w:bottom w:val="nil"/>
            </w:tcBorders>
            <w:vAlign w:val="center"/>
          </w:tcPr>
          <w:p w14:paraId="3EF62105" w14:textId="77777777" w:rsidR="00431F52" w:rsidRPr="00E00CEE" w:rsidRDefault="00431F52" w:rsidP="00B77F29">
            <w:pPr>
              <w:snapToGrid w:val="0"/>
              <w:spacing w:line="240" w:lineRule="auto"/>
              <w:jc w:val="center"/>
              <w:rPr>
                <w:sz w:val="18"/>
                <w:szCs w:val="18"/>
              </w:rPr>
            </w:pPr>
          </w:p>
        </w:tc>
        <w:tc>
          <w:tcPr>
            <w:tcW w:w="731" w:type="dxa"/>
            <w:vAlign w:val="center"/>
          </w:tcPr>
          <w:p w14:paraId="035D8068"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49" w:type="dxa"/>
            <w:vAlign w:val="center"/>
          </w:tcPr>
          <w:p w14:paraId="3513C31D"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159915.4</w:t>
            </w:r>
          </w:p>
        </w:tc>
        <w:tc>
          <w:tcPr>
            <w:tcW w:w="524" w:type="dxa"/>
            <w:vAlign w:val="center"/>
          </w:tcPr>
          <w:p w14:paraId="52310541" w14:textId="77777777" w:rsidR="00431F52" w:rsidRPr="00E00CEE" w:rsidRDefault="00431F52" w:rsidP="00B77F29">
            <w:pPr>
              <w:snapToGrid w:val="0"/>
              <w:spacing w:line="240" w:lineRule="auto"/>
              <w:jc w:val="center"/>
              <w:rPr>
                <w:sz w:val="18"/>
                <w:szCs w:val="18"/>
              </w:rPr>
            </w:pPr>
            <w:r w:rsidRPr="00E00CEE">
              <w:rPr>
                <w:rFonts w:eastAsia="等线"/>
                <w:sz w:val="18"/>
                <w:szCs w:val="18"/>
              </w:rPr>
              <w:t>0.39</w:t>
            </w:r>
          </w:p>
        </w:tc>
        <w:tc>
          <w:tcPr>
            <w:tcW w:w="849" w:type="dxa"/>
            <w:vAlign w:val="center"/>
          </w:tcPr>
          <w:p w14:paraId="3DA360A9" w14:textId="77777777" w:rsidR="00431F52" w:rsidRPr="00E00CEE" w:rsidRDefault="00431F52" w:rsidP="00B77F29">
            <w:pPr>
              <w:snapToGrid w:val="0"/>
              <w:spacing w:line="240" w:lineRule="auto"/>
              <w:jc w:val="center"/>
              <w:rPr>
                <w:sz w:val="18"/>
                <w:szCs w:val="18"/>
              </w:rPr>
            </w:pPr>
            <w:r w:rsidRPr="00E00CEE">
              <w:rPr>
                <w:rFonts w:eastAsia="等线"/>
                <w:sz w:val="18"/>
                <w:szCs w:val="18"/>
              </w:rPr>
              <w:t>160283.3</w:t>
            </w:r>
          </w:p>
        </w:tc>
        <w:tc>
          <w:tcPr>
            <w:tcW w:w="524" w:type="dxa"/>
            <w:vAlign w:val="center"/>
          </w:tcPr>
          <w:p w14:paraId="3FC00943" w14:textId="77777777" w:rsidR="00431F52" w:rsidRPr="00E00CEE" w:rsidRDefault="00431F52" w:rsidP="00B77F29">
            <w:pPr>
              <w:snapToGrid w:val="0"/>
              <w:spacing w:line="240" w:lineRule="auto"/>
              <w:jc w:val="center"/>
              <w:rPr>
                <w:sz w:val="18"/>
                <w:szCs w:val="18"/>
              </w:rPr>
            </w:pPr>
            <w:r w:rsidRPr="00E00CEE">
              <w:rPr>
                <w:rFonts w:eastAsia="等线"/>
                <w:sz w:val="18"/>
                <w:szCs w:val="18"/>
              </w:rPr>
              <w:t>0.62</w:t>
            </w:r>
          </w:p>
        </w:tc>
        <w:tc>
          <w:tcPr>
            <w:tcW w:w="850" w:type="dxa"/>
            <w:vAlign w:val="center"/>
          </w:tcPr>
          <w:p w14:paraId="45302F5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159379.8</w:t>
            </w:r>
          </w:p>
        </w:tc>
        <w:tc>
          <w:tcPr>
            <w:tcW w:w="592" w:type="dxa"/>
            <w:vAlign w:val="center"/>
          </w:tcPr>
          <w:p w14:paraId="649450C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0.05</w:t>
            </w:r>
          </w:p>
        </w:tc>
        <w:tc>
          <w:tcPr>
            <w:tcW w:w="850" w:type="dxa"/>
            <w:vAlign w:val="center"/>
          </w:tcPr>
          <w:p w14:paraId="28EBC307" w14:textId="77777777" w:rsidR="00431F52" w:rsidRPr="00E00CEE" w:rsidRDefault="00431F52" w:rsidP="00B77F29">
            <w:pPr>
              <w:snapToGrid w:val="0"/>
              <w:spacing w:line="240" w:lineRule="auto"/>
              <w:jc w:val="center"/>
              <w:rPr>
                <w:sz w:val="18"/>
                <w:szCs w:val="18"/>
              </w:rPr>
            </w:pPr>
            <w:r w:rsidRPr="00E00CEE">
              <w:rPr>
                <w:rFonts w:eastAsia="等线"/>
                <w:sz w:val="18"/>
                <w:szCs w:val="18"/>
              </w:rPr>
              <w:t>160010.9</w:t>
            </w:r>
          </w:p>
        </w:tc>
        <w:tc>
          <w:tcPr>
            <w:tcW w:w="592" w:type="dxa"/>
            <w:vAlign w:val="center"/>
          </w:tcPr>
          <w:p w14:paraId="77A5AA1F" w14:textId="77777777" w:rsidR="00431F52" w:rsidRPr="00E00CEE" w:rsidRDefault="00431F52" w:rsidP="00B77F29">
            <w:pPr>
              <w:snapToGrid w:val="0"/>
              <w:spacing w:line="240" w:lineRule="auto"/>
              <w:jc w:val="center"/>
              <w:rPr>
                <w:sz w:val="18"/>
                <w:szCs w:val="18"/>
              </w:rPr>
            </w:pPr>
            <w:r w:rsidRPr="00E00CEE">
              <w:rPr>
                <w:rFonts w:eastAsia="等线"/>
                <w:sz w:val="18"/>
                <w:szCs w:val="18"/>
              </w:rPr>
              <w:t>0.45</w:t>
            </w:r>
          </w:p>
        </w:tc>
        <w:tc>
          <w:tcPr>
            <w:tcW w:w="850" w:type="dxa"/>
            <w:vAlign w:val="center"/>
          </w:tcPr>
          <w:p w14:paraId="297C6B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159851.4</w:t>
            </w:r>
          </w:p>
        </w:tc>
        <w:tc>
          <w:tcPr>
            <w:tcW w:w="510" w:type="dxa"/>
            <w:vAlign w:val="center"/>
          </w:tcPr>
          <w:p w14:paraId="25354AFF" w14:textId="77777777" w:rsidR="00431F52" w:rsidRPr="00E00CEE" w:rsidRDefault="00431F52" w:rsidP="00B77F29">
            <w:pPr>
              <w:snapToGrid w:val="0"/>
              <w:spacing w:line="240" w:lineRule="auto"/>
              <w:jc w:val="center"/>
              <w:rPr>
                <w:sz w:val="18"/>
                <w:szCs w:val="18"/>
              </w:rPr>
            </w:pPr>
            <w:r w:rsidRPr="00E00CEE">
              <w:rPr>
                <w:rFonts w:eastAsia="等线"/>
                <w:sz w:val="18"/>
                <w:szCs w:val="18"/>
              </w:rPr>
              <w:t>0.34</w:t>
            </w:r>
          </w:p>
        </w:tc>
      </w:tr>
      <w:tr w:rsidR="00431F52" w:rsidRPr="00E00CEE" w14:paraId="09E912AA" w14:textId="77777777" w:rsidTr="00B77F29">
        <w:trPr>
          <w:trHeight w:val="143"/>
          <w:jc w:val="center"/>
        </w:trPr>
        <w:tc>
          <w:tcPr>
            <w:tcW w:w="816" w:type="dxa"/>
            <w:vMerge/>
            <w:tcBorders>
              <w:top w:val="nil"/>
              <w:bottom w:val="nil"/>
            </w:tcBorders>
            <w:vAlign w:val="center"/>
          </w:tcPr>
          <w:p w14:paraId="51E48DC3" w14:textId="77777777" w:rsidR="00431F52" w:rsidRPr="00E00CEE" w:rsidRDefault="00431F52" w:rsidP="00B77F29">
            <w:pPr>
              <w:snapToGrid w:val="0"/>
              <w:spacing w:line="240" w:lineRule="auto"/>
              <w:jc w:val="center"/>
              <w:rPr>
                <w:sz w:val="18"/>
                <w:szCs w:val="18"/>
              </w:rPr>
            </w:pPr>
          </w:p>
        </w:tc>
        <w:tc>
          <w:tcPr>
            <w:tcW w:w="731" w:type="dxa"/>
            <w:vAlign w:val="center"/>
          </w:tcPr>
          <w:p w14:paraId="481F65FB"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49" w:type="dxa"/>
            <w:vAlign w:val="center"/>
          </w:tcPr>
          <w:p w14:paraId="7798167D" w14:textId="77777777" w:rsidR="00431F52" w:rsidRPr="00E00CEE" w:rsidRDefault="00431F52" w:rsidP="00B77F29">
            <w:pPr>
              <w:snapToGrid w:val="0"/>
              <w:spacing w:line="240" w:lineRule="auto"/>
              <w:jc w:val="center"/>
              <w:rPr>
                <w:sz w:val="18"/>
                <w:szCs w:val="18"/>
              </w:rPr>
            </w:pPr>
            <w:r w:rsidRPr="00E00CEE">
              <w:rPr>
                <w:rFonts w:eastAsia="等线"/>
                <w:sz w:val="18"/>
                <w:szCs w:val="18"/>
              </w:rPr>
              <w:t>277759.5</w:t>
            </w:r>
          </w:p>
        </w:tc>
        <w:tc>
          <w:tcPr>
            <w:tcW w:w="524" w:type="dxa"/>
            <w:vAlign w:val="center"/>
          </w:tcPr>
          <w:p w14:paraId="20A39E1E"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w:t>
            </w:r>
          </w:p>
        </w:tc>
        <w:tc>
          <w:tcPr>
            <w:tcW w:w="849" w:type="dxa"/>
            <w:vAlign w:val="center"/>
          </w:tcPr>
          <w:p w14:paraId="3FF59D2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282448.7</w:t>
            </w:r>
          </w:p>
        </w:tc>
        <w:tc>
          <w:tcPr>
            <w:tcW w:w="524" w:type="dxa"/>
            <w:vAlign w:val="center"/>
          </w:tcPr>
          <w:p w14:paraId="4C9B6445"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0" w:type="dxa"/>
            <w:vAlign w:val="center"/>
          </w:tcPr>
          <w:p w14:paraId="00628941" w14:textId="77777777" w:rsidR="00431F52" w:rsidRPr="00E00CEE" w:rsidRDefault="00431F52" w:rsidP="00B77F29">
            <w:pPr>
              <w:snapToGrid w:val="0"/>
              <w:spacing w:line="240" w:lineRule="auto"/>
              <w:jc w:val="center"/>
              <w:rPr>
                <w:sz w:val="18"/>
                <w:szCs w:val="18"/>
              </w:rPr>
            </w:pPr>
            <w:r w:rsidRPr="00E00CEE">
              <w:rPr>
                <w:rFonts w:eastAsia="等线"/>
                <w:sz w:val="18"/>
                <w:szCs w:val="18"/>
              </w:rPr>
              <w:t>283798.3</w:t>
            </w:r>
          </w:p>
        </w:tc>
        <w:tc>
          <w:tcPr>
            <w:tcW w:w="592" w:type="dxa"/>
            <w:vAlign w:val="center"/>
          </w:tcPr>
          <w:p w14:paraId="5F384273"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0" w:type="dxa"/>
            <w:vAlign w:val="center"/>
          </w:tcPr>
          <w:p w14:paraId="0C5A2CB2"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282948.2</w:t>
            </w:r>
          </w:p>
        </w:tc>
        <w:tc>
          <w:tcPr>
            <w:tcW w:w="592" w:type="dxa"/>
            <w:vAlign w:val="center"/>
          </w:tcPr>
          <w:p w14:paraId="7A714E46" w14:textId="77777777" w:rsidR="00431F52" w:rsidRPr="00E00CEE" w:rsidRDefault="00431F52" w:rsidP="00B77F29">
            <w:pPr>
              <w:snapToGrid w:val="0"/>
              <w:spacing w:line="240" w:lineRule="auto"/>
              <w:jc w:val="center"/>
              <w:rPr>
                <w:sz w:val="18"/>
                <w:szCs w:val="18"/>
              </w:rPr>
            </w:pPr>
            <w:r w:rsidRPr="00E00CEE">
              <w:rPr>
                <w:rFonts w:eastAsia="等线"/>
                <w:sz w:val="18"/>
                <w:szCs w:val="18"/>
              </w:rPr>
              <w:t>3.00</w:t>
            </w:r>
          </w:p>
        </w:tc>
        <w:tc>
          <w:tcPr>
            <w:tcW w:w="850" w:type="dxa"/>
            <w:vAlign w:val="center"/>
          </w:tcPr>
          <w:p w14:paraId="67D4DAA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275052</w:t>
            </w:r>
          </w:p>
        </w:tc>
        <w:tc>
          <w:tcPr>
            <w:tcW w:w="510" w:type="dxa"/>
            <w:vAlign w:val="center"/>
          </w:tcPr>
          <w:p w14:paraId="6BD5F37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0.12</w:t>
            </w:r>
          </w:p>
        </w:tc>
      </w:tr>
      <w:tr w:rsidR="00431F52" w:rsidRPr="00E00CEE" w14:paraId="4668E2E6" w14:textId="77777777" w:rsidTr="00B77F29">
        <w:trPr>
          <w:trHeight w:val="143"/>
          <w:jc w:val="center"/>
        </w:trPr>
        <w:tc>
          <w:tcPr>
            <w:tcW w:w="816" w:type="dxa"/>
            <w:vMerge/>
            <w:tcBorders>
              <w:top w:val="nil"/>
              <w:bottom w:val="nil"/>
            </w:tcBorders>
            <w:vAlign w:val="center"/>
          </w:tcPr>
          <w:p w14:paraId="4D7DCAB7" w14:textId="77777777" w:rsidR="00431F52" w:rsidRPr="00E00CEE" w:rsidRDefault="00431F52" w:rsidP="00B77F29">
            <w:pPr>
              <w:snapToGrid w:val="0"/>
              <w:spacing w:line="240" w:lineRule="auto"/>
              <w:jc w:val="center"/>
              <w:rPr>
                <w:sz w:val="18"/>
                <w:szCs w:val="18"/>
              </w:rPr>
            </w:pPr>
          </w:p>
        </w:tc>
        <w:tc>
          <w:tcPr>
            <w:tcW w:w="731" w:type="dxa"/>
            <w:tcBorders>
              <w:bottom w:val="nil"/>
            </w:tcBorders>
            <w:vAlign w:val="center"/>
          </w:tcPr>
          <w:p w14:paraId="6DD6A8D7"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49" w:type="dxa"/>
            <w:tcBorders>
              <w:bottom w:val="nil"/>
            </w:tcBorders>
            <w:vAlign w:val="center"/>
          </w:tcPr>
          <w:p w14:paraId="5F18428E" w14:textId="77777777" w:rsidR="00431F52" w:rsidRPr="00E00CEE" w:rsidRDefault="00431F52" w:rsidP="00B77F29">
            <w:pPr>
              <w:snapToGrid w:val="0"/>
              <w:spacing w:line="240" w:lineRule="auto"/>
              <w:jc w:val="center"/>
              <w:rPr>
                <w:sz w:val="18"/>
                <w:szCs w:val="18"/>
              </w:rPr>
            </w:pPr>
            <w:r w:rsidRPr="00E00CEE">
              <w:rPr>
                <w:rFonts w:eastAsia="等线"/>
                <w:sz w:val="18"/>
                <w:szCs w:val="18"/>
              </w:rPr>
              <w:t>410872.6</w:t>
            </w:r>
          </w:p>
        </w:tc>
        <w:tc>
          <w:tcPr>
            <w:tcW w:w="524" w:type="dxa"/>
            <w:tcBorders>
              <w:bottom w:val="nil"/>
            </w:tcBorders>
            <w:vAlign w:val="center"/>
          </w:tcPr>
          <w:p w14:paraId="40BE2491" w14:textId="77777777" w:rsidR="00431F52" w:rsidRPr="00E00CEE" w:rsidRDefault="00431F52" w:rsidP="00B77F29">
            <w:pPr>
              <w:snapToGrid w:val="0"/>
              <w:spacing w:line="240" w:lineRule="auto"/>
              <w:jc w:val="center"/>
              <w:rPr>
                <w:sz w:val="18"/>
                <w:szCs w:val="18"/>
              </w:rPr>
            </w:pPr>
            <w:r w:rsidRPr="00E00CEE">
              <w:rPr>
                <w:rFonts w:eastAsia="等线"/>
                <w:sz w:val="18"/>
                <w:szCs w:val="18"/>
              </w:rPr>
              <w:t>0.83</w:t>
            </w:r>
          </w:p>
        </w:tc>
        <w:tc>
          <w:tcPr>
            <w:tcW w:w="849" w:type="dxa"/>
            <w:tcBorders>
              <w:bottom w:val="nil"/>
            </w:tcBorders>
            <w:vAlign w:val="center"/>
          </w:tcPr>
          <w:p w14:paraId="598DA67E"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418743.5</w:t>
            </w:r>
          </w:p>
        </w:tc>
        <w:tc>
          <w:tcPr>
            <w:tcW w:w="524" w:type="dxa"/>
            <w:tcBorders>
              <w:bottom w:val="nil"/>
            </w:tcBorders>
            <w:vAlign w:val="center"/>
          </w:tcPr>
          <w:p w14:paraId="2A39051E" w14:textId="77777777" w:rsidR="00431F52" w:rsidRPr="00E00CEE" w:rsidRDefault="00431F52" w:rsidP="00B77F29">
            <w:pPr>
              <w:snapToGrid w:val="0"/>
              <w:spacing w:line="240" w:lineRule="auto"/>
              <w:jc w:val="center"/>
              <w:rPr>
                <w:sz w:val="18"/>
                <w:szCs w:val="18"/>
              </w:rPr>
            </w:pPr>
            <w:r w:rsidRPr="00E00CEE">
              <w:rPr>
                <w:rFonts w:eastAsia="等线"/>
                <w:sz w:val="18"/>
                <w:szCs w:val="18"/>
              </w:rPr>
              <w:t>2.76</w:t>
            </w:r>
          </w:p>
        </w:tc>
        <w:tc>
          <w:tcPr>
            <w:tcW w:w="850" w:type="dxa"/>
            <w:tcBorders>
              <w:bottom w:val="nil"/>
            </w:tcBorders>
            <w:vAlign w:val="center"/>
          </w:tcPr>
          <w:p w14:paraId="68862577"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418138.9</w:t>
            </w:r>
          </w:p>
        </w:tc>
        <w:tc>
          <w:tcPr>
            <w:tcW w:w="592" w:type="dxa"/>
            <w:tcBorders>
              <w:bottom w:val="nil"/>
            </w:tcBorders>
            <w:vAlign w:val="center"/>
          </w:tcPr>
          <w:p w14:paraId="7D5830B3" w14:textId="77777777" w:rsidR="00431F52" w:rsidRPr="00E00CEE" w:rsidRDefault="00431F52" w:rsidP="00B77F29">
            <w:pPr>
              <w:snapToGrid w:val="0"/>
              <w:spacing w:line="240" w:lineRule="auto"/>
              <w:jc w:val="center"/>
              <w:rPr>
                <w:sz w:val="18"/>
                <w:szCs w:val="18"/>
              </w:rPr>
            </w:pPr>
            <w:r w:rsidRPr="00E00CEE">
              <w:rPr>
                <w:rFonts w:eastAsia="等线"/>
                <w:sz w:val="18"/>
                <w:szCs w:val="18"/>
              </w:rPr>
              <w:t>2.62</w:t>
            </w:r>
          </w:p>
        </w:tc>
        <w:tc>
          <w:tcPr>
            <w:tcW w:w="850" w:type="dxa"/>
            <w:tcBorders>
              <w:bottom w:val="nil"/>
            </w:tcBorders>
            <w:vAlign w:val="center"/>
          </w:tcPr>
          <w:p w14:paraId="3B514780" w14:textId="77777777" w:rsidR="00431F52" w:rsidRPr="00E00CEE" w:rsidRDefault="00431F52" w:rsidP="00B77F29">
            <w:pPr>
              <w:snapToGrid w:val="0"/>
              <w:spacing w:line="240" w:lineRule="auto"/>
              <w:jc w:val="center"/>
              <w:rPr>
                <w:sz w:val="18"/>
                <w:szCs w:val="18"/>
              </w:rPr>
            </w:pPr>
            <w:r w:rsidRPr="00E00CEE">
              <w:rPr>
                <w:rFonts w:eastAsia="等线"/>
                <w:sz w:val="18"/>
                <w:szCs w:val="18"/>
              </w:rPr>
              <w:t>416642.9</w:t>
            </w:r>
          </w:p>
        </w:tc>
        <w:tc>
          <w:tcPr>
            <w:tcW w:w="592" w:type="dxa"/>
            <w:tcBorders>
              <w:bottom w:val="nil"/>
            </w:tcBorders>
            <w:vAlign w:val="center"/>
          </w:tcPr>
          <w:p w14:paraId="3830D8BC"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w:t>
            </w:r>
          </w:p>
        </w:tc>
        <w:tc>
          <w:tcPr>
            <w:tcW w:w="850" w:type="dxa"/>
            <w:tcBorders>
              <w:bottom w:val="nil"/>
            </w:tcBorders>
            <w:vAlign w:val="center"/>
          </w:tcPr>
          <w:p w14:paraId="44F778F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408051.6</w:t>
            </w:r>
          </w:p>
        </w:tc>
        <w:tc>
          <w:tcPr>
            <w:tcW w:w="510" w:type="dxa"/>
            <w:tcBorders>
              <w:bottom w:val="nil"/>
            </w:tcBorders>
            <w:vAlign w:val="center"/>
          </w:tcPr>
          <w:p w14:paraId="64E87F4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0.14</w:t>
            </w:r>
          </w:p>
        </w:tc>
      </w:tr>
      <w:tr w:rsidR="00431F52" w:rsidRPr="00E00CEE" w14:paraId="4EF02B3B" w14:textId="77777777" w:rsidTr="00B77F29">
        <w:trPr>
          <w:trHeight w:val="143"/>
          <w:jc w:val="center"/>
        </w:trPr>
        <w:tc>
          <w:tcPr>
            <w:tcW w:w="816" w:type="dxa"/>
            <w:vMerge/>
            <w:tcBorders>
              <w:top w:val="nil"/>
              <w:bottom w:val="nil"/>
            </w:tcBorders>
            <w:vAlign w:val="center"/>
          </w:tcPr>
          <w:p w14:paraId="40D56C4B" w14:textId="77777777" w:rsidR="00431F52" w:rsidRPr="00E00CEE" w:rsidRDefault="00431F52" w:rsidP="00B77F29">
            <w:pPr>
              <w:snapToGrid w:val="0"/>
              <w:spacing w:line="240" w:lineRule="auto"/>
              <w:jc w:val="center"/>
              <w:rPr>
                <w:sz w:val="18"/>
                <w:szCs w:val="18"/>
              </w:rPr>
            </w:pPr>
          </w:p>
        </w:tc>
        <w:tc>
          <w:tcPr>
            <w:tcW w:w="731" w:type="dxa"/>
            <w:tcBorders>
              <w:top w:val="nil"/>
              <w:bottom w:val="nil"/>
            </w:tcBorders>
            <w:vAlign w:val="center"/>
          </w:tcPr>
          <w:p w14:paraId="56A851CF"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49" w:type="dxa"/>
            <w:tcBorders>
              <w:top w:val="nil"/>
              <w:bottom w:val="nil"/>
            </w:tcBorders>
            <w:vAlign w:val="center"/>
          </w:tcPr>
          <w:p w14:paraId="125766DE" w14:textId="77777777" w:rsidR="00431F52" w:rsidRPr="00E00CEE" w:rsidRDefault="00431F52" w:rsidP="00B77F29">
            <w:pPr>
              <w:snapToGrid w:val="0"/>
              <w:spacing w:line="240" w:lineRule="auto"/>
              <w:jc w:val="center"/>
              <w:rPr>
                <w:sz w:val="18"/>
                <w:szCs w:val="18"/>
              </w:rPr>
            </w:pPr>
            <w:r w:rsidRPr="00E00CEE">
              <w:rPr>
                <w:sz w:val="18"/>
                <w:szCs w:val="18"/>
              </w:rPr>
              <w:t>165148.9</w:t>
            </w:r>
          </w:p>
        </w:tc>
        <w:tc>
          <w:tcPr>
            <w:tcW w:w="524" w:type="dxa"/>
            <w:tcBorders>
              <w:top w:val="nil"/>
              <w:bottom w:val="nil"/>
            </w:tcBorders>
            <w:vAlign w:val="center"/>
          </w:tcPr>
          <w:p w14:paraId="3E11FF02" w14:textId="77777777" w:rsidR="00431F52" w:rsidRPr="00E00CEE" w:rsidRDefault="00431F52" w:rsidP="00B77F29">
            <w:pPr>
              <w:snapToGrid w:val="0"/>
              <w:spacing w:line="240" w:lineRule="auto"/>
              <w:jc w:val="center"/>
              <w:rPr>
                <w:sz w:val="18"/>
                <w:szCs w:val="18"/>
              </w:rPr>
            </w:pPr>
            <w:r w:rsidRPr="00E00CEE">
              <w:rPr>
                <w:sz w:val="18"/>
                <w:szCs w:val="18"/>
              </w:rPr>
              <w:t>0.90</w:t>
            </w:r>
          </w:p>
        </w:tc>
        <w:tc>
          <w:tcPr>
            <w:tcW w:w="849" w:type="dxa"/>
            <w:tcBorders>
              <w:top w:val="nil"/>
              <w:bottom w:val="nil"/>
            </w:tcBorders>
            <w:vAlign w:val="center"/>
          </w:tcPr>
          <w:p w14:paraId="5370B795" w14:textId="77777777" w:rsidR="00431F52" w:rsidRPr="00E00CEE" w:rsidRDefault="00431F52" w:rsidP="00B77F29">
            <w:pPr>
              <w:snapToGrid w:val="0"/>
              <w:spacing w:line="240" w:lineRule="auto"/>
              <w:jc w:val="center"/>
              <w:rPr>
                <w:sz w:val="18"/>
                <w:szCs w:val="18"/>
              </w:rPr>
            </w:pPr>
            <w:r w:rsidRPr="00E00CEE">
              <w:rPr>
                <w:sz w:val="18"/>
                <w:szCs w:val="18"/>
              </w:rPr>
              <w:t>168060.5</w:t>
            </w:r>
          </w:p>
        </w:tc>
        <w:tc>
          <w:tcPr>
            <w:tcW w:w="524" w:type="dxa"/>
            <w:tcBorders>
              <w:top w:val="nil"/>
              <w:bottom w:val="nil"/>
            </w:tcBorders>
            <w:vAlign w:val="center"/>
          </w:tcPr>
          <w:p w14:paraId="263FB063" w14:textId="77777777" w:rsidR="00431F52" w:rsidRPr="00E00CEE" w:rsidRDefault="00431F52" w:rsidP="00B77F29">
            <w:pPr>
              <w:snapToGrid w:val="0"/>
              <w:spacing w:line="240" w:lineRule="auto"/>
              <w:jc w:val="center"/>
              <w:rPr>
                <w:sz w:val="18"/>
                <w:szCs w:val="18"/>
              </w:rPr>
            </w:pPr>
            <w:r w:rsidRPr="00E00CEE">
              <w:rPr>
                <w:sz w:val="18"/>
                <w:szCs w:val="18"/>
              </w:rPr>
              <w:t>2.89</w:t>
            </w:r>
          </w:p>
        </w:tc>
        <w:tc>
          <w:tcPr>
            <w:tcW w:w="850" w:type="dxa"/>
            <w:tcBorders>
              <w:top w:val="nil"/>
              <w:bottom w:val="nil"/>
            </w:tcBorders>
            <w:vAlign w:val="center"/>
          </w:tcPr>
          <w:p w14:paraId="745E96F6" w14:textId="77777777" w:rsidR="00431F52" w:rsidRPr="00E00CEE" w:rsidRDefault="00431F52" w:rsidP="00B77F29">
            <w:pPr>
              <w:snapToGrid w:val="0"/>
              <w:spacing w:line="240" w:lineRule="auto"/>
              <w:jc w:val="center"/>
              <w:rPr>
                <w:sz w:val="18"/>
                <w:szCs w:val="18"/>
              </w:rPr>
            </w:pPr>
            <w:r w:rsidRPr="00E00CEE">
              <w:rPr>
                <w:sz w:val="18"/>
                <w:szCs w:val="18"/>
              </w:rPr>
              <w:t>167445.6</w:t>
            </w:r>
          </w:p>
        </w:tc>
        <w:tc>
          <w:tcPr>
            <w:tcW w:w="592" w:type="dxa"/>
            <w:tcBorders>
              <w:top w:val="nil"/>
              <w:bottom w:val="nil"/>
            </w:tcBorders>
            <w:vAlign w:val="center"/>
          </w:tcPr>
          <w:p w14:paraId="6BD242C4" w14:textId="77777777" w:rsidR="00431F52" w:rsidRPr="00E00CEE" w:rsidRDefault="00431F52" w:rsidP="00B77F29">
            <w:pPr>
              <w:snapToGrid w:val="0"/>
              <w:spacing w:line="240" w:lineRule="auto"/>
              <w:jc w:val="center"/>
              <w:rPr>
                <w:sz w:val="18"/>
                <w:szCs w:val="18"/>
              </w:rPr>
            </w:pPr>
            <w:r w:rsidRPr="00E00CEE">
              <w:rPr>
                <w:sz w:val="18"/>
                <w:szCs w:val="18"/>
              </w:rPr>
              <w:t>2.17</w:t>
            </w:r>
          </w:p>
        </w:tc>
        <w:tc>
          <w:tcPr>
            <w:tcW w:w="850" w:type="dxa"/>
            <w:tcBorders>
              <w:top w:val="nil"/>
              <w:bottom w:val="nil"/>
            </w:tcBorders>
            <w:vAlign w:val="center"/>
          </w:tcPr>
          <w:p w14:paraId="7C584C84" w14:textId="77777777" w:rsidR="00431F52" w:rsidRPr="00E00CEE" w:rsidRDefault="00431F52" w:rsidP="00B77F29">
            <w:pPr>
              <w:snapToGrid w:val="0"/>
              <w:spacing w:line="240" w:lineRule="auto"/>
              <w:jc w:val="center"/>
              <w:rPr>
                <w:sz w:val="18"/>
                <w:szCs w:val="18"/>
              </w:rPr>
            </w:pPr>
            <w:r w:rsidRPr="00E00CEE">
              <w:rPr>
                <w:sz w:val="18"/>
                <w:szCs w:val="18"/>
              </w:rPr>
              <w:t>167544</w:t>
            </w:r>
          </w:p>
        </w:tc>
        <w:tc>
          <w:tcPr>
            <w:tcW w:w="592" w:type="dxa"/>
            <w:tcBorders>
              <w:top w:val="nil"/>
              <w:bottom w:val="nil"/>
            </w:tcBorders>
            <w:vAlign w:val="center"/>
          </w:tcPr>
          <w:p w14:paraId="627C52C5" w14:textId="77777777" w:rsidR="00431F52" w:rsidRPr="00E00CEE" w:rsidRDefault="00431F52" w:rsidP="00B77F29">
            <w:pPr>
              <w:snapToGrid w:val="0"/>
              <w:spacing w:line="240" w:lineRule="auto"/>
              <w:jc w:val="center"/>
              <w:rPr>
                <w:sz w:val="18"/>
                <w:szCs w:val="18"/>
              </w:rPr>
            </w:pPr>
            <w:r w:rsidRPr="00E00CEE">
              <w:rPr>
                <w:sz w:val="18"/>
                <w:szCs w:val="18"/>
              </w:rPr>
              <w:t>2.43</w:t>
            </w:r>
          </w:p>
        </w:tc>
        <w:tc>
          <w:tcPr>
            <w:tcW w:w="850" w:type="dxa"/>
            <w:tcBorders>
              <w:top w:val="nil"/>
              <w:bottom w:val="nil"/>
            </w:tcBorders>
            <w:vAlign w:val="center"/>
          </w:tcPr>
          <w:p w14:paraId="56804248" w14:textId="77777777" w:rsidR="00431F52" w:rsidRPr="00E00CEE" w:rsidRDefault="00431F52" w:rsidP="00B77F29">
            <w:pPr>
              <w:snapToGrid w:val="0"/>
              <w:spacing w:line="240" w:lineRule="auto"/>
              <w:jc w:val="center"/>
              <w:rPr>
                <w:b/>
                <w:bCs/>
                <w:sz w:val="18"/>
                <w:szCs w:val="18"/>
              </w:rPr>
            </w:pPr>
            <w:r w:rsidRPr="00E00CEE">
              <w:rPr>
                <w:b/>
                <w:bCs/>
                <w:sz w:val="18"/>
                <w:szCs w:val="18"/>
              </w:rPr>
              <w:t>164185.9</w:t>
            </w:r>
          </w:p>
        </w:tc>
        <w:tc>
          <w:tcPr>
            <w:tcW w:w="510" w:type="dxa"/>
            <w:tcBorders>
              <w:top w:val="nil"/>
              <w:bottom w:val="nil"/>
            </w:tcBorders>
            <w:vAlign w:val="center"/>
          </w:tcPr>
          <w:p w14:paraId="117BA185" w14:textId="77777777" w:rsidR="00431F52" w:rsidRPr="00E00CEE" w:rsidRDefault="00431F52" w:rsidP="00B77F29">
            <w:pPr>
              <w:snapToGrid w:val="0"/>
              <w:spacing w:line="240" w:lineRule="auto"/>
              <w:jc w:val="center"/>
              <w:rPr>
                <w:b/>
                <w:bCs/>
                <w:sz w:val="18"/>
                <w:szCs w:val="18"/>
              </w:rPr>
            </w:pPr>
            <w:r w:rsidRPr="00E00CEE">
              <w:rPr>
                <w:b/>
                <w:bCs/>
                <w:sz w:val="18"/>
                <w:szCs w:val="18"/>
              </w:rPr>
              <w:t>0.29</w:t>
            </w:r>
          </w:p>
        </w:tc>
      </w:tr>
      <w:tr w:rsidR="00431F52" w:rsidRPr="00E00CEE" w14:paraId="597FE286" w14:textId="77777777" w:rsidTr="00B77F29">
        <w:trPr>
          <w:trHeight w:val="179"/>
          <w:jc w:val="center"/>
        </w:trPr>
        <w:tc>
          <w:tcPr>
            <w:tcW w:w="1548" w:type="dxa"/>
            <w:gridSpan w:val="2"/>
            <w:tcBorders>
              <w:top w:val="nil"/>
              <w:bottom w:val="single" w:sz="4" w:space="0" w:color="auto"/>
            </w:tcBorders>
            <w:vAlign w:val="center"/>
          </w:tcPr>
          <w:p w14:paraId="6EB74DF3"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49" w:type="dxa"/>
            <w:tcBorders>
              <w:top w:val="nil"/>
              <w:bottom w:val="single" w:sz="4" w:space="0" w:color="auto"/>
            </w:tcBorders>
            <w:vAlign w:val="center"/>
          </w:tcPr>
          <w:p w14:paraId="0936431D" w14:textId="77777777" w:rsidR="00431F52" w:rsidRPr="00E00CEE" w:rsidRDefault="00431F52" w:rsidP="00B77F29">
            <w:pPr>
              <w:snapToGrid w:val="0"/>
              <w:spacing w:line="240" w:lineRule="auto"/>
              <w:jc w:val="center"/>
              <w:rPr>
                <w:sz w:val="18"/>
                <w:szCs w:val="18"/>
              </w:rPr>
            </w:pPr>
            <w:r w:rsidRPr="00E00CEE">
              <w:rPr>
                <w:rFonts w:hint="eastAsia"/>
                <w:sz w:val="18"/>
                <w:szCs w:val="18"/>
              </w:rPr>
              <w:t>0</w:t>
            </w:r>
            <w:r w:rsidRPr="00E00CEE">
              <w:rPr>
                <w:sz w:val="18"/>
                <w:szCs w:val="18"/>
              </w:rPr>
              <w:t>.58%</w:t>
            </w:r>
          </w:p>
        </w:tc>
        <w:tc>
          <w:tcPr>
            <w:tcW w:w="524" w:type="dxa"/>
            <w:tcBorders>
              <w:top w:val="nil"/>
              <w:bottom w:val="single" w:sz="4" w:space="0" w:color="auto"/>
            </w:tcBorders>
            <w:vAlign w:val="center"/>
          </w:tcPr>
          <w:p w14:paraId="01B96F4E" w14:textId="77777777" w:rsidR="00431F52" w:rsidRPr="00E00CEE" w:rsidRDefault="00431F52" w:rsidP="00B77F29">
            <w:pPr>
              <w:snapToGrid w:val="0"/>
              <w:spacing w:line="240" w:lineRule="auto"/>
              <w:jc w:val="center"/>
              <w:rPr>
                <w:sz w:val="18"/>
                <w:szCs w:val="18"/>
              </w:rPr>
            </w:pPr>
            <w:r w:rsidRPr="00E00CEE">
              <w:rPr>
                <w:rFonts w:hint="eastAsia"/>
                <w:sz w:val="18"/>
                <w:szCs w:val="18"/>
              </w:rPr>
              <w:t>6</w:t>
            </w:r>
            <w:r w:rsidRPr="00E00CEE">
              <w:rPr>
                <w:sz w:val="18"/>
                <w:szCs w:val="18"/>
              </w:rPr>
              <w:t>8%</w:t>
            </w:r>
          </w:p>
        </w:tc>
        <w:tc>
          <w:tcPr>
            <w:tcW w:w="849" w:type="dxa"/>
            <w:tcBorders>
              <w:top w:val="nil"/>
              <w:bottom w:val="single" w:sz="4" w:space="0" w:color="auto"/>
            </w:tcBorders>
            <w:vAlign w:val="center"/>
          </w:tcPr>
          <w:p w14:paraId="41EFA68D" w14:textId="77777777" w:rsidR="00431F52" w:rsidRPr="00E00CEE" w:rsidRDefault="00431F52" w:rsidP="00B77F29">
            <w:pPr>
              <w:snapToGrid w:val="0"/>
              <w:spacing w:line="240" w:lineRule="auto"/>
              <w:jc w:val="center"/>
              <w:rPr>
                <w:sz w:val="18"/>
                <w:szCs w:val="18"/>
              </w:rPr>
            </w:pPr>
            <w:r w:rsidRPr="00E00CEE">
              <w:rPr>
                <w:rFonts w:hint="eastAsia"/>
                <w:sz w:val="18"/>
                <w:szCs w:val="18"/>
              </w:rPr>
              <w:t>2</w:t>
            </w:r>
            <w:r w:rsidRPr="00E00CEE">
              <w:rPr>
                <w:sz w:val="18"/>
                <w:szCs w:val="18"/>
              </w:rPr>
              <w:t>.31%</w:t>
            </w:r>
          </w:p>
        </w:tc>
        <w:tc>
          <w:tcPr>
            <w:tcW w:w="524" w:type="dxa"/>
            <w:tcBorders>
              <w:top w:val="nil"/>
              <w:bottom w:val="single" w:sz="4" w:space="0" w:color="auto"/>
            </w:tcBorders>
            <w:vAlign w:val="center"/>
          </w:tcPr>
          <w:p w14:paraId="21D5574D" w14:textId="77777777" w:rsidR="00431F52" w:rsidRPr="00E00CEE" w:rsidRDefault="00431F52" w:rsidP="00B77F29">
            <w:pPr>
              <w:snapToGrid w:val="0"/>
              <w:spacing w:line="240" w:lineRule="auto"/>
              <w:jc w:val="center"/>
              <w:rPr>
                <w:sz w:val="18"/>
                <w:szCs w:val="18"/>
              </w:rPr>
            </w:pPr>
            <w:r w:rsidRPr="00E00CEE">
              <w:rPr>
                <w:rFonts w:hint="eastAsia"/>
                <w:sz w:val="18"/>
                <w:szCs w:val="18"/>
              </w:rPr>
              <w:t>9</w:t>
            </w:r>
            <w:r w:rsidRPr="00E00CEE">
              <w:rPr>
                <w:sz w:val="18"/>
                <w:szCs w:val="18"/>
              </w:rPr>
              <w:t>0%</w:t>
            </w:r>
          </w:p>
        </w:tc>
        <w:tc>
          <w:tcPr>
            <w:tcW w:w="850" w:type="dxa"/>
            <w:tcBorders>
              <w:top w:val="nil"/>
              <w:bottom w:val="single" w:sz="4" w:space="0" w:color="auto"/>
            </w:tcBorders>
            <w:vAlign w:val="center"/>
          </w:tcPr>
          <w:p w14:paraId="1082FAEB" w14:textId="77777777" w:rsidR="00431F52" w:rsidRPr="00E00CEE" w:rsidRDefault="00431F52" w:rsidP="00B77F29">
            <w:pPr>
              <w:snapToGrid w:val="0"/>
              <w:spacing w:line="240" w:lineRule="auto"/>
              <w:jc w:val="center"/>
              <w:rPr>
                <w:sz w:val="18"/>
                <w:szCs w:val="18"/>
              </w:rPr>
            </w:pPr>
            <w:r w:rsidRPr="00E00CEE">
              <w:rPr>
                <w:rFonts w:hint="eastAsia"/>
                <w:sz w:val="18"/>
                <w:szCs w:val="18"/>
              </w:rPr>
              <w:t>1</w:t>
            </w:r>
            <w:r w:rsidRPr="00E00CEE">
              <w:rPr>
                <w:sz w:val="18"/>
                <w:szCs w:val="18"/>
              </w:rPr>
              <w:t>.95%</w:t>
            </w:r>
          </w:p>
        </w:tc>
        <w:tc>
          <w:tcPr>
            <w:tcW w:w="592" w:type="dxa"/>
            <w:tcBorders>
              <w:top w:val="nil"/>
              <w:bottom w:val="single" w:sz="4" w:space="0" w:color="auto"/>
            </w:tcBorders>
            <w:vAlign w:val="center"/>
          </w:tcPr>
          <w:p w14:paraId="0BE0C9F6" w14:textId="77777777" w:rsidR="00431F52" w:rsidRPr="00E00CEE" w:rsidRDefault="00431F52" w:rsidP="00B77F29">
            <w:pPr>
              <w:snapToGrid w:val="0"/>
              <w:spacing w:line="240" w:lineRule="auto"/>
              <w:jc w:val="center"/>
              <w:rPr>
                <w:sz w:val="18"/>
                <w:szCs w:val="18"/>
              </w:rPr>
            </w:pPr>
            <w:r w:rsidRPr="00E00CEE">
              <w:rPr>
                <w:rFonts w:hint="eastAsia"/>
                <w:sz w:val="18"/>
                <w:szCs w:val="18"/>
              </w:rPr>
              <w:t>8</w:t>
            </w:r>
            <w:r w:rsidRPr="00E00CEE">
              <w:rPr>
                <w:sz w:val="18"/>
                <w:szCs w:val="18"/>
              </w:rPr>
              <w:t>7%</w:t>
            </w:r>
          </w:p>
        </w:tc>
        <w:tc>
          <w:tcPr>
            <w:tcW w:w="850" w:type="dxa"/>
            <w:tcBorders>
              <w:top w:val="nil"/>
              <w:bottom w:val="single" w:sz="4" w:space="0" w:color="auto"/>
            </w:tcBorders>
            <w:vAlign w:val="center"/>
          </w:tcPr>
          <w:p w14:paraId="49B0ABDF" w14:textId="77777777" w:rsidR="00431F52" w:rsidRPr="00E00CEE" w:rsidRDefault="00431F52" w:rsidP="00B77F29">
            <w:pPr>
              <w:snapToGrid w:val="0"/>
              <w:spacing w:line="240" w:lineRule="auto"/>
              <w:jc w:val="center"/>
              <w:rPr>
                <w:sz w:val="18"/>
                <w:szCs w:val="18"/>
              </w:rPr>
            </w:pPr>
            <w:r w:rsidRPr="00E00CEE">
              <w:rPr>
                <w:rFonts w:hint="eastAsia"/>
                <w:sz w:val="18"/>
                <w:szCs w:val="18"/>
              </w:rPr>
              <w:t>2</w:t>
            </w:r>
            <w:r w:rsidRPr="00E00CEE">
              <w:rPr>
                <w:sz w:val="18"/>
                <w:szCs w:val="18"/>
              </w:rPr>
              <w:t>.00%</w:t>
            </w:r>
          </w:p>
        </w:tc>
        <w:tc>
          <w:tcPr>
            <w:tcW w:w="592" w:type="dxa"/>
            <w:tcBorders>
              <w:top w:val="nil"/>
              <w:bottom w:val="single" w:sz="4" w:space="0" w:color="auto"/>
            </w:tcBorders>
            <w:vAlign w:val="center"/>
          </w:tcPr>
          <w:p w14:paraId="19BE6B1F" w14:textId="77777777" w:rsidR="00431F52" w:rsidRPr="00E00CEE" w:rsidRDefault="00431F52" w:rsidP="00B77F29">
            <w:pPr>
              <w:snapToGrid w:val="0"/>
              <w:spacing w:line="240" w:lineRule="auto"/>
              <w:jc w:val="center"/>
              <w:rPr>
                <w:sz w:val="18"/>
                <w:szCs w:val="18"/>
              </w:rPr>
            </w:pPr>
            <w:r w:rsidRPr="00E00CEE">
              <w:rPr>
                <w:rFonts w:hint="eastAsia"/>
                <w:sz w:val="18"/>
                <w:szCs w:val="18"/>
              </w:rPr>
              <w:t>8</w:t>
            </w:r>
            <w:r w:rsidRPr="00E00CEE">
              <w:rPr>
                <w:sz w:val="18"/>
                <w:szCs w:val="18"/>
              </w:rPr>
              <w:t>8%</w:t>
            </w:r>
          </w:p>
        </w:tc>
        <w:tc>
          <w:tcPr>
            <w:tcW w:w="850" w:type="dxa"/>
            <w:tcBorders>
              <w:top w:val="nil"/>
              <w:bottom w:val="single" w:sz="4" w:space="0" w:color="auto"/>
            </w:tcBorders>
            <w:vAlign w:val="center"/>
          </w:tcPr>
          <w:p w14:paraId="39204753"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w:t>
            </w:r>
          </w:p>
        </w:tc>
        <w:tc>
          <w:tcPr>
            <w:tcW w:w="510" w:type="dxa"/>
            <w:tcBorders>
              <w:top w:val="nil"/>
              <w:bottom w:val="single" w:sz="4" w:space="0" w:color="auto"/>
            </w:tcBorders>
            <w:vAlign w:val="center"/>
          </w:tcPr>
          <w:p w14:paraId="265D046F"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w:t>
            </w:r>
          </w:p>
        </w:tc>
      </w:tr>
      <w:tr w:rsidR="00431F52" w:rsidRPr="00E00CEE" w14:paraId="3835E685" w14:textId="77777777" w:rsidTr="00B77F29">
        <w:trPr>
          <w:trHeight w:val="179"/>
          <w:jc w:val="center"/>
        </w:trPr>
        <w:tc>
          <w:tcPr>
            <w:tcW w:w="816" w:type="dxa"/>
            <w:vMerge w:val="restart"/>
            <w:tcBorders>
              <w:top w:val="nil"/>
              <w:bottom w:val="nil"/>
            </w:tcBorders>
            <w:vAlign w:val="center"/>
          </w:tcPr>
          <w:p w14:paraId="1A222478" w14:textId="3FB9CA2E" w:rsidR="00431F52" w:rsidRPr="00E00CEE" w:rsidRDefault="00C002D3" w:rsidP="00B77F29">
            <w:pPr>
              <w:snapToGrid w:val="0"/>
              <w:spacing w:line="240" w:lineRule="auto"/>
              <w:jc w:val="center"/>
              <w:rPr>
                <w:sz w:val="18"/>
                <w:szCs w:val="18"/>
              </w:rPr>
            </w:pPr>
            <w:r w:rsidRPr="00C002D3">
              <w:rPr>
                <w:position w:val="-10"/>
                <w:sz w:val="18"/>
                <w:szCs w:val="18"/>
              </w:rPr>
              <w:object w:dxaOrig="553" w:dyaOrig="298" w14:anchorId="4396F98A">
                <v:shape id="_x0000_i1038" type="#_x0000_t75" style="width:27.3pt;height:15.05pt" o:ole="">
                  <v:imagedata r:id="rId75" o:title=""/>
                </v:shape>
                <o:OLEObject Type="Embed" ProgID="Equation.AxMath" ShapeID="_x0000_i1038" DrawAspect="Content" ObjectID="_1771851164" r:id="rId84"/>
              </w:object>
            </w:r>
          </w:p>
        </w:tc>
        <w:tc>
          <w:tcPr>
            <w:tcW w:w="731" w:type="dxa"/>
            <w:tcBorders>
              <w:top w:val="single" w:sz="4" w:space="0" w:color="auto"/>
            </w:tcBorders>
            <w:vAlign w:val="center"/>
          </w:tcPr>
          <w:p w14:paraId="2ADDD7C0"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49" w:type="dxa"/>
            <w:tcBorders>
              <w:top w:val="single" w:sz="4" w:space="0" w:color="auto"/>
            </w:tcBorders>
            <w:vAlign w:val="center"/>
          </w:tcPr>
          <w:p w14:paraId="1BAAB785"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29248.1</w:t>
            </w:r>
          </w:p>
        </w:tc>
        <w:tc>
          <w:tcPr>
            <w:tcW w:w="524" w:type="dxa"/>
            <w:tcBorders>
              <w:top w:val="single" w:sz="4" w:space="0" w:color="auto"/>
            </w:tcBorders>
            <w:vAlign w:val="center"/>
          </w:tcPr>
          <w:p w14:paraId="7F4F29D3" w14:textId="77777777" w:rsidR="00431F52" w:rsidRPr="00E00CEE" w:rsidRDefault="00431F52" w:rsidP="00B77F29">
            <w:pPr>
              <w:snapToGrid w:val="0"/>
              <w:spacing w:line="240" w:lineRule="auto"/>
              <w:jc w:val="center"/>
              <w:rPr>
                <w:sz w:val="18"/>
                <w:szCs w:val="18"/>
              </w:rPr>
            </w:pPr>
            <w:r w:rsidRPr="00E00CEE">
              <w:rPr>
                <w:rFonts w:eastAsia="等线"/>
                <w:sz w:val="18"/>
                <w:szCs w:val="18"/>
              </w:rPr>
              <w:t>1.75</w:t>
            </w:r>
          </w:p>
        </w:tc>
        <w:tc>
          <w:tcPr>
            <w:tcW w:w="849" w:type="dxa"/>
            <w:tcBorders>
              <w:top w:val="single" w:sz="4" w:space="0" w:color="auto"/>
            </w:tcBorders>
            <w:vAlign w:val="center"/>
          </w:tcPr>
          <w:p w14:paraId="1B0492EB" w14:textId="77777777" w:rsidR="00431F52" w:rsidRPr="00E00CEE" w:rsidRDefault="00431F52" w:rsidP="00B77F29">
            <w:pPr>
              <w:snapToGrid w:val="0"/>
              <w:spacing w:line="240" w:lineRule="auto"/>
              <w:jc w:val="center"/>
              <w:rPr>
                <w:sz w:val="18"/>
                <w:szCs w:val="18"/>
              </w:rPr>
            </w:pPr>
            <w:r w:rsidRPr="00E00CEE">
              <w:rPr>
                <w:rFonts w:eastAsia="等线"/>
                <w:sz w:val="18"/>
                <w:szCs w:val="18"/>
              </w:rPr>
              <w:t>30035.2</w:t>
            </w:r>
          </w:p>
        </w:tc>
        <w:tc>
          <w:tcPr>
            <w:tcW w:w="524" w:type="dxa"/>
            <w:tcBorders>
              <w:top w:val="single" w:sz="4" w:space="0" w:color="auto"/>
            </w:tcBorders>
            <w:vAlign w:val="center"/>
          </w:tcPr>
          <w:p w14:paraId="1985003D" w14:textId="77777777" w:rsidR="00431F52" w:rsidRPr="00E00CEE" w:rsidRDefault="00431F52" w:rsidP="00B77F29">
            <w:pPr>
              <w:snapToGrid w:val="0"/>
              <w:spacing w:line="240" w:lineRule="auto"/>
              <w:jc w:val="center"/>
              <w:rPr>
                <w:sz w:val="18"/>
                <w:szCs w:val="18"/>
              </w:rPr>
            </w:pPr>
            <w:r w:rsidRPr="00E00CEE">
              <w:rPr>
                <w:rFonts w:eastAsia="等线"/>
                <w:sz w:val="18"/>
                <w:szCs w:val="18"/>
              </w:rPr>
              <w:t>4.48</w:t>
            </w:r>
          </w:p>
        </w:tc>
        <w:tc>
          <w:tcPr>
            <w:tcW w:w="850" w:type="dxa"/>
            <w:tcBorders>
              <w:top w:val="single" w:sz="4" w:space="0" w:color="auto"/>
            </w:tcBorders>
            <w:vAlign w:val="center"/>
          </w:tcPr>
          <w:p w14:paraId="1E66E6D9"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29299.2</w:t>
            </w:r>
          </w:p>
        </w:tc>
        <w:tc>
          <w:tcPr>
            <w:tcW w:w="592" w:type="dxa"/>
            <w:tcBorders>
              <w:top w:val="single" w:sz="4" w:space="0" w:color="auto"/>
            </w:tcBorders>
            <w:vAlign w:val="center"/>
          </w:tcPr>
          <w:p w14:paraId="6CB2DFA2" w14:textId="77777777" w:rsidR="00431F52" w:rsidRPr="00E00CEE" w:rsidRDefault="00431F52" w:rsidP="00B77F29">
            <w:pPr>
              <w:snapToGrid w:val="0"/>
              <w:spacing w:line="240" w:lineRule="auto"/>
              <w:jc w:val="center"/>
              <w:rPr>
                <w:sz w:val="18"/>
                <w:szCs w:val="18"/>
              </w:rPr>
            </w:pPr>
            <w:r w:rsidRPr="00E00CEE">
              <w:rPr>
                <w:rFonts w:eastAsia="等线"/>
                <w:sz w:val="18"/>
                <w:szCs w:val="18"/>
              </w:rPr>
              <w:t>1.92</w:t>
            </w:r>
          </w:p>
        </w:tc>
        <w:tc>
          <w:tcPr>
            <w:tcW w:w="850" w:type="dxa"/>
            <w:tcBorders>
              <w:top w:val="single" w:sz="4" w:space="0" w:color="auto"/>
            </w:tcBorders>
            <w:vAlign w:val="center"/>
          </w:tcPr>
          <w:p w14:paraId="253A2AA9" w14:textId="77777777" w:rsidR="00431F52" w:rsidRPr="00E00CEE" w:rsidRDefault="00431F52" w:rsidP="00B77F29">
            <w:pPr>
              <w:snapToGrid w:val="0"/>
              <w:spacing w:line="240" w:lineRule="auto"/>
              <w:jc w:val="center"/>
              <w:rPr>
                <w:sz w:val="18"/>
                <w:szCs w:val="18"/>
              </w:rPr>
            </w:pPr>
            <w:r w:rsidRPr="00E00CEE">
              <w:rPr>
                <w:rFonts w:eastAsia="等线"/>
                <w:sz w:val="18"/>
                <w:szCs w:val="18"/>
              </w:rPr>
              <w:t>29727.2</w:t>
            </w:r>
          </w:p>
        </w:tc>
        <w:tc>
          <w:tcPr>
            <w:tcW w:w="592" w:type="dxa"/>
            <w:tcBorders>
              <w:top w:val="single" w:sz="4" w:space="0" w:color="auto"/>
            </w:tcBorders>
            <w:vAlign w:val="center"/>
          </w:tcPr>
          <w:p w14:paraId="438362F2" w14:textId="77777777" w:rsidR="00431F52" w:rsidRPr="00E00CEE" w:rsidRDefault="00431F52" w:rsidP="00B77F29">
            <w:pPr>
              <w:snapToGrid w:val="0"/>
              <w:spacing w:line="240" w:lineRule="auto"/>
              <w:jc w:val="center"/>
              <w:rPr>
                <w:sz w:val="18"/>
                <w:szCs w:val="18"/>
              </w:rPr>
            </w:pPr>
            <w:r w:rsidRPr="00E00CEE">
              <w:rPr>
                <w:rFonts w:eastAsia="等线"/>
                <w:sz w:val="18"/>
                <w:szCs w:val="18"/>
              </w:rPr>
              <w:t>3.41</w:t>
            </w:r>
          </w:p>
        </w:tc>
        <w:tc>
          <w:tcPr>
            <w:tcW w:w="850" w:type="dxa"/>
            <w:tcBorders>
              <w:top w:val="single" w:sz="4" w:space="0" w:color="auto"/>
            </w:tcBorders>
            <w:vAlign w:val="center"/>
          </w:tcPr>
          <w:p w14:paraId="2277B7A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28870.6</w:t>
            </w:r>
          </w:p>
        </w:tc>
        <w:tc>
          <w:tcPr>
            <w:tcW w:w="510" w:type="dxa"/>
            <w:tcBorders>
              <w:top w:val="single" w:sz="4" w:space="0" w:color="auto"/>
            </w:tcBorders>
            <w:vAlign w:val="center"/>
          </w:tcPr>
          <w:p w14:paraId="65CE58E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0.43</w:t>
            </w:r>
          </w:p>
        </w:tc>
      </w:tr>
      <w:tr w:rsidR="00431F52" w:rsidRPr="00E00CEE" w14:paraId="53E7BDAB" w14:textId="77777777" w:rsidTr="00B77F29">
        <w:trPr>
          <w:trHeight w:val="143"/>
          <w:jc w:val="center"/>
        </w:trPr>
        <w:tc>
          <w:tcPr>
            <w:tcW w:w="816" w:type="dxa"/>
            <w:vMerge/>
            <w:tcBorders>
              <w:top w:val="nil"/>
              <w:bottom w:val="nil"/>
            </w:tcBorders>
            <w:vAlign w:val="center"/>
          </w:tcPr>
          <w:p w14:paraId="06D94A2C" w14:textId="77777777" w:rsidR="00431F52" w:rsidRPr="00E00CEE" w:rsidRDefault="00431F52" w:rsidP="00B77F29">
            <w:pPr>
              <w:snapToGrid w:val="0"/>
              <w:spacing w:line="240" w:lineRule="auto"/>
              <w:jc w:val="center"/>
              <w:rPr>
                <w:sz w:val="18"/>
                <w:szCs w:val="18"/>
              </w:rPr>
            </w:pPr>
          </w:p>
        </w:tc>
        <w:tc>
          <w:tcPr>
            <w:tcW w:w="731" w:type="dxa"/>
            <w:vAlign w:val="center"/>
          </w:tcPr>
          <w:p w14:paraId="58FF22E5"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49" w:type="dxa"/>
            <w:vAlign w:val="center"/>
          </w:tcPr>
          <w:p w14:paraId="4EEA8BC6" w14:textId="77777777" w:rsidR="00431F52" w:rsidRPr="00E00CEE" w:rsidRDefault="00431F52" w:rsidP="00B77F29">
            <w:pPr>
              <w:snapToGrid w:val="0"/>
              <w:spacing w:line="240" w:lineRule="auto"/>
              <w:jc w:val="center"/>
              <w:rPr>
                <w:sz w:val="18"/>
                <w:szCs w:val="18"/>
              </w:rPr>
            </w:pPr>
            <w:r w:rsidRPr="00E00CEE">
              <w:rPr>
                <w:rFonts w:eastAsia="等线"/>
                <w:sz w:val="18"/>
                <w:szCs w:val="18"/>
              </w:rPr>
              <w:t>62708.7</w:t>
            </w:r>
          </w:p>
        </w:tc>
        <w:tc>
          <w:tcPr>
            <w:tcW w:w="524" w:type="dxa"/>
            <w:vAlign w:val="center"/>
          </w:tcPr>
          <w:p w14:paraId="170109F1" w14:textId="77777777" w:rsidR="00431F52" w:rsidRPr="00E00CEE" w:rsidRDefault="00431F52" w:rsidP="00B77F29">
            <w:pPr>
              <w:snapToGrid w:val="0"/>
              <w:spacing w:line="240" w:lineRule="auto"/>
              <w:jc w:val="center"/>
              <w:rPr>
                <w:sz w:val="18"/>
                <w:szCs w:val="18"/>
              </w:rPr>
            </w:pPr>
            <w:r w:rsidRPr="00E00CEE">
              <w:rPr>
                <w:rFonts w:eastAsia="等线"/>
                <w:sz w:val="18"/>
                <w:szCs w:val="18"/>
              </w:rPr>
              <w:t>2.33</w:t>
            </w:r>
          </w:p>
        </w:tc>
        <w:tc>
          <w:tcPr>
            <w:tcW w:w="849" w:type="dxa"/>
            <w:vAlign w:val="center"/>
          </w:tcPr>
          <w:p w14:paraId="1DE72251" w14:textId="77777777" w:rsidR="00431F52" w:rsidRPr="00E00CEE" w:rsidRDefault="00431F52" w:rsidP="00B77F29">
            <w:pPr>
              <w:snapToGrid w:val="0"/>
              <w:spacing w:line="240" w:lineRule="auto"/>
              <w:jc w:val="center"/>
              <w:rPr>
                <w:sz w:val="18"/>
                <w:szCs w:val="18"/>
              </w:rPr>
            </w:pPr>
            <w:r w:rsidRPr="00E00CEE">
              <w:rPr>
                <w:rFonts w:eastAsia="等线"/>
                <w:sz w:val="18"/>
                <w:szCs w:val="18"/>
              </w:rPr>
              <w:t>64351.7</w:t>
            </w:r>
          </w:p>
        </w:tc>
        <w:tc>
          <w:tcPr>
            <w:tcW w:w="524" w:type="dxa"/>
            <w:vAlign w:val="center"/>
          </w:tcPr>
          <w:p w14:paraId="471C4701" w14:textId="77777777" w:rsidR="00431F52" w:rsidRPr="00E00CEE" w:rsidRDefault="00431F52" w:rsidP="00B77F29">
            <w:pPr>
              <w:snapToGrid w:val="0"/>
              <w:spacing w:line="240" w:lineRule="auto"/>
              <w:jc w:val="center"/>
              <w:rPr>
                <w:sz w:val="18"/>
                <w:szCs w:val="18"/>
              </w:rPr>
            </w:pPr>
            <w:r w:rsidRPr="00E00CEE">
              <w:rPr>
                <w:rFonts w:eastAsia="等线"/>
                <w:sz w:val="18"/>
                <w:szCs w:val="18"/>
              </w:rPr>
              <w:t>5.01</w:t>
            </w:r>
          </w:p>
        </w:tc>
        <w:tc>
          <w:tcPr>
            <w:tcW w:w="850" w:type="dxa"/>
            <w:vAlign w:val="center"/>
          </w:tcPr>
          <w:p w14:paraId="22DCD971" w14:textId="77777777" w:rsidR="00431F52" w:rsidRPr="00E00CEE" w:rsidRDefault="00431F52" w:rsidP="00B77F29">
            <w:pPr>
              <w:snapToGrid w:val="0"/>
              <w:spacing w:line="240" w:lineRule="auto"/>
              <w:jc w:val="center"/>
              <w:rPr>
                <w:sz w:val="18"/>
                <w:szCs w:val="18"/>
              </w:rPr>
            </w:pPr>
            <w:r w:rsidRPr="00E00CEE">
              <w:rPr>
                <w:rFonts w:eastAsia="等线"/>
                <w:sz w:val="18"/>
                <w:szCs w:val="18"/>
              </w:rPr>
              <w:t>63903.6</w:t>
            </w:r>
          </w:p>
        </w:tc>
        <w:tc>
          <w:tcPr>
            <w:tcW w:w="592" w:type="dxa"/>
            <w:vAlign w:val="center"/>
          </w:tcPr>
          <w:p w14:paraId="0D8E82FE" w14:textId="77777777" w:rsidR="00431F52" w:rsidRPr="00E00CEE" w:rsidRDefault="00431F52" w:rsidP="00B77F29">
            <w:pPr>
              <w:snapToGrid w:val="0"/>
              <w:spacing w:line="240" w:lineRule="auto"/>
              <w:jc w:val="center"/>
              <w:rPr>
                <w:sz w:val="18"/>
                <w:szCs w:val="18"/>
              </w:rPr>
            </w:pPr>
            <w:r w:rsidRPr="00E00CEE">
              <w:rPr>
                <w:rFonts w:eastAsia="等线"/>
                <w:sz w:val="18"/>
                <w:szCs w:val="18"/>
              </w:rPr>
              <w:t>4.28</w:t>
            </w:r>
          </w:p>
        </w:tc>
        <w:tc>
          <w:tcPr>
            <w:tcW w:w="850" w:type="dxa"/>
            <w:vAlign w:val="center"/>
          </w:tcPr>
          <w:p w14:paraId="2F4413EE" w14:textId="77777777" w:rsidR="00431F52" w:rsidRPr="00E00CEE" w:rsidRDefault="00431F52" w:rsidP="00B77F29">
            <w:pPr>
              <w:snapToGrid w:val="0"/>
              <w:spacing w:line="240" w:lineRule="auto"/>
              <w:jc w:val="center"/>
              <w:rPr>
                <w:sz w:val="18"/>
                <w:szCs w:val="18"/>
              </w:rPr>
            </w:pPr>
            <w:r w:rsidRPr="00E00CEE">
              <w:rPr>
                <w:rFonts w:eastAsia="等线"/>
                <w:sz w:val="18"/>
                <w:szCs w:val="18"/>
              </w:rPr>
              <w:t>64086.9</w:t>
            </w:r>
          </w:p>
        </w:tc>
        <w:tc>
          <w:tcPr>
            <w:tcW w:w="592" w:type="dxa"/>
            <w:vAlign w:val="center"/>
          </w:tcPr>
          <w:p w14:paraId="61BD5A24" w14:textId="77777777" w:rsidR="00431F52" w:rsidRPr="00E00CEE" w:rsidRDefault="00431F52" w:rsidP="00B77F29">
            <w:pPr>
              <w:snapToGrid w:val="0"/>
              <w:spacing w:line="240" w:lineRule="auto"/>
              <w:jc w:val="center"/>
              <w:rPr>
                <w:sz w:val="18"/>
                <w:szCs w:val="18"/>
              </w:rPr>
            </w:pPr>
            <w:r w:rsidRPr="00E00CEE">
              <w:rPr>
                <w:rFonts w:eastAsia="等线"/>
                <w:sz w:val="18"/>
                <w:szCs w:val="18"/>
              </w:rPr>
              <w:t>4.58</w:t>
            </w:r>
          </w:p>
        </w:tc>
        <w:tc>
          <w:tcPr>
            <w:tcW w:w="850" w:type="dxa"/>
            <w:vAlign w:val="center"/>
          </w:tcPr>
          <w:p w14:paraId="3837F84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61604.3</w:t>
            </w:r>
          </w:p>
        </w:tc>
        <w:tc>
          <w:tcPr>
            <w:tcW w:w="510" w:type="dxa"/>
            <w:vAlign w:val="center"/>
          </w:tcPr>
          <w:p w14:paraId="563BEC5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0.53</w:t>
            </w:r>
          </w:p>
        </w:tc>
      </w:tr>
      <w:tr w:rsidR="00431F52" w:rsidRPr="00E00CEE" w14:paraId="62656A87" w14:textId="77777777" w:rsidTr="00B77F29">
        <w:trPr>
          <w:trHeight w:val="143"/>
          <w:jc w:val="center"/>
        </w:trPr>
        <w:tc>
          <w:tcPr>
            <w:tcW w:w="816" w:type="dxa"/>
            <w:vMerge/>
            <w:tcBorders>
              <w:top w:val="nil"/>
              <w:bottom w:val="nil"/>
            </w:tcBorders>
            <w:vAlign w:val="center"/>
          </w:tcPr>
          <w:p w14:paraId="7C643C0F" w14:textId="77777777" w:rsidR="00431F52" w:rsidRPr="00E00CEE" w:rsidRDefault="00431F52" w:rsidP="00B77F29">
            <w:pPr>
              <w:snapToGrid w:val="0"/>
              <w:spacing w:line="240" w:lineRule="auto"/>
              <w:jc w:val="center"/>
              <w:rPr>
                <w:sz w:val="18"/>
                <w:szCs w:val="18"/>
              </w:rPr>
            </w:pPr>
          </w:p>
        </w:tc>
        <w:tc>
          <w:tcPr>
            <w:tcW w:w="731" w:type="dxa"/>
            <w:vAlign w:val="center"/>
          </w:tcPr>
          <w:p w14:paraId="2C60FDB7"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49" w:type="dxa"/>
            <w:vAlign w:val="center"/>
          </w:tcPr>
          <w:p w14:paraId="1FF22F79" w14:textId="77777777" w:rsidR="00431F52" w:rsidRPr="00E00CEE" w:rsidRDefault="00431F52" w:rsidP="00B77F29">
            <w:pPr>
              <w:snapToGrid w:val="0"/>
              <w:spacing w:line="240" w:lineRule="auto"/>
              <w:jc w:val="center"/>
              <w:rPr>
                <w:sz w:val="18"/>
                <w:szCs w:val="18"/>
              </w:rPr>
            </w:pPr>
            <w:r w:rsidRPr="00E00CEE">
              <w:rPr>
                <w:rFonts w:eastAsia="等线"/>
                <w:sz w:val="18"/>
                <w:szCs w:val="18"/>
              </w:rPr>
              <w:t>78157.6</w:t>
            </w:r>
          </w:p>
        </w:tc>
        <w:tc>
          <w:tcPr>
            <w:tcW w:w="524" w:type="dxa"/>
            <w:vAlign w:val="center"/>
          </w:tcPr>
          <w:p w14:paraId="2913EE34"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w:t>
            </w:r>
          </w:p>
        </w:tc>
        <w:tc>
          <w:tcPr>
            <w:tcW w:w="849" w:type="dxa"/>
            <w:vAlign w:val="center"/>
          </w:tcPr>
          <w:p w14:paraId="7CA61209" w14:textId="77777777" w:rsidR="00431F52" w:rsidRPr="00E00CEE" w:rsidRDefault="00431F52" w:rsidP="00B77F29">
            <w:pPr>
              <w:snapToGrid w:val="0"/>
              <w:spacing w:line="240" w:lineRule="auto"/>
              <w:jc w:val="center"/>
              <w:rPr>
                <w:sz w:val="18"/>
                <w:szCs w:val="18"/>
              </w:rPr>
            </w:pPr>
            <w:r w:rsidRPr="00E00CEE">
              <w:rPr>
                <w:rFonts w:eastAsia="等线"/>
                <w:sz w:val="18"/>
                <w:szCs w:val="18"/>
              </w:rPr>
              <w:t>79812.2</w:t>
            </w:r>
          </w:p>
        </w:tc>
        <w:tc>
          <w:tcPr>
            <w:tcW w:w="524" w:type="dxa"/>
            <w:vAlign w:val="center"/>
          </w:tcPr>
          <w:p w14:paraId="0A0ED89C" w14:textId="77777777" w:rsidR="00431F52" w:rsidRPr="00E00CEE" w:rsidRDefault="00431F52" w:rsidP="00B77F29">
            <w:pPr>
              <w:snapToGrid w:val="0"/>
              <w:spacing w:line="240" w:lineRule="auto"/>
              <w:jc w:val="center"/>
              <w:rPr>
                <w:sz w:val="18"/>
                <w:szCs w:val="18"/>
              </w:rPr>
            </w:pPr>
            <w:r w:rsidRPr="00E00CEE">
              <w:rPr>
                <w:rFonts w:eastAsia="等线"/>
                <w:sz w:val="18"/>
                <w:szCs w:val="18"/>
              </w:rPr>
              <w:t>4.17</w:t>
            </w:r>
          </w:p>
        </w:tc>
        <w:tc>
          <w:tcPr>
            <w:tcW w:w="850" w:type="dxa"/>
            <w:vAlign w:val="center"/>
          </w:tcPr>
          <w:p w14:paraId="76989D87" w14:textId="77777777" w:rsidR="00431F52" w:rsidRPr="00E00CEE" w:rsidRDefault="00431F52" w:rsidP="00B77F29">
            <w:pPr>
              <w:snapToGrid w:val="0"/>
              <w:spacing w:line="240" w:lineRule="auto"/>
              <w:jc w:val="center"/>
              <w:rPr>
                <w:sz w:val="18"/>
                <w:szCs w:val="18"/>
              </w:rPr>
            </w:pPr>
            <w:r w:rsidRPr="00E00CEE">
              <w:rPr>
                <w:rFonts w:eastAsia="等线"/>
                <w:sz w:val="18"/>
                <w:szCs w:val="18"/>
              </w:rPr>
              <w:t>78682.3</w:t>
            </w:r>
          </w:p>
        </w:tc>
        <w:tc>
          <w:tcPr>
            <w:tcW w:w="592" w:type="dxa"/>
            <w:vAlign w:val="center"/>
          </w:tcPr>
          <w:p w14:paraId="57E04179" w14:textId="77777777" w:rsidR="00431F52" w:rsidRPr="00E00CEE" w:rsidRDefault="00431F52" w:rsidP="00B77F29">
            <w:pPr>
              <w:snapToGrid w:val="0"/>
              <w:spacing w:line="240" w:lineRule="auto"/>
              <w:jc w:val="center"/>
              <w:rPr>
                <w:sz w:val="18"/>
                <w:szCs w:val="18"/>
              </w:rPr>
            </w:pPr>
            <w:r w:rsidRPr="00E00CEE">
              <w:rPr>
                <w:rFonts w:eastAsia="等线"/>
                <w:sz w:val="18"/>
                <w:szCs w:val="18"/>
              </w:rPr>
              <w:t>2.70</w:t>
            </w:r>
          </w:p>
        </w:tc>
        <w:tc>
          <w:tcPr>
            <w:tcW w:w="850" w:type="dxa"/>
            <w:vAlign w:val="center"/>
          </w:tcPr>
          <w:p w14:paraId="513C9B7E" w14:textId="77777777" w:rsidR="00431F52" w:rsidRPr="00E00CEE" w:rsidRDefault="00431F52" w:rsidP="00B77F29">
            <w:pPr>
              <w:snapToGrid w:val="0"/>
              <w:spacing w:line="240" w:lineRule="auto"/>
              <w:jc w:val="center"/>
              <w:rPr>
                <w:sz w:val="18"/>
                <w:szCs w:val="18"/>
              </w:rPr>
            </w:pPr>
            <w:r w:rsidRPr="00E00CEE">
              <w:rPr>
                <w:rFonts w:eastAsia="等线"/>
                <w:sz w:val="18"/>
                <w:szCs w:val="18"/>
              </w:rPr>
              <w:t>79261.5</w:t>
            </w:r>
          </w:p>
        </w:tc>
        <w:tc>
          <w:tcPr>
            <w:tcW w:w="592" w:type="dxa"/>
            <w:vAlign w:val="center"/>
          </w:tcPr>
          <w:p w14:paraId="1D261721" w14:textId="77777777" w:rsidR="00431F52" w:rsidRPr="00E00CEE" w:rsidRDefault="00431F52" w:rsidP="00B77F29">
            <w:pPr>
              <w:snapToGrid w:val="0"/>
              <w:spacing w:line="240" w:lineRule="auto"/>
              <w:jc w:val="center"/>
              <w:rPr>
                <w:sz w:val="18"/>
                <w:szCs w:val="18"/>
              </w:rPr>
            </w:pPr>
            <w:r w:rsidRPr="00E00CEE">
              <w:rPr>
                <w:rFonts w:eastAsia="等线"/>
                <w:sz w:val="18"/>
                <w:szCs w:val="18"/>
              </w:rPr>
              <w:t>3.45</w:t>
            </w:r>
          </w:p>
        </w:tc>
        <w:tc>
          <w:tcPr>
            <w:tcW w:w="850" w:type="dxa"/>
            <w:vAlign w:val="center"/>
          </w:tcPr>
          <w:p w14:paraId="5952051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77097.1</w:t>
            </w:r>
          </w:p>
        </w:tc>
        <w:tc>
          <w:tcPr>
            <w:tcW w:w="510" w:type="dxa"/>
            <w:vAlign w:val="center"/>
          </w:tcPr>
          <w:p w14:paraId="3A9ADEE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0.63</w:t>
            </w:r>
          </w:p>
        </w:tc>
      </w:tr>
      <w:tr w:rsidR="00431F52" w:rsidRPr="00E00CEE" w14:paraId="38EDA51F" w14:textId="77777777" w:rsidTr="00B77F29">
        <w:trPr>
          <w:trHeight w:val="143"/>
          <w:jc w:val="center"/>
        </w:trPr>
        <w:tc>
          <w:tcPr>
            <w:tcW w:w="816" w:type="dxa"/>
            <w:vMerge/>
            <w:tcBorders>
              <w:top w:val="nil"/>
              <w:bottom w:val="nil"/>
            </w:tcBorders>
            <w:vAlign w:val="center"/>
          </w:tcPr>
          <w:p w14:paraId="67B4A27E" w14:textId="77777777" w:rsidR="00431F52" w:rsidRPr="00E00CEE" w:rsidRDefault="00431F52" w:rsidP="00B77F29">
            <w:pPr>
              <w:snapToGrid w:val="0"/>
              <w:spacing w:line="240" w:lineRule="auto"/>
              <w:jc w:val="center"/>
              <w:rPr>
                <w:sz w:val="18"/>
                <w:szCs w:val="18"/>
              </w:rPr>
            </w:pPr>
          </w:p>
        </w:tc>
        <w:tc>
          <w:tcPr>
            <w:tcW w:w="731" w:type="dxa"/>
            <w:vAlign w:val="center"/>
          </w:tcPr>
          <w:p w14:paraId="17CAB9BB"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49" w:type="dxa"/>
            <w:vAlign w:val="center"/>
          </w:tcPr>
          <w:p w14:paraId="5743FB5F" w14:textId="77777777" w:rsidR="00431F52" w:rsidRPr="00E00CEE" w:rsidRDefault="00431F52" w:rsidP="00B77F29">
            <w:pPr>
              <w:snapToGrid w:val="0"/>
              <w:spacing w:line="240" w:lineRule="auto"/>
              <w:jc w:val="center"/>
              <w:rPr>
                <w:sz w:val="18"/>
                <w:szCs w:val="18"/>
              </w:rPr>
            </w:pPr>
            <w:r w:rsidRPr="00E00CEE">
              <w:rPr>
                <w:rFonts w:eastAsia="等线"/>
                <w:sz w:val="18"/>
                <w:szCs w:val="18"/>
              </w:rPr>
              <w:t>62718.5</w:t>
            </w:r>
          </w:p>
        </w:tc>
        <w:tc>
          <w:tcPr>
            <w:tcW w:w="524" w:type="dxa"/>
            <w:vAlign w:val="center"/>
          </w:tcPr>
          <w:p w14:paraId="660F4D71" w14:textId="77777777" w:rsidR="00431F52" w:rsidRPr="00E00CEE" w:rsidRDefault="00431F52" w:rsidP="00B77F29">
            <w:pPr>
              <w:snapToGrid w:val="0"/>
              <w:spacing w:line="240" w:lineRule="auto"/>
              <w:jc w:val="center"/>
              <w:rPr>
                <w:sz w:val="18"/>
                <w:szCs w:val="18"/>
              </w:rPr>
            </w:pPr>
            <w:r w:rsidRPr="00E00CEE">
              <w:rPr>
                <w:rFonts w:eastAsia="等线"/>
                <w:sz w:val="18"/>
                <w:szCs w:val="18"/>
              </w:rPr>
              <w:t>0.71</w:t>
            </w:r>
          </w:p>
        </w:tc>
        <w:tc>
          <w:tcPr>
            <w:tcW w:w="849" w:type="dxa"/>
            <w:vAlign w:val="center"/>
          </w:tcPr>
          <w:p w14:paraId="741AD166" w14:textId="77777777" w:rsidR="00431F52" w:rsidRPr="00E00CEE" w:rsidRDefault="00431F52" w:rsidP="00B77F29">
            <w:pPr>
              <w:snapToGrid w:val="0"/>
              <w:spacing w:line="240" w:lineRule="auto"/>
              <w:jc w:val="center"/>
              <w:rPr>
                <w:sz w:val="18"/>
                <w:szCs w:val="18"/>
              </w:rPr>
            </w:pPr>
            <w:r w:rsidRPr="00E00CEE">
              <w:rPr>
                <w:rFonts w:eastAsia="等线"/>
                <w:sz w:val="18"/>
                <w:szCs w:val="18"/>
              </w:rPr>
              <w:t>63136.4</w:t>
            </w:r>
          </w:p>
        </w:tc>
        <w:tc>
          <w:tcPr>
            <w:tcW w:w="524" w:type="dxa"/>
            <w:vAlign w:val="center"/>
          </w:tcPr>
          <w:p w14:paraId="43E01EBB"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0" w:type="dxa"/>
            <w:vAlign w:val="center"/>
          </w:tcPr>
          <w:p w14:paraId="0807BC56" w14:textId="77777777" w:rsidR="00431F52" w:rsidRPr="00E00CEE" w:rsidRDefault="00431F52" w:rsidP="00B77F29">
            <w:pPr>
              <w:snapToGrid w:val="0"/>
              <w:spacing w:line="240" w:lineRule="auto"/>
              <w:jc w:val="center"/>
              <w:rPr>
                <w:sz w:val="18"/>
                <w:szCs w:val="18"/>
              </w:rPr>
            </w:pPr>
            <w:r w:rsidRPr="00E00CEE">
              <w:rPr>
                <w:rFonts w:eastAsia="等线"/>
                <w:sz w:val="18"/>
                <w:szCs w:val="18"/>
              </w:rPr>
              <w:t>62816.4</w:t>
            </w:r>
          </w:p>
        </w:tc>
        <w:tc>
          <w:tcPr>
            <w:tcW w:w="592" w:type="dxa"/>
            <w:vAlign w:val="center"/>
          </w:tcPr>
          <w:p w14:paraId="2BD0DEE6" w14:textId="77777777" w:rsidR="00431F52" w:rsidRPr="00E00CEE" w:rsidRDefault="00431F52" w:rsidP="00B77F29">
            <w:pPr>
              <w:snapToGrid w:val="0"/>
              <w:spacing w:line="240" w:lineRule="auto"/>
              <w:jc w:val="center"/>
              <w:rPr>
                <w:sz w:val="18"/>
                <w:szCs w:val="18"/>
              </w:rPr>
            </w:pPr>
            <w:r w:rsidRPr="00E00CEE">
              <w:rPr>
                <w:rFonts w:eastAsia="等线"/>
                <w:sz w:val="18"/>
                <w:szCs w:val="18"/>
              </w:rPr>
              <w:t>0.86</w:t>
            </w:r>
          </w:p>
        </w:tc>
        <w:tc>
          <w:tcPr>
            <w:tcW w:w="850" w:type="dxa"/>
            <w:vAlign w:val="center"/>
          </w:tcPr>
          <w:p w14:paraId="0703E51D" w14:textId="77777777" w:rsidR="00431F52" w:rsidRPr="00E00CEE" w:rsidRDefault="00431F52" w:rsidP="00B77F29">
            <w:pPr>
              <w:snapToGrid w:val="0"/>
              <w:spacing w:line="240" w:lineRule="auto"/>
              <w:jc w:val="center"/>
              <w:rPr>
                <w:sz w:val="18"/>
                <w:szCs w:val="18"/>
              </w:rPr>
            </w:pPr>
            <w:r w:rsidRPr="00E00CEE">
              <w:rPr>
                <w:rFonts w:eastAsia="等线"/>
                <w:sz w:val="18"/>
                <w:szCs w:val="18"/>
              </w:rPr>
              <w:t>63012.1</w:t>
            </w:r>
          </w:p>
        </w:tc>
        <w:tc>
          <w:tcPr>
            <w:tcW w:w="592" w:type="dxa"/>
            <w:vAlign w:val="center"/>
          </w:tcPr>
          <w:p w14:paraId="3B794EEB" w14:textId="77777777" w:rsidR="00431F52" w:rsidRPr="00E00CEE" w:rsidRDefault="00431F52" w:rsidP="00B77F29">
            <w:pPr>
              <w:snapToGrid w:val="0"/>
              <w:spacing w:line="240" w:lineRule="auto"/>
              <w:jc w:val="center"/>
              <w:rPr>
                <w:sz w:val="18"/>
                <w:szCs w:val="18"/>
              </w:rPr>
            </w:pPr>
            <w:r w:rsidRPr="00E00CEE">
              <w:rPr>
                <w:rFonts w:eastAsia="等线"/>
                <w:sz w:val="18"/>
                <w:szCs w:val="18"/>
              </w:rPr>
              <w:t>1.18</w:t>
            </w:r>
          </w:p>
        </w:tc>
        <w:tc>
          <w:tcPr>
            <w:tcW w:w="850" w:type="dxa"/>
            <w:vAlign w:val="center"/>
          </w:tcPr>
          <w:p w14:paraId="37D56ED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62540.6</w:t>
            </w:r>
          </w:p>
        </w:tc>
        <w:tc>
          <w:tcPr>
            <w:tcW w:w="510" w:type="dxa"/>
            <w:vAlign w:val="center"/>
          </w:tcPr>
          <w:p w14:paraId="120A871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0.42</w:t>
            </w:r>
          </w:p>
        </w:tc>
      </w:tr>
      <w:tr w:rsidR="00431F52" w:rsidRPr="00E00CEE" w14:paraId="7F134646" w14:textId="77777777" w:rsidTr="00B77F29">
        <w:trPr>
          <w:trHeight w:val="143"/>
          <w:jc w:val="center"/>
        </w:trPr>
        <w:tc>
          <w:tcPr>
            <w:tcW w:w="816" w:type="dxa"/>
            <w:vMerge/>
            <w:tcBorders>
              <w:top w:val="nil"/>
              <w:bottom w:val="nil"/>
            </w:tcBorders>
            <w:vAlign w:val="center"/>
          </w:tcPr>
          <w:p w14:paraId="0FE46457" w14:textId="77777777" w:rsidR="00431F52" w:rsidRPr="00E00CEE" w:rsidRDefault="00431F52" w:rsidP="00B77F29">
            <w:pPr>
              <w:snapToGrid w:val="0"/>
              <w:spacing w:line="240" w:lineRule="auto"/>
              <w:jc w:val="center"/>
              <w:rPr>
                <w:sz w:val="18"/>
                <w:szCs w:val="18"/>
              </w:rPr>
            </w:pPr>
          </w:p>
        </w:tc>
        <w:tc>
          <w:tcPr>
            <w:tcW w:w="731" w:type="dxa"/>
            <w:vAlign w:val="center"/>
          </w:tcPr>
          <w:p w14:paraId="47EA1B6C"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49" w:type="dxa"/>
            <w:vAlign w:val="center"/>
          </w:tcPr>
          <w:p w14:paraId="7B2AD273"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126560</w:t>
            </w:r>
          </w:p>
        </w:tc>
        <w:tc>
          <w:tcPr>
            <w:tcW w:w="524" w:type="dxa"/>
            <w:vAlign w:val="center"/>
          </w:tcPr>
          <w:p w14:paraId="34D88C46" w14:textId="77777777" w:rsidR="00431F52" w:rsidRPr="00E00CEE" w:rsidRDefault="00431F52" w:rsidP="00B77F29">
            <w:pPr>
              <w:snapToGrid w:val="0"/>
              <w:spacing w:line="240" w:lineRule="auto"/>
              <w:jc w:val="center"/>
              <w:rPr>
                <w:sz w:val="18"/>
                <w:szCs w:val="18"/>
              </w:rPr>
            </w:pPr>
            <w:r w:rsidRPr="00E00CEE">
              <w:rPr>
                <w:rFonts w:eastAsia="等线"/>
                <w:sz w:val="18"/>
                <w:szCs w:val="18"/>
              </w:rPr>
              <w:t>1.20</w:t>
            </w:r>
          </w:p>
        </w:tc>
        <w:tc>
          <w:tcPr>
            <w:tcW w:w="849" w:type="dxa"/>
            <w:vAlign w:val="center"/>
          </w:tcPr>
          <w:p w14:paraId="728A3510" w14:textId="77777777" w:rsidR="00431F52" w:rsidRPr="00E00CEE" w:rsidRDefault="00431F52" w:rsidP="00B77F29">
            <w:pPr>
              <w:snapToGrid w:val="0"/>
              <w:spacing w:line="240" w:lineRule="auto"/>
              <w:jc w:val="center"/>
              <w:rPr>
                <w:sz w:val="18"/>
                <w:szCs w:val="18"/>
              </w:rPr>
            </w:pPr>
            <w:r w:rsidRPr="00E00CEE">
              <w:rPr>
                <w:rFonts w:eastAsia="等线"/>
                <w:sz w:val="18"/>
                <w:szCs w:val="18"/>
              </w:rPr>
              <w:t>128478.4</w:t>
            </w:r>
          </w:p>
        </w:tc>
        <w:tc>
          <w:tcPr>
            <w:tcW w:w="524" w:type="dxa"/>
            <w:vAlign w:val="center"/>
          </w:tcPr>
          <w:p w14:paraId="3B22ACA3" w14:textId="77777777" w:rsidR="00431F52" w:rsidRPr="00E00CEE" w:rsidRDefault="00431F52" w:rsidP="00B77F29">
            <w:pPr>
              <w:snapToGrid w:val="0"/>
              <w:spacing w:line="240" w:lineRule="auto"/>
              <w:jc w:val="center"/>
              <w:rPr>
                <w:sz w:val="18"/>
                <w:szCs w:val="18"/>
              </w:rPr>
            </w:pPr>
            <w:r w:rsidRPr="00E00CEE">
              <w:rPr>
                <w:rFonts w:eastAsia="等线"/>
                <w:sz w:val="18"/>
                <w:szCs w:val="18"/>
              </w:rPr>
              <w:t>2.73</w:t>
            </w:r>
          </w:p>
        </w:tc>
        <w:tc>
          <w:tcPr>
            <w:tcW w:w="850" w:type="dxa"/>
            <w:vAlign w:val="center"/>
          </w:tcPr>
          <w:p w14:paraId="3C45AC93"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127589.4</w:t>
            </w:r>
          </w:p>
        </w:tc>
        <w:tc>
          <w:tcPr>
            <w:tcW w:w="592" w:type="dxa"/>
            <w:vAlign w:val="center"/>
          </w:tcPr>
          <w:p w14:paraId="57FA688E"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w:t>
            </w:r>
          </w:p>
        </w:tc>
        <w:tc>
          <w:tcPr>
            <w:tcW w:w="850" w:type="dxa"/>
            <w:vAlign w:val="center"/>
          </w:tcPr>
          <w:p w14:paraId="3C89F1AB"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127759.1</w:t>
            </w:r>
          </w:p>
        </w:tc>
        <w:tc>
          <w:tcPr>
            <w:tcW w:w="592" w:type="dxa"/>
            <w:vAlign w:val="center"/>
          </w:tcPr>
          <w:p w14:paraId="1308FE0C"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w:t>
            </w:r>
          </w:p>
        </w:tc>
        <w:tc>
          <w:tcPr>
            <w:tcW w:w="850" w:type="dxa"/>
            <w:vAlign w:val="center"/>
          </w:tcPr>
          <w:p w14:paraId="5B06CC6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125506.9</w:t>
            </w:r>
          </w:p>
        </w:tc>
        <w:tc>
          <w:tcPr>
            <w:tcW w:w="510" w:type="dxa"/>
            <w:vAlign w:val="center"/>
          </w:tcPr>
          <w:p w14:paraId="2EDD690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0.35</w:t>
            </w:r>
          </w:p>
        </w:tc>
      </w:tr>
      <w:tr w:rsidR="00431F52" w:rsidRPr="00E00CEE" w14:paraId="0ADC4D9E" w14:textId="77777777" w:rsidTr="00B77F29">
        <w:trPr>
          <w:trHeight w:val="143"/>
          <w:jc w:val="center"/>
        </w:trPr>
        <w:tc>
          <w:tcPr>
            <w:tcW w:w="816" w:type="dxa"/>
            <w:vMerge/>
            <w:tcBorders>
              <w:top w:val="nil"/>
              <w:bottom w:val="nil"/>
            </w:tcBorders>
            <w:vAlign w:val="center"/>
          </w:tcPr>
          <w:p w14:paraId="217BDAA0" w14:textId="77777777" w:rsidR="00431F52" w:rsidRPr="00E00CEE" w:rsidRDefault="00431F52" w:rsidP="00B77F29">
            <w:pPr>
              <w:snapToGrid w:val="0"/>
              <w:spacing w:line="240" w:lineRule="auto"/>
              <w:jc w:val="center"/>
              <w:rPr>
                <w:sz w:val="18"/>
                <w:szCs w:val="18"/>
              </w:rPr>
            </w:pPr>
          </w:p>
        </w:tc>
        <w:tc>
          <w:tcPr>
            <w:tcW w:w="731" w:type="dxa"/>
            <w:vAlign w:val="center"/>
          </w:tcPr>
          <w:p w14:paraId="277EF4E2"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49" w:type="dxa"/>
            <w:vAlign w:val="center"/>
          </w:tcPr>
          <w:p w14:paraId="4C8543E3"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138204.9</w:t>
            </w:r>
          </w:p>
        </w:tc>
        <w:tc>
          <w:tcPr>
            <w:tcW w:w="524" w:type="dxa"/>
            <w:vAlign w:val="center"/>
          </w:tcPr>
          <w:p w14:paraId="2F8A47BD"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w:t>
            </w:r>
          </w:p>
        </w:tc>
        <w:tc>
          <w:tcPr>
            <w:tcW w:w="849" w:type="dxa"/>
            <w:vAlign w:val="center"/>
          </w:tcPr>
          <w:p w14:paraId="66EEE331"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142616.5</w:t>
            </w:r>
          </w:p>
        </w:tc>
        <w:tc>
          <w:tcPr>
            <w:tcW w:w="524" w:type="dxa"/>
            <w:vAlign w:val="center"/>
          </w:tcPr>
          <w:p w14:paraId="758EBE37" w14:textId="77777777" w:rsidR="00431F52" w:rsidRPr="00E00CEE" w:rsidRDefault="00431F52" w:rsidP="00B77F29">
            <w:pPr>
              <w:snapToGrid w:val="0"/>
              <w:spacing w:line="240" w:lineRule="auto"/>
              <w:jc w:val="center"/>
              <w:rPr>
                <w:sz w:val="18"/>
                <w:szCs w:val="18"/>
              </w:rPr>
            </w:pPr>
            <w:r w:rsidRPr="00E00CEE">
              <w:rPr>
                <w:rFonts w:eastAsia="等线"/>
                <w:sz w:val="18"/>
                <w:szCs w:val="18"/>
              </w:rPr>
              <w:t>5.69</w:t>
            </w:r>
          </w:p>
        </w:tc>
        <w:tc>
          <w:tcPr>
            <w:tcW w:w="850" w:type="dxa"/>
            <w:vAlign w:val="center"/>
          </w:tcPr>
          <w:p w14:paraId="00244802" w14:textId="77777777" w:rsidR="00431F52" w:rsidRPr="00E00CEE" w:rsidRDefault="00431F52" w:rsidP="00B77F29">
            <w:pPr>
              <w:snapToGrid w:val="0"/>
              <w:spacing w:line="240" w:lineRule="auto"/>
              <w:jc w:val="center"/>
              <w:rPr>
                <w:sz w:val="18"/>
                <w:szCs w:val="18"/>
              </w:rPr>
            </w:pPr>
            <w:r w:rsidRPr="00E00CEE">
              <w:rPr>
                <w:rFonts w:eastAsia="等线"/>
                <w:sz w:val="18"/>
                <w:szCs w:val="18"/>
              </w:rPr>
              <w:t>141743.1</w:t>
            </w:r>
          </w:p>
        </w:tc>
        <w:tc>
          <w:tcPr>
            <w:tcW w:w="592" w:type="dxa"/>
            <w:vAlign w:val="center"/>
          </w:tcPr>
          <w:p w14:paraId="0AEB2A4E" w14:textId="77777777" w:rsidR="00431F52" w:rsidRPr="00E00CEE" w:rsidRDefault="00431F52" w:rsidP="00B77F29">
            <w:pPr>
              <w:snapToGrid w:val="0"/>
              <w:spacing w:line="240" w:lineRule="auto"/>
              <w:jc w:val="center"/>
              <w:rPr>
                <w:sz w:val="18"/>
                <w:szCs w:val="18"/>
              </w:rPr>
            </w:pPr>
            <w:r w:rsidRPr="00E00CEE">
              <w:rPr>
                <w:rFonts w:eastAsia="等线"/>
                <w:sz w:val="18"/>
                <w:szCs w:val="18"/>
              </w:rPr>
              <w:t>5.04</w:t>
            </w:r>
          </w:p>
        </w:tc>
        <w:tc>
          <w:tcPr>
            <w:tcW w:w="850" w:type="dxa"/>
            <w:vAlign w:val="center"/>
          </w:tcPr>
          <w:p w14:paraId="7AC2A0F1"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142482.4</w:t>
            </w:r>
          </w:p>
        </w:tc>
        <w:tc>
          <w:tcPr>
            <w:tcW w:w="592" w:type="dxa"/>
            <w:vAlign w:val="center"/>
          </w:tcPr>
          <w:p w14:paraId="17A52505" w14:textId="77777777" w:rsidR="00431F52" w:rsidRPr="00E00CEE" w:rsidRDefault="00431F52" w:rsidP="00B77F29">
            <w:pPr>
              <w:snapToGrid w:val="0"/>
              <w:spacing w:line="240" w:lineRule="auto"/>
              <w:jc w:val="center"/>
              <w:rPr>
                <w:sz w:val="18"/>
                <w:szCs w:val="18"/>
              </w:rPr>
            </w:pPr>
            <w:r w:rsidRPr="00E00CEE">
              <w:rPr>
                <w:rFonts w:eastAsia="等线"/>
                <w:sz w:val="18"/>
                <w:szCs w:val="18"/>
              </w:rPr>
              <w:t>5.59</w:t>
            </w:r>
          </w:p>
        </w:tc>
        <w:tc>
          <w:tcPr>
            <w:tcW w:w="850" w:type="dxa"/>
            <w:vAlign w:val="center"/>
          </w:tcPr>
          <w:p w14:paraId="3589F58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135978.7</w:t>
            </w:r>
          </w:p>
        </w:tc>
        <w:tc>
          <w:tcPr>
            <w:tcW w:w="510" w:type="dxa"/>
            <w:vAlign w:val="center"/>
          </w:tcPr>
          <w:p w14:paraId="089D052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0.77</w:t>
            </w:r>
          </w:p>
        </w:tc>
      </w:tr>
      <w:tr w:rsidR="00431F52" w:rsidRPr="00E00CEE" w14:paraId="39EA8869" w14:textId="77777777" w:rsidTr="00B77F29">
        <w:trPr>
          <w:trHeight w:val="143"/>
          <w:jc w:val="center"/>
        </w:trPr>
        <w:tc>
          <w:tcPr>
            <w:tcW w:w="816" w:type="dxa"/>
            <w:vMerge/>
            <w:tcBorders>
              <w:top w:val="nil"/>
              <w:bottom w:val="nil"/>
            </w:tcBorders>
            <w:vAlign w:val="center"/>
          </w:tcPr>
          <w:p w14:paraId="409A57B4" w14:textId="77777777" w:rsidR="00431F52" w:rsidRPr="00E00CEE" w:rsidRDefault="00431F52" w:rsidP="00B77F29">
            <w:pPr>
              <w:snapToGrid w:val="0"/>
              <w:spacing w:line="240" w:lineRule="auto"/>
              <w:jc w:val="center"/>
              <w:rPr>
                <w:sz w:val="18"/>
                <w:szCs w:val="18"/>
              </w:rPr>
            </w:pPr>
          </w:p>
        </w:tc>
        <w:tc>
          <w:tcPr>
            <w:tcW w:w="731" w:type="dxa"/>
            <w:vAlign w:val="center"/>
          </w:tcPr>
          <w:p w14:paraId="7C235BCB"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49" w:type="dxa"/>
            <w:vAlign w:val="center"/>
          </w:tcPr>
          <w:p w14:paraId="73857EEB" w14:textId="77777777" w:rsidR="00431F52" w:rsidRPr="00E00CEE" w:rsidRDefault="00431F52" w:rsidP="00B77F29">
            <w:pPr>
              <w:snapToGrid w:val="0"/>
              <w:spacing w:line="240" w:lineRule="auto"/>
              <w:jc w:val="center"/>
              <w:rPr>
                <w:sz w:val="18"/>
                <w:szCs w:val="18"/>
              </w:rPr>
            </w:pPr>
            <w:r w:rsidRPr="00E00CEE">
              <w:rPr>
                <w:rFonts w:eastAsia="等线"/>
                <w:sz w:val="18"/>
                <w:szCs w:val="18"/>
              </w:rPr>
              <w:t>88067.8</w:t>
            </w:r>
          </w:p>
        </w:tc>
        <w:tc>
          <w:tcPr>
            <w:tcW w:w="524" w:type="dxa"/>
            <w:vAlign w:val="center"/>
          </w:tcPr>
          <w:p w14:paraId="6362E718" w14:textId="77777777" w:rsidR="00431F52" w:rsidRPr="00E00CEE" w:rsidRDefault="00431F52" w:rsidP="00B77F29">
            <w:pPr>
              <w:snapToGrid w:val="0"/>
              <w:spacing w:line="240" w:lineRule="auto"/>
              <w:jc w:val="center"/>
              <w:rPr>
                <w:sz w:val="18"/>
                <w:szCs w:val="18"/>
              </w:rPr>
            </w:pPr>
            <w:r w:rsidRPr="00E00CEE">
              <w:rPr>
                <w:rFonts w:eastAsia="等线"/>
                <w:sz w:val="18"/>
                <w:szCs w:val="18"/>
              </w:rPr>
              <w:t>0.33</w:t>
            </w:r>
          </w:p>
        </w:tc>
        <w:tc>
          <w:tcPr>
            <w:tcW w:w="849" w:type="dxa"/>
            <w:vAlign w:val="center"/>
          </w:tcPr>
          <w:p w14:paraId="644868F2" w14:textId="77777777" w:rsidR="00431F52" w:rsidRPr="00E00CEE" w:rsidRDefault="00431F52" w:rsidP="00B77F29">
            <w:pPr>
              <w:snapToGrid w:val="0"/>
              <w:spacing w:line="240" w:lineRule="auto"/>
              <w:jc w:val="center"/>
              <w:rPr>
                <w:sz w:val="18"/>
                <w:szCs w:val="18"/>
              </w:rPr>
            </w:pPr>
            <w:r w:rsidRPr="00E00CEE">
              <w:rPr>
                <w:rFonts w:eastAsia="等线"/>
                <w:sz w:val="18"/>
                <w:szCs w:val="18"/>
              </w:rPr>
              <w:t>89051.4</w:t>
            </w:r>
          </w:p>
        </w:tc>
        <w:tc>
          <w:tcPr>
            <w:tcW w:w="524" w:type="dxa"/>
            <w:vAlign w:val="center"/>
          </w:tcPr>
          <w:p w14:paraId="48EEF4F7" w14:textId="77777777" w:rsidR="00431F52" w:rsidRPr="00E00CEE" w:rsidRDefault="00431F52" w:rsidP="00B77F29">
            <w:pPr>
              <w:snapToGrid w:val="0"/>
              <w:spacing w:line="240" w:lineRule="auto"/>
              <w:jc w:val="center"/>
              <w:rPr>
                <w:sz w:val="18"/>
                <w:szCs w:val="18"/>
              </w:rPr>
            </w:pPr>
            <w:r w:rsidRPr="00E00CEE">
              <w:rPr>
                <w:rFonts w:eastAsia="等线"/>
                <w:sz w:val="18"/>
                <w:szCs w:val="18"/>
              </w:rPr>
              <w:t>1.45</w:t>
            </w:r>
          </w:p>
        </w:tc>
        <w:tc>
          <w:tcPr>
            <w:tcW w:w="850" w:type="dxa"/>
            <w:vAlign w:val="center"/>
          </w:tcPr>
          <w:p w14:paraId="12387489" w14:textId="77777777" w:rsidR="00431F52" w:rsidRPr="00E00CEE" w:rsidRDefault="00431F52" w:rsidP="00B77F29">
            <w:pPr>
              <w:snapToGrid w:val="0"/>
              <w:spacing w:line="240" w:lineRule="auto"/>
              <w:jc w:val="center"/>
              <w:rPr>
                <w:sz w:val="18"/>
                <w:szCs w:val="18"/>
              </w:rPr>
            </w:pPr>
            <w:r w:rsidRPr="00E00CEE">
              <w:rPr>
                <w:rFonts w:eastAsia="等线"/>
                <w:sz w:val="18"/>
                <w:szCs w:val="18"/>
              </w:rPr>
              <w:t>88362.9</w:t>
            </w:r>
          </w:p>
        </w:tc>
        <w:tc>
          <w:tcPr>
            <w:tcW w:w="592" w:type="dxa"/>
            <w:vAlign w:val="center"/>
          </w:tcPr>
          <w:p w14:paraId="1ADB6637" w14:textId="77777777" w:rsidR="00431F52" w:rsidRPr="00E00CEE" w:rsidRDefault="00431F52" w:rsidP="00B77F29">
            <w:pPr>
              <w:snapToGrid w:val="0"/>
              <w:spacing w:line="240" w:lineRule="auto"/>
              <w:jc w:val="center"/>
              <w:rPr>
                <w:sz w:val="18"/>
                <w:szCs w:val="18"/>
              </w:rPr>
            </w:pPr>
            <w:r w:rsidRPr="00E00CEE">
              <w:rPr>
                <w:rFonts w:eastAsia="等线"/>
                <w:sz w:val="18"/>
                <w:szCs w:val="18"/>
              </w:rPr>
              <w:t>0.67</w:t>
            </w:r>
          </w:p>
        </w:tc>
        <w:tc>
          <w:tcPr>
            <w:tcW w:w="850" w:type="dxa"/>
            <w:vAlign w:val="center"/>
          </w:tcPr>
          <w:p w14:paraId="6DED1987" w14:textId="77777777" w:rsidR="00431F52" w:rsidRPr="00E00CEE" w:rsidRDefault="00431F52" w:rsidP="00B77F29">
            <w:pPr>
              <w:snapToGrid w:val="0"/>
              <w:spacing w:line="240" w:lineRule="auto"/>
              <w:jc w:val="center"/>
              <w:rPr>
                <w:sz w:val="18"/>
                <w:szCs w:val="18"/>
              </w:rPr>
            </w:pPr>
            <w:r w:rsidRPr="00E00CEE">
              <w:rPr>
                <w:rFonts w:eastAsia="等线"/>
                <w:sz w:val="18"/>
                <w:szCs w:val="18"/>
              </w:rPr>
              <w:t>88524.8</w:t>
            </w:r>
          </w:p>
        </w:tc>
        <w:tc>
          <w:tcPr>
            <w:tcW w:w="592" w:type="dxa"/>
            <w:vAlign w:val="center"/>
          </w:tcPr>
          <w:p w14:paraId="3BF9502C" w14:textId="77777777" w:rsidR="00431F52" w:rsidRPr="00E00CEE" w:rsidRDefault="00431F52" w:rsidP="00B77F29">
            <w:pPr>
              <w:snapToGrid w:val="0"/>
              <w:spacing w:line="240" w:lineRule="auto"/>
              <w:jc w:val="center"/>
              <w:rPr>
                <w:sz w:val="18"/>
                <w:szCs w:val="18"/>
              </w:rPr>
            </w:pPr>
            <w:r w:rsidRPr="00E00CEE">
              <w:rPr>
                <w:rFonts w:eastAsia="等线"/>
                <w:sz w:val="18"/>
                <w:szCs w:val="18"/>
              </w:rPr>
              <w:t>0.85</w:t>
            </w:r>
          </w:p>
        </w:tc>
        <w:tc>
          <w:tcPr>
            <w:tcW w:w="850" w:type="dxa"/>
            <w:vAlign w:val="center"/>
          </w:tcPr>
          <w:p w14:paraId="668572D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87818.8</w:t>
            </w:r>
          </w:p>
        </w:tc>
        <w:tc>
          <w:tcPr>
            <w:tcW w:w="510" w:type="dxa"/>
            <w:vAlign w:val="center"/>
          </w:tcPr>
          <w:p w14:paraId="2893673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0.05</w:t>
            </w:r>
          </w:p>
        </w:tc>
      </w:tr>
      <w:tr w:rsidR="00431F52" w:rsidRPr="00E00CEE" w14:paraId="1E149F59" w14:textId="77777777" w:rsidTr="00B77F29">
        <w:trPr>
          <w:trHeight w:val="143"/>
          <w:jc w:val="center"/>
        </w:trPr>
        <w:tc>
          <w:tcPr>
            <w:tcW w:w="816" w:type="dxa"/>
            <w:vMerge/>
            <w:tcBorders>
              <w:top w:val="nil"/>
              <w:bottom w:val="nil"/>
            </w:tcBorders>
            <w:vAlign w:val="center"/>
          </w:tcPr>
          <w:p w14:paraId="757FF42A" w14:textId="77777777" w:rsidR="00431F52" w:rsidRPr="00E00CEE" w:rsidRDefault="00431F52" w:rsidP="00B77F29">
            <w:pPr>
              <w:snapToGrid w:val="0"/>
              <w:spacing w:line="240" w:lineRule="auto"/>
              <w:jc w:val="center"/>
              <w:rPr>
                <w:sz w:val="18"/>
                <w:szCs w:val="18"/>
              </w:rPr>
            </w:pPr>
          </w:p>
        </w:tc>
        <w:tc>
          <w:tcPr>
            <w:tcW w:w="731" w:type="dxa"/>
            <w:vAlign w:val="center"/>
          </w:tcPr>
          <w:p w14:paraId="48C6EF29"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49" w:type="dxa"/>
            <w:vAlign w:val="center"/>
          </w:tcPr>
          <w:p w14:paraId="12D1D422"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177343.1</w:t>
            </w:r>
          </w:p>
        </w:tc>
        <w:tc>
          <w:tcPr>
            <w:tcW w:w="524" w:type="dxa"/>
            <w:vAlign w:val="center"/>
          </w:tcPr>
          <w:p w14:paraId="16C3E6D5" w14:textId="77777777" w:rsidR="00431F52" w:rsidRPr="00E00CEE" w:rsidRDefault="00431F52" w:rsidP="00B77F29">
            <w:pPr>
              <w:snapToGrid w:val="0"/>
              <w:spacing w:line="240" w:lineRule="auto"/>
              <w:jc w:val="center"/>
              <w:rPr>
                <w:sz w:val="18"/>
                <w:szCs w:val="18"/>
              </w:rPr>
            </w:pPr>
            <w:r w:rsidRPr="00E00CEE">
              <w:rPr>
                <w:rFonts w:eastAsia="等线"/>
                <w:sz w:val="18"/>
                <w:szCs w:val="18"/>
              </w:rPr>
              <w:t>2.37</w:t>
            </w:r>
          </w:p>
        </w:tc>
        <w:tc>
          <w:tcPr>
            <w:tcW w:w="849" w:type="dxa"/>
            <w:vAlign w:val="center"/>
          </w:tcPr>
          <w:p w14:paraId="747B41FB"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182823.1</w:t>
            </w:r>
          </w:p>
        </w:tc>
        <w:tc>
          <w:tcPr>
            <w:tcW w:w="524" w:type="dxa"/>
            <w:vAlign w:val="center"/>
          </w:tcPr>
          <w:p w14:paraId="379F3AC3" w14:textId="77777777" w:rsidR="00431F52" w:rsidRPr="00E00CEE" w:rsidRDefault="00431F52" w:rsidP="00B77F29">
            <w:pPr>
              <w:snapToGrid w:val="0"/>
              <w:spacing w:line="240" w:lineRule="auto"/>
              <w:jc w:val="center"/>
              <w:rPr>
                <w:sz w:val="18"/>
                <w:szCs w:val="18"/>
              </w:rPr>
            </w:pPr>
            <w:r w:rsidRPr="00E00CEE">
              <w:rPr>
                <w:rFonts w:eastAsia="等线"/>
                <w:sz w:val="18"/>
                <w:szCs w:val="18"/>
              </w:rPr>
              <w:t>5.53</w:t>
            </w:r>
          </w:p>
        </w:tc>
        <w:tc>
          <w:tcPr>
            <w:tcW w:w="850" w:type="dxa"/>
            <w:vAlign w:val="center"/>
          </w:tcPr>
          <w:p w14:paraId="729E18FD"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182530.9</w:t>
            </w:r>
          </w:p>
        </w:tc>
        <w:tc>
          <w:tcPr>
            <w:tcW w:w="592" w:type="dxa"/>
            <w:vAlign w:val="center"/>
          </w:tcPr>
          <w:p w14:paraId="36318D0F" w14:textId="77777777" w:rsidR="00431F52" w:rsidRPr="00E00CEE" w:rsidRDefault="00431F52" w:rsidP="00B77F29">
            <w:pPr>
              <w:snapToGrid w:val="0"/>
              <w:spacing w:line="240" w:lineRule="auto"/>
              <w:jc w:val="center"/>
              <w:rPr>
                <w:sz w:val="18"/>
                <w:szCs w:val="18"/>
              </w:rPr>
            </w:pPr>
            <w:r w:rsidRPr="00E00CEE">
              <w:rPr>
                <w:rFonts w:eastAsia="等线"/>
                <w:sz w:val="18"/>
                <w:szCs w:val="18"/>
              </w:rPr>
              <w:t>5.36</w:t>
            </w:r>
          </w:p>
        </w:tc>
        <w:tc>
          <w:tcPr>
            <w:tcW w:w="850" w:type="dxa"/>
            <w:vAlign w:val="center"/>
          </w:tcPr>
          <w:p w14:paraId="25FD48B3"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181228.1</w:t>
            </w:r>
          </w:p>
        </w:tc>
        <w:tc>
          <w:tcPr>
            <w:tcW w:w="592" w:type="dxa"/>
            <w:vAlign w:val="center"/>
          </w:tcPr>
          <w:p w14:paraId="00DAC31D" w14:textId="77777777" w:rsidR="00431F52" w:rsidRPr="00E00CEE" w:rsidRDefault="00431F52" w:rsidP="00B77F29">
            <w:pPr>
              <w:snapToGrid w:val="0"/>
              <w:spacing w:line="240" w:lineRule="auto"/>
              <w:jc w:val="center"/>
              <w:rPr>
                <w:sz w:val="18"/>
                <w:szCs w:val="18"/>
              </w:rPr>
            </w:pPr>
            <w:r w:rsidRPr="00E00CEE">
              <w:rPr>
                <w:rFonts w:eastAsia="等线"/>
                <w:sz w:val="18"/>
                <w:szCs w:val="18"/>
              </w:rPr>
              <w:t>4.61</w:t>
            </w:r>
          </w:p>
        </w:tc>
        <w:tc>
          <w:tcPr>
            <w:tcW w:w="850" w:type="dxa"/>
            <w:vAlign w:val="center"/>
          </w:tcPr>
          <w:p w14:paraId="637BD8F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174345.5</w:t>
            </w:r>
          </w:p>
        </w:tc>
        <w:tc>
          <w:tcPr>
            <w:tcW w:w="510" w:type="dxa"/>
            <w:vAlign w:val="center"/>
          </w:tcPr>
          <w:p w14:paraId="213F8D1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0.64</w:t>
            </w:r>
          </w:p>
        </w:tc>
      </w:tr>
      <w:tr w:rsidR="00431F52" w:rsidRPr="00E00CEE" w14:paraId="45D42C36" w14:textId="77777777" w:rsidTr="00B77F29">
        <w:trPr>
          <w:trHeight w:val="143"/>
          <w:jc w:val="center"/>
        </w:trPr>
        <w:tc>
          <w:tcPr>
            <w:tcW w:w="816" w:type="dxa"/>
            <w:vMerge/>
            <w:tcBorders>
              <w:top w:val="nil"/>
              <w:bottom w:val="nil"/>
            </w:tcBorders>
            <w:vAlign w:val="center"/>
          </w:tcPr>
          <w:p w14:paraId="1831D3B4" w14:textId="77777777" w:rsidR="00431F52" w:rsidRPr="00E00CEE" w:rsidRDefault="00431F52" w:rsidP="00B77F29">
            <w:pPr>
              <w:snapToGrid w:val="0"/>
              <w:spacing w:line="240" w:lineRule="auto"/>
              <w:jc w:val="center"/>
              <w:rPr>
                <w:sz w:val="18"/>
                <w:szCs w:val="18"/>
              </w:rPr>
            </w:pPr>
          </w:p>
        </w:tc>
        <w:tc>
          <w:tcPr>
            <w:tcW w:w="731" w:type="dxa"/>
            <w:vAlign w:val="center"/>
          </w:tcPr>
          <w:p w14:paraId="4A9366F9"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49" w:type="dxa"/>
            <w:vAlign w:val="center"/>
          </w:tcPr>
          <w:p w14:paraId="13E23C58" w14:textId="77777777" w:rsidR="00431F52" w:rsidRPr="00E00CEE" w:rsidRDefault="00431F52" w:rsidP="00B77F29">
            <w:pPr>
              <w:snapToGrid w:val="0"/>
              <w:spacing w:line="240" w:lineRule="auto"/>
              <w:jc w:val="center"/>
              <w:rPr>
                <w:sz w:val="18"/>
                <w:szCs w:val="18"/>
              </w:rPr>
            </w:pPr>
            <w:r w:rsidRPr="00E00CEE">
              <w:rPr>
                <w:rFonts w:eastAsia="等线"/>
                <w:sz w:val="18"/>
                <w:szCs w:val="18"/>
              </w:rPr>
              <w:t>223505.9</w:t>
            </w:r>
          </w:p>
        </w:tc>
        <w:tc>
          <w:tcPr>
            <w:tcW w:w="524" w:type="dxa"/>
            <w:vAlign w:val="center"/>
          </w:tcPr>
          <w:p w14:paraId="6931C64C" w14:textId="77777777" w:rsidR="00431F52" w:rsidRPr="00E00CEE" w:rsidRDefault="00431F52" w:rsidP="00B77F29">
            <w:pPr>
              <w:snapToGrid w:val="0"/>
              <w:spacing w:line="240" w:lineRule="auto"/>
              <w:jc w:val="center"/>
              <w:rPr>
                <w:sz w:val="18"/>
                <w:szCs w:val="18"/>
              </w:rPr>
            </w:pPr>
            <w:r w:rsidRPr="00E00CEE">
              <w:rPr>
                <w:rFonts w:eastAsia="等线"/>
                <w:sz w:val="18"/>
                <w:szCs w:val="18"/>
              </w:rPr>
              <w:t>0.69</w:t>
            </w:r>
          </w:p>
        </w:tc>
        <w:tc>
          <w:tcPr>
            <w:tcW w:w="849" w:type="dxa"/>
            <w:vAlign w:val="center"/>
          </w:tcPr>
          <w:p w14:paraId="359132A4" w14:textId="77777777" w:rsidR="00431F52" w:rsidRPr="00E00CEE" w:rsidRDefault="00431F52" w:rsidP="00B77F29">
            <w:pPr>
              <w:snapToGrid w:val="0"/>
              <w:spacing w:line="240" w:lineRule="auto"/>
              <w:jc w:val="center"/>
              <w:rPr>
                <w:sz w:val="18"/>
                <w:szCs w:val="18"/>
              </w:rPr>
            </w:pPr>
            <w:r w:rsidRPr="00E00CEE">
              <w:rPr>
                <w:rFonts w:eastAsia="等线"/>
                <w:sz w:val="18"/>
                <w:szCs w:val="18"/>
              </w:rPr>
              <w:t>227141</w:t>
            </w:r>
          </w:p>
        </w:tc>
        <w:tc>
          <w:tcPr>
            <w:tcW w:w="524" w:type="dxa"/>
            <w:vAlign w:val="center"/>
          </w:tcPr>
          <w:p w14:paraId="1E50A009" w14:textId="77777777" w:rsidR="00431F52" w:rsidRPr="00E00CEE" w:rsidRDefault="00431F52" w:rsidP="00B77F29">
            <w:pPr>
              <w:snapToGrid w:val="0"/>
              <w:spacing w:line="240" w:lineRule="auto"/>
              <w:jc w:val="center"/>
              <w:rPr>
                <w:sz w:val="18"/>
                <w:szCs w:val="18"/>
              </w:rPr>
            </w:pPr>
            <w:r w:rsidRPr="00E00CEE">
              <w:rPr>
                <w:rFonts w:eastAsia="等线"/>
                <w:sz w:val="18"/>
                <w:szCs w:val="18"/>
              </w:rPr>
              <w:t>2.32</w:t>
            </w:r>
          </w:p>
        </w:tc>
        <w:tc>
          <w:tcPr>
            <w:tcW w:w="850" w:type="dxa"/>
            <w:vAlign w:val="center"/>
          </w:tcPr>
          <w:p w14:paraId="161846AC" w14:textId="77777777" w:rsidR="00431F52" w:rsidRPr="00E00CEE" w:rsidRDefault="00431F52" w:rsidP="00B77F29">
            <w:pPr>
              <w:snapToGrid w:val="0"/>
              <w:spacing w:line="240" w:lineRule="auto"/>
              <w:jc w:val="center"/>
              <w:rPr>
                <w:sz w:val="18"/>
                <w:szCs w:val="18"/>
              </w:rPr>
            </w:pPr>
            <w:r w:rsidRPr="00E00CEE">
              <w:rPr>
                <w:rFonts w:eastAsia="等线"/>
                <w:sz w:val="18"/>
                <w:szCs w:val="18"/>
              </w:rPr>
              <w:t>226294.8</w:t>
            </w:r>
          </w:p>
        </w:tc>
        <w:tc>
          <w:tcPr>
            <w:tcW w:w="592" w:type="dxa"/>
            <w:vAlign w:val="center"/>
          </w:tcPr>
          <w:p w14:paraId="3C5C0050"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w:t>
            </w:r>
          </w:p>
        </w:tc>
        <w:tc>
          <w:tcPr>
            <w:tcW w:w="850" w:type="dxa"/>
            <w:vAlign w:val="center"/>
          </w:tcPr>
          <w:p w14:paraId="3084D002"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225800.8</w:t>
            </w:r>
          </w:p>
        </w:tc>
        <w:tc>
          <w:tcPr>
            <w:tcW w:w="592" w:type="dxa"/>
            <w:vAlign w:val="center"/>
          </w:tcPr>
          <w:p w14:paraId="722CB97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w:t>
            </w:r>
          </w:p>
        </w:tc>
        <w:tc>
          <w:tcPr>
            <w:tcW w:w="850" w:type="dxa"/>
            <w:vAlign w:val="center"/>
          </w:tcPr>
          <w:p w14:paraId="38D4C54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222548.4</w:t>
            </w:r>
          </w:p>
        </w:tc>
        <w:tc>
          <w:tcPr>
            <w:tcW w:w="510" w:type="dxa"/>
            <w:vAlign w:val="center"/>
          </w:tcPr>
          <w:p w14:paraId="55A2138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0.26</w:t>
            </w:r>
          </w:p>
        </w:tc>
      </w:tr>
      <w:tr w:rsidR="00431F52" w:rsidRPr="00E00CEE" w14:paraId="405604B1" w14:textId="77777777" w:rsidTr="00B77F29">
        <w:trPr>
          <w:trHeight w:val="143"/>
          <w:jc w:val="center"/>
        </w:trPr>
        <w:tc>
          <w:tcPr>
            <w:tcW w:w="816" w:type="dxa"/>
            <w:vMerge/>
            <w:tcBorders>
              <w:top w:val="nil"/>
              <w:bottom w:val="nil"/>
            </w:tcBorders>
            <w:vAlign w:val="center"/>
          </w:tcPr>
          <w:p w14:paraId="77B0EB5B" w14:textId="77777777" w:rsidR="00431F52" w:rsidRPr="00E00CEE" w:rsidRDefault="00431F52" w:rsidP="00B77F29">
            <w:pPr>
              <w:snapToGrid w:val="0"/>
              <w:spacing w:line="240" w:lineRule="auto"/>
              <w:jc w:val="center"/>
              <w:rPr>
                <w:sz w:val="18"/>
                <w:szCs w:val="18"/>
              </w:rPr>
            </w:pPr>
          </w:p>
        </w:tc>
        <w:tc>
          <w:tcPr>
            <w:tcW w:w="731" w:type="dxa"/>
            <w:vAlign w:val="center"/>
          </w:tcPr>
          <w:p w14:paraId="5941F6CC"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49" w:type="dxa"/>
            <w:vAlign w:val="center"/>
          </w:tcPr>
          <w:p w14:paraId="52A5C9F3" w14:textId="77777777" w:rsidR="00431F52" w:rsidRPr="00E00CEE" w:rsidRDefault="00431F52" w:rsidP="00B77F29">
            <w:pPr>
              <w:snapToGrid w:val="0"/>
              <w:spacing w:line="240" w:lineRule="auto"/>
              <w:jc w:val="center"/>
              <w:rPr>
                <w:sz w:val="18"/>
                <w:szCs w:val="18"/>
              </w:rPr>
            </w:pPr>
            <w:r w:rsidRPr="00E00CEE">
              <w:rPr>
                <w:rFonts w:eastAsia="等线"/>
                <w:sz w:val="18"/>
                <w:szCs w:val="18"/>
              </w:rPr>
              <w:t>107208.7</w:t>
            </w:r>
          </w:p>
        </w:tc>
        <w:tc>
          <w:tcPr>
            <w:tcW w:w="524" w:type="dxa"/>
            <w:vAlign w:val="center"/>
          </w:tcPr>
          <w:p w14:paraId="3D4140F3" w14:textId="77777777" w:rsidR="00431F52" w:rsidRPr="00E00CEE" w:rsidRDefault="00431F52" w:rsidP="00B77F29">
            <w:pPr>
              <w:snapToGrid w:val="0"/>
              <w:spacing w:line="240" w:lineRule="auto"/>
              <w:jc w:val="center"/>
              <w:rPr>
                <w:sz w:val="18"/>
                <w:szCs w:val="18"/>
              </w:rPr>
            </w:pPr>
            <w:r w:rsidRPr="00E00CEE">
              <w:rPr>
                <w:rFonts w:eastAsia="等线"/>
                <w:sz w:val="18"/>
                <w:szCs w:val="18"/>
              </w:rPr>
              <w:t>0.97</w:t>
            </w:r>
          </w:p>
        </w:tc>
        <w:tc>
          <w:tcPr>
            <w:tcW w:w="849" w:type="dxa"/>
            <w:vAlign w:val="center"/>
          </w:tcPr>
          <w:p w14:paraId="0B6583AC"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108440.7</w:t>
            </w:r>
          </w:p>
        </w:tc>
        <w:tc>
          <w:tcPr>
            <w:tcW w:w="524" w:type="dxa"/>
            <w:vAlign w:val="center"/>
          </w:tcPr>
          <w:p w14:paraId="50790558"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50" w:type="dxa"/>
            <w:vAlign w:val="center"/>
          </w:tcPr>
          <w:p w14:paraId="4DCEF316"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108472</w:t>
            </w:r>
          </w:p>
        </w:tc>
        <w:tc>
          <w:tcPr>
            <w:tcW w:w="592" w:type="dxa"/>
            <w:vAlign w:val="center"/>
          </w:tcPr>
          <w:p w14:paraId="17505EF9" w14:textId="77777777" w:rsidR="00431F52" w:rsidRPr="00E00CEE" w:rsidRDefault="00431F52" w:rsidP="00B77F29">
            <w:pPr>
              <w:snapToGrid w:val="0"/>
              <w:spacing w:line="240" w:lineRule="auto"/>
              <w:jc w:val="center"/>
              <w:rPr>
                <w:sz w:val="18"/>
                <w:szCs w:val="18"/>
              </w:rPr>
            </w:pPr>
            <w:r w:rsidRPr="00E00CEE">
              <w:rPr>
                <w:rFonts w:eastAsia="等线"/>
                <w:sz w:val="18"/>
                <w:szCs w:val="18"/>
              </w:rPr>
              <w:t>2.16</w:t>
            </w:r>
          </w:p>
        </w:tc>
        <w:tc>
          <w:tcPr>
            <w:tcW w:w="850" w:type="dxa"/>
            <w:vAlign w:val="center"/>
          </w:tcPr>
          <w:p w14:paraId="015830FB" w14:textId="77777777" w:rsidR="00431F52" w:rsidRPr="00E00CEE" w:rsidRDefault="00431F52" w:rsidP="00B77F29">
            <w:pPr>
              <w:snapToGrid w:val="0"/>
              <w:spacing w:line="240" w:lineRule="auto"/>
              <w:jc w:val="center"/>
              <w:rPr>
                <w:sz w:val="18"/>
                <w:szCs w:val="18"/>
              </w:rPr>
            </w:pPr>
            <w:r w:rsidRPr="00E00CEE">
              <w:rPr>
                <w:rFonts w:eastAsia="等线"/>
                <w:sz w:val="18"/>
                <w:szCs w:val="18"/>
              </w:rPr>
              <w:t>108318.3</w:t>
            </w:r>
          </w:p>
        </w:tc>
        <w:tc>
          <w:tcPr>
            <w:tcW w:w="592" w:type="dxa"/>
            <w:vAlign w:val="center"/>
          </w:tcPr>
          <w:p w14:paraId="2F5BBB57"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w:t>
            </w:r>
          </w:p>
        </w:tc>
        <w:tc>
          <w:tcPr>
            <w:tcW w:w="850" w:type="dxa"/>
            <w:vAlign w:val="center"/>
          </w:tcPr>
          <w:p w14:paraId="6D2ECE3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106337.8</w:t>
            </w:r>
          </w:p>
        </w:tc>
        <w:tc>
          <w:tcPr>
            <w:tcW w:w="510" w:type="dxa"/>
            <w:vAlign w:val="center"/>
          </w:tcPr>
          <w:p w14:paraId="37AB43D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0.15</w:t>
            </w:r>
          </w:p>
        </w:tc>
      </w:tr>
      <w:tr w:rsidR="00431F52" w:rsidRPr="00E00CEE" w14:paraId="47B0C75D" w14:textId="77777777" w:rsidTr="00B77F29">
        <w:trPr>
          <w:trHeight w:val="143"/>
          <w:jc w:val="center"/>
        </w:trPr>
        <w:tc>
          <w:tcPr>
            <w:tcW w:w="816" w:type="dxa"/>
            <w:vMerge/>
            <w:tcBorders>
              <w:top w:val="nil"/>
              <w:bottom w:val="nil"/>
            </w:tcBorders>
            <w:vAlign w:val="center"/>
          </w:tcPr>
          <w:p w14:paraId="3EFECAA0" w14:textId="77777777" w:rsidR="00431F52" w:rsidRPr="00E00CEE" w:rsidRDefault="00431F52" w:rsidP="00B77F29">
            <w:pPr>
              <w:snapToGrid w:val="0"/>
              <w:spacing w:line="240" w:lineRule="auto"/>
              <w:jc w:val="center"/>
              <w:rPr>
                <w:sz w:val="18"/>
                <w:szCs w:val="18"/>
              </w:rPr>
            </w:pPr>
          </w:p>
        </w:tc>
        <w:tc>
          <w:tcPr>
            <w:tcW w:w="731" w:type="dxa"/>
            <w:vAlign w:val="center"/>
          </w:tcPr>
          <w:p w14:paraId="4FB02B2C"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49" w:type="dxa"/>
            <w:vAlign w:val="center"/>
          </w:tcPr>
          <w:p w14:paraId="34752907"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236611.3</w:t>
            </w:r>
          </w:p>
        </w:tc>
        <w:tc>
          <w:tcPr>
            <w:tcW w:w="524" w:type="dxa"/>
            <w:vAlign w:val="center"/>
          </w:tcPr>
          <w:p w14:paraId="0DB3B68E" w14:textId="77777777" w:rsidR="00431F52" w:rsidRPr="00E00CEE" w:rsidRDefault="00431F52" w:rsidP="00B77F29">
            <w:pPr>
              <w:snapToGrid w:val="0"/>
              <w:spacing w:line="240" w:lineRule="auto"/>
              <w:jc w:val="center"/>
              <w:rPr>
                <w:sz w:val="18"/>
                <w:szCs w:val="18"/>
              </w:rPr>
            </w:pPr>
            <w:r w:rsidRPr="00E00CEE">
              <w:rPr>
                <w:rFonts w:eastAsia="等线"/>
                <w:sz w:val="18"/>
                <w:szCs w:val="18"/>
              </w:rPr>
              <w:t>1.70</w:t>
            </w:r>
          </w:p>
        </w:tc>
        <w:tc>
          <w:tcPr>
            <w:tcW w:w="849" w:type="dxa"/>
            <w:vAlign w:val="center"/>
          </w:tcPr>
          <w:p w14:paraId="426F243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241538.1</w:t>
            </w:r>
          </w:p>
        </w:tc>
        <w:tc>
          <w:tcPr>
            <w:tcW w:w="524" w:type="dxa"/>
            <w:vAlign w:val="center"/>
          </w:tcPr>
          <w:p w14:paraId="3CCD9937" w14:textId="77777777" w:rsidR="00431F52" w:rsidRPr="00E00CEE" w:rsidRDefault="00431F52" w:rsidP="00B77F29">
            <w:pPr>
              <w:snapToGrid w:val="0"/>
              <w:spacing w:line="240" w:lineRule="auto"/>
              <w:jc w:val="center"/>
              <w:rPr>
                <w:sz w:val="18"/>
                <w:szCs w:val="18"/>
              </w:rPr>
            </w:pPr>
            <w:r w:rsidRPr="00E00CEE">
              <w:rPr>
                <w:rFonts w:eastAsia="等线"/>
                <w:sz w:val="18"/>
                <w:szCs w:val="18"/>
              </w:rPr>
              <w:t>3.82</w:t>
            </w:r>
          </w:p>
        </w:tc>
        <w:tc>
          <w:tcPr>
            <w:tcW w:w="850" w:type="dxa"/>
            <w:vAlign w:val="center"/>
          </w:tcPr>
          <w:p w14:paraId="367BAC25"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242406.2</w:t>
            </w:r>
          </w:p>
        </w:tc>
        <w:tc>
          <w:tcPr>
            <w:tcW w:w="592" w:type="dxa"/>
            <w:vAlign w:val="center"/>
          </w:tcPr>
          <w:p w14:paraId="4187E720" w14:textId="77777777" w:rsidR="00431F52" w:rsidRPr="00E00CEE" w:rsidRDefault="00431F52" w:rsidP="00B77F29">
            <w:pPr>
              <w:snapToGrid w:val="0"/>
              <w:spacing w:line="240" w:lineRule="auto"/>
              <w:jc w:val="center"/>
              <w:rPr>
                <w:sz w:val="18"/>
                <w:szCs w:val="18"/>
              </w:rPr>
            </w:pPr>
            <w:r w:rsidRPr="00E00CEE">
              <w:rPr>
                <w:rFonts w:eastAsia="等线"/>
                <w:sz w:val="18"/>
                <w:szCs w:val="18"/>
              </w:rPr>
              <w:t>4.19</w:t>
            </w:r>
          </w:p>
        </w:tc>
        <w:tc>
          <w:tcPr>
            <w:tcW w:w="850" w:type="dxa"/>
            <w:vAlign w:val="center"/>
          </w:tcPr>
          <w:p w14:paraId="15BA8EBE"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241013.1</w:t>
            </w:r>
          </w:p>
        </w:tc>
        <w:tc>
          <w:tcPr>
            <w:tcW w:w="592" w:type="dxa"/>
            <w:vAlign w:val="center"/>
          </w:tcPr>
          <w:p w14:paraId="3102D9E1" w14:textId="77777777" w:rsidR="00431F52" w:rsidRPr="00E00CEE" w:rsidRDefault="00431F52" w:rsidP="00B77F29">
            <w:pPr>
              <w:snapToGrid w:val="0"/>
              <w:spacing w:line="240" w:lineRule="auto"/>
              <w:jc w:val="center"/>
              <w:rPr>
                <w:sz w:val="18"/>
                <w:szCs w:val="18"/>
              </w:rPr>
            </w:pPr>
            <w:r w:rsidRPr="00E00CEE">
              <w:rPr>
                <w:rFonts w:eastAsia="等线"/>
                <w:sz w:val="18"/>
                <w:szCs w:val="18"/>
              </w:rPr>
              <w:t>3.60</w:t>
            </w:r>
          </w:p>
        </w:tc>
        <w:tc>
          <w:tcPr>
            <w:tcW w:w="850" w:type="dxa"/>
            <w:vAlign w:val="center"/>
          </w:tcPr>
          <w:p w14:paraId="556D51D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233316.6</w:t>
            </w:r>
          </w:p>
        </w:tc>
        <w:tc>
          <w:tcPr>
            <w:tcW w:w="510" w:type="dxa"/>
            <w:vAlign w:val="center"/>
          </w:tcPr>
          <w:p w14:paraId="5DE8D14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0.29</w:t>
            </w:r>
          </w:p>
        </w:tc>
      </w:tr>
      <w:tr w:rsidR="00431F52" w:rsidRPr="00E00CEE" w14:paraId="780502DC" w14:textId="77777777" w:rsidTr="00B77F29">
        <w:trPr>
          <w:trHeight w:val="143"/>
          <w:jc w:val="center"/>
        </w:trPr>
        <w:tc>
          <w:tcPr>
            <w:tcW w:w="816" w:type="dxa"/>
            <w:vMerge/>
            <w:tcBorders>
              <w:top w:val="nil"/>
              <w:bottom w:val="nil"/>
            </w:tcBorders>
            <w:vAlign w:val="center"/>
          </w:tcPr>
          <w:p w14:paraId="63DD1453" w14:textId="77777777" w:rsidR="00431F52" w:rsidRPr="00E00CEE" w:rsidRDefault="00431F52" w:rsidP="00B77F29">
            <w:pPr>
              <w:snapToGrid w:val="0"/>
              <w:spacing w:line="240" w:lineRule="auto"/>
              <w:jc w:val="center"/>
              <w:rPr>
                <w:sz w:val="18"/>
                <w:szCs w:val="18"/>
              </w:rPr>
            </w:pPr>
          </w:p>
        </w:tc>
        <w:tc>
          <w:tcPr>
            <w:tcW w:w="731" w:type="dxa"/>
            <w:vAlign w:val="center"/>
          </w:tcPr>
          <w:p w14:paraId="33619051"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49" w:type="dxa"/>
            <w:vAlign w:val="center"/>
          </w:tcPr>
          <w:p w14:paraId="40EA36F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311744.6</w:t>
            </w:r>
          </w:p>
        </w:tc>
        <w:tc>
          <w:tcPr>
            <w:tcW w:w="524" w:type="dxa"/>
            <w:vAlign w:val="center"/>
          </w:tcPr>
          <w:p w14:paraId="744A61E9" w14:textId="77777777" w:rsidR="00431F52" w:rsidRPr="00E00CEE" w:rsidRDefault="00431F52" w:rsidP="00B77F29">
            <w:pPr>
              <w:snapToGrid w:val="0"/>
              <w:spacing w:line="240" w:lineRule="auto"/>
              <w:jc w:val="center"/>
              <w:rPr>
                <w:sz w:val="18"/>
                <w:szCs w:val="18"/>
              </w:rPr>
            </w:pPr>
            <w:r w:rsidRPr="00E00CEE">
              <w:rPr>
                <w:rFonts w:eastAsia="等线"/>
                <w:sz w:val="18"/>
                <w:szCs w:val="18"/>
              </w:rPr>
              <w:t>1.45</w:t>
            </w:r>
          </w:p>
        </w:tc>
        <w:tc>
          <w:tcPr>
            <w:tcW w:w="849" w:type="dxa"/>
            <w:vAlign w:val="center"/>
          </w:tcPr>
          <w:p w14:paraId="649B27D8"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317554.5</w:t>
            </w:r>
          </w:p>
        </w:tc>
        <w:tc>
          <w:tcPr>
            <w:tcW w:w="524" w:type="dxa"/>
            <w:vAlign w:val="center"/>
          </w:tcPr>
          <w:p w14:paraId="2F548195" w14:textId="77777777" w:rsidR="00431F52" w:rsidRPr="00E00CEE" w:rsidRDefault="00431F52" w:rsidP="00B77F29">
            <w:pPr>
              <w:snapToGrid w:val="0"/>
              <w:spacing w:line="240" w:lineRule="auto"/>
              <w:jc w:val="center"/>
              <w:rPr>
                <w:sz w:val="18"/>
                <w:szCs w:val="18"/>
              </w:rPr>
            </w:pPr>
            <w:r w:rsidRPr="00E00CEE">
              <w:rPr>
                <w:rFonts w:eastAsia="等线"/>
                <w:sz w:val="18"/>
                <w:szCs w:val="18"/>
              </w:rPr>
              <w:t>3.34</w:t>
            </w:r>
          </w:p>
        </w:tc>
        <w:tc>
          <w:tcPr>
            <w:tcW w:w="850" w:type="dxa"/>
            <w:vAlign w:val="center"/>
          </w:tcPr>
          <w:p w14:paraId="57FBEB1F" w14:textId="77777777" w:rsidR="00431F52" w:rsidRPr="00E00CEE" w:rsidRDefault="00431F52" w:rsidP="00B77F29">
            <w:pPr>
              <w:snapToGrid w:val="0"/>
              <w:spacing w:line="240" w:lineRule="auto"/>
              <w:jc w:val="center"/>
              <w:rPr>
                <w:sz w:val="18"/>
                <w:szCs w:val="18"/>
              </w:rPr>
            </w:pPr>
            <w:r w:rsidRPr="00E00CEE">
              <w:rPr>
                <w:rFonts w:eastAsia="等线"/>
                <w:sz w:val="18"/>
                <w:szCs w:val="18"/>
              </w:rPr>
              <w:t>316237.2</w:t>
            </w:r>
          </w:p>
        </w:tc>
        <w:tc>
          <w:tcPr>
            <w:tcW w:w="592" w:type="dxa"/>
            <w:vAlign w:val="center"/>
          </w:tcPr>
          <w:p w14:paraId="7677F4BA" w14:textId="77777777" w:rsidR="00431F52" w:rsidRPr="00E00CEE" w:rsidRDefault="00431F52" w:rsidP="00B77F29">
            <w:pPr>
              <w:snapToGrid w:val="0"/>
              <w:spacing w:line="240" w:lineRule="auto"/>
              <w:jc w:val="center"/>
              <w:rPr>
                <w:sz w:val="18"/>
                <w:szCs w:val="18"/>
              </w:rPr>
            </w:pPr>
            <w:r w:rsidRPr="00E00CEE">
              <w:rPr>
                <w:rFonts w:eastAsia="等线"/>
                <w:sz w:val="18"/>
                <w:szCs w:val="18"/>
              </w:rPr>
              <w:t>2.91</w:t>
            </w:r>
          </w:p>
        </w:tc>
        <w:tc>
          <w:tcPr>
            <w:tcW w:w="850" w:type="dxa"/>
            <w:vAlign w:val="center"/>
          </w:tcPr>
          <w:p w14:paraId="72F4760F"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317289.4</w:t>
            </w:r>
          </w:p>
        </w:tc>
        <w:tc>
          <w:tcPr>
            <w:tcW w:w="592" w:type="dxa"/>
            <w:vAlign w:val="center"/>
          </w:tcPr>
          <w:p w14:paraId="27620C45" w14:textId="77777777" w:rsidR="00431F52" w:rsidRPr="00E00CEE" w:rsidRDefault="00431F52" w:rsidP="00B77F29">
            <w:pPr>
              <w:snapToGrid w:val="0"/>
              <w:spacing w:line="240" w:lineRule="auto"/>
              <w:jc w:val="center"/>
              <w:rPr>
                <w:sz w:val="18"/>
                <w:szCs w:val="18"/>
              </w:rPr>
            </w:pPr>
            <w:r w:rsidRPr="00E00CEE">
              <w:rPr>
                <w:rFonts w:eastAsia="等线"/>
                <w:sz w:val="18"/>
                <w:szCs w:val="18"/>
              </w:rPr>
              <w:t>3.25</w:t>
            </w:r>
          </w:p>
        </w:tc>
        <w:tc>
          <w:tcPr>
            <w:tcW w:w="850" w:type="dxa"/>
            <w:vAlign w:val="center"/>
          </w:tcPr>
          <w:p w14:paraId="777D7F6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308331.4</w:t>
            </w:r>
          </w:p>
        </w:tc>
        <w:tc>
          <w:tcPr>
            <w:tcW w:w="510" w:type="dxa"/>
            <w:vAlign w:val="center"/>
          </w:tcPr>
          <w:p w14:paraId="248E093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0.34</w:t>
            </w:r>
          </w:p>
        </w:tc>
      </w:tr>
      <w:tr w:rsidR="00431F52" w:rsidRPr="00E00CEE" w14:paraId="1D61E86D" w14:textId="77777777" w:rsidTr="00B77F29">
        <w:trPr>
          <w:trHeight w:val="143"/>
          <w:jc w:val="center"/>
        </w:trPr>
        <w:tc>
          <w:tcPr>
            <w:tcW w:w="816" w:type="dxa"/>
            <w:vMerge/>
            <w:tcBorders>
              <w:top w:val="nil"/>
              <w:bottom w:val="nil"/>
            </w:tcBorders>
            <w:vAlign w:val="center"/>
          </w:tcPr>
          <w:p w14:paraId="734B975F" w14:textId="77777777" w:rsidR="00431F52" w:rsidRPr="00E00CEE" w:rsidRDefault="00431F52" w:rsidP="00B77F29">
            <w:pPr>
              <w:snapToGrid w:val="0"/>
              <w:spacing w:line="240" w:lineRule="auto"/>
              <w:jc w:val="center"/>
              <w:rPr>
                <w:sz w:val="18"/>
                <w:szCs w:val="18"/>
              </w:rPr>
            </w:pPr>
          </w:p>
        </w:tc>
        <w:tc>
          <w:tcPr>
            <w:tcW w:w="731" w:type="dxa"/>
            <w:vAlign w:val="center"/>
          </w:tcPr>
          <w:p w14:paraId="35FB159E"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49" w:type="dxa"/>
            <w:vAlign w:val="center"/>
          </w:tcPr>
          <w:p w14:paraId="7C791CD8" w14:textId="77777777" w:rsidR="00431F52" w:rsidRPr="00E00CEE" w:rsidRDefault="00431F52" w:rsidP="00B77F29">
            <w:pPr>
              <w:snapToGrid w:val="0"/>
              <w:spacing w:line="240" w:lineRule="auto"/>
              <w:jc w:val="center"/>
              <w:rPr>
                <w:sz w:val="18"/>
                <w:szCs w:val="18"/>
              </w:rPr>
            </w:pPr>
            <w:r w:rsidRPr="00E00CEE">
              <w:rPr>
                <w:rFonts w:eastAsia="等线"/>
                <w:sz w:val="18"/>
                <w:szCs w:val="18"/>
              </w:rPr>
              <w:t>160802.5</w:t>
            </w:r>
          </w:p>
        </w:tc>
        <w:tc>
          <w:tcPr>
            <w:tcW w:w="524" w:type="dxa"/>
            <w:vAlign w:val="center"/>
          </w:tcPr>
          <w:p w14:paraId="4D54917D" w14:textId="77777777" w:rsidR="00431F52" w:rsidRPr="00E00CEE" w:rsidRDefault="00431F52" w:rsidP="00B77F29">
            <w:pPr>
              <w:snapToGrid w:val="0"/>
              <w:spacing w:line="240" w:lineRule="auto"/>
              <w:jc w:val="center"/>
              <w:rPr>
                <w:sz w:val="18"/>
                <w:szCs w:val="18"/>
              </w:rPr>
            </w:pPr>
            <w:r w:rsidRPr="00E00CEE">
              <w:rPr>
                <w:rFonts w:eastAsia="等线"/>
                <w:sz w:val="18"/>
                <w:szCs w:val="18"/>
              </w:rPr>
              <w:t>1.89</w:t>
            </w:r>
          </w:p>
        </w:tc>
        <w:tc>
          <w:tcPr>
            <w:tcW w:w="849" w:type="dxa"/>
            <w:vAlign w:val="center"/>
          </w:tcPr>
          <w:p w14:paraId="405E4E8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164178.1</w:t>
            </w:r>
          </w:p>
        </w:tc>
        <w:tc>
          <w:tcPr>
            <w:tcW w:w="524" w:type="dxa"/>
            <w:vAlign w:val="center"/>
          </w:tcPr>
          <w:p w14:paraId="7CF7CDB6" w14:textId="77777777" w:rsidR="00431F52" w:rsidRPr="00E00CEE" w:rsidRDefault="00431F52" w:rsidP="00B77F29">
            <w:pPr>
              <w:snapToGrid w:val="0"/>
              <w:spacing w:line="240" w:lineRule="auto"/>
              <w:jc w:val="center"/>
              <w:rPr>
                <w:sz w:val="18"/>
                <w:szCs w:val="18"/>
              </w:rPr>
            </w:pPr>
            <w:r w:rsidRPr="00E00CEE">
              <w:rPr>
                <w:rFonts w:eastAsia="等线"/>
                <w:sz w:val="18"/>
                <w:szCs w:val="18"/>
              </w:rPr>
              <w:t>4.02</w:t>
            </w:r>
          </w:p>
        </w:tc>
        <w:tc>
          <w:tcPr>
            <w:tcW w:w="850" w:type="dxa"/>
            <w:vAlign w:val="center"/>
          </w:tcPr>
          <w:p w14:paraId="499BA731"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164419.6</w:t>
            </w:r>
          </w:p>
        </w:tc>
        <w:tc>
          <w:tcPr>
            <w:tcW w:w="592" w:type="dxa"/>
            <w:vAlign w:val="center"/>
          </w:tcPr>
          <w:p w14:paraId="7369E82D"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w:t>
            </w:r>
          </w:p>
        </w:tc>
        <w:tc>
          <w:tcPr>
            <w:tcW w:w="850" w:type="dxa"/>
            <w:vAlign w:val="center"/>
          </w:tcPr>
          <w:p w14:paraId="40FCFD56"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163794.5</w:t>
            </w:r>
          </w:p>
        </w:tc>
        <w:tc>
          <w:tcPr>
            <w:tcW w:w="592" w:type="dxa"/>
            <w:vAlign w:val="center"/>
          </w:tcPr>
          <w:p w14:paraId="448F90CD" w14:textId="77777777" w:rsidR="00431F52" w:rsidRPr="00E00CEE" w:rsidRDefault="00431F52" w:rsidP="00B77F29">
            <w:pPr>
              <w:snapToGrid w:val="0"/>
              <w:spacing w:line="240" w:lineRule="auto"/>
              <w:jc w:val="center"/>
              <w:rPr>
                <w:sz w:val="18"/>
                <w:szCs w:val="18"/>
              </w:rPr>
            </w:pPr>
            <w:r w:rsidRPr="00E00CEE">
              <w:rPr>
                <w:rFonts w:eastAsia="等线"/>
                <w:sz w:val="18"/>
                <w:szCs w:val="18"/>
              </w:rPr>
              <w:t>3.78</w:t>
            </w:r>
          </w:p>
        </w:tc>
        <w:tc>
          <w:tcPr>
            <w:tcW w:w="850" w:type="dxa"/>
            <w:vAlign w:val="center"/>
          </w:tcPr>
          <w:p w14:paraId="52B2EA0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158315.9</w:t>
            </w:r>
          </w:p>
        </w:tc>
        <w:tc>
          <w:tcPr>
            <w:tcW w:w="510" w:type="dxa"/>
            <w:vAlign w:val="center"/>
          </w:tcPr>
          <w:p w14:paraId="34C8FB6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0.31</w:t>
            </w:r>
          </w:p>
        </w:tc>
      </w:tr>
      <w:tr w:rsidR="00431F52" w:rsidRPr="00E00CEE" w14:paraId="4DF7245A" w14:textId="77777777" w:rsidTr="00B77F29">
        <w:trPr>
          <w:trHeight w:val="143"/>
          <w:jc w:val="center"/>
        </w:trPr>
        <w:tc>
          <w:tcPr>
            <w:tcW w:w="816" w:type="dxa"/>
            <w:vMerge/>
            <w:tcBorders>
              <w:top w:val="nil"/>
              <w:bottom w:val="nil"/>
            </w:tcBorders>
            <w:vAlign w:val="center"/>
          </w:tcPr>
          <w:p w14:paraId="501E6C0C" w14:textId="77777777" w:rsidR="00431F52" w:rsidRPr="00E00CEE" w:rsidRDefault="00431F52" w:rsidP="00B77F29">
            <w:pPr>
              <w:snapToGrid w:val="0"/>
              <w:spacing w:line="240" w:lineRule="auto"/>
              <w:jc w:val="center"/>
              <w:rPr>
                <w:sz w:val="18"/>
                <w:szCs w:val="18"/>
              </w:rPr>
            </w:pPr>
          </w:p>
        </w:tc>
        <w:tc>
          <w:tcPr>
            <w:tcW w:w="731" w:type="dxa"/>
            <w:vAlign w:val="center"/>
          </w:tcPr>
          <w:p w14:paraId="3A23E904"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49" w:type="dxa"/>
            <w:vAlign w:val="center"/>
          </w:tcPr>
          <w:p w14:paraId="0EAF24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253712.2</w:t>
            </w:r>
          </w:p>
        </w:tc>
        <w:tc>
          <w:tcPr>
            <w:tcW w:w="524" w:type="dxa"/>
            <w:vAlign w:val="center"/>
          </w:tcPr>
          <w:p w14:paraId="701571F7" w14:textId="77777777" w:rsidR="00431F52" w:rsidRPr="00E00CEE" w:rsidRDefault="00431F52" w:rsidP="00B77F29">
            <w:pPr>
              <w:snapToGrid w:val="0"/>
              <w:spacing w:line="240" w:lineRule="auto"/>
              <w:jc w:val="center"/>
              <w:rPr>
                <w:sz w:val="18"/>
                <w:szCs w:val="18"/>
              </w:rPr>
            </w:pPr>
            <w:r w:rsidRPr="00E00CEE">
              <w:rPr>
                <w:rFonts w:eastAsia="等线"/>
                <w:sz w:val="18"/>
                <w:szCs w:val="18"/>
              </w:rPr>
              <w:t>0.23</w:t>
            </w:r>
          </w:p>
        </w:tc>
        <w:tc>
          <w:tcPr>
            <w:tcW w:w="849" w:type="dxa"/>
            <w:vAlign w:val="center"/>
          </w:tcPr>
          <w:p w14:paraId="01C2010D" w14:textId="77777777" w:rsidR="00431F52" w:rsidRPr="00E00CEE" w:rsidRDefault="00431F52" w:rsidP="00B77F29">
            <w:pPr>
              <w:snapToGrid w:val="0"/>
              <w:spacing w:line="240" w:lineRule="auto"/>
              <w:jc w:val="center"/>
              <w:rPr>
                <w:sz w:val="18"/>
                <w:szCs w:val="18"/>
              </w:rPr>
            </w:pPr>
            <w:r w:rsidRPr="00E00CEE">
              <w:rPr>
                <w:rFonts w:eastAsia="等线"/>
                <w:sz w:val="18"/>
                <w:szCs w:val="18"/>
              </w:rPr>
              <w:t>256018.2</w:t>
            </w:r>
          </w:p>
        </w:tc>
        <w:tc>
          <w:tcPr>
            <w:tcW w:w="524" w:type="dxa"/>
            <w:vAlign w:val="center"/>
          </w:tcPr>
          <w:p w14:paraId="0AAF0DFE" w14:textId="77777777" w:rsidR="00431F52" w:rsidRPr="00E00CEE" w:rsidRDefault="00431F52" w:rsidP="00B77F29">
            <w:pPr>
              <w:snapToGrid w:val="0"/>
              <w:spacing w:line="240" w:lineRule="auto"/>
              <w:jc w:val="center"/>
              <w:rPr>
                <w:sz w:val="18"/>
                <w:szCs w:val="18"/>
              </w:rPr>
            </w:pPr>
            <w:r w:rsidRPr="00E00CEE">
              <w:rPr>
                <w:rFonts w:eastAsia="等线"/>
                <w:sz w:val="18"/>
                <w:szCs w:val="18"/>
              </w:rPr>
              <w:t>1.14</w:t>
            </w:r>
          </w:p>
        </w:tc>
        <w:tc>
          <w:tcPr>
            <w:tcW w:w="850" w:type="dxa"/>
            <w:vAlign w:val="center"/>
          </w:tcPr>
          <w:p w14:paraId="78B87A93"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255465.1</w:t>
            </w:r>
          </w:p>
        </w:tc>
        <w:tc>
          <w:tcPr>
            <w:tcW w:w="592" w:type="dxa"/>
            <w:vAlign w:val="center"/>
          </w:tcPr>
          <w:p w14:paraId="58435E2A" w14:textId="77777777" w:rsidR="00431F52" w:rsidRPr="00E00CEE" w:rsidRDefault="00431F52" w:rsidP="00B77F29">
            <w:pPr>
              <w:snapToGrid w:val="0"/>
              <w:spacing w:line="240" w:lineRule="auto"/>
              <w:jc w:val="center"/>
              <w:rPr>
                <w:sz w:val="18"/>
                <w:szCs w:val="18"/>
              </w:rPr>
            </w:pPr>
            <w:r w:rsidRPr="00E00CEE">
              <w:rPr>
                <w:rFonts w:eastAsia="等线"/>
                <w:sz w:val="18"/>
                <w:szCs w:val="18"/>
              </w:rPr>
              <w:t>0.92</w:t>
            </w:r>
          </w:p>
        </w:tc>
        <w:tc>
          <w:tcPr>
            <w:tcW w:w="850" w:type="dxa"/>
            <w:vAlign w:val="center"/>
          </w:tcPr>
          <w:p w14:paraId="2B805D3B"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255352.1</w:t>
            </w:r>
          </w:p>
        </w:tc>
        <w:tc>
          <w:tcPr>
            <w:tcW w:w="592" w:type="dxa"/>
            <w:vAlign w:val="center"/>
          </w:tcPr>
          <w:p w14:paraId="76857074" w14:textId="77777777" w:rsidR="00431F52" w:rsidRPr="00E00CEE" w:rsidRDefault="00431F52" w:rsidP="00B77F29">
            <w:pPr>
              <w:snapToGrid w:val="0"/>
              <w:spacing w:line="240" w:lineRule="auto"/>
              <w:jc w:val="center"/>
              <w:rPr>
                <w:sz w:val="18"/>
                <w:szCs w:val="18"/>
              </w:rPr>
            </w:pPr>
            <w:r w:rsidRPr="00E00CEE">
              <w:rPr>
                <w:rFonts w:eastAsia="等线"/>
                <w:sz w:val="18"/>
                <w:szCs w:val="18"/>
              </w:rPr>
              <w:t>0.88</w:t>
            </w:r>
          </w:p>
        </w:tc>
        <w:tc>
          <w:tcPr>
            <w:tcW w:w="850" w:type="dxa"/>
            <w:vAlign w:val="center"/>
          </w:tcPr>
          <w:p w14:paraId="7838120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253179.9</w:t>
            </w:r>
          </w:p>
        </w:tc>
        <w:tc>
          <w:tcPr>
            <w:tcW w:w="510" w:type="dxa"/>
            <w:vAlign w:val="center"/>
          </w:tcPr>
          <w:p w14:paraId="1A190C3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0.02</w:t>
            </w:r>
          </w:p>
        </w:tc>
      </w:tr>
      <w:tr w:rsidR="00431F52" w:rsidRPr="00E00CEE" w14:paraId="2ED80A97" w14:textId="77777777" w:rsidTr="00B77F29">
        <w:trPr>
          <w:trHeight w:val="143"/>
          <w:jc w:val="center"/>
        </w:trPr>
        <w:tc>
          <w:tcPr>
            <w:tcW w:w="816" w:type="dxa"/>
            <w:vMerge/>
            <w:tcBorders>
              <w:top w:val="nil"/>
              <w:bottom w:val="nil"/>
            </w:tcBorders>
            <w:vAlign w:val="center"/>
          </w:tcPr>
          <w:p w14:paraId="1D3A6046" w14:textId="77777777" w:rsidR="00431F52" w:rsidRPr="00E00CEE" w:rsidRDefault="00431F52" w:rsidP="00B77F29">
            <w:pPr>
              <w:snapToGrid w:val="0"/>
              <w:spacing w:line="240" w:lineRule="auto"/>
              <w:jc w:val="center"/>
              <w:rPr>
                <w:sz w:val="18"/>
                <w:szCs w:val="18"/>
              </w:rPr>
            </w:pPr>
          </w:p>
        </w:tc>
        <w:tc>
          <w:tcPr>
            <w:tcW w:w="731" w:type="dxa"/>
            <w:vAlign w:val="center"/>
          </w:tcPr>
          <w:p w14:paraId="638C0D28"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49" w:type="dxa"/>
            <w:vAlign w:val="center"/>
          </w:tcPr>
          <w:p w14:paraId="0EE1AC6C" w14:textId="77777777" w:rsidR="00431F52" w:rsidRPr="00E00CEE" w:rsidRDefault="00431F52" w:rsidP="00B77F29">
            <w:pPr>
              <w:snapToGrid w:val="0"/>
              <w:spacing w:line="240" w:lineRule="auto"/>
              <w:jc w:val="center"/>
              <w:rPr>
                <w:sz w:val="18"/>
                <w:szCs w:val="18"/>
              </w:rPr>
            </w:pPr>
            <w:r w:rsidRPr="00E00CEE">
              <w:rPr>
                <w:rFonts w:eastAsia="等线"/>
                <w:sz w:val="18"/>
                <w:szCs w:val="18"/>
              </w:rPr>
              <w:t>310188.1</w:t>
            </w:r>
          </w:p>
        </w:tc>
        <w:tc>
          <w:tcPr>
            <w:tcW w:w="524" w:type="dxa"/>
            <w:vAlign w:val="center"/>
          </w:tcPr>
          <w:p w14:paraId="02A06C80" w14:textId="77777777" w:rsidR="00431F52" w:rsidRPr="00E00CEE" w:rsidRDefault="00431F52" w:rsidP="00B77F29">
            <w:pPr>
              <w:snapToGrid w:val="0"/>
              <w:spacing w:line="240" w:lineRule="auto"/>
              <w:jc w:val="center"/>
              <w:rPr>
                <w:sz w:val="18"/>
                <w:szCs w:val="18"/>
              </w:rPr>
            </w:pPr>
            <w:r w:rsidRPr="00E00CEE">
              <w:rPr>
                <w:rFonts w:eastAsia="等线"/>
                <w:sz w:val="18"/>
                <w:szCs w:val="18"/>
              </w:rPr>
              <w:t>0.63</w:t>
            </w:r>
          </w:p>
        </w:tc>
        <w:tc>
          <w:tcPr>
            <w:tcW w:w="849" w:type="dxa"/>
            <w:vAlign w:val="center"/>
          </w:tcPr>
          <w:p w14:paraId="5F6F25FE"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315639.5</w:t>
            </w:r>
          </w:p>
        </w:tc>
        <w:tc>
          <w:tcPr>
            <w:tcW w:w="524" w:type="dxa"/>
            <w:vAlign w:val="center"/>
          </w:tcPr>
          <w:p w14:paraId="461163A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2.40</w:t>
            </w:r>
          </w:p>
        </w:tc>
        <w:tc>
          <w:tcPr>
            <w:tcW w:w="850" w:type="dxa"/>
            <w:vAlign w:val="center"/>
          </w:tcPr>
          <w:p w14:paraId="24290178" w14:textId="77777777" w:rsidR="00431F52" w:rsidRPr="00E00CEE" w:rsidRDefault="00431F52" w:rsidP="00B77F29">
            <w:pPr>
              <w:snapToGrid w:val="0"/>
              <w:spacing w:line="240" w:lineRule="auto"/>
              <w:jc w:val="center"/>
              <w:rPr>
                <w:sz w:val="18"/>
                <w:szCs w:val="18"/>
              </w:rPr>
            </w:pPr>
            <w:r w:rsidRPr="00E00CEE">
              <w:rPr>
                <w:rFonts w:eastAsia="等线"/>
                <w:sz w:val="18"/>
                <w:szCs w:val="18"/>
              </w:rPr>
              <w:t>315056.5</w:t>
            </w:r>
          </w:p>
        </w:tc>
        <w:tc>
          <w:tcPr>
            <w:tcW w:w="592" w:type="dxa"/>
            <w:vAlign w:val="center"/>
          </w:tcPr>
          <w:p w14:paraId="542A1F7A"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w:t>
            </w:r>
          </w:p>
        </w:tc>
        <w:tc>
          <w:tcPr>
            <w:tcW w:w="850" w:type="dxa"/>
            <w:vAlign w:val="center"/>
          </w:tcPr>
          <w:p w14:paraId="6F065EB7" w14:textId="77777777" w:rsidR="00431F52" w:rsidRPr="00E00CEE" w:rsidRDefault="00431F52" w:rsidP="00B77F29">
            <w:pPr>
              <w:snapToGrid w:val="0"/>
              <w:spacing w:line="240" w:lineRule="auto"/>
              <w:jc w:val="center"/>
              <w:rPr>
                <w:sz w:val="18"/>
                <w:szCs w:val="18"/>
              </w:rPr>
            </w:pPr>
            <w:r w:rsidRPr="00E00CEE">
              <w:rPr>
                <w:rFonts w:eastAsia="等线"/>
                <w:sz w:val="18"/>
                <w:szCs w:val="18"/>
              </w:rPr>
              <w:t>314874.2</w:t>
            </w:r>
          </w:p>
        </w:tc>
        <w:tc>
          <w:tcPr>
            <w:tcW w:w="592" w:type="dxa"/>
            <w:vAlign w:val="center"/>
          </w:tcPr>
          <w:p w14:paraId="626C72B0" w14:textId="77777777" w:rsidR="00431F52" w:rsidRPr="00E00CEE" w:rsidRDefault="00431F52" w:rsidP="00B77F29">
            <w:pPr>
              <w:snapToGrid w:val="0"/>
              <w:spacing w:line="240" w:lineRule="auto"/>
              <w:jc w:val="center"/>
              <w:rPr>
                <w:sz w:val="18"/>
                <w:szCs w:val="18"/>
              </w:rPr>
            </w:pPr>
            <w:r w:rsidRPr="00E00CEE">
              <w:rPr>
                <w:rFonts w:eastAsia="等线"/>
                <w:sz w:val="18"/>
                <w:szCs w:val="18"/>
              </w:rPr>
              <w:t>2.15</w:t>
            </w:r>
          </w:p>
        </w:tc>
        <w:tc>
          <w:tcPr>
            <w:tcW w:w="850" w:type="dxa"/>
            <w:vAlign w:val="center"/>
          </w:tcPr>
          <w:p w14:paraId="7578AC7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308777.1</w:t>
            </w:r>
          </w:p>
        </w:tc>
        <w:tc>
          <w:tcPr>
            <w:tcW w:w="510" w:type="dxa"/>
            <w:vAlign w:val="center"/>
          </w:tcPr>
          <w:p w14:paraId="317D4BF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0.17</w:t>
            </w:r>
          </w:p>
        </w:tc>
      </w:tr>
      <w:tr w:rsidR="00431F52" w:rsidRPr="00E00CEE" w14:paraId="55AF572B" w14:textId="77777777" w:rsidTr="00B77F29">
        <w:trPr>
          <w:trHeight w:val="143"/>
          <w:jc w:val="center"/>
        </w:trPr>
        <w:tc>
          <w:tcPr>
            <w:tcW w:w="816" w:type="dxa"/>
            <w:vMerge/>
            <w:tcBorders>
              <w:top w:val="nil"/>
              <w:bottom w:val="nil"/>
            </w:tcBorders>
            <w:vAlign w:val="center"/>
          </w:tcPr>
          <w:p w14:paraId="311AFDC0" w14:textId="77777777" w:rsidR="00431F52" w:rsidRPr="00E00CEE" w:rsidRDefault="00431F52" w:rsidP="00B77F29">
            <w:pPr>
              <w:snapToGrid w:val="0"/>
              <w:spacing w:line="240" w:lineRule="auto"/>
              <w:jc w:val="center"/>
              <w:rPr>
                <w:sz w:val="18"/>
                <w:szCs w:val="18"/>
              </w:rPr>
            </w:pPr>
          </w:p>
        </w:tc>
        <w:tc>
          <w:tcPr>
            <w:tcW w:w="731" w:type="dxa"/>
            <w:vAlign w:val="center"/>
          </w:tcPr>
          <w:p w14:paraId="73857FBF"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49" w:type="dxa"/>
            <w:vAlign w:val="center"/>
          </w:tcPr>
          <w:p w14:paraId="6382A9C9"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194369.3</w:t>
            </w:r>
          </w:p>
        </w:tc>
        <w:tc>
          <w:tcPr>
            <w:tcW w:w="524" w:type="dxa"/>
            <w:vAlign w:val="center"/>
          </w:tcPr>
          <w:p w14:paraId="26B87756" w14:textId="77777777" w:rsidR="00431F52" w:rsidRPr="00E00CEE" w:rsidRDefault="00431F52" w:rsidP="00B77F29">
            <w:pPr>
              <w:snapToGrid w:val="0"/>
              <w:spacing w:line="240" w:lineRule="auto"/>
              <w:jc w:val="center"/>
              <w:rPr>
                <w:sz w:val="18"/>
                <w:szCs w:val="18"/>
              </w:rPr>
            </w:pPr>
            <w:r w:rsidRPr="00E00CEE">
              <w:rPr>
                <w:rFonts w:eastAsia="等线"/>
                <w:sz w:val="18"/>
                <w:szCs w:val="18"/>
              </w:rPr>
              <w:t>1.32</w:t>
            </w:r>
          </w:p>
        </w:tc>
        <w:tc>
          <w:tcPr>
            <w:tcW w:w="849" w:type="dxa"/>
            <w:vAlign w:val="center"/>
          </w:tcPr>
          <w:p w14:paraId="0DC6E6A0"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197228.3</w:t>
            </w:r>
          </w:p>
        </w:tc>
        <w:tc>
          <w:tcPr>
            <w:tcW w:w="524" w:type="dxa"/>
            <w:vAlign w:val="center"/>
          </w:tcPr>
          <w:p w14:paraId="228A4D70"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0" w:type="dxa"/>
            <w:vAlign w:val="center"/>
          </w:tcPr>
          <w:p w14:paraId="2EC975D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197264.9</w:t>
            </w:r>
          </w:p>
        </w:tc>
        <w:tc>
          <w:tcPr>
            <w:tcW w:w="592" w:type="dxa"/>
            <w:vAlign w:val="center"/>
          </w:tcPr>
          <w:p w14:paraId="01BA7CC5" w14:textId="77777777" w:rsidR="00431F52" w:rsidRPr="00E00CEE" w:rsidRDefault="00431F52" w:rsidP="00B77F29">
            <w:pPr>
              <w:snapToGrid w:val="0"/>
              <w:spacing w:line="240" w:lineRule="auto"/>
              <w:jc w:val="center"/>
              <w:rPr>
                <w:sz w:val="18"/>
                <w:szCs w:val="18"/>
              </w:rPr>
            </w:pPr>
            <w:r w:rsidRPr="00E00CEE">
              <w:rPr>
                <w:rFonts w:eastAsia="等线"/>
                <w:sz w:val="18"/>
                <w:szCs w:val="18"/>
              </w:rPr>
              <w:t>2.83</w:t>
            </w:r>
          </w:p>
        </w:tc>
        <w:tc>
          <w:tcPr>
            <w:tcW w:w="850" w:type="dxa"/>
            <w:vAlign w:val="center"/>
          </w:tcPr>
          <w:p w14:paraId="6A5145DD"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196601.6</w:t>
            </w:r>
          </w:p>
        </w:tc>
        <w:tc>
          <w:tcPr>
            <w:tcW w:w="592" w:type="dxa"/>
            <w:vAlign w:val="center"/>
          </w:tcPr>
          <w:p w14:paraId="4AF2273F" w14:textId="77777777" w:rsidR="00431F52" w:rsidRPr="00E00CEE" w:rsidRDefault="00431F52" w:rsidP="00B77F29">
            <w:pPr>
              <w:snapToGrid w:val="0"/>
              <w:spacing w:line="240" w:lineRule="auto"/>
              <w:jc w:val="center"/>
              <w:rPr>
                <w:sz w:val="18"/>
                <w:szCs w:val="18"/>
              </w:rPr>
            </w:pPr>
            <w:r w:rsidRPr="00E00CEE">
              <w:rPr>
                <w:rFonts w:eastAsia="等线"/>
                <w:sz w:val="18"/>
                <w:szCs w:val="18"/>
              </w:rPr>
              <w:t>2.48</w:t>
            </w:r>
          </w:p>
        </w:tc>
        <w:tc>
          <w:tcPr>
            <w:tcW w:w="850" w:type="dxa"/>
            <w:vAlign w:val="center"/>
          </w:tcPr>
          <w:p w14:paraId="46D8855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192277.6</w:t>
            </w:r>
          </w:p>
        </w:tc>
        <w:tc>
          <w:tcPr>
            <w:tcW w:w="510" w:type="dxa"/>
            <w:vAlign w:val="center"/>
          </w:tcPr>
          <w:p w14:paraId="7B7F175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0.23</w:t>
            </w:r>
          </w:p>
        </w:tc>
      </w:tr>
      <w:tr w:rsidR="00431F52" w:rsidRPr="00E00CEE" w14:paraId="34CDA5BF" w14:textId="77777777" w:rsidTr="00B77F29">
        <w:trPr>
          <w:trHeight w:val="143"/>
          <w:jc w:val="center"/>
        </w:trPr>
        <w:tc>
          <w:tcPr>
            <w:tcW w:w="816" w:type="dxa"/>
            <w:vMerge/>
            <w:tcBorders>
              <w:top w:val="nil"/>
              <w:bottom w:val="nil"/>
            </w:tcBorders>
            <w:vAlign w:val="center"/>
          </w:tcPr>
          <w:p w14:paraId="42B0027C" w14:textId="77777777" w:rsidR="00431F52" w:rsidRPr="00E00CEE" w:rsidRDefault="00431F52" w:rsidP="00B77F29">
            <w:pPr>
              <w:snapToGrid w:val="0"/>
              <w:spacing w:line="240" w:lineRule="auto"/>
              <w:jc w:val="center"/>
              <w:rPr>
                <w:sz w:val="18"/>
                <w:szCs w:val="18"/>
              </w:rPr>
            </w:pPr>
          </w:p>
        </w:tc>
        <w:tc>
          <w:tcPr>
            <w:tcW w:w="731" w:type="dxa"/>
            <w:vAlign w:val="center"/>
          </w:tcPr>
          <w:p w14:paraId="755C1E2B"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49" w:type="dxa"/>
            <w:vAlign w:val="center"/>
          </w:tcPr>
          <w:p w14:paraId="69FE50A1" w14:textId="77777777" w:rsidR="00431F52" w:rsidRPr="00E00CEE" w:rsidRDefault="00431F52" w:rsidP="00B77F29">
            <w:pPr>
              <w:snapToGrid w:val="0"/>
              <w:spacing w:line="240" w:lineRule="auto"/>
              <w:jc w:val="center"/>
              <w:rPr>
                <w:sz w:val="18"/>
                <w:szCs w:val="18"/>
              </w:rPr>
            </w:pPr>
            <w:r w:rsidRPr="00E00CEE">
              <w:rPr>
                <w:rFonts w:eastAsia="等线"/>
                <w:sz w:val="18"/>
                <w:szCs w:val="18"/>
              </w:rPr>
              <w:t>300426.8</w:t>
            </w:r>
          </w:p>
        </w:tc>
        <w:tc>
          <w:tcPr>
            <w:tcW w:w="524" w:type="dxa"/>
            <w:vAlign w:val="center"/>
          </w:tcPr>
          <w:p w14:paraId="5C6817D0"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w:t>
            </w:r>
          </w:p>
        </w:tc>
        <w:tc>
          <w:tcPr>
            <w:tcW w:w="849" w:type="dxa"/>
            <w:vAlign w:val="center"/>
          </w:tcPr>
          <w:p w14:paraId="206672E9" w14:textId="77777777" w:rsidR="00431F52" w:rsidRPr="00E00CEE" w:rsidRDefault="00431F52" w:rsidP="00B77F29">
            <w:pPr>
              <w:snapToGrid w:val="0"/>
              <w:spacing w:line="240" w:lineRule="auto"/>
              <w:jc w:val="center"/>
              <w:rPr>
                <w:sz w:val="18"/>
                <w:szCs w:val="18"/>
              </w:rPr>
            </w:pPr>
            <w:r w:rsidRPr="00E00CEE">
              <w:rPr>
                <w:rFonts w:eastAsia="等线"/>
                <w:sz w:val="18"/>
                <w:szCs w:val="18"/>
              </w:rPr>
              <w:t>309027.7</w:t>
            </w:r>
          </w:p>
        </w:tc>
        <w:tc>
          <w:tcPr>
            <w:tcW w:w="524" w:type="dxa"/>
            <w:vAlign w:val="center"/>
          </w:tcPr>
          <w:p w14:paraId="15532126" w14:textId="77777777" w:rsidR="00431F52" w:rsidRPr="00E00CEE" w:rsidRDefault="00431F52" w:rsidP="00B77F29">
            <w:pPr>
              <w:snapToGrid w:val="0"/>
              <w:spacing w:line="240" w:lineRule="auto"/>
              <w:jc w:val="center"/>
              <w:rPr>
                <w:sz w:val="18"/>
                <w:szCs w:val="18"/>
              </w:rPr>
            </w:pPr>
            <w:r w:rsidRPr="00E00CEE">
              <w:rPr>
                <w:rFonts w:eastAsia="等线"/>
                <w:sz w:val="18"/>
                <w:szCs w:val="18"/>
              </w:rPr>
              <w:t>4.68</w:t>
            </w:r>
          </w:p>
        </w:tc>
        <w:tc>
          <w:tcPr>
            <w:tcW w:w="850" w:type="dxa"/>
            <w:vAlign w:val="center"/>
          </w:tcPr>
          <w:p w14:paraId="312B73BD" w14:textId="77777777" w:rsidR="00431F52" w:rsidRPr="00E00CEE" w:rsidRDefault="00431F52" w:rsidP="00B77F29">
            <w:pPr>
              <w:snapToGrid w:val="0"/>
              <w:spacing w:line="240" w:lineRule="auto"/>
              <w:jc w:val="center"/>
              <w:rPr>
                <w:sz w:val="18"/>
                <w:szCs w:val="18"/>
              </w:rPr>
            </w:pPr>
            <w:r w:rsidRPr="00E00CEE">
              <w:rPr>
                <w:rFonts w:eastAsia="等线"/>
                <w:sz w:val="18"/>
                <w:szCs w:val="18"/>
              </w:rPr>
              <w:t>308972</w:t>
            </w:r>
          </w:p>
        </w:tc>
        <w:tc>
          <w:tcPr>
            <w:tcW w:w="592" w:type="dxa"/>
            <w:vAlign w:val="center"/>
          </w:tcPr>
          <w:p w14:paraId="6B03F7B1" w14:textId="77777777" w:rsidR="00431F52" w:rsidRPr="00E00CEE" w:rsidRDefault="00431F52" w:rsidP="00B77F29">
            <w:pPr>
              <w:snapToGrid w:val="0"/>
              <w:spacing w:line="240" w:lineRule="auto"/>
              <w:jc w:val="center"/>
              <w:rPr>
                <w:sz w:val="18"/>
                <w:szCs w:val="18"/>
              </w:rPr>
            </w:pPr>
            <w:r w:rsidRPr="00E00CEE">
              <w:rPr>
                <w:rFonts w:eastAsia="等线"/>
                <w:sz w:val="18"/>
                <w:szCs w:val="18"/>
              </w:rPr>
              <w:t>4.66</w:t>
            </w:r>
          </w:p>
        </w:tc>
        <w:tc>
          <w:tcPr>
            <w:tcW w:w="850" w:type="dxa"/>
            <w:vAlign w:val="center"/>
          </w:tcPr>
          <w:p w14:paraId="12423FEF" w14:textId="77777777" w:rsidR="00431F52" w:rsidRPr="00E00CEE" w:rsidRDefault="00431F52" w:rsidP="00B77F29">
            <w:pPr>
              <w:snapToGrid w:val="0"/>
              <w:spacing w:line="240" w:lineRule="auto"/>
              <w:jc w:val="center"/>
              <w:rPr>
                <w:sz w:val="18"/>
                <w:szCs w:val="18"/>
              </w:rPr>
            </w:pPr>
            <w:r w:rsidRPr="00E00CEE">
              <w:rPr>
                <w:rFonts w:eastAsia="等线"/>
                <w:sz w:val="18"/>
                <w:szCs w:val="18"/>
              </w:rPr>
              <w:t>307963.3</w:t>
            </w:r>
          </w:p>
        </w:tc>
        <w:tc>
          <w:tcPr>
            <w:tcW w:w="592" w:type="dxa"/>
            <w:vAlign w:val="center"/>
          </w:tcPr>
          <w:p w14:paraId="129B6667" w14:textId="77777777" w:rsidR="00431F52" w:rsidRPr="00E00CEE" w:rsidRDefault="00431F52" w:rsidP="00B77F29">
            <w:pPr>
              <w:snapToGrid w:val="0"/>
              <w:spacing w:line="240" w:lineRule="auto"/>
              <w:jc w:val="center"/>
              <w:rPr>
                <w:sz w:val="18"/>
                <w:szCs w:val="18"/>
              </w:rPr>
            </w:pPr>
            <w:r w:rsidRPr="00E00CEE">
              <w:rPr>
                <w:rFonts w:eastAsia="等线"/>
                <w:sz w:val="18"/>
                <w:szCs w:val="18"/>
              </w:rPr>
              <w:t>4.32</w:t>
            </w:r>
          </w:p>
        </w:tc>
        <w:tc>
          <w:tcPr>
            <w:tcW w:w="850" w:type="dxa"/>
            <w:vAlign w:val="center"/>
          </w:tcPr>
          <w:p w14:paraId="6EB4483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295737.3</w:t>
            </w:r>
          </w:p>
        </w:tc>
        <w:tc>
          <w:tcPr>
            <w:tcW w:w="510" w:type="dxa"/>
            <w:vAlign w:val="center"/>
          </w:tcPr>
          <w:p w14:paraId="15428AA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0.18</w:t>
            </w:r>
          </w:p>
        </w:tc>
      </w:tr>
      <w:tr w:rsidR="00431F52" w:rsidRPr="00E00CEE" w14:paraId="31191E23" w14:textId="77777777" w:rsidTr="00B77F29">
        <w:trPr>
          <w:trHeight w:val="143"/>
          <w:jc w:val="center"/>
        </w:trPr>
        <w:tc>
          <w:tcPr>
            <w:tcW w:w="816" w:type="dxa"/>
            <w:vMerge/>
            <w:tcBorders>
              <w:top w:val="nil"/>
              <w:bottom w:val="nil"/>
            </w:tcBorders>
            <w:vAlign w:val="center"/>
          </w:tcPr>
          <w:p w14:paraId="505C6701" w14:textId="77777777" w:rsidR="00431F52" w:rsidRPr="00E00CEE" w:rsidRDefault="00431F52" w:rsidP="00B77F29">
            <w:pPr>
              <w:snapToGrid w:val="0"/>
              <w:spacing w:line="240" w:lineRule="auto"/>
              <w:jc w:val="center"/>
              <w:rPr>
                <w:sz w:val="18"/>
                <w:szCs w:val="18"/>
              </w:rPr>
            </w:pPr>
          </w:p>
        </w:tc>
        <w:tc>
          <w:tcPr>
            <w:tcW w:w="731" w:type="dxa"/>
            <w:tcBorders>
              <w:bottom w:val="nil"/>
            </w:tcBorders>
            <w:vAlign w:val="center"/>
          </w:tcPr>
          <w:p w14:paraId="03E86A4F"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49" w:type="dxa"/>
            <w:tcBorders>
              <w:bottom w:val="nil"/>
            </w:tcBorders>
            <w:vAlign w:val="center"/>
          </w:tcPr>
          <w:p w14:paraId="0642FD1E" w14:textId="77777777" w:rsidR="00431F52" w:rsidRPr="00E00CEE" w:rsidRDefault="00431F52" w:rsidP="00B77F29">
            <w:pPr>
              <w:snapToGrid w:val="0"/>
              <w:spacing w:line="240" w:lineRule="auto"/>
              <w:jc w:val="center"/>
              <w:rPr>
                <w:sz w:val="18"/>
                <w:szCs w:val="18"/>
              </w:rPr>
            </w:pPr>
            <w:r w:rsidRPr="00E00CEE">
              <w:rPr>
                <w:rFonts w:eastAsia="等线"/>
                <w:sz w:val="18"/>
                <w:szCs w:val="18"/>
              </w:rPr>
              <w:t>435068.2</w:t>
            </w:r>
          </w:p>
        </w:tc>
        <w:tc>
          <w:tcPr>
            <w:tcW w:w="524" w:type="dxa"/>
            <w:tcBorders>
              <w:bottom w:val="nil"/>
            </w:tcBorders>
            <w:vAlign w:val="center"/>
          </w:tcPr>
          <w:p w14:paraId="52F52603" w14:textId="77777777" w:rsidR="00431F52" w:rsidRPr="00E00CEE" w:rsidRDefault="00431F52" w:rsidP="00B77F29">
            <w:pPr>
              <w:snapToGrid w:val="0"/>
              <w:spacing w:line="240" w:lineRule="auto"/>
              <w:jc w:val="center"/>
              <w:rPr>
                <w:sz w:val="18"/>
                <w:szCs w:val="18"/>
              </w:rPr>
            </w:pPr>
            <w:r w:rsidRPr="00E00CEE">
              <w:rPr>
                <w:rFonts w:eastAsia="等线"/>
                <w:sz w:val="18"/>
                <w:szCs w:val="18"/>
              </w:rPr>
              <w:t>4.82</w:t>
            </w:r>
          </w:p>
        </w:tc>
        <w:tc>
          <w:tcPr>
            <w:tcW w:w="849" w:type="dxa"/>
            <w:tcBorders>
              <w:bottom w:val="nil"/>
            </w:tcBorders>
            <w:vAlign w:val="center"/>
          </w:tcPr>
          <w:p w14:paraId="21C0312F" w14:textId="77777777" w:rsidR="00431F52" w:rsidRPr="00E00CEE" w:rsidRDefault="00431F52" w:rsidP="00B77F29">
            <w:pPr>
              <w:snapToGrid w:val="0"/>
              <w:spacing w:line="240" w:lineRule="auto"/>
              <w:jc w:val="center"/>
              <w:rPr>
                <w:sz w:val="18"/>
                <w:szCs w:val="18"/>
              </w:rPr>
            </w:pPr>
            <w:r w:rsidRPr="00E00CEE">
              <w:rPr>
                <w:rFonts w:eastAsia="等线"/>
                <w:sz w:val="18"/>
                <w:szCs w:val="18"/>
              </w:rPr>
              <w:t>451392.6</w:t>
            </w:r>
          </w:p>
        </w:tc>
        <w:tc>
          <w:tcPr>
            <w:tcW w:w="524" w:type="dxa"/>
            <w:tcBorders>
              <w:bottom w:val="nil"/>
            </w:tcBorders>
            <w:vAlign w:val="center"/>
          </w:tcPr>
          <w:p w14:paraId="652BA7B9" w14:textId="77777777" w:rsidR="00431F52" w:rsidRPr="00E00CEE" w:rsidRDefault="00431F52" w:rsidP="00B77F29">
            <w:pPr>
              <w:snapToGrid w:val="0"/>
              <w:spacing w:line="240" w:lineRule="auto"/>
              <w:jc w:val="center"/>
              <w:rPr>
                <w:sz w:val="18"/>
                <w:szCs w:val="18"/>
              </w:rPr>
            </w:pPr>
            <w:r w:rsidRPr="00E00CEE">
              <w:rPr>
                <w:rFonts w:eastAsia="等线"/>
                <w:sz w:val="18"/>
                <w:szCs w:val="18"/>
              </w:rPr>
              <w:t>8.75</w:t>
            </w:r>
          </w:p>
        </w:tc>
        <w:tc>
          <w:tcPr>
            <w:tcW w:w="850" w:type="dxa"/>
            <w:tcBorders>
              <w:bottom w:val="nil"/>
            </w:tcBorders>
            <w:vAlign w:val="center"/>
          </w:tcPr>
          <w:p w14:paraId="56CE4144" w14:textId="77777777" w:rsidR="00431F52" w:rsidRPr="00E00CEE" w:rsidRDefault="00431F52" w:rsidP="00B77F29">
            <w:pPr>
              <w:snapToGrid w:val="0"/>
              <w:spacing w:line="240" w:lineRule="auto"/>
              <w:jc w:val="center"/>
              <w:rPr>
                <w:sz w:val="18"/>
                <w:szCs w:val="18"/>
              </w:rPr>
            </w:pPr>
            <w:r w:rsidRPr="00E00CEE">
              <w:rPr>
                <w:rFonts w:eastAsia="等线"/>
                <w:sz w:val="18"/>
                <w:szCs w:val="18"/>
              </w:rPr>
              <w:t>456076.2</w:t>
            </w:r>
          </w:p>
        </w:tc>
        <w:tc>
          <w:tcPr>
            <w:tcW w:w="592" w:type="dxa"/>
            <w:tcBorders>
              <w:bottom w:val="nil"/>
            </w:tcBorders>
            <w:vAlign w:val="center"/>
          </w:tcPr>
          <w:p w14:paraId="41AABE78" w14:textId="77777777" w:rsidR="00431F52" w:rsidRPr="00E00CEE" w:rsidRDefault="00431F52" w:rsidP="00B77F29">
            <w:pPr>
              <w:snapToGrid w:val="0"/>
              <w:spacing w:line="240" w:lineRule="auto"/>
              <w:jc w:val="center"/>
              <w:rPr>
                <w:sz w:val="18"/>
                <w:szCs w:val="18"/>
              </w:rPr>
            </w:pPr>
            <w:r w:rsidRPr="00E00CEE">
              <w:rPr>
                <w:rFonts w:eastAsia="等线"/>
                <w:sz w:val="18"/>
                <w:szCs w:val="18"/>
              </w:rPr>
              <w:t>9.88</w:t>
            </w:r>
          </w:p>
        </w:tc>
        <w:tc>
          <w:tcPr>
            <w:tcW w:w="850" w:type="dxa"/>
            <w:tcBorders>
              <w:bottom w:val="nil"/>
            </w:tcBorders>
            <w:vAlign w:val="center"/>
          </w:tcPr>
          <w:p w14:paraId="4E59E998" w14:textId="77777777" w:rsidR="00431F52" w:rsidRPr="00E00CEE" w:rsidRDefault="00431F52" w:rsidP="00B77F29">
            <w:pPr>
              <w:snapToGrid w:val="0"/>
              <w:spacing w:line="240" w:lineRule="auto"/>
              <w:jc w:val="center"/>
              <w:rPr>
                <w:sz w:val="18"/>
                <w:szCs w:val="18"/>
              </w:rPr>
            </w:pPr>
            <w:r w:rsidRPr="00E00CEE">
              <w:rPr>
                <w:rFonts w:eastAsia="等线"/>
                <w:sz w:val="18"/>
                <w:szCs w:val="18"/>
              </w:rPr>
              <w:t>450612.9</w:t>
            </w:r>
          </w:p>
        </w:tc>
        <w:tc>
          <w:tcPr>
            <w:tcW w:w="592" w:type="dxa"/>
            <w:tcBorders>
              <w:bottom w:val="nil"/>
            </w:tcBorders>
            <w:vAlign w:val="center"/>
          </w:tcPr>
          <w:p w14:paraId="6A634A8D" w14:textId="77777777" w:rsidR="00431F52" w:rsidRPr="00E00CEE" w:rsidRDefault="00431F52" w:rsidP="00B77F29">
            <w:pPr>
              <w:snapToGrid w:val="0"/>
              <w:spacing w:line="240" w:lineRule="auto"/>
              <w:jc w:val="center"/>
              <w:rPr>
                <w:sz w:val="18"/>
                <w:szCs w:val="18"/>
              </w:rPr>
            </w:pPr>
            <w:r w:rsidRPr="00E00CEE">
              <w:rPr>
                <w:rFonts w:eastAsia="等线"/>
                <w:sz w:val="18"/>
                <w:szCs w:val="18"/>
              </w:rPr>
              <w:t>8.56</w:t>
            </w:r>
          </w:p>
        </w:tc>
        <w:tc>
          <w:tcPr>
            <w:tcW w:w="850" w:type="dxa"/>
            <w:tcBorders>
              <w:bottom w:val="nil"/>
            </w:tcBorders>
            <w:vAlign w:val="center"/>
          </w:tcPr>
          <w:p w14:paraId="7E2FF75C"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421174.2</w:t>
            </w:r>
          </w:p>
        </w:tc>
        <w:tc>
          <w:tcPr>
            <w:tcW w:w="510" w:type="dxa"/>
            <w:tcBorders>
              <w:bottom w:val="nil"/>
            </w:tcBorders>
            <w:vAlign w:val="center"/>
          </w:tcPr>
          <w:p w14:paraId="1131731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1.47</w:t>
            </w:r>
          </w:p>
        </w:tc>
      </w:tr>
      <w:tr w:rsidR="00431F52" w:rsidRPr="00E00CEE" w14:paraId="2DE6FD29" w14:textId="77777777" w:rsidTr="00B77F29">
        <w:trPr>
          <w:trHeight w:val="143"/>
          <w:jc w:val="center"/>
        </w:trPr>
        <w:tc>
          <w:tcPr>
            <w:tcW w:w="816" w:type="dxa"/>
            <w:vMerge/>
            <w:tcBorders>
              <w:top w:val="nil"/>
              <w:bottom w:val="nil"/>
            </w:tcBorders>
            <w:vAlign w:val="center"/>
          </w:tcPr>
          <w:p w14:paraId="2BA5E3F5" w14:textId="77777777" w:rsidR="00431F52" w:rsidRPr="00E00CEE" w:rsidRDefault="00431F52" w:rsidP="00B77F29">
            <w:pPr>
              <w:snapToGrid w:val="0"/>
              <w:spacing w:line="240" w:lineRule="auto"/>
              <w:jc w:val="center"/>
              <w:rPr>
                <w:sz w:val="18"/>
                <w:szCs w:val="18"/>
              </w:rPr>
            </w:pPr>
          </w:p>
        </w:tc>
        <w:tc>
          <w:tcPr>
            <w:tcW w:w="731" w:type="dxa"/>
            <w:tcBorders>
              <w:top w:val="nil"/>
              <w:bottom w:val="nil"/>
            </w:tcBorders>
            <w:vAlign w:val="center"/>
          </w:tcPr>
          <w:p w14:paraId="1626ED2C" w14:textId="77777777" w:rsidR="00431F52" w:rsidRPr="00E00CEE" w:rsidRDefault="00431F52" w:rsidP="00B77F29">
            <w:pPr>
              <w:snapToGrid w:val="0"/>
              <w:spacing w:line="240" w:lineRule="auto"/>
              <w:jc w:val="center"/>
              <w:rPr>
                <w:b/>
                <w:bCs/>
                <w:sz w:val="18"/>
                <w:szCs w:val="18"/>
              </w:rPr>
            </w:pPr>
            <w:r w:rsidRPr="00E00CEE">
              <w:rPr>
                <w:rFonts w:hint="eastAsia"/>
                <w:b/>
                <w:bCs/>
                <w:sz w:val="18"/>
                <w:szCs w:val="18"/>
              </w:rPr>
              <w:t>m</w:t>
            </w:r>
            <w:r w:rsidRPr="00E00CEE">
              <w:rPr>
                <w:b/>
                <w:bCs/>
                <w:sz w:val="18"/>
                <w:szCs w:val="18"/>
              </w:rPr>
              <w:t>ean</w:t>
            </w:r>
          </w:p>
        </w:tc>
        <w:tc>
          <w:tcPr>
            <w:tcW w:w="849" w:type="dxa"/>
            <w:tcBorders>
              <w:top w:val="nil"/>
              <w:bottom w:val="nil"/>
            </w:tcBorders>
            <w:vAlign w:val="center"/>
          </w:tcPr>
          <w:p w14:paraId="6E6569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183147</w:t>
            </w:r>
          </w:p>
        </w:tc>
        <w:tc>
          <w:tcPr>
            <w:tcW w:w="524" w:type="dxa"/>
            <w:tcBorders>
              <w:top w:val="nil"/>
              <w:bottom w:val="nil"/>
            </w:tcBorders>
            <w:vAlign w:val="center"/>
          </w:tcPr>
          <w:p w14:paraId="4380EC64" w14:textId="77777777" w:rsidR="00431F52" w:rsidRPr="00E00CEE" w:rsidRDefault="00431F52" w:rsidP="00B77F29">
            <w:pPr>
              <w:snapToGrid w:val="0"/>
              <w:spacing w:line="240" w:lineRule="auto"/>
              <w:jc w:val="center"/>
              <w:rPr>
                <w:sz w:val="18"/>
                <w:szCs w:val="18"/>
              </w:rPr>
            </w:pPr>
            <w:r w:rsidRPr="00E00CEE">
              <w:rPr>
                <w:rFonts w:eastAsia="等线"/>
                <w:sz w:val="18"/>
                <w:szCs w:val="18"/>
              </w:rPr>
              <w:t>1.59</w:t>
            </w:r>
          </w:p>
        </w:tc>
        <w:tc>
          <w:tcPr>
            <w:tcW w:w="849" w:type="dxa"/>
            <w:tcBorders>
              <w:top w:val="nil"/>
              <w:bottom w:val="nil"/>
            </w:tcBorders>
            <w:vAlign w:val="center"/>
          </w:tcPr>
          <w:p w14:paraId="43F99AB6" w14:textId="77777777" w:rsidR="00431F52" w:rsidRPr="00E00CEE" w:rsidRDefault="00431F52" w:rsidP="00B77F29">
            <w:pPr>
              <w:snapToGrid w:val="0"/>
              <w:spacing w:line="240" w:lineRule="auto"/>
              <w:jc w:val="center"/>
              <w:rPr>
                <w:sz w:val="18"/>
                <w:szCs w:val="18"/>
              </w:rPr>
            </w:pPr>
            <w:r w:rsidRPr="00E00CEE">
              <w:rPr>
                <w:rFonts w:eastAsia="等线"/>
                <w:sz w:val="18"/>
                <w:szCs w:val="18"/>
              </w:rPr>
              <w:t>187136.9</w:t>
            </w:r>
          </w:p>
        </w:tc>
        <w:tc>
          <w:tcPr>
            <w:tcW w:w="524" w:type="dxa"/>
            <w:tcBorders>
              <w:top w:val="nil"/>
              <w:bottom w:val="nil"/>
            </w:tcBorders>
            <w:vAlign w:val="center"/>
          </w:tcPr>
          <w:p w14:paraId="59B0FE8C" w14:textId="77777777" w:rsidR="00431F52" w:rsidRPr="00E00CEE" w:rsidRDefault="00431F52" w:rsidP="00B77F29">
            <w:pPr>
              <w:snapToGrid w:val="0"/>
              <w:spacing w:line="240" w:lineRule="auto"/>
              <w:jc w:val="center"/>
              <w:rPr>
                <w:sz w:val="18"/>
                <w:szCs w:val="18"/>
              </w:rPr>
            </w:pPr>
            <w:r w:rsidRPr="00E00CEE">
              <w:rPr>
                <w:rFonts w:eastAsia="等线"/>
                <w:sz w:val="18"/>
                <w:szCs w:val="18"/>
              </w:rPr>
              <w:t>3.66</w:t>
            </w:r>
          </w:p>
        </w:tc>
        <w:tc>
          <w:tcPr>
            <w:tcW w:w="850" w:type="dxa"/>
            <w:tcBorders>
              <w:top w:val="nil"/>
              <w:bottom w:val="nil"/>
            </w:tcBorders>
            <w:vAlign w:val="center"/>
          </w:tcPr>
          <w:p w14:paraId="7622372B" w14:textId="77777777" w:rsidR="00431F52" w:rsidRPr="00E00CEE" w:rsidRDefault="00431F52" w:rsidP="00B77F29">
            <w:pPr>
              <w:snapToGrid w:val="0"/>
              <w:spacing w:line="240" w:lineRule="auto"/>
              <w:jc w:val="center"/>
              <w:rPr>
                <w:sz w:val="18"/>
                <w:szCs w:val="18"/>
              </w:rPr>
            </w:pPr>
            <w:r w:rsidRPr="00E00CEE">
              <w:rPr>
                <w:rFonts w:eastAsia="等线"/>
                <w:sz w:val="18"/>
                <w:szCs w:val="18"/>
              </w:rPr>
              <w:t>186977.4</w:t>
            </w:r>
          </w:p>
        </w:tc>
        <w:tc>
          <w:tcPr>
            <w:tcW w:w="592" w:type="dxa"/>
            <w:tcBorders>
              <w:top w:val="nil"/>
              <w:bottom w:val="nil"/>
            </w:tcBorders>
            <w:vAlign w:val="center"/>
          </w:tcPr>
          <w:p w14:paraId="19AB658F" w14:textId="77777777" w:rsidR="00431F52" w:rsidRPr="00E00CEE" w:rsidRDefault="00431F52" w:rsidP="00B77F29">
            <w:pPr>
              <w:snapToGrid w:val="0"/>
              <w:spacing w:line="240" w:lineRule="auto"/>
              <w:jc w:val="center"/>
              <w:rPr>
                <w:sz w:val="18"/>
                <w:szCs w:val="18"/>
              </w:rPr>
            </w:pPr>
            <w:r w:rsidRPr="00E00CEE">
              <w:rPr>
                <w:rFonts w:eastAsia="等线"/>
                <w:sz w:val="18"/>
                <w:szCs w:val="18"/>
              </w:rPr>
              <w:t>3.26</w:t>
            </w:r>
          </w:p>
        </w:tc>
        <w:tc>
          <w:tcPr>
            <w:tcW w:w="850" w:type="dxa"/>
            <w:tcBorders>
              <w:top w:val="nil"/>
              <w:bottom w:val="nil"/>
            </w:tcBorders>
            <w:vAlign w:val="center"/>
          </w:tcPr>
          <w:p w14:paraId="5F63D904" w14:textId="77777777" w:rsidR="00431F52" w:rsidRPr="00E00CEE" w:rsidRDefault="00431F52" w:rsidP="00B77F29">
            <w:pPr>
              <w:snapToGrid w:val="0"/>
              <w:spacing w:line="240" w:lineRule="auto"/>
              <w:jc w:val="center"/>
              <w:rPr>
                <w:sz w:val="18"/>
                <w:szCs w:val="18"/>
              </w:rPr>
            </w:pPr>
            <w:r w:rsidRPr="00E00CEE">
              <w:rPr>
                <w:rFonts w:eastAsia="等线"/>
                <w:sz w:val="18"/>
                <w:szCs w:val="18"/>
              </w:rPr>
              <w:t>186539</w:t>
            </w:r>
          </w:p>
        </w:tc>
        <w:tc>
          <w:tcPr>
            <w:tcW w:w="592" w:type="dxa"/>
            <w:tcBorders>
              <w:top w:val="nil"/>
              <w:bottom w:val="nil"/>
            </w:tcBorders>
            <w:vAlign w:val="center"/>
          </w:tcPr>
          <w:p w14:paraId="148965E4" w14:textId="77777777" w:rsidR="00431F52" w:rsidRPr="00E00CEE" w:rsidRDefault="00431F52" w:rsidP="00B77F29">
            <w:pPr>
              <w:snapToGrid w:val="0"/>
              <w:spacing w:line="240" w:lineRule="auto"/>
              <w:jc w:val="center"/>
              <w:rPr>
                <w:sz w:val="18"/>
                <w:szCs w:val="18"/>
              </w:rPr>
            </w:pPr>
            <w:r w:rsidRPr="00E00CEE">
              <w:rPr>
                <w:rFonts w:eastAsia="等线"/>
                <w:sz w:val="18"/>
                <w:szCs w:val="18"/>
              </w:rPr>
              <w:t>3.25</w:t>
            </w:r>
          </w:p>
        </w:tc>
        <w:tc>
          <w:tcPr>
            <w:tcW w:w="850" w:type="dxa"/>
            <w:tcBorders>
              <w:top w:val="nil"/>
              <w:bottom w:val="nil"/>
            </w:tcBorders>
            <w:vAlign w:val="center"/>
          </w:tcPr>
          <w:p w14:paraId="7616A3D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180764.4</w:t>
            </w:r>
          </w:p>
        </w:tc>
        <w:tc>
          <w:tcPr>
            <w:tcW w:w="510" w:type="dxa"/>
            <w:tcBorders>
              <w:top w:val="nil"/>
              <w:bottom w:val="nil"/>
            </w:tcBorders>
            <w:vAlign w:val="center"/>
          </w:tcPr>
          <w:p w14:paraId="5D98119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0.40</w:t>
            </w:r>
          </w:p>
        </w:tc>
      </w:tr>
      <w:tr w:rsidR="00431F52" w:rsidRPr="00E00CEE" w14:paraId="1C06816B" w14:textId="77777777" w:rsidTr="00B77F29">
        <w:trPr>
          <w:trHeight w:val="179"/>
          <w:jc w:val="center"/>
        </w:trPr>
        <w:tc>
          <w:tcPr>
            <w:tcW w:w="1548" w:type="dxa"/>
            <w:gridSpan w:val="2"/>
            <w:tcBorders>
              <w:top w:val="nil"/>
              <w:bottom w:val="single" w:sz="4" w:space="0" w:color="auto"/>
            </w:tcBorders>
            <w:vAlign w:val="center"/>
          </w:tcPr>
          <w:p w14:paraId="118ACFAF"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49" w:type="dxa"/>
            <w:tcBorders>
              <w:top w:val="nil"/>
              <w:bottom w:val="single" w:sz="4" w:space="0" w:color="auto"/>
            </w:tcBorders>
            <w:vAlign w:val="center"/>
          </w:tcPr>
          <w:p w14:paraId="154E327C"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.30%</w:t>
            </w:r>
          </w:p>
        </w:tc>
        <w:tc>
          <w:tcPr>
            <w:tcW w:w="524" w:type="dxa"/>
            <w:tcBorders>
              <w:top w:val="nil"/>
              <w:bottom w:val="single" w:sz="4" w:space="0" w:color="auto"/>
            </w:tcBorders>
            <w:vAlign w:val="center"/>
          </w:tcPr>
          <w:p w14:paraId="73F3849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5%</w:t>
            </w:r>
          </w:p>
        </w:tc>
        <w:tc>
          <w:tcPr>
            <w:tcW w:w="849" w:type="dxa"/>
            <w:tcBorders>
              <w:top w:val="nil"/>
              <w:bottom w:val="single" w:sz="4" w:space="0" w:color="auto"/>
            </w:tcBorders>
            <w:vAlign w:val="center"/>
          </w:tcPr>
          <w:p w14:paraId="6032112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.41%</w:t>
            </w:r>
          </w:p>
        </w:tc>
        <w:tc>
          <w:tcPr>
            <w:tcW w:w="524" w:type="dxa"/>
            <w:tcBorders>
              <w:top w:val="nil"/>
              <w:bottom w:val="single" w:sz="4" w:space="0" w:color="auto"/>
            </w:tcBorders>
            <w:vAlign w:val="center"/>
          </w:tcPr>
          <w:p w14:paraId="7BCA15CE"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9%</w:t>
            </w:r>
          </w:p>
        </w:tc>
        <w:tc>
          <w:tcPr>
            <w:tcW w:w="850" w:type="dxa"/>
            <w:tcBorders>
              <w:top w:val="nil"/>
              <w:bottom w:val="single" w:sz="4" w:space="0" w:color="auto"/>
            </w:tcBorders>
            <w:vAlign w:val="center"/>
          </w:tcPr>
          <w:p w14:paraId="12B388F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.32%</w:t>
            </w:r>
          </w:p>
        </w:tc>
        <w:tc>
          <w:tcPr>
            <w:tcW w:w="592" w:type="dxa"/>
            <w:tcBorders>
              <w:top w:val="nil"/>
              <w:bottom w:val="single" w:sz="4" w:space="0" w:color="auto"/>
            </w:tcBorders>
            <w:vAlign w:val="center"/>
          </w:tcPr>
          <w:p w14:paraId="0C99E211"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0" w:type="dxa"/>
            <w:tcBorders>
              <w:top w:val="nil"/>
              <w:bottom w:val="single" w:sz="4" w:space="0" w:color="auto"/>
            </w:tcBorders>
            <w:vAlign w:val="center"/>
          </w:tcPr>
          <w:p w14:paraId="06826F76"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.10%</w:t>
            </w:r>
          </w:p>
        </w:tc>
        <w:tc>
          <w:tcPr>
            <w:tcW w:w="592" w:type="dxa"/>
            <w:tcBorders>
              <w:top w:val="nil"/>
              <w:bottom w:val="single" w:sz="4" w:space="0" w:color="auto"/>
            </w:tcBorders>
            <w:vAlign w:val="center"/>
          </w:tcPr>
          <w:p w14:paraId="54FAA7B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0" w:type="dxa"/>
            <w:tcBorders>
              <w:top w:val="nil"/>
              <w:bottom w:val="single" w:sz="4" w:space="0" w:color="auto"/>
            </w:tcBorders>
            <w:vAlign w:val="center"/>
          </w:tcPr>
          <w:p w14:paraId="2F009A2E"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45279EDE"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72E0584A" w14:textId="77777777" w:rsidTr="00B77F29">
        <w:trPr>
          <w:trHeight w:val="179"/>
          <w:jc w:val="center"/>
        </w:trPr>
        <w:tc>
          <w:tcPr>
            <w:tcW w:w="816" w:type="dxa"/>
            <w:vMerge w:val="restart"/>
            <w:tcBorders>
              <w:top w:val="nil"/>
              <w:bottom w:val="nil"/>
            </w:tcBorders>
            <w:vAlign w:val="center"/>
          </w:tcPr>
          <w:p w14:paraId="409FA662" w14:textId="130CD453" w:rsidR="00431F52" w:rsidRPr="00E00CEE" w:rsidRDefault="00C002D3" w:rsidP="00B77F29">
            <w:pPr>
              <w:snapToGrid w:val="0"/>
              <w:spacing w:line="240" w:lineRule="auto"/>
              <w:jc w:val="center"/>
              <w:rPr>
                <w:sz w:val="18"/>
                <w:szCs w:val="18"/>
              </w:rPr>
            </w:pPr>
            <w:r w:rsidRPr="00C002D3">
              <w:rPr>
                <w:position w:val="-10"/>
                <w:sz w:val="18"/>
                <w:szCs w:val="18"/>
              </w:rPr>
              <w:object w:dxaOrig="544" w:dyaOrig="298" w14:anchorId="62E86CD3">
                <v:shape id="_x0000_i1039" type="#_x0000_t75" style="width:27.3pt;height:15.05pt" o:ole="">
                  <v:imagedata r:id="rId77" o:title=""/>
                </v:shape>
                <o:OLEObject Type="Embed" ProgID="Equation.AxMath" ShapeID="_x0000_i1039" DrawAspect="Content" ObjectID="_1771851165" r:id="rId85"/>
              </w:object>
            </w:r>
          </w:p>
        </w:tc>
        <w:tc>
          <w:tcPr>
            <w:tcW w:w="731" w:type="dxa"/>
            <w:tcBorders>
              <w:top w:val="single" w:sz="4" w:space="0" w:color="auto"/>
            </w:tcBorders>
            <w:vAlign w:val="center"/>
          </w:tcPr>
          <w:p w14:paraId="47BEE680"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49" w:type="dxa"/>
            <w:tcBorders>
              <w:top w:val="single" w:sz="4" w:space="0" w:color="auto"/>
            </w:tcBorders>
            <w:vAlign w:val="center"/>
          </w:tcPr>
          <w:p w14:paraId="019DA1BB" w14:textId="77777777" w:rsidR="00431F52" w:rsidRPr="00E00CEE" w:rsidRDefault="00431F52" w:rsidP="00B77F29">
            <w:pPr>
              <w:snapToGrid w:val="0"/>
              <w:spacing w:line="240" w:lineRule="auto"/>
              <w:jc w:val="center"/>
              <w:rPr>
                <w:sz w:val="18"/>
                <w:szCs w:val="18"/>
              </w:rPr>
            </w:pPr>
            <w:r w:rsidRPr="00E00CEE">
              <w:rPr>
                <w:rFonts w:eastAsia="等线"/>
                <w:sz w:val="18"/>
                <w:szCs w:val="18"/>
              </w:rPr>
              <w:t>35244.3</w:t>
            </w:r>
          </w:p>
        </w:tc>
        <w:tc>
          <w:tcPr>
            <w:tcW w:w="524" w:type="dxa"/>
            <w:tcBorders>
              <w:top w:val="single" w:sz="4" w:space="0" w:color="auto"/>
            </w:tcBorders>
            <w:vAlign w:val="center"/>
          </w:tcPr>
          <w:p w14:paraId="1752459F" w14:textId="77777777" w:rsidR="00431F52" w:rsidRPr="00E00CEE" w:rsidRDefault="00431F52" w:rsidP="00B77F29">
            <w:pPr>
              <w:snapToGrid w:val="0"/>
              <w:spacing w:line="240" w:lineRule="auto"/>
              <w:jc w:val="center"/>
              <w:rPr>
                <w:sz w:val="18"/>
                <w:szCs w:val="18"/>
              </w:rPr>
            </w:pPr>
            <w:r w:rsidRPr="00E00CEE">
              <w:rPr>
                <w:rFonts w:eastAsia="等线"/>
                <w:sz w:val="18"/>
                <w:szCs w:val="18"/>
              </w:rPr>
              <w:t>1.48</w:t>
            </w:r>
          </w:p>
        </w:tc>
        <w:tc>
          <w:tcPr>
            <w:tcW w:w="849" w:type="dxa"/>
            <w:tcBorders>
              <w:top w:val="single" w:sz="4" w:space="0" w:color="auto"/>
            </w:tcBorders>
            <w:vAlign w:val="center"/>
          </w:tcPr>
          <w:p w14:paraId="4A45B190" w14:textId="77777777" w:rsidR="00431F52" w:rsidRPr="00E00CEE" w:rsidRDefault="00431F52" w:rsidP="00B77F29">
            <w:pPr>
              <w:snapToGrid w:val="0"/>
              <w:spacing w:line="240" w:lineRule="auto"/>
              <w:jc w:val="center"/>
              <w:rPr>
                <w:sz w:val="18"/>
                <w:szCs w:val="18"/>
              </w:rPr>
            </w:pPr>
            <w:r w:rsidRPr="00E00CEE">
              <w:rPr>
                <w:rFonts w:eastAsia="等线"/>
                <w:sz w:val="18"/>
                <w:szCs w:val="18"/>
              </w:rPr>
              <w:t>36216</w:t>
            </w:r>
          </w:p>
        </w:tc>
        <w:tc>
          <w:tcPr>
            <w:tcW w:w="524" w:type="dxa"/>
            <w:tcBorders>
              <w:top w:val="single" w:sz="4" w:space="0" w:color="auto"/>
            </w:tcBorders>
            <w:vAlign w:val="center"/>
          </w:tcPr>
          <w:p w14:paraId="6EB9CD9E" w14:textId="77777777" w:rsidR="00431F52" w:rsidRPr="00E00CEE" w:rsidRDefault="00431F52" w:rsidP="00B77F29">
            <w:pPr>
              <w:snapToGrid w:val="0"/>
              <w:spacing w:line="240" w:lineRule="auto"/>
              <w:jc w:val="center"/>
              <w:rPr>
                <w:sz w:val="18"/>
                <w:szCs w:val="18"/>
              </w:rPr>
            </w:pPr>
            <w:r w:rsidRPr="00E00CEE">
              <w:rPr>
                <w:rFonts w:eastAsia="等线"/>
                <w:sz w:val="18"/>
                <w:szCs w:val="18"/>
              </w:rPr>
              <w:t>4.27</w:t>
            </w:r>
          </w:p>
        </w:tc>
        <w:tc>
          <w:tcPr>
            <w:tcW w:w="850" w:type="dxa"/>
            <w:tcBorders>
              <w:top w:val="single" w:sz="4" w:space="0" w:color="auto"/>
            </w:tcBorders>
            <w:vAlign w:val="center"/>
          </w:tcPr>
          <w:p w14:paraId="691228EC" w14:textId="77777777" w:rsidR="00431F52" w:rsidRPr="00E00CEE" w:rsidRDefault="00431F52" w:rsidP="00B77F29">
            <w:pPr>
              <w:snapToGrid w:val="0"/>
              <w:spacing w:line="240" w:lineRule="auto"/>
              <w:jc w:val="center"/>
              <w:rPr>
                <w:sz w:val="18"/>
                <w:szCs w:val="18"/>
              </w:rPr>
            </w:pPr>
            <w:r w:rsidRPr="00E00CEE">
              <w:rPr>
                <w:rFonts w:eastAsia="等线"/>
                <w:sz w:val="18"/>
                <w:szCs w:val="18"/>
              </w:rPr>
              <w:t>35660.8</w:t>
            </w:r>
          </w:p>
        </w:tc>
        <w:tc>
          <w:tcPr>
            <w:tcW w:w="592" w:type="dxa"/>
            <w:tcBorders>
              <w:top w:val="single" w:sz="4" w:space="0" w:color="auto"/>
            </w:tcBorders>
            <w:vAlign w:val="center"/>
          </w:tcPr>
          <w:p w14:paraId="78B8CFC1" w14:textId="77777777" w:rsidR="00431F52" w:rsidRPr="00E00CEE" w:rsidRDefault="00431F52" w:rsidP="00B77F29">
            <w:pPr>
              <w:snapToGrid w:val="0"/>
              <w:spacing w:line="240" w:lineRule="auto"/>
              <w:jc w:val="center"/>
              <w:rPr>
                <w:sz w:val="18"/>
                <w:szCs w:val="18"/>
              </w:rPr>
            </w:pPr>
            <w:r w:rsidRPr="00E00CEE">
              <w:rPr>
                <w:rFonts w:eastAsia="等线"/>
                <w:sz w:val="18"/>
                <w:szCs w:val="18"/>
              </w:rPr>
              <w:t>2.67</w:t>
            </w:r>
          </w:p>
        </w:tc>
        <w:tc>
          <w:tcPr>
            <w:tcW w:w="850" w:type="dxa"/>
            <w:tcBorders>
              <w:top w:val="single" w:sz="4" w:space="0" w:color="auto"/>
            </w:tcBorders>
            <w:vAlign w:val="center"/>
          </w:tcPr>
          <w:p w14:paraId="65072023" w14:textId="77777777" w:rsidR="00431F52" w:rsidRPr="00E00CEE" w:rsidRDefault="00431F52" w:rsidP="00B77F29">
            <w:pPr>
              <w:snapToGrid w:val="0"/>
              <w:spacing w:line="240" w:lineRule="auto"/>
              <w:jc w:val="center"/>
              <w:rPr>
                <w:sz w:val="18"/>
                <w:szCs w:val="18"/>
              </w:rPr>
            </w:pPr>
            <w:r w:rsidRPr="00E00CEE">
              <w:rPr>
                <w:rFonts w:eastAsia="等线"/>
                <w:sz w:val="18"/>
                <w:szCs w:val="18"/>
              </w:rPr>
              <w:t>35702.3</w:t>
            </w:r>
          </w:p>
        </w:tc>
        <w:tc>
          <w:tcPr>
            <w:tcW w:w="592" w:type="dxa"/>
            <w:tcBorders>
              <w:top w:val="single" w:sz="4" w:space="0" w:color="auto"/>
            </w:tcBorders>
            <w:vAlign w:val="center"/>
          </w:tcPr>
          <w:p w14:paraId="5D68D6D3"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w:t>
            </w:r>
          </w:p>
        </w:tc>
        <w:tc>
          <w:tcPr>
            <w:tcW w:w="850" w:type="dxa"/>
            <w:tcBorders>
              <w:top w:val="single" w:sz="4" w:space="0" w:color="auto"/>
            </w:tcBorders>
            <w:vAlign w:val="center"/>
          </w:tcPr>
          <w:p w14:paraId="1A063D0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34940.3</w:t>
            </w:r>
          </w:p>
        </w:tc>
        <w:tc>
          <w:tcPr>
            <w:tcW w:w="510" w:type="dxa"/>
            <w:tcBorders>
              <w:top w:val="single" w:sz="4" w:space="0" w:color="auto"/>
            </w:tcBorders>
            <w:vAlign w:val="center"/>
          </w:tcPr>
          <w:p w14:paraId="7C5F663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0.60</w:t>
            </w:r>
          </w:p>
        </w:tc>
      </w:tr>
      <w:tr w:rsidR="00431F52" w:rsidRPr="00E00CEE" w14:paraId="65EA24B8" w14:textId="77777777" w:rsidTr="00B77F29">
        <w:trPr>
          <w:trHeight w:val="143"/>
          <w:jc w:val="center"/>
        </w:trPr>
        <w:tc>
          <w:tcPr>
            <w:tcW w:w="816" w:type="dxa"/>
            <w:vMerge/>
            <w:tcBorders>
              <w:top w:val="nil"/>
              <w:bottom w:val="nil"/>
            </w:tcBorders>
            <w:vAlign w:val="center"/>
          </w:tcPr>
          <w:p w14:paraId="23A7FDB4" w14:textId="77777777" w:rsidR="00431F52" w:rsidRPr="00E00CEE" w:rsidRDefault="00431F52" w:rsidP="00B77F29">
            <w:pPr>
              <w:snapToGrid w:val="0"/>
              <w:spacing w:line="240" w:lineRule="auto"/>
              <w:jc w:val="center"/>
              <w:rPr>
                <w:sz w:val="18"/>
                <w:szCs w:val="18"/>
              </w:rPr>
            </w:pPr>
          </w:p>
        </w:tc>
        <w:tc>
          <w:tcPr>
            <w:tcW w:w="731" w:type="dxa"/>
            <w:vAlign w:val="center"/>
          </w:tcPr>
          <w:p w14:paraId="7EBCAEBD"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49" w:type="dxa"/>
            <w:vAlign w:val="center"/>
          </w:tcPr>
          <w:p w14:paraId="27888C63" w14:textId="77777777" w:rsidR="00431F52" w:rsidRPr="00E00CEE" w:rsidRDefault="00431F52" w:rsidP="00B77F29">
            <w:pPr>
              <w:snapToGrid w:val="0"/>
              <w:spacing w:line="240" w:lineRule="auto"/>
              <w:jc w:val="center"/>
              <w:rPr>
                <w:sz w:val="18"/>
                <w:szCs w:val="18"/>
              </w:rPr>
            </w:pPr>
            <w:r w:rsidRPr="00E00CEE">
              <w:rPr>
                <w:rFonts w:eastAsia="等线"/>
                <w:sz w:val="18"/>
                <w:szCs w:val="18"/>
              </w:rPr>
              <w:t>61080.7</w:t>
            </w:r>
          </w:p>
        </w:tc>
        <w:tc>
          <w:tcPr>
            <w:tcW w:w="524" w:type="dxa"/>
            <w:vAlign w:val="center"/>
          </w:tcPr>
          <w:p w14:paraId="3C7E7207" w14:textId="77777777" w:rsidR="00431F52" w:rsidRPr="00E00CEE" w:rsidRDefault="00431F52" w:rsidP="00B77F29">
            <w:pPr>
              <w:snapToGrid w:val="0"/>
              <w:spacing w:line="240" w:lineRule="auto"/>
              <w:jc w:val="center"/>
              <w:rPr>
                <w:sz w:val="18"/>
                <w:szCs w:val="18"/>
              </w:rPr>
            </w:pPr>
            <w:r w:rsidRPr="00E00CEE">
              <w:rPr>
                <w:rFonts w:eastAsia="等线"/>
                <w:sz w:val="18"/>
                <w:szCs w:val="18"/>
              </w:rPr>
              <w:t>1.36</w:t>
            </w:r>
          </w:p>
        </w:tc>
        <w:tc>
          <w:tcPr>
            <w:tcW w:w="849" w:type="dxa"/>
            <w:vAlign w:val="center"/>
          </w:tcPr>
          <w:p w14:paraId="59E95BFF" w14:textId="77777777" w:rsidR="00431F52" w:rsidRPr="00E00CEE" w:rsidRDefault="00431F52" w:rsidP="00B77F29">
            <w:pPr>
              <w:snapToGrid w:val="0"/>
              <w:spacing w:line="240" w:lineRule="auto"/>
              <w:jc w:val="center"/>
              <w:rPr>
                <w:sz w:val="18"/>
                <w:szCs w:val="18"/>
              </w:rPr>
            </w:pPr>
            <w:r w:rsidRPr="00E00CEE">
              <w:rPr>
                <w:rFonts w:eastAsia="等线"/>
                <w:sz w:val="18"/>
                <w:szCs w:val="18"/>
              </w:rPr>
              <w:t>62420.1</w:t>
            </w:r>
          </w:p>
        </w:tc>
        <w:tc>
          <w:tcPr>
            <w:tcW w:w="524" w:type="dxa"/>
            <w:vAlign w:val="center"/>
          </w:tcPr>
          <w:p w14:paraId="687B1D3A" w14:textId="77777777" w:rsidR="00431F52" w:rsidRPr="00E00CEE" w:rsidRDefault="00431F52" w:rsidP="00B77F29">
            <w:pPr>
              <w:snapToGrid w:val="0"/>
              <w:spacing w:line="240" w:lineRule="auto"/>
              <w:jc w:val="center"/>
              <w:rPr>
                <w:sz w:val="18"/>
                <w:szCs w:val="18"/>
              </w:rPr>
            </w:pPr>
            <w:r w:rsidRPr="00E00CEE">
              <w:rPr>
                <w:rFonts w:eastAsia="等线"/>
                <w:sz w:val="18"/>
                <w:szCs w:val="18"/>
              </w:rPr>
              <w:t>3.58</w:t>
            </w:r>
          </w:p>
        </w:tc>
        <w:tc>
          <w:tcPr>
            <w:tcW w:w="850" w:type="dxa"/>
            <w:vAlign w:val="center"/>
          </w:tcPr>
          <w:p w14:paraId="561D20DF" w14:textId="77777777" w:rsidR="00431F52" w:rsidRPr="00E00CEE" w:rsidRDefault="00431F52" w:rsidP="00B77F29">
            <w:pPr>
              <w:snapToGrid w:val="0"/>
              <w:spacing w:line="240" w:lineRule="auto"/>
              <w:jc w:val="center"/>
              <w:rPr>
                <w:sz w:val="18"/>
                <w:szCs w:val="18"/>
              </w:rPr>
            </w:pPr>
            <w:r w:rsidRPr="00E00CEE">
              <w:rPr>
                <w:rFonts w:eastAsia="等线"/>
                <w:sz w:val="18"/>
                <w:szCs w:val="18"/>
              </w:rPr>
              <w:t>61620.1</w:t>
            </w:r>
          </w:p>
        </w:tc>
        <w:tc>
          <w:tcPr>
            <w:tcW w:w="592" w:type="dxa"/>
            <w:vAlign w:val="center"/>
          </w:tcPr>
          <w:p w14:paraId="3682ECF2"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w:t>
            </w:r>
          </w:p>
        </w:tc>
        <w:tc>
          <w:tcPr>
            <w:tcW w:w="850" w:type="dxa"/>
            <w:vAlign w:val="center"/>
          </w:tcPr>
          <w:p w14:paraId="57C8C2E6" w14:textId="77777777" w:rsidR="00431F52" w:rsidRPr="00E00CEE" w:rsidRDefault="00431F52" w:rsidP="00B77F29">
            <w:pPr>
              <w:snapToGrid w:val="0"/>
              <w:spacing w:line="240" w:lineRule="auto"/>
              <w:jc w:val="center"/>
              <w:rPr>
                <w:sz w:val="18"/>
                <w:szCs w:val="18"/>
              </w:rPr>
            </w:pPr>
            <w:r w:rsidRPr="00E00CEE">
              <w:rPr>
                <w:rFonts w:eastAsia="等线"/>
                <w:sz w:val="18"/>
                <w:szCs w:val="18"/>
              </w:rPr>
              <w:t>61702</w:t>
            </w:r>
          </w:p>
        </w:tc>
        <w:tc>
          <w:tcPr>
            <w:tcW w:w="592" w:type="dxa"/>
            <w:vAlign w:val="center"/>
          </w:tcPr>
          <w:p w14:paraId="4BE9DA3B" w14:textId="77777777" w:rsidR="00431F52" w:rsidRPr="00E00CEE" w:rsidRDefault="00431F52" w:rsidP="00B77F29">
            <w:pPr>
              <w:snapToGrid w:val="0"/>
              <w:spacing w:line="240" w:lineRule="auto"/>
              <w:jc w:val="center"/>
              <w:rPr>
                <w:sz w:val="18"/>
                <w:szCs w:val="18"/>
              </w:rPr>
            </w:pPr>
            <w:r w:rsidRPr="00E00CEE">
              <w:rPr>
                <w:rFonts w:eastAsia="等线"/>
                <w:sz w:val="18"/>
                <w:szCs w:val="18"/>
              </w:rPr>
              <w:t>2.39</w:t>
            </w:r>
          </w:p>
        </w:tc>
        <w:tc>
          <w:tcPr>
            <w:tcW w:w="850" w:type="dxa"/>
            <w:vAlign w:val="center"/>
          </w:tcPr>
          <w:p w14:paraId="6565D9C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60663.7</w:t>
            </w:r>
          </w:p>
        </w:tc>
        <w:tc>
          <w:tcPr>
            <w:tcW w:w="510" w:type="dxa"/>
            <w:vAlign w:val="center"/>
          </w:tcPr>
          <w:p w14:paraId="0F5FB68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0.67</w:t>
            </w:r>
          </w:p>
        </w:tc>
      </w:tr>
      <w:tr w:rsidR="00431F52" w:rsidRPr="00E00CEE" w14:paraId="318BC0FA" w14:textId="77777777" w:rsidTr="00B77F29">
        <w:trPr>
          <w:trHeight w:val="143"/>
          <w:jc w:val="center"/>
        </w:trPr>
        <w:tc>
          <w:tcPr>
            <w:tcW w:w="816" w:type="dxa"/>
            <w:vMerge/>
            <w:tcBorders>
              <w:top w:val="nil"/>
              <w:bottom w:val="nil"/>
            </w:tcBorders>
            <w:vAlign w:val="center"/>
          </w:tcPr>
          <w:p w14:paraId="628F9237" w14:textId="77777777" w:rsidR="00431F52" w:rsidRPr="00E00CEE" w:rsidRDefault="00431F52" w:rsidP="00B77F29">
            <w:pPr>
              <w:snapToGrid w:val="0"/>
              <w:spacing w:line="240" w:lineRule="auto"/>
              <w:jc w:val="center"/>
              <w:rPr>
                <w:sz w:val="18"/>
                <w:szCs w:val="18"/>
              </w:rPr>
            </w:pPr>
          </w:p>
        </w:tc>
        <w:tc>
          <w:tcPr>
            <w:tcW w:w="731" w:type="dxa"/>
            <w:vAlign w:val="center"/>
          </w:tcPr>
          <w:p w14:paraId="38E92CFC"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49" w:type="dxa"/>
            <w:vAlign w:val="center"/>
          </w:tcPr>
          <w:p w14:paraId="646F93B0" w14:textId="77777777" w:rsidR="00431F52" w:rsidRPr="00E00CEE" w:rsidRDefault="00431F52" w:rsidP="00B77F29">
            <w:pPr>
              <w:snapToGrid w:val="0"/>
              <w:spacing w:line="240" w:lineRule="auto"/>
              <w:jc w:val="center"/>
              <w:rPr>
                <w:sz w:val="18"/>
                <w:szCs w:val="18"/>
              </w:rPr>
            </w:pPr>
            <w:r w:rsidRPr="00E00CEE">
              <w:rPr>
                <w:rFonts w:eastAsia="等线"/>
                <w:sz w:val="18"/>
                <w:szCs w:val="18"/>
              </w:rPr>
              <w:t>85900.4</w:t>
            </w:r>
          </w:p>
        </w:tc>
        <w:tc>
          <w:tcPr>
            <w:tcW w:w="524" w:type="dxa"/>
            <w:vAlign w:val="center"/>
          </w:tcPr>
          <w:p w14:paraId="2781C678" w14:textId="77777777" w:rsidR="00431F52" w:rsidRPr="00E00CEE" w:rsidRDefault="00431F52" w:rsidP="00B77F29">
            <w:pPr>
              <w:snapToGrid w:val="0"/>
              <w:spacing w:line="240" w:lineRule="auto"/>
              <w:jc w:val="center"/>
              <w:rPr>
                <w:sz w:val="18"/>
                <w:szCs w:val="18"/>
              </w:rPr>
            </w:pPr>
            <w:r w:rsidRPr="00E00CEE">
              <w:rPr>
                <w:rFonts w:eastAsia="等线"/>
                <w:sz w:val="18"/>
                <w:szCs w:val="18"/>
              </w:rPr>
              <w:t>1.97</w:t>
            </w:r>
          </w:p>
        </w:tc>
        <w:tc>
          <w:tcPr>
            <w:tcW w:w="849" w:type="dxa"/>
            <w:vAlign w:val="center"/>
          </w:tcPr>
          <w:p w14:paraId="38A7A2EA" w14:textId="77777777" w:rsidR="00431F52" w:rsidRPr="00E00CEE" w:rsidRDefault="00431F52" w:rsidP="00B77F29">
            <w:pPr>
              <w:snapToGrid w:val="0"/>
              <w:spacing w:line="240" w:lineRule="auto"/>
              <w:jc w:val="center"/>
              <w:rPr>
                <w:sz w:val="18"/>
                <w:szCs w:val="18"/>
              </w:rPr>
            </w:pPr>
            <w:r w:rsidRPr="00E00CEE">
              <w:rPr>
                <w:rFonts w:eastAsia="等线"/>
                <w:sz w:val="18"/>
                <w:szCs w:val="18"/>
              </w:rPr>
              <w:t>88476.1</w:t>
            </w:r>
          </w:p>
        </w:tc>
        <w:tc>
          <w:tcPr>
            <w:tcW w:w="524" w:type="dxa"/>
            <w:vAlign w:val="center"/>
          </w:tcPr>
          <w:p w14:paraId="1221C320" w14:textId="77777777" w:rsidR="00431F52" w:rsidRPr="00E00CEE" w:rsidRDefault="00431F52" w:rsidP="00B77F29">
            <w:pPr>
              <w:snapToGrid w:val="0"/>
              <w:spacing w:line="240" w:lineRule="auto"/>
              <w:jc w:val="center"/>
              <w:rPr>
                <w:sz w:val="18"/>
                <w:szCs w:val="18"/>
              </w:rPr>
            </w:pPr>
            <w:r w:rsidRPr="00E00CEE">
              <w:rPr>
                <w:rFonts w:eastAsia="等线"/>
                <w:sz w:val="18"/>
                <w:szCs w:val="18"/>
              </w:rPr>
              <w:t>5.03</w:t>
            </w:r>
          </w:p>
        </w:tc>
        <w:tc>
          <w:tcPr>
            <w:tcW w:w="850" w:type="dxa"/>
            <w:vAlign w:val="center"/>
          </w:tcPr>
          <w:p w14:paraId="34476D7B" w14:textId="77777777" w:rsidR="00431F52" w:rsidRPr="00E00CEE" w:rsidRDefault="00431F52" w:rsidP="00B77F29">
            <w:pPr>
              <w:snapToGrid w:val="0"/>
              <w:spacing w:line="240" w:lineRule="auto"/>
              <w:jc w:val="center"/>
              <w:rPr>
                <w:sz w:val="18"/>
                <w:szCs w:val="18"/>
              </w:rPr>
            </w:pPr>
            <w:r w:rsidRPr="00E00CEE">
              <w:rPr>
                <w:rFonts w:eastAsia="等线"/>
                <w:sz w:val="18"/>
                <w:szCs w:val="18"/>
              </w:rPr>
              <w:t>86644.6</w:t>
            </w:r>
          </w:p>
        </w:tc>
        <w:tc>
          <w:tcPr>
            <w:tcW w:w="592" w:type="dxa"/>
            <w:vAlign w:val="center"/>
          </w:tcPr>
          <w:p w14:paraId="333FCCC5" w14:textId="77777777" w:rsidR="00431F52" w:rsidRPr="00E00CEE" w:rsidRDefault="00431F52" w:rsidP="00B77F29">
            <w:pPr>
              <w:snapToGrid w:val="0"/>
              <w:spacing w:line="240" w:lineRule="auto"/>
              <w:jc w:val="center"/>
              <w:rPr>
                <w:sz w:val="18"/>
                <w:szCs w:val="18"/>
              </w:rPr>
            </w:pPr>
            <w:r w:rsidRPr="00E00CEE">
              <w:rPr>
                <w:rFonts w:eastAsia="等线"/>
                <w:sz w:val="18"/>
                <w:szCs w:val="18"/>
              </w:rPr>
              <w:t>2.85</w:t>
            </w:r>
          </w:p>
        </w:tc>
        <w:tc>
          <w:tcPr>
            <w:tcW w:w="850" w:type="dxa"/>
            <w:vAlign w:val="center"/>
          </w:tcPr>
          <w:p w14:paraId="319F672D" w14:textId="77777777" w:rsidR="00431F52" w:rsidRPr="00E00CEE" w:rsidRDefault="00431F52" w:rsidP="00B77F29">
            <w:pPr>
              <w:snapToGrid w:val="0"/>
              <w:spacing w:line="240" w:lineRule="auto"/>
              <w:jc w:val="center"/>
              <w:rPr>
                <w:sz w:val="18"/>
                <w:szCs w:val="18"/>
              </w:rPr>
            </w:pPr>
            <w:r w:rsidRPr="00E00CEE">
              <w:rPr>
                <w:rFonts w:eastAsia="等线"/>
                <w:sz w:val="18"/>
                <w:szCs w:val="18"/>
              </w:rPr>
              <w:t>86728.4</w:t>
            </w:r>
          </w:p>
        </w:tc>
        <w:tc>
          <w:tcPr>
            <w:tcW w:w="592" w:type="dxa"/>
            <w:vAlign w:val="center"/>
          </w:tcPr>
          <w:p w14:paraId="4B45F95F" w14:textId="77777777" w:rsidR="00431F52" w:rsidRPr="00E00CEE" w:rsidRDefault="00431F52" w:rsidP="00B77F29">
            <w:pPr>
              <w:snapToGrid w:val="0"/>
              <w:spacing w:line="240" w:lineRule="auto"/>
              <w:jc w:val="center"/>
              <w:rPr>
                <w:sz w:val="18"/>
                <w:szCs w:val="18"/>
              </w:rPr>
            </w:pPr>
            <w:r w:rsidRPr="00E00CEE">
              <w:rPr>
                <w:rFonts w:eastAsia="等线"/>
                <w:sz w:val="18"/>
                <w:szCs w:val="18"/>
              </w:rPr>
              <w:t>2.95</w:t>
            </w:r>
          </w:p>
        </w:tc>
        <w:tc>
          <w:tcPr>
            <w:tcW w:w="850" w:type="dxa"/>
            <w:vAlign w:val="center"/>
          </w:tcPr>
          <w:p w14:paraId="567C8B0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85064.9</w:t>
            </w:r>
          </w:p>
        </w:tc>
        <w:tc>
          <w:tcPr>
            <w:tcW w:w="510" w:type="dxa"/>
            <w:vAlign w:val="center"/>
          </w:tcPr>
          <w:p w14:paraId="02EF4DE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0.98</w:t>
            </w:r>
          </w:p>
        </w:tc>
      </w:tr>
      <w:tr w:rsidR="00431F52" w:rsidRPr="00E00CEE" w14:paraId="187641A0" w14:textId="77777777" w:rsidTr="00B77F29">
        <w:trPr>
          <w:trHeight w:val="143"/>
          <w:jc w:val="center"/>
        </w:trPr>
        <w:tc>
          <w:tcPr>
            <w:tcW w:w="816" w:type="dxa"/>
            <w:vMerge/>
            <w:tcBorders>
              <w:top w:val="nil"/>
              <w:bottom w:val="nil"/>
            </w:tcBorders>
            <w:vAlign w:val="center"/>
          </w:tcPr>
          <w:p w14:paraId="5977038C" w14:textId="77777777" w:rsidR="00431F52" w:rsidRPr="00E00CEE" w:rsidRDefault="00431F52" w:rsidP="00B77F29">
            <w:pPr>
              <w:snapToGrid w:val="0"/>
              <w:spacing w:line="240" w:lineRule="auto"/>
              <w:jc w:val="center"/>
              <w:rPr>
                <w:sz w:val="18"/>
                <w:szCs w:val="18"/>
              </w:rPr>
            </w:pPr>
          </w:p>
        </w:tc>
        <w:tc>
          <w:tcPr>
            <w:tcW w:w="731" w:type="dxa"/>
            <w:vAlign w:val="center"/>
          </w:tcPr>
          <w:p w14:paraId="45D002B4"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49" w:type="dxa"/>
            <w:vAlign w:val="center"/>
          </w:tcPr>
          <w:p w14:paraId="58047BFF" w14:textId="77777777" w:rsidR="00431F52" w:rsidRPr="00E00CEE" w:rsidRDefault="00431F52" w:rsidP="00B77F29">
            <w:pPr>
              <w:snapToGrid w:val="0"/>
              <w:spacing w:line="240" w:lineRule="auto"/>
              <w:jc w:val="center"/>
              <w:rPr>
                <w:sz w:val="18"/>
                <w:szCs w:val="18"/>
              </w:rPr>
            </w:pPr>
            <w:r w:rsidRPr="00E00CEE">
              <w:rPr>
                <w:rFonts w:eastAsia="等线"/>
                <w:sz w:val="18"/>
                <w:szCs w:val="18"/>
              </w:rPr>
              <w:t>50157.9</w:t>
            </w:r>
          </w:p>
        </w:tc>
        <w:tc>
          <w:tcPr>
            <w:tcW w:w="524" w:type="dxa"/>
            <w:vAlign w:val="center"/>
          </w:tcPr>
          <w:p w14:paraId="3F15BFDA" w14:textId="77777777" w:rsidR="00431F52" w:rsidRPr="00E00CEE" w:rsidRDefault="00431F52" w:rsidP="00B77F29">
            <w:pPr>
              <w:snapToGrid w:val="0"/>
              <w:spacing w:line="240" w:lineRule="auto"/>
              <w:jc w:val="center"/>
              <w:rPr>
                <w:sz w:val="18"/>
                <w:szCs w:val="18"/>
              </w:rPr>
            </w:pPr>
            <w:r w:rsidRPr="00E00CEE">
              <w:rPr>
                <w:rFonts w:eastAsia="等线"/>
                <w:sz w:val="18"/>
                <w:szCs w:val="18"/>
              </w:rPr>
              <w:t>2.13</w:t>
            </w:r>
          </w:p>
        </w:tc>
        <w:tc>
          <w:tcPr>
            <w:tcW w:w="849" w:type="dxa"/>
            <w:vAlign w:val="center"/>
          </w:tcPr>
          <w:p w14:paraId="406DDC59" w14:textId="77777777" w:rsidR="00431F52" w:rsidRPr="00E00CEE" w:rsidRDefault="00431F52" w:rsidP="00B77F29">
            <w:pPr>
              <w:snapToGrid w:val="0"/>
              <w:spacing w:line="240" w:lineRule="auto"/>
              <w:jc w:val="center"/>
              <w:rPr>
                <w:sz w:val="18"/>
                <w:szCs w:val="18"/>
              </w:rPr>
            </w:pPr>
            <w:r w:rsidRPr="00E00CEE">
              <w:rPr>
                <w:rFonts w:eastAsia="等线"/>
                <w:sz w:val="18"/>
                <w:szCs w:val="18"/>
              </w:rPr>
              <w:t>51072.9</w:t>
            </w:r>
          </w:p>
        </w:tc>
        <w:tc>
          <w:tcPr>
            <w:tcW w:w="524" w:type="dxa"/>
            <w:vAlign w:val="center"/>
          </w:tcPr>
          <w:p w14:paraId="51AB071E" w14:textId="77777777" w:rsidR="00431F52" w:rsidRPr="00E00CEE" w:rsidRDefault="00431F52" w:rsidP="00B77F29">
            <w:pPr>
              <w:snapToGrid w:val="0"/>
              <w:spacing w:line="240" w:lineRule="auto"/>
              <w:jc w:val="center"/>
              <w:rPr>
                <w:sz w:val="18"/>
                <w:szCs w:val="18"/>
              </w:rPr>
            </w:pPr>
            <w:r w:rsidRPr="00E00CEE">
              <w:rPr>
                <w:rFonts w:eastAsia="等线"/>
                <w:sz w:val="18"/>
                <w:szCs w:val="18"/>
              </w:rPr>
              <w:t>3.99</w:t>
            </w:r>
          </w:p>
        </w:tc>
        <w:tc>
          <w:tcPr>
            <w:tcW w:w="850" w:type="dxa"/>
            <w:vAlign w:val="center"/>
          </w:tcPr>
          <w:p w14:paraId="293CDA00" w14:textId="77777777" w:rsidR="00431F52" w:rsidRPr="00E00CEE" w:rsidRDefault="00431F52" w:rsidP="00B77F29">
            <w:pPr>
              <w:snapToGrid w:val="0"/>
              <w:spacing w:line="240" w:lineRule="auto"/>
              <w:jc w:val="center"/>
              <w:rPr>
                <w:sz w:val="18"/>
                <w:szCs w:val="18"/>
              </w:rPr>
            </w:pPr>
            <w:r w:rsidRPr="00E00CEE">
              <w:rPr>
                <w:rFonts w:eastAsia="等线"/>
                <w:sz w:val="18"/>
                <w:szCs w:val="18"/>
              </w:rPr>
              <w:t>50960.2</w:t>
            </w:r>
          </w:p>
        </w:tc>
        <w:tc>
          <w:tcPr>
            <w:tcW w:w="592" w:type="dxa"/>
            <w:vAlign w:val="center"/>
          </w:tcPr>
          <w:p w14:paraId="1E83EC26" w14:textId="77777777" w:rsidR="00431F52" w:rsidRPr="00E00CEE" w:rsidRDefault="00431F52" w:rsidP="00B77F29">
            <w:pPr>
              <w:snapToGrid w:val="0"/>
              <w:spacing w:line="240" w:lineRule="auto"/>
              <w:jc w:val="center"/>
              <w:rPr>
                <w:sz w:val="18"/>
                <w:szCs w:val="18"/>
              </w:rPr>
            </w:pPr>
            <w:r w:rsidRPr="00E00CEE">
              <w:rPr>
                <w:rFonts w:eastAsia="等线"/>
                <w:sz w:val="18"/>
                <w:szCs w:val="18"/>
              </w:rPr>
              <w:t>3.76</w:t>
            </w:r>
          </w:p>
        </w:tc>
        <w:tc>
          <w:tcPr>
            <w:tcW w:w="850" w:type="dxa"/>
            <w:vAlign w:val="center"/>
          </w:tcPr>
          <w:p w14:paraId="46071F7B" w14:textId="77777777" w:rsidR="00431F52" w:rsidRPr="00E00CEE" w:rsidRDefault="00431F52" w:rsidP="00B77F29">
            <w:pPr>
              <w:snapToGrid w:val="0"/>
              <w:spacing w:line="240" w:lineRule="auto"/>
              <w:jc w:val="center"/>
              <w:rPr>
                <w:sz w:val="18"/>
                <w:szCs w:val="18"/>
              </w:rPr>
            </w:pPr>
            <w:r w:rsidRPr="00E00CEE">
              <w:rPr>
                <w:rFonts w:eastAsia="等线"/>
                <w:sz w:val="18"/>
                <w:szCs w:val="18"/>
              </w:rPr>
              <w:t>50938.8</w:t>
            </w:r>
          </w:p>
        </w:tc>
        <w:tc>
          <w:tcPr>
            <w:tcW w:w="592" w:type="dxa"/>
            <w:vAlign w:val="center"/>
          </w:tcPr>
          <w:p w14:paraId="1A4F9BEF" w14:textId="77777777" w:rsidR="00431F52" w:rsidRPr="00E00CEE" w:rsidRDefault="00431F52" w:rsidP="00B77F29">
            <w:pPr>
              <w:snapToGrid w:val="0"/>
              <w:spacing w:line="240" w:lineRule="auto"/>
              <w:jc w:val="center"/>
              <w:rPr>
                <w:sz w:val="18"/>
                <w:szCs w:val="18"/>
              </w:rPr>
            </w:pPr>
            <w:r w:rsidRPr="00E00CEE">
              <w:rPr>
                <w:rFonts w:eastAsia="等线"/>
                <w:sz w:val="18"/>
                <w:szCs w:val="18"/>
              </w:rPr>
              <w:t>3.72</w:t>
            </w:r>
          </w:p>
        </w:tc>
        <w:tc>
          <w:tcPr>
            <w:tcW w:w="850" w:type="dxa"/>
            <w:vAlign w:val="center"/>
          </w:tcPr>
          <w:p w14:paraId="7B1DE90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49299.1</w:t>
            </w:r>
          </w:p>
        </w:tc>
        <w:tc>
          <w:tcPr>
            <w:tcW w:w="510" w:type="dxa"/>
            <w:vAlign w:val="center"/>
          </w:tcPr>
          <w:p w14:paraId="45819D2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0.38</w:t>
            </w:r>
          </w:p>
        </w:tc>
      </w:tr>
      <w:tr w:rsidR="00431F52" w:rsidRPr="00E00CEE" w14:paraId="2E0EED59" w14:textId="77777777" w:rsidTr="00B77F29">
        <w:trPr>
          <w:trHeight w:val="143"/>
          <w:jc w:val="center"/>
        </w:trPr>
        <w:tc>
          <w:tcPr>
            <w:tcW w:w="816" w:type="dxa"/>
            <w:vMerge/>
            <w:tcBorders>
              <w:top w:val="nil"/>
              <w:bottom w:val="nil"/>
            </w:tcBorders>
            <w:vAlign w:val="center"/>
          </w:tcPr>
          <w:p w14:paraId="0BC05EE9" w14:textId="77777777" w:rsidR="00431F52" w:rsidRPr="00E00CEE" w:rsidRDefault="00431F52" w:rsidP="00B77F29">
            <w:pPr>
              <w:snapToGrid w:val="0"/>
              <w:spacing w:line="240" w:lineRule="auto"/>
              <w:jc w:val="center"/>
              <w:rPr>
                <w:sz w:val="18"/>
                <w:szCs w:val="18"/>
              </w:rPr>
            </w:pPr>
          </w:p>
        </w:tc>
        <w:tc>
          <w:tcPr>
            <w:tcW w:w="731" w:type="dxa"/>
            <w:vAlign w:val="center"/>
          </w:tcPr>
          <w:p w14:paraId="6E05C491"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49" w:type="dxa"/>
            <w:vAlign w:val="center"/>
          </w:tcPr>
          <w:p w14:paraId="6E52EA28" w14:textId="77777777" w:rsidR="00431F52" w:rsidRPr="00E00CEE" w:rsidRDefault="00431F52" w:rsidP="00B77F29">
            <w:pPr>
              <w:snapToGrid w:val="0"/>
              <w:spacing w:line="240" w:lineRule="auto"/>
              <w:jc w:val="center"/>
              <w:rPr>
                <w:sz w:val="18"/>
                <w:szCs w:val="18"/>
              </w:rPr>
            </w:pPr>
            <w:r w:rsidRPr="00E00CEE">
              <w:rPr>
                <w:rFonts w:eastAsia="等线"/>
                <w:sz w:val="18"/>
                <w:szCs w:val="18"/>
              </w:rPr>
              <w:t>91063.8</w:t>
            </w:r>
          </w:p>
        </w:tc>
        <w:tc>
          <w:tcPr>
            <w:tcW w:w="524" w:type="dxa"/>
            <w:vAlign w:val="center"/>
          </w:tcPr>
          <w:p w14:paraId="7DEDE78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1.28</w:t>
            </w:r>
          </w:p>
        </w:tc>
        <w:tc>
          <w:tcPr>
            <w:tcW w:w="849" w:type="dxa"/>
            <w:vAlign w:val="center"/>
          </w:tcPr>
          <w:p w14:paraId="2AD92980" w14:textId="77777777" w:rsidR="00431F52" w:rsidRPr="00E00CEE" w:rsidRDefault="00431F52" w:rsidP="00B77F29">
            <w:pPr>
              <w:snapToGrid w:val="0"/>
              <w:spacing w:line="240" w:lineRule="auto"/>
              <w:jc w:val="center"/>
              <w:rPr>
                <w:sz w:val="18"/>
                <w:szCs w:val="18"/>
              </w:rPr>
            </w:pPr>
            <w:r w:rsidRPr="00E00CEE">
              <w:rPr>
                <w:rFonts w:eastAsia="等线"/>
                <w:sz w:val="18"/>
                <w:szCs w:val="18"/>
              </w:rPr>
              <w:t>92545</w:t>
            </w:r>
          </w:p>
        </w:tc>
        <w:tc>
          <w:tcPr>
            <w:tcW w:w="524" w:type="dxa"/>
            <w:vAlign w:val="center"/>
          </w:tcPr>
          <w:p w14:paraId="6819D12A" w14:textId="77777777" w:rsidR="00431F52" w:rsidRPr="00E00CEE" w:rsidRDefault="00431F52" w:rsidP="00B77F29">
            <w:pPr>
              <w:snapToGrid w:val="0"/>
              <w:spacing w:line="240" w:lineRule="auto"/>
              <w:jc w:val="center"/>
              <w:rPr>
                <w:sz w:val="18"/>
                <w:szCs w:val="18"/>
              </w:rPr>
            </w:pPr>
            <w:r w:rsidRPr="00E00CEE">
              <w:rPr>
                <w:rFonts w:eastAsia="等线"/>
                <w:sz w:val="18"/>
                <w:szCs w:val="18"/>
              </w:rPr>
              <w:t>2.93</w:t>
            </w:r>
          </w:p>
        </w:tc>
        <w:tc>
          <w:tcPr>
            <w:tcW w:w="850" w:type="dxa"/>
            <w:vAlign w:val="center"/>
          </w:tcPr>
          <w:p w14:paraId="417A24E7" w14:textId="77777777" w:rsidR="00431F52" w:rsidRPr="00E00CEE" w:rsidRDefault="00431F52" w:rsidP="00B77F29">
            <w:pPr>
              <w:snapToGrid w:val="0"/>
              <w:spacing w:line="240" w:lineRule="auto"/>
              <w:jc w:val="center"/>
              <w:rPr>
                <w:sz w:val="18"/>
                <w:szCs w:val="18"/>
              </w:rPr>
            </w:pPr>
            <w:r w:rsidRPr="00E00CEE">
              <w:rPr>
                <w:rFonts w:eastAsia="等线"/>
                <w:sz w:val="18"/>
                <w:szCs w:val="18"/>
              </w:rPr>
              <w:t>92318.4</w:t>
            </w:r>
          </w:p>
        </w:tc>
        <w:tc>
          <w:tcPr>
            <w:tcW w:w="592" w:type="dxa"/>
            <w:vAlign w:val="center"/>
          </w:tcPr>
          <w:p w14:paraId="05E69A4C" w14:textId="77777777" w:rsidR="00431F52" w:rsidRPr="00E00CEE" w:rsidRDefault="00431F52" w:rsidP="00B77F29">
            <w:pPr>
              <w:snapToGrid w:val="0"/>
              <w:spacing w:line="240" w:lineRule="auto"/>
              <w:jc w:val="center"/>
              <w:rPr>
                <w:sz w:val="18"/>
                <w:szCs w:val="18"/>
              </w:rPr>
            </w:pPr>
            <w:r w:rsidRPr="00E00CEE">
              <w:rPr>
                <w:rFonts w:eastAsia="等线"/>
                <w:sz w:val="18"/>
                <w:szCs w:val="18"/>
              </w:rPr>
              <w:t>2.68</w:t>
            </w:r>
          </w:p>
        </w:tc>
        <w:tc>
          <w:tcPr>
            <w:tcW w:w="850" w:type="dxa"/>
            <w:vAlign w:val="center"/>
          </w:tcPr>
          <w:p w14:paraId="7ABA0A0E" w14:textId="77777777" w:rsidR="00431F52" w:rsidRPr="00E00CEE" w:rsidRDefault="00431F52" w:rsidP="00B77F29">
            <w:pPr>
              <w:snapToGrid w:val="0"/>
              <w:spacing w:line="240" w:lineRule="auto"/>
              <w:jc w:val="center"/>
              <w:rPr>
                <w:sz w:val="18"/>
                <w:szCs w:val="18"/>
              </w:rPr>
            </w:pPr>
            <w:r w:rsidRPr="00E00CEE">
              <w:rPr>
                <w:rFonts w:eastAsia="等线"/>
                <w:sz w:val="18"/>
                <w:szCs w:val="18"/>
              </w:rPr>
              <w:t>92453.4</w:t>
            </w:r>
          </w:p>
        </w:tc>
        <w:tc>
          <w:tcPr>
            <w:tcW w:w="592" w:type="dxa"/>
            <w:vAlign w:val="center"/>
          </w:tcPr>
          <w:p w14:paraId="4E20C0F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2.83</w:t>
            </w:r>
          </w:p>
        </w:tc>
        <w:tc>
          <w:tcPr>
            <w:tcW w:w="850" w:type="dxa"/>
            <w:vAlign w:val="center"/>
          </w:tcPr>
          <w:p w14:paraId="59984DC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90162.2</w:t>
            </w:r>
          </w:p>
        </w:tc>
        <w:tc>
          <w:tcPr>
            <w:tcW w:w="510" w:type="dxa"/>
            <w:vAlign w:val="center"/>
          </w:tcPr>
          <w:p w14:paraId="42ED8B8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1AF26153" w14:textId="77777777" w:rsidTr="00B77F29">
        <w:trPr>
          <w:trHeight w:val="143"/>
          <w:jc w:val="center"/>
        </w:trPr>
        <w:tc>
          <w:tcPr>
            <w:tcW w:w="816" w:type="dxa"/>
            <w:vMerge/>
            <w:tcBorders>
              <w:top w:val="nil"/>
              <w:bottom w:val="nil"/>
            </w:tcBorders>
            <w:vAlign w:val="center"/>
          </w:tcPr>
          <w:p w14:paraId="0DB43C5D" w14:textId="77777777" w:rsidR="00431F52" w:rsidRPr="00E00CEE" w:rsidRDefault="00431F52" w:rsidP="00B77F29">
            <w:pPr>
              <w:snapToGrid w:val="0"/>
              <w:spacing w:line="240" w:lineRule="auto"/>
              <w:jc w:val="center"/>
              <w:rPr>
                <w:sz w:val="18"/>
                <w:szCs w:val="18"/>
              </w:rPr>
            </w:pPr>
          </w:p>
        </w:tc>
        <w:tc>
          <w:tcPr>
            <w:tcW w:w="731" w:type="dxa"/>
            <w:vAlign w:val="center"/>
          </w:tcPr>
          <w:p w14:paraId="567C64C5"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49" w:type="dxa"/>
            <w:vAlign w:val="center"/>
          </w:tcPr>
          <w:p w14:paraId="7D32C11D"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124350.3</w:t>
            </w:r>
          </w:p>
        </w:tc>
        <w:tc>
          <w:tcPr>
            <w:tcW w:w="524" w:type="dxa"/>
            <w:vAlign w:val="center"/>
          </w:tcPr>
          <w:p w14:paraId="1F2776CA" w14:textId="77777777" w:rsidR="00431F52" w:rsidRPr="00E00CEE" w:rsidRDefault="00431F52" w:rsidP="00B77F29">
            <w:pPr>
              <w:snapToGrid w:val="0"/>
              <w:spacing w:line="240" w:lineRule="auto"/>
              <w:jc w:val="center"/>
              <w:rPr>
                <w:sz w:val="18"/>
                <w:szCs w:val="18"/>
              </w:rPr>
            </w:pPr>
            <w:r w:rsidRPr="00E00CEE">
              <w:rPr>
                <w:rFonts w:eastAsia="等线"/>
                <w:sz w:val="18"/>
                <w:szCs w:val="18"/>
              </w:rPr>
              <w:t>1.91</w:t>
            </w:r>
          </w:p>
        </w:tc>
        <w:tc>
          <w:tcPr>
            <w:tcW w:w="849" w:type="dxa"/>
            <w:vAlign w:val="center"/>
          </w:tcPr>
          <w:p w14:paraId="4804E39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127604.1</w:t>
            </w:r>
          </w:p>
        </w:tc>
        <w:tc>
          <w:tcPr>
            <w:tcW w:w="524" w:type="dxa"/>
            <w:vAlign w:val="center"/>
          </w:tcPr>
          <w:p w14:paraId="7E9C319B" w14:textId="77777777" w:rsidR="00431F52" w:rsidRPr="00E00CEE" w:rsidRDefault="00431F52" w:rsidP="00B77F29">
            <w:pPr>
              <w:snapToGrid w:val="0"/>
              <w:spacing w:line="240" w:lineRule="auto"/>
              <w:jc w:val="center"/>
              <w:rPr>
                <w:sz w:val="18"/>
                <w:szCs w:val="18"/>
              </w:rPr>
            </w:pPr>
            <w:r w:rsidRPr="00E00CEE">
              <w:rPr>
                <w:rFonts w:eastAsia="等线"/>
                <w:sz w:val="18"/>
                <w:szCs w:val="18"/>
              </w:rPr>
              <w:t>4.58</w:t>
            </w:r>
          </w:p>
        </w:tc>
        <w:tc>
          <w:tcPr>
            <w:tcW w:w="850" w:type="dxa"/>
            <w:vAlign w:val="center"/>
          </w:tcPr>
          <w:p w14:paraId="4927FD05"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126994</w:t>
            </w:r>
          </w:p>
        </w:tc>
        <w:tc>
          <w:tcPr>
            <w:tcW w:w="592" w:type="dxa"/>
            <w:vAlign w:val="center"/>
          </w:tcPr>
          <w:p w14:paraId="1E229072" w14:textId="77777777" w:rsidR="00431F52" w:rsidRPr="00E00CEE" w:rsidRDefault="00431F52" w:rsidP="00B77F29">
            <w:pPr>
              <w:snapToGrid w:val="0"/>
              <w:spacing w:line="240" w:lineRule="auto"/>
              <w:jc w:val="center"/>
              <w:rPr>
                <w:sz w:val="18"/>
                <w:szCs w:val="18"/>
              </w:rPr>
            </w:pPr>
            <w:r w:rsidRPr="00E00CEE">
              <w:rPr>
                <w:rFonts w:eastAsia="等线"/>
                <w:sz w:val="18"/>
                <w:szCs w:val="18"/>
              </w:rPr>
              <w:t>4.08</w:t>
            </w:r>
          </w:p>
        </w:tc>
        <w:tc>
          <w:tcPr>
            <w:tcW w:w="850" w:type="dxa"/>
            <w:vAlign w:val="center"/>
          </w:tcPr>
          <w:p w14:paraId="2F0C20E9" w14:textId="77777777" w:rsidR="00431F52" w:rsidRPr="00E00CEE" w:rsidRDefault="00431F52" w:rsidP="00B77F29">
            <w:pPr>
              <w:snapToGrid w:val="0"/>
              <w:spacing w:line="240" w:lineRule="auto"/>
              <w:jc w:val="center"/>
              <w:rPr>
                <w:sz w:val="18"/>
                <w:szCs w:val="18"/>
              </w:rPr>
            </w:pPr>
            <w:r w:rsidRPr="00E00CEE">
              <w:rPr>
                <w:rFonts w:eastAsia="等线"/>
                <w:sz w:val="18"/>
                <w:szCs w:val="18"/>
              </w:rPr>
              <w:t>126569</w:t>
            </w:r>
          </w:p>
        </w:tc>
        <w:tc>
          <w:tcPr>
            <w:tcW w:w="592" w:type="dxa"/>
            <w:vAlign w:val="center"/>
          </w:tcPr>
          <w:p w14:paraId="7F5746A9" w14:textId="77777777" w:rsidR="00431F52" w:rsidRPr="00E00CEE" w:rsidRDefault="00431F52" w:rsidP="00B77F29">
            <w:pPr>
              <w:snapToGrid w:val="0"/>
              <w:spacing w:line="240" w:lineRule="auto"/>
              <w:jc w:val="center"/>
              <w:rPr>
                <w:sz w:val="18"/>
                <w:szCs w:val="18"/>
              </w:rPr>
            </w:pPr>
            <w:r w:rsidRPr="00E00CEE">
              <w:rPr>
                <w:rFonts w:eastAsia="等线"/>
                <w:sz w:val="18"/>
                <w:szCs w:val="18"/>
              </w:rPr>
              <w:t>3.73</w:t>
            </w:r>
          </w:p>
        </w:tc>
        <w:tc>
          <w:tcPr>
            <w:tcW w:w="850" w:type="dxa"/>
            <w:vAlign w:val="center"/>
          </w:tcPr>
          <w:p w14:paraId="523EAE3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122924</w:t>
            </w:r>
          </w:p>
        </w:tc>
        <w:tc>
          <w:tcPr>
            <w:tcW w:w="510" w:type="dxa"/>
            <w:vAlign w:val="center"/>
          </w:tcPr>
          <w:p w14:paraId="49AD5DC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0.74</w:t>
            </w:r>
          </w:p>
        </w:tc>
      </w:tr>
      <w:tr w:rsidR="00431F52" w:rsidRPr="00E00CEE" w14:paraId="5DDC5AD4" w14:textId="77777777" w:rsidTr="00B77F29">
        <w:trPr>
          <w:trHeight w:val="143"/>
          <w:jc w:val="center"/>
        </w:trPr>
        <w:tc>
          <w:tcPr>
            <w:tcW w:w="816" w:type="dxa"/>
            <w:vMerge/>
            <w:tcBorders>
              <w:top w:val="nil"/>
              <w:bottom w:val="nil"/>
            </w:tcBorders>
            <w:vAlign w:val="center"/>
          </w:tcPr>
          <w:p w14:paraId="5F8C6712" w14:textId="77777777" w:rsidR="00431F52" w:rsidRPr="00E00CEE" w:rsidRDefault="00431F52" w:rsidP="00B77F29">
            <w:pPr>
              <w:snapToGrid w:val="0"/>
              <w:spacing w:line="240" w:lineRule="auto"/>
              <w:jc w:val="center"/>
              <w:rPr>
                <w:sz w:val="18"/>
                <w:szCs w:val="18"/>
              </w:rPr>
            </w:pPr>
          </w:p>
        </w:tc>
        <w:tc>
          <w:tcPr>
            <w:tcW w:w="731" w:type="dxa"/>
            <w:vAlign w:val="center"/>
          </w:tcPr>
          <w:p w14:paraId="285B070A"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49" w:type="dxa"/>
            <w:vAlign w:val="center"/>
          </w:tcPr>
          <w:p w14:paraId="4729DAE2" w14:textId="77777777" w:rsidR="00431F52" w:rsidRPr="00E00CEE" w:rsidRDefault="00431F52" w:rsidP="00B77F29">
            <w:pPr>
              <w:snapToGrid w:val="0"/>
              <w:spacing w:line="240" w:lineRule="auto"/>
              <w:jc w:val="center"/>
              <w:rPr>
                <w:sz w:val="18"/>
                <w:szCs w:val="18"/>
              </w:rPr>
            </w:pPr>
            <w:r w:rsidRPr="00E00CEE">
              <w:rPr>
                <w:rFonts w:eastAsia="等线"/>
                <w:sz w:val="18"/>
                <w:szCs w:val="18"/>
              </w:rPr>
              <w:t>93862.2</w:t>
            </w:r>
          </w:p>
        </w:tc>
        <w:tc>
          <w:tcPr>
            <w:tcW w:w="524" w:type="dxa"/>
            <w:vAlign w:val="center"/>
          </w:tcPr>
          <w:p w14:paraId="2BBED82F" w14:textId="77777777" w:rsidR="00431F52" w:rsidRPr="00E00CEE" w:rsidRDefault="00431F52" w:rsidP="00B77F29">
            <w:pPr>
              <w:snapToGrid w:val="0"/>
              <w:spacing w:line="240" w:lineRule="auto"/>
              <w:jc w:val="center"/>
              <w:rPr>
                <w:sz w:val="18"/>
                <w:szCs w:val="18"/>
              </w:rPr>
            </w:pPr>
            <w:r w:rsidRPr="00E00CEE">
              <w:rPr>
                <w:rFonts w:eastAsia="等线"/>
                <w:sz w:val="18"/>
                <w:szCs w:val="18"/>
              </w:rPr>
              <w:t>0.53</w:t>
            </w:r>
          </w:p>
        </w:tc>
        <w:tc>
          <w:tcPr>
            <w:tcW w:w="849" w:type="dxa"/>
            <w:vAlign w:val="center"/>
          </w:tcPr>
          <w:p w14:paraId="537852DF" w14:textId="77777777" w:rsidR="00431F52" w:rsidRPr="00E00CEE" w:rsidRDefault="00431F52" w:rsidP="00B77F29">
            <w:pPr>
              <w:snapToGrid w:val="0"/>
              <w:spacing w:line="240" w:lineRule="auto"/>
              <w:jc w:val="center"/>
              <w:rPr>
                <w:sz w:val="18"/>
                <w:szCs w:val="18"/>
              </w:rPr>
            </w:pPr>
            <w:r w:rsidRPr="00E00CEE">
              <w:rPr>
                <w:rFonts w:eastAsia="等线"/>
                <w:sz w:val="18"/>
                <w:szCs w:val="18"/>
              </w:rPr>
              <w:t>94439.4</w:t>
            </w:r>
          </w:p>
        </w:tc>
        <w:tc>
          <w:tcPr>
            <w:tcW w:w="524" w:type="dxa"/>
            <w:vAlign w:val="center"/>
          </w:tcPr>
          <w:p w14:paraId="4A102002" w14:textId="77777777" w:rsidR="00431F52" w:rsidRPr="00E00CEE" w:rsidRDefault="00431F52" w:rsidP="00B77F29">
            <w:pPr>
              <w:snapToGrid w:val="0"/>
              <w:spacing w:line="240" w:lineRule="auto"/>
              <w:jc w:val="center"/>
              <w:rPr>
                <w:sz w:val="18"/>
                <w:szCs w:val="18"/>
              </w:rPr>
            </w:pPr>
            <w:r w:rsidRPr="00E00CEE">
              <w:rPr>
                <w:rFonts w:eastAsia="等线"/>
                <w:sz w:val="18"/>
                <w:szCs w:val="18"/>
              </w:rPr>
              <w:t>1.15</w:t>
            </w:r>
          </w:p>
        </w:tc>
        <w:tc>
          <w:tcPr>
            <w:tcW w:w="850" w:type="dxa"/>
            <w:vAlign w:val="center"/>
          </w:tcPr>
          <w:p w14:paraId="67A8D540" w14:textId="77777777" w:rsidR="00431F52" w:rsidRPr="00E00CEE" w:rsidRDefault="00431F52" w:rsidP="00B77F29">
            <w:pPr>
              <w:snapToGrid w:val="0"/>
              <w:spacing w:line="240" w:lineRule="auto"/>
              <w:jc w:val="center"/>
              <w:rPr>
                <w:sz w:val="18"/>
                <w:szCs w:val="18"/>
              </w:rPr>
            </w:pPr>
            <w:r w:rsidRPr="00E00CEE">
              <w:rPr>
                <w:rFonts w:eastAsia="等线"/>
                <w:sz w:val="18"/>
                <w:szCs w:val="18"/>
              </w:rPr>
              <w:t>94147.7</w:t>
            </w:r>
          </w:p>
        </w:tc>
        <w:tc>
          <w:tcPr>
            <w:tcW w:w="592" w:type="dxa"/>
            <w:vAlign w:val="center"/>
          </w:tcPr>
          <w:p w14:paraId="5309E100" w14:textId="77777777" w:rsidR="00431F52" w:rsidRPr="00E00CEE" w:rsidRDefault="00431F52" w:rsidP="00B77F29">
            <w:pPr>
              <w:snapToGrid w:val="0"/>
              <w:spacing w:line="240" w:lineRule="auto"/>
              <w:jc w:val="center"/>
              <w:rPr>
                <w:sz w:val="18"/>
                <w:szCs w:val="18"/>
              </w:rPr>
            </w:pPr>
            <w:r w:rsidRPr="00E00CEE">
              <w:rPr>
                <w:rFonts w:eastAsia="等线"/>
                <w:sz w:val="18"/>
                <w:szCs w:val="18"/>
              </w:rPr>
              <w:t>0.83</w:t>
            </w:r>
          </w:p>
        </w:tc>
        <w:tc>
          <w:tcPr>
            <w:tcW w:w="850" w:type="dxa"/>
            <w:vAlign w:val="center"/>
          </w:tcPr>
          <w:p w14:paraId="3D09944B" w14:textId="77777777" w:rsidR="00431F52" w:rsidRPr="00E00CEE" w:rsidRDefault="00431F52" w:rsidP="00B77F29">
            <w:pPr>
              <w:snapToGrid w:val="0"/>
              <w:spacing w:line="240" w:lineRule="auto"/>
              <w:jc w:val="center"/>
              <w:rPr>
                <w:sz w:val="18"/>
                <w:szCs w:val="18"/>
              </w:rPr>
            </w:pPr>
            <w:r w:rsidRPr="00E00CEE">
              <w:rPr>
                <w:rFonts w:eastAsia="等线"/>
                <w:sz w:val="18"/>
                <w:szCs w:val="18"/>
              </w:rPr>
              <w:t>94333.9</w:t>
            </w:r>
          </w:p>
        </w:tc>
        <w:tc>
          <w:tcPr>
            <w:tcW w:w="592" w:type="dxa"/>
            <w:vAlign w:val="center"/>
          </w:tcPr>
          <w:p w14:paraId="338ACC2D" w14:textId="77777777" w:rsidR="00431F52" w:rsidRPr="00E00CEE" w:rsidRDefault="00431F52" w:rsidP="00B77F29">
            <w:pPr>
              <w:snapToGrid w:val="0"/>
              <w:spacing w:line="240" w:lineRule="auto"/>
              <w:jc w:val="center"/>
              <w:rPr>
                <w:sz w:val="18"/>
                <w:szCs w:val="18"/>
              </w:rPr>
            </w:pPr>
            <w:r w:rsidRPr="00E00CEE">
              <w:rPr>
                <w:rFonts w:eastAsia="等线"/>
                <w:sz w:val="18"/>
                <w:szCs w:val="18"/>
              </w:rPr>
              <w:t>1.03</w:t>
            </w:r>
          </w:p>
        </w:tc>
        <w:tc>
          <w:tcPr>
            <w:tcW w:w="850" w:type="dxa"/>
            <w:vAlign w:val="center"/>
          </w:tcPr>
          <w:p w14:paraId="6EC7A66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93488.3</w:t>
            </w:r>
          </w:p>
        </w:tc>
        <w:tc>
          <w:tcPr>
            <w:tcW w:w="510" w:type="dxa"/>
            <w:vAlign w:val="center"/>
          </w:tcPr>
          <w:p w14:paraId="7C477EE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0.13</w:t>
            </w:r>
          </w:p>
        </w:tc>
      </w:tr>
      <w:tr w:rsidR="00431F52" w:rsidRPr="00E00CEE" w14:paraId="7615456C" w14:textId="77777777" w:rsidTr="00B77F29">
        <w:trPr>
          <w:trHeight w:val="143"/>
          <w:jc w:val="center"/>
        </w:trPr>
        <w:tc>
          <w:tcPr>
            <w:tcW w:w="816" w:type="dxa"/>
            <w:vMerge/>
            <w:tcBorders>
              <w:top w:val="nil"/>
              <w:bottom w:val="nil"/>
            </w:tcBorders>
            <w:vAlign w:val="center"/>
          </w:tcPr>
          <w:p w14:paraId="69955B0B" w14:textId="77777777" w:rsidR="00431F52" w:rsidRPr="00E00CEE" w:rsidRDefault="00431F52" w:rsidP="00B77F29">
            <w:pPr>
              <w:snapToGrid w:val="0"/>
              <w:spacing w:line="240" w:lineRule="auto"/>
              <w:jc w:val="center"/>
              <w:rPr>
                <w:sz w:val="18"/>
                <w:szCs w:val="18"/>
              </w:rPr>
            </w:pPr>
          </w:p>
        </w:tc>
        <w:tc>
          <w:tcPr>
            <w:tcW w:w="731" w:type="dxa"/>
            <w:vAlign w:val="center"/>
          </w:tcPr>
          <w:p w14:paraId="21D2A1A5"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49" w:type="dxa"/>
            <w:vAlign w:val="center"/>
          </w:tcPr>
          <w:p w14:paraId="288FF8F4" w14:textId="77777777" w:rsidR="00431F52" w:rsidRPr="00E00CEE" w:rsidRDefault="00431F52" w:rsidP="00B77F29">
            <w:pPr>
              <w:snapToGrid w:val="0"/>
              <w:spacing w:line="240" w:lineRule="auto"/>
              <w:jc w:val="center"/>
              <w:rPr>
                <w:sz w:val="18"/>
                <w:szCs w:val="18"/>
              </w:rPr>
            </w:pPr>
            <w:r w:rsidRPr="00E00CEE">
              <w:rPr>
                <w:rFonts w:eastAsia="等线"/>
                <w:sz w:val="18"/>
                <w:szCs w:val="18"/>
              </w:rPr>
              <w:t>149289.4</w:t>
            </w:r>
          </w:p>
        </w:tc>
        <w:tc>
          <w:tcPr>
            <w:tcW w:w="524" w:type="dxa"/>
            <w:vAlign w:val="center"/>
          </w:tcPr>
          <w:p w14:paraId="364E8374"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w:t>
            </w:r>
          </w:p>
        </w:tc>
        <w:tc>
          <w:tcPr>
            <w:tcW w:w="849" w:type="dxa"/>
            <w:vAlign w:val="center"/>
          </w:tcPr>
          <w:p w14:paraId="7D15D8AC" w14:textId="77777777" w:rsidR="00431F52" w:rsidRPr="00E00CEE" w:rsidRDefault="00431F52" w:rsidP="00B77F29">
            <w:pPr>
              <w:snapToGrid w:val="0"/>
              <w:spacing w:line="240" w:lineRule="auto"/>
              <w:jc w:val="center"/>
              <w:rPr>
                <w:sz w:val="18"/>
                <w:szCs w:val="18"/>
              </w:rPr>
            </w:pPr>
            <w:r w:rsidRPr="00E00CEE">
              <w:rPr>
                <w:rFonts w:eastAsia="等线"/>
                <w:sz w:val="18"/>
                <w:szCs w:val="18"/>
              </w:rPr>
              <w:t>151910.9</w:t>
            </w:r>
          </w:p>
        </w:tc>
        <w:tc>
          <w:tcPr>
            <w:tcW w:w="524" w:type="dxa"/>
            <w:vAlign w:val="center"/>
          </w:tcPr>
          <w:p w14:paraId="4A262F07"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w:t>
            </w:r>
          </w:p>
        </w:tc>
        <w:tc>
          <w:tcPr>
            <w:tcW w:w="850" w:type="dxa"/>
            <w:vAlign w:val="center"/>
          </w:tcPr>
          <w:p w14:paraId="35E6F2CA" w14:textId="77777777" w:rsidR="00431F52" w:rsidRPr="00E00CEE" w:rsidRDefault="00431F52" w:rsidP="00B77F29">
            <w:pPr>
              <w:snapToGrid w:val="0"/>
              <w:spacing w:line="240" w:lineRule="auto"/>
              <w:jc w:val="center"/>
              <w:rPr>
                <w:sz w:val="18"/>
                <w:szCs w:val="18"/>
              </w:rPr>
            </w:pPr>
            <w:r w:rsidRPr="00E00CEE">
              <w:rPr>
                <w:rFonts w:eastAsia="等线"/>
                <w:sz w:val="18"/>
                <w:szCs w:val="18"/>
              </w:rPr>
              <w:t>151290.2</w:t>
            </w:r>
          </w:p>
        </w:tc>
        <w:tc>
          <w:tcPr>
            <w:tcW w:w="592" w:type="dxa"/>
            <w:vAlign w:val="center"/>
          </w:tcPr>
          <w:p w14:paraId="77FD01A7" w14:textId="77777777" w:rsidR="00431F52" w:rsidRPr="00E00CEE" w:rsidRDefault="00431F52" w:rsidP="00B77F29">
            <w:pPr>
              <w:snapToGrid w:val="0"/>
              <w:spacing w:line="240" w:lineRule="auto"/>
              <w:jc w:val="center"/>
              <w:rPr>
                <w:sz w:val="18"/>
                <w:szCs w:val="18"/>
              </w:rPr>
            </w:pPr>
            <w:r w:rsidRPr="00E00CEE">
              <w:rPr>
                <w:rFonts w:eastAsia="等线"/>
                <w:sz w:val="18"/>
                <w:szCs w:val="18"/>
              </w:rPr>
              <w:t>2.46</w:t>
            </w:r>
          </w:p>
        </w:tc>
        <w:tc>
          <w:tcPr>
            <w:tcW w:w="850" w:type="dxa"/>
            <w:vAlign w:val="center"/>
          </w:tcPr>
          <w:p w14:paraId="40354E71" w14:textId="77777777" w:rsidR="00431F52" w:rsidRPr="00E00CEE" w:rsidRDefault="00431F52" w:rsidP="00B77F29">
            <w:pPr>
              <w:snapToGrid w:val="0"/>
              <w:spacing w:line="240" w:lineRule="auto"/>
              <w:jc w:val="center"/>
              <w:rPr>
                <w:sz w:val="18"/>
                <w:szCs w:val="18"/>
              </w:rPr>
            </w:pPr>
            <w:r w:rsidRPr="00E00CEE">
              <w:rPr>
                <w:rFonts w:eastAsia="等线"/>
                <w:sz w:val="18"/>
                <w:szCs w:val="18"/>
              </w:rPr>
              <w:t>150994.5</w:t>
            </w:r>
          </w:p>
        </w:tc>
        <w:tc>
          <w:tcPr>
            <w:tcW w:w="592" w:type="dxa"/>
            <w:vAlign w:val="center"/>
          </w:tcPr>
          <w:p w14:paraId="580F18B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2.26</w:t>
            </w:r>
          </w:p>
        </w:tc>
        <w:tc>
          <w:tcPr>
            <w:tcW w:w="850" w:type="dxa"/>
            <w:vAlign w:val="center"/>
          </w:tcPr>
          <w:p w14:paraId="56352D1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147991.5</w:t>
            </w:r>
          </w:p>
        </w:tc>
        <w:tc>
          <w:tcPr>
            <w:tcW w:w="510" w:type="dxa"/>
            <w:vAlign w:val="center"/>
          </w:tcPr>
          <w:p w14:paraId="511036D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0.23</w:t>
            </w:r>
          </w:p>
        </w:tc>
      </w:tr>
      <w:tr w:rsidR="00431F52" w:rsidRPr="00E00CEE" w14:paraId="42A2B0F2" w14:textId="77777777" w:rsidTr="00B77F29">
        <w:trPr>
          <w:trHeight w:val="143"/>
          <w:jc w:val="center"/>
        </w:trPr>
        <w:tc>
          <w:tcPr>
            <w:tcW w:w="816" w:type="dxa"/>
            <w:vMerge/>
            <w:tcBorders>
              <w:top w:val="nil"/>
              <w:bottom w:val="nil"/>
            </w:tcBorders>
            <w:vAlign w:val="center"/>
          </w:tcPr>
          <w:p w14:paraId="29154695" w14:textId="77777777" w:rsidR="00431F52" w:rsidRPr="00E00CEE" w:rsidRDefault="00431F52" w:rsidP="00B77F29">
            <w:pPr>
              <w:snapToGrid w:val="0"/>
              <w:spacing w:line="240" w:lineRule="auto"/>
              <w:jc w:val="center"/>
              <w:rPr>
                <w:sz w:val="18"/>
                <w:szCs w:val="18"/>
              </w:rPr>
            </w:pPr>
          </w:p>
        </w:tc>
        <w:tc>
          <w:tcPr>
            <w:tcW w:w="731" w:type="dxa"/>
            <w:vAlign w:val="center"/>
          </w:tcPr>
          <w:p w14:paraId="30418FD5"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49" w:type="dxa"/>
            <w:vAlign w:val="center"/>
          </w:tcPr>
          <w:p w14:paraId="5E379FB7" w14:textId="77777777" w:rsidR="00431F52" w:rsidRPr="00E00CEE" w:rsidRDefault="00431F52" w:rsidP="00B77F29">
            <w:pPr>
              <w:snapToGrid w:val="0"/>
              <w:spacing w:line="240" w:lineRule="auto"/>
              <w:jc w:val="center"/>
              <w:rPr>
                <w:sz w:val="18"/>
                <w:szCs w:val="18"/>
              </w:rPr>
            </w:pPr>
            <w:r w:rsidRPr="00E00CEE">
              <w:rPr>
                <w:rFonts w:eastAsia="等线"/>
                <w:sz w:val="18"/>
                <w:szCs w:val="18"/>
              </w:rPr>
              <w:t>199696</w:t>
            </w:r>
          </w:p>
        </w:tc>
        <w:tc>
          <w:tcPr>
            <w:tcW w:w="524" w:type="dxa"/>
            <w:vAlign w:val="center"/>
          </w:tcPr>
          <w:p w14:paraId="16F718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w:t>
            </w:r>
          </w:p>
        </w:tc>
        <w:tc>
          <w:tcPr>
            <w:tcW w:w="849" w:type="dxa"/>
            <w:vAlign w:val="center"/>
          </w:tcPr>
          <w:p w14:paraId="206C4699" w14:textId="77777777" w:rsidR="00431F52" w:rsidRPr="00E00CEE" w:rsidRDefault="00431F52" w:rsidP="00B77F29">
            <w:pPr>
              <w:snapToGrid w:val="0"/>
              <w:spacing w:line="240" w:lineRule="auto"/>
              <w:jc w:val="center"/>
              <w:rPr>
                <w:sz w:val="18"/>
                <w:szCs w:val="18"/>
              </w:rPr>
            </w:pPr>
            <w:r w:rsidRPr="00E00CEE">
              <w:rPr>
                <w:rFonts w:eastAsia="等线"/>
                <w:sz w:val="18"/>
                <w:szCs w:val="18"/>
              </w:rPr>
              <w:t>203042.4</w:t>
            </w:r>
          </w:p>
        </w:tc>
        <w:tc>
          <w:tcPr>
            <w:tcW w:w="524" w:type="dxa"/>
            <w:vAlign w:val="center"/>
          </w:tcPr>
          <w:p w14:paraId="74DD2263"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0" w:type="dxa"/>
            <w:vAlign w:val="center"/>
          </w:tcPr>
          <w:p w14:paraId="627D22C1"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202422.7</w:t>
            </w:r>
          </w:p>
        </w:tc>
        <w:tc>
          <w:tcPr>
            <w:tcW w:w="592" w:type="dxa"/>
            <w:vAlign w:val="center"/>
          </w:tcPr>
          <w:p w14:paraId="75AB2A70" w14:textId="77777777" w:rsidR="00431F52" w:rsidRPr="00E00CEE" w:rsidRDefault="00431F52" w:rsidP="00B77F29">
            <w:pPr>
              <w:snapToGrid w:val="0"/>
              <w:spacing w:line="240" w:lineRule="auto"/>
              <w:jc w:val="center"/>
              <w:rPr>
                <w:sz w:val="18"/>
                <w:szCs w:val="18"/>
              </w:rPr>
            </w:pPr>
            <w:r w:rsidRPr="00E00CEE">
              <w:rPr>
                <w:rFonts w:eastAsia="等线"/>
                <w:sz w:val="18"/>
                <w:szCs w:val="18"/>
              </w:rPr>
              <w:t>2.49</w:t>
            </w:r>
          </w:p>
        </w:tc>
        <w:tc>
          <w:tcPr>
            <w:tcW w:w="850" w:type="dxa"/>
            <w:vAlign w:val="center"/>
          </w:tcPr>
          <w:p w14:paraId="42881335"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201327.4</w:t>
            </w:r>
          </w:p>
        </w:tc>
        <w:tc>
          <w:tcPr>
            <w:tcW w:w="592" w:type="dxa"/>
            <w:vAlign w:val="center"/>
          </w:tcPr>
          <w:p w14:paraId="7955B04B"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w:t>
            </w:r>
          </w:p>
        </w:tc>
        <w:tc>
          <w:tcPr>
            <w:tcW w:w="850" w:type="dxa"/>
            <w:vAlign w:val="center"/>
          </w:tcPr>
          <w:p w14:paraId="6759177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198039.2</w:t>
            </w:r>
          </w:p>
        </w:tc>
        <w:tc>
          <w:tcPr>
            <w:tcW w:w="510" w:type="dxa"/>
            <w:vAlign w:val="center"/>
          </w:tcPr>
          <w:p w14:paraId="5FE72C7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64075FC9" w14:textId="77777777" w:rsidTr="00B77F29">
        <w:trPr>
          <w:trHeight w:val="143"/>
          <w:jc w:val="center"/>
        </w:trPr>
        <w:tc>
          <w:tcPr>
            <w:tcW w:w="816" w:type="dxa"/>
            <w:vMerge/>
            <w:tcBorders>
              <w:top w:val="nil"/>
              <w:bottom w:val="nil"/>
            </w:tcBorders>
            <w:vAlign w:val="center"/>
          </w:tcPr>
          <w:p w14:paraId="766AFF37" w14:textId="77777777" w:rsidR="00431F52" w:rsidRPr="00E00CEE" w:rsidRDefault="00431F52" w:rsidP="00B77F29">
            <w:pPr>
              <w:snapToGrid w:val="0"/>
              <w:spacing w:line="240" w:lineRule="auto"/>
              <w:jc w:val="center"/>
              <w:rPr>
                <w:sz w:val="18"/>
                <w:szCs w:val="18"/>
              </w:rPr>
            </w:pPr>
          </w:p>
        </w:tc>
        <w:tc>
          <w:tcPr>
            <w:tcW w:w="731" w:type="dxa"/>
            <w:tcBorders>
              <w:bottom w:val="nil"/>
            </w:tcBorders>
            <w:vAlign w:val="center"/>
          </w:tcPr>
          <w:p w14:paraId="01CDCFE1"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49" w:type="dxa"/>
            <w:tcBorders>
              <w:bottom w:val="nil"/>
            </w:tcBorders>
            <w:vAlign w:val="center"/>
          </w:tcPr>
          <w:p w14:paraId="4FAC979F" w14:textId="77777777" w:rsidR="00431F52" w:rsidRPr="00E00CEE" w:rsidRDefault="00431F52" w:rsidP="00B77F29">
            <w:pPr>
              <w:snapToGrid w:val="0"/>
              <w:spacing w:line="240" w:lineRule="auto"/>
              <w:jc w:val="center"/>
              <w:rPr>
                <w:sz w:val="18"/>
                <w:szCs w:val="18"/>
              </w:rPr>
            </w:pPr>
            <w:r w:rsidRPr="00E00CEE">
              <w:rPr>
                <w:rFonts w:eastAsia="等线"/>
                <w:sz w:val="18"/>
                <w:szCs w:val="18"/>
              </w:rPr>
              <w:t>125590.4</w:t>
            </w:r>
          </w:p>
        </w:tc>
        <w:tc>
          <w:tcPr>
            <w:tcW w:w="524" w:type="dxa"/>
            <w:tcBorders>
              <w:bottom w:val="nil"/>
            </w:tcBorders>
            <w:vAlign w:val="center"/>
          </w:tcPr>
          <w:p w14:paraId="2B418109" w14:textId="77777777" w:rsidR="00431F52" w:rsidRPr="00E00CEE" w:rsidRDefault="00431F52" w:rsidP="00B77F29">
            <w:pPr>
              <w:snapToGrid w:val="0"/>
              <w:spacing w:line="240" w:lineRule="auto"/>
              <w:jc w:val="center"/>
              <w:rPr>
                <w:sz w:val="18"/>
                <w:szCs w:val="18"/>
              </w:rPr>
            </w:pPr>
            <w:r w:rsidRPr="00E00CEE">
              <w:rPr>
                <w:rFonts w:eastAsia="等线"/>
                <w:sz w:val="18"/>
                <w:szCs w:val="18"/>
              </w:rPr>
              <w:t>1.43</w:t>
            </w:r>
          </w:p>
        </w:tc>
        <w:tc>
          <w:tcPr>
            <w:tcW w:w="849" w:type="dxa"/>
            <w:tcBorders>
              <w:bottom w:val="nil"/>
            </w:tcBorders>
            <w:vAlign w:val="center"/>
          </w:tcPr>
          <w:p w14:paraId="0B0011B0"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127159</w:t>
            </w:r>
          </w:p>
        </w:tc>
        <w:tc>
          <w:tcPr>
            <w:tcW w:w="524" w:type="dxa"/>
            <w:tcBorders>
              <w:bottom w:val="nil"/>
            </w:tcBorders>
            <w:vAlign w:val="center"/>
          </w:tcPr>
          <w:p w14:paraId="1CB33121" w14:textId="77777777" w:rsidR="00431F52" w:rsidRPr="00E00CEE" w:rsidRDefault="00431F52" w:rsidP="00B77F29">
            <w:pPr>
              <w:snapToGrid w:val="0"/>
              <w:spacing w:line="240" w:lineRule="auto"/>
              <w:jc w:val="center"/>
              <w:rPr>
                <w:sz w:val="18"/>
                <w:szCs w:val="18"/>
              </w:rPr>
            </w:pPr>
            <w:r w:rsidRPr="00E00CEE">
              <w:rPr>
                <w:rFonts w:eastAsia="等线"/>
                <w:sz w:val="18"/>
                <w:szCs w:val="18"/>
              </w:rPr>
              <w:t>2.70</w:t>
            </w:r>
          </w:p>
        </w:tc>
        <w:tc>
          <w:tcPr>
            <w:tcW w:w="850" w:type="dxa"/>
            <w:tcBorders>
              <w:bottom w:val="nil"/>
            </w:tcBorders>
            <w:vAlign w:val="center"/>
          </w:tcPr>
          <w:p w14:paraId="21708E90"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127477.1</w:t>
            </w:r>
          </w:p>
        </w:tc>
        <w:tc>
          <w:tcPr>
            <w:tcW w:w="592" w:type="dxa"/>
            <w:tcBorders>
              <w:bottom w:val="nil"/>
            </w:tcBorders>
            <w:vAlign w:val="center"/>
          </w:tcPr>
          <w:p w14:paraId="761A0067" w14:textId="77777777" w:rsidR="00431F52" w:rsidRPr="00E00CEE" w:rsidRDefault="00431F52" w:rsidP="00B77F29">
            <w:pPr>
              <w:snapToGrid w:val="0"/>
              <w:spacing w:line="240" w:lineRule="auto"/>
              <w:jc w:val="center"/>
              <w:rPr>
                <w:sz w:val="18"/>
                <w:szCs w:val="18"/>
              </w:rPr>
            </w:pPr>
            <w:r w:rsidRPr="00E00CEE">
              <w:rPr>
                <w:rFonts w:eastAsia="等线"/>
                <w:sz w:val="18"/>
                <w:szCs w:val="18"/>
              </w:rPr>
              <w:t>2.95</w:t>
            </w:r>
          </w:p>
        </w:tc>
        <w:tc>
          <w:tcPr>
            <w:tcW w:w="850" w:type="dxa"/>
            <w:tcBorders>
              <w:bottom w:val="nil"/>
            </w:tcBorders>
            <w:vAlign w:val="center"/>
          </w:tcPr>
          <w:p w14:paraId="5E8E644E" w14:textId="77777777" w:rsidR="00431F52" w:rsidRPr="00E00CEE" w:rsidRDefault="00431F52" w:rsidP="00B77F29">
            <w:pPr>
              <w:snapToGrid w:val="0"/>
              <w:spacing w:line="240" w:lineRule="auto"/>
              <w:jc w:val="center"/>
              <w:rPr>
                <w:sz w:val="18"/>
                <w:szCs w:val="18"/>
              </w:rPr>
            </w:pPr>
            <w:r w:rsidRPr="00E00CEE">
              <w:rPr>
                <w:rFonts w:eastAsia="等线"/>
                <w:sz w:val="18"/>
                <w:szCs w:val="18"/>
              </w:rPr>
              <w:t>127242</w:t>
            </w:r>
          </w:p>
        </w:tc>
        <w:tc>
          <w:tcPr>
            <w:tcW w:w="592" w:type="dxa"/>
            <w:tcBorders>
              <w:bottom w:val="nil"/>
            </w:tcBorders>
            <w:vAlign w:val="center"/>
          </w:tcPr>
          <w:p w14:paraId="17AAEBF7" w14:textId="77777777" w:rsidR="00431F52" w:rsidRPr="00E00CEE" w:rsidRDefault="00431F52" w:rsidP="00B77F29">
            <w:pPr>
              <w:snapToGrid w:val="0"/>
              <w:spacing w:line="240" w:lineRule="auto"/>
              <w:jc w:val="center"/>
              <w:rPr>
                <w:sz w:val="18"/>
                <w:szCs w:val="18"/>
              </w:rPr>
            </w:pPr>
            <w:r w:rsidRPr="00E00CEE">
              <w:rPr>
                <w:rFonts w:eastAsia="等线"/>
                <w:sz w:val="18"/>
                <w:szCs w:val="18"/>
              </w:rPr>
              <w:t>2.76</w:t>
            </w:r>
          </w:p>
        </w:tc>
        <w:tc>
          <w:tcPr>
            <w:tcW w:w="850" w:type="dxa"/>
            <w:tcBorders>
              <w:bottom w:val="nil"/>
            </w:tcBorders>
            <w:vAlign w:val="center"/>
          </w:tcPr>
          <w:p w14:paraId="132B1E3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124194.6</w:t>
            </w:r>
          </w:p>
        </w:tc>
        <w:tc>
          <w:tcPr>
            <w:tcW w:w="510" w:type="dxa"/>
            <w:tcBorders>
              <w:bottom w:val="nil"/>
            </w:tcBorders>
            <w:vAlign w:val="center"/>
          </w:tcPr>
          <w:p w14:paraId="7833531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0.30</w:t>
            </w:r>
          </w:p>
        </w:tc>
      </w:tr>
      <w:tr w:rsidR="00431F52" w:rsidRPr="00E00CEE" w14:paraId="3B35AC0A" w14:textId="77777777" w:rsidTr="00B77F29">
        <w:trPr>
          <w:trHeight w:val="143"/>
          <w:jc w:val="center"/>
        </w:trPr>
        <w:tc>
          <w:tcPr>
            <w:tcW w:w="816" w:type="dxa"/>
            <w:vMerge/>
            <w:tcBorders>
              <w:top w:val="nil"/>
              <w:bottom w:val="nil"/>
            </w:tcBorders>
            <w:vAlign w:val="center"/>
          </w:tcPr>
          <w:p w14:paraId="09F29856" w14:textId="77777777" w:rsidR="00431F52" w:rsidRPr="00E00CEE" w:rsidRDefault="00431F52" w:rsidP="00B77F29">
            <w:pPr>
              <w:snapToGrid w:val="0"/>
              <w:spacing w:line="240" w:lineRule="auto"/>
              <w:jc w:val="center"/>
              <w:rPr>
                <w:sz w:val="18"/>
                <w:szCs w:val="18"/>
              </w:rPr>
            </w:pPr>
          </w:p>
        </w:tc>
        <w:tc>
          <w:tcPr>
            <w:tcW w:w="731" w:type="dxa"/>
            <w:tcBorders>
              <w:top w:val="nil"/>
              <w:bottom w:val="nil"/>
            </w:tcBorders>
            <w:vAlign w:val="center"/>
          </w:tcPr>
          <w:p w14:paraId="3ACAC773"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49" w:type="dxa"/>
            <w:tcBorders>
              <w:top w:val="nil"/>
              <w:bottom w:val="nil"/>
            </w:tcBorders>
            <w:vAlign w:val="center"/>
          </w:tcPr>
          <w:p w14:paraId="10526710"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202972.3</w:t>
            </w:r>
          </w:p>
        </w:tc>
        <w:tc>
          <w:tcPr>
            <w:tcW w:w="524" w:type="dxa"/>
            <w:tcBorders>
              <w:top w:val="nil"/>
              <w:bottom w:val="nil"/>
            </w:tcBorders>
            <w:vAlign w:val="center"/>
          </w:tcPr>
          <w:p w14:paraId="444893F3" w14:textId="77777777" w:rsidR="00431F52" w:rsidRPr="00E00CEE" w:rsidRDefault="00431F52" w:rsidP="00B77F29">
            <w:pPr>
              <w:snapToGrid w:val="0"/>
              <w:spacing w:line="240" w:lineRule="auto"/>
              <w:jc w:val="center"/>
              <w:rPr>
                <w:sz w:val="18"/>
                <w:szCs w:val="18"/>
              </w:rPr>
            </w:pPr>
            <w:r w:rsidRPr="00E00CEE">
              <w:rPr>
                <w:rFonts w:eastAsia="等线"/>
                <w:sz w:val="18"/>
                <w:szCs w:val="18"/>
              </w:rPr>
              <w:t>2.29</w:t>
            </w:r>
          </w:p>
        </w:tc>
        <w:tc>
          <w:tcPr>
            <w:tcW w:w="849" w:type="dxa"/>
            <w:tcBorders>
              <w:top w:val="nil"/>
              <w:bottom w:val="nil"/>
            </w:tcBorders>
            <w:vAlign w:val="center"/>
          </w:tcPr>
          <w:p w14:paraId="2F60A187"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206591.8</w:t>
            </w:r>
          </w:p>
        </w:tc>
        <w:tc>
          <w:tcPr>
            <w:tcW w:w="524" w:type="dxa"/>
            <w:tcBorders>
              <w:top w:val="nil"/>
              <w:bottom w:val="nil"/>
            </w:tcBorders>
            <w:vAlign w:val="center"/>
          </w:tcPr>
          <w:p w14:paraId="29218020" w14:textId="77777777" w:rsidR="00431F52" w:rsidRPr="00E00CEE" w:rsidRDefault="00431F52" w:rsidP="00B77F29">
            <w:pPr>
              <w:snapToGrid w:val="0"/>
              <w:spacing w:line="240" w:lineRule="auto"/>
              <w:jc w:val="center"/>
              <w:rPr>
                <w:sz w:val="18"/>
                <w:szCs w:val="18"/>
              </w:rPr>
            </w:pPr>
            <w:r w:rsidRPr="00E00CEE">
              <w:rPr>
                <w:rFonts w:eastAsia="等线"/>
                <w:sz w:val="18"/>
                <w:szCs w:val="18"/>
              </w:rPr>
              <w:t>4.12</w:t>
            </w:r>
          </w:p>
        </w:tc>
        <w:tc>
          <w:tcPr>
            <w:tcW w:w="850" w:type="dxa"/>
            <w:tcBorders>
              <w:top w:val="nil"/>
              <w:bottom w:val="nil"/>
            </w:tcBorders>
            <w:vAlign w:val="center"/>
          </w:tcPr>
          <w:p w14:paraId="053D1B6D" w14:textId="77777777" w:rsidR="00431F52" w:rsidRPr="00E00CEE" w:rsidRDefault="00431F52" w:rsidP="00B77F29">
            <w:pPr>
              <w:snapToGrid w:val="0"/>
              <w:spacing w:line="240" w:lineRule="auto"/>
              <w:jc w:val="center"/>
              <w:rPr>
                <w:sz w:val="18"/>
                <w:szCs w:val="18"/>
              </w:rPr>
            </w:pPr>
            <w:r w:rsidRPr="00E00CEE">
              <w:rPr>
                <w:rFonts w:eastAsia="等线"/>
                <w:sz w:val="18"/>
                <w:szCs w:val="18"/>
              </w:rPr>
              <w:t>206643.8</w:t>
            </w:r>
          </w:p>
        </w:tc>
        <w:tc>
          <w:tcPr>
            <w:tcW w:w="592" w:type="dxa"/>
            <w:tcBorders>
              <w:top w:val="nil"/>
              <w:bottom w:val="nil"/>
            </w:tcBorders>
            <w:vAlign w:val="center"/>
          </w:tcPr>
          <w:p w14:paraId="1451E93C" w14:textId="77777777" w:rsidR="00431F52" w:rsidRPr="00E00CEE" w:rsidRDefault="00431F52" w:rsidP="00B77F29">
            <w:pPr>
              <w:snapToGrid w:val="0"/>
              <w:spacing w:line="240" w:lineRule="auto"/>
              <w:jc w:val="center"/>
              <w:rPr>
                <w:sz w:val="18"/>
                <w:szCs w:val="18"/>
              </w:rPr>
            </w:pPr>
            <w:r w:rsidRPr="00E00CEE">
              <w:rPr>
                <w:rFonts w:eastAsia="等线"/>
                <w:sz w:val="18"/>
                <w:szCs w:val="18"/>
              </w:rPr>
              <w:t>4.14</w:t>
            </w:r>
          </w:p>
        </w:tc>
        <w:tc>
          <w:tcPr>
            <w:tcW w:w="850" w:type="dxa"/>
            <w:tcBorders>
              <w:top w:val="nil"/>
              <w:bottom w:val="nil"/>
            </w:tcBorders>
            <w:vAlign w:val="center"/>
          </w:tcPr>
          <w:p w14:paraId="256D64F6" w14:textId="77777777" w:rsidR="00431F52" w:rsidRPr="00E00CEE" w:rsidRDefault="00431F52" w:rsidP="00B77F29">
            <w:pPr>
              <w:snapToGrid w:val="0"/>
              <w:spacing w:line="240" w:lineRule="auto"/>
              <w:jc w:val="center"/>
              <w:rPr>
                <w:sz w:val="18"/>
                <w:szCs w:val="18"/>
              </w:rPr>
            </w:pPr>
            <w:r w:rsidRPr="00E00CEE">
              <w:rPr>
                <w:rFonts w:eastAsia="等线"/>
                <w:sz w:val="18"/>
                <w:szCs w:val="18"/>
              </w:rPr>
              <w:t>205261.9</w:t>
            </w:r>
          </w:p>
        </w:tc>
        <w:tc>
          <w:tcPr>
            <w:tcW w:w="592" w:type="dxa"/>
            <w:tcBorders>
              <w:top w:val="nil"/>
              <w:bottom w:val="nil"/>
            </w:tcBorders>
            <w:vAlign w:val="center"/>
          </w:tcPr>
          <w:p w14:paraId="70C6F3C0" w14:textId="77777777" w:rsidR="00431F52" w:rsidRPr="00E00CEE" w:rsidRDefault="00431F52" w:rsidP="00B77F29">
            <w:pPr>
              <w:snapToGrid w:val="0"/>
              <w:spacing w:line="240" w:lineRule="auto"/>
              <w:jc w:val="center"/>
              <w:rPr>
                <w:sz w:val="18"/>
                <w:szCs w:val="18"/>
              </w:rPr>
            </w:pPr>
            <w:r w:rsidRPr="00E00CEE">
              <w:rPr>
                <w:rFonts w:eastAsia="等线"/>
                <w:sz w:val="18"/>
                <w:szCs w:val="18"/>
              </w:rPr>
              <w:t>3.45</w:t>
            </w:r>
          </w:p>
        </w:tc>
        <w:tc>
          <w:tcPr>
            <w:tcW w:w="850" w:type="dxa"/>
            <w:tcBorders>
              <w:top w:val="nil"/>
              <w:bottom w:val="nil"/>
            </w:tcBorders>
            <w:vAlign w:val="center"/>
          </w:tcPr>
          <w:p w14:paraId="1B820A6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198986.9</w:t>
            </w:r>
          </w:p>
        </w:tc>
        <w:tc>
          <w:tcPr>
            <w:tcW w:w="510" w:type="dxa"/>
            <w:tcBorders>
              <w:top w:val="nil"/>
              <w:bottom w:val="nil"/>
            </w:tcBorders>
            <w:vAlign w:val="center"/>
          </w:tcPr>
          <w:p w14:paraId="66D602C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0.28</w:t>
            </w:r>
          </w:p>
        </w:tc>
      </w:tr>
      <w:tr w:rsidR="00431F52" w:rsidRPr="00E00CEE" w14:paraId="454E0408" w14:textId="77777777" w:rsidTr="00B77F29">
        <w:trPr>
          <w:trHeight w:val="143"/>
          <w:jc w:val="center"/>
        </w:trPr>
        <w:tc>
          <w:tcPr>
            <w:tcW w:w="816" w:type="dxa"/>
            <w:vMerge/>
            <w:tcBorders>
              <w:top w:val="nil"/>
              <w:bottom w:val="nil"/>
            </w:tcBorders>
            <w:vAlign w:val="center"/>
          </w:tcPr>
          <w:p w14:paraId="1515DF5E" w14:textId="77777777" w:rsidR="00431F52" w:rsidRPr="00E00CEE" w:rsidRDefault="00431F52" w:rsidP="00B77F29">
            <w:pPr>
              <w:snapToGrid w:val="0"/>
              <w:spacing w:line="240" w:lineRule="auto"/>
              <w:jc w:val="center"/>
              <w:rPr>
                <w:sz w:val="18"/>
                <w:szCs w:val="18"/>
              </w:rPr>
            </w:pPr>
          </w:p>
        </w:tc>
        <w:tc>
          <w:tcPr>
            <w:tcW w:w="731" w:type="dxa"/>
            <w:tcBorders>
              <w:top w:val="nil"/>
            </w:tcBorders>
            <w:vAlign w:val="center"/>
          </w:tcPr>
          <w:p w14:paraId="0326C390"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49" w:type="dxa"/>
            <w:tcBorders>
              <w:top w:val="nil"/>
            </w:tcBorders>
            <w:vAlign w:val="center"/>
          </w:tcPr>
          <w:p w14:paraId="01291773"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236304</w:t>
            </w:r>
          </w:p>
        </w:tc>
        <w:tc>
          <w:tcPr>
            <w:tcW w:w="524" w:type="dxa"/>
            <w:tcBorders>
              <w:top w:val="nil"/>
            </w:tcBorders>
            <w:vAlign w:val="center"/>
          </w:tcPr>
          <w:p w14:paraId="207549BC" w14:textId="77777777" w:rsidR="00431F52" w:rsidRPr="00E00CEE" w:rsidRDefault="00431F52" w:rsidP="00B77F29">
            <w:pPr>
              <w:snapToGrid w:val="0"/>
              <w:spacing w:line="240" w:lineRule="auto"/>
              <w:jc w:val="center"/>
              <w:rPr>
                <w:sz w:val="18"/>
                <w:szCs w:val="18"/>
              </w:rPr>
            </w:pPr>
            <w:r w:rsidRPr="00E00CEE">
              <w:rPr>
                <w:rFonts w:eastAsia="等线"/>
                <w:sz w:val="18"/>
                <w:szCs w:val="18"/>
              </w:rPr>
              <w:t>1.98</w:t>
            </w:r>
          </w:p>
        </w:tc>
        <w:tc>
          <w:tcPr>
            <w:tcW w:w="849" w:type="dxa"/>
            <w:tcBorders>
              <w:top w:val="nil"/>
            </w:tcBorders>
            <w:vAlign w:val="center"/>
          </w:tcPr>
          <w:p w14:paraId="4E9A6930"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242147.8</w:t>
            </w:r>
          </w:p>
        </w:tc>
        <w:tc>
          <w:tcPr>
            <w:tcW w:w="524" w:type="dxa"/>
            <w:tcBorders>
              <w:top w:val="nil"/>
            </w:tcBorders>
            <w:vAlign w:val="center"/>
          </w:tcPr>
          <w:p w14:paraId="14C23078" w14:textId="77777777" w:rsidR="00431F52" w:rsidRPr="00E00CEE" w:rsidRDefault="00431F52" w:rsidP="00B77F29">
            <w:pPr>
              <w:snapToGrid w:val="0"/>
              <w:spacing w:line="240" w:lineRule="auto"/>
              <w:jc w:val="center"/>
              <w:rPr>
                <w:sz w:val="18"/>
                <w:szCs w:val="18"/>
              </w:rPr>
            </w:pPr>
            <w:r w:rsidRPr="00E00CEE">
              <w:rPr>
                <w:rFonts w:eastAsia="等线"/>
                <w:sz w:val="18"/>
                <w:szCs w:val="18"/>
              </w:rPr>
              <w:t>4.50</w:t>
            </w:r>
          </w:p>
        </w:tc>
        <w:tc>
          <w:tcPr>
            <w:tcW w:w="850" w:type="dxa"/>
            <w:tcBorders>
              <w:top w:val="nil"/>
            </w:tcBorders>
            <w:vAlign w:val="center"/>
          </w:tcPr>
          <w:p w14:paraId="78CA151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241390</w:t>
            </w:r>
          </w:p>
        </w:tc>
        <w:tc>
          <w:tcPr>
            <w:tcW w:w="592" w:type="dxa"/>
            <w:tcBorders>
              <w:top w:val="nil"/>
            </w:tcBorders>
            <w:vAlign w:val="center"/>
          </w:tcPr>
          <w:p w14:paraId="7B987868" w14:textId="77777777" w:rsidR="00431F52" w:rsidRPr="00E00CEE" w:rsidRDefault="00431F52" w:rsidP="00B77F29">
            <w:pPr>
              <w:snapToGrid w:val="0"/>
              <w:spacing w:line="240" w:lineRule="auto"/>
              <w:jc w:val="center"/>
              <w:rPr>
                <w:sz w:val="18"/>
                <w:szCs w:val="18"/>
              </w:rPr>
            </w:pPr>
            <w:r w:rsidRPr="00E00CEE">
              <w:rPr>
                <w:rFonts w:eastAsia="等线"/>
                <w:sz w:val="18"/>
                <w:szCs w:val="18"/>
              </w:rPr>
              <w:t>4.18</w:t>
            </w:r>
          </w:p>
        </w:tc>
        <w:tc>
          <w:tcPr>
            <w:tcW w:w="850" w:type="dxa"/>
            <w:tcBorders>
              <w:top w:val="nil"/>
            </w:tcBorders>
            <w:vAlign w:val="center"/>
          </w:tcPr>
          <w:p w14:paraId="235038A0" w14:textId="77777777" w:rsidR="00431F52" w:rsidRPr="00E00CEE" w:rsidRDefault="00431F52" w:rsidP="00B77F29">
            <w:pPr>
              <w:snapToGrid w:val="0"/>
              <w:spacing w:line="240" w:lineRule="auto"/>
              <w:jc w:val="center"/>
              <w:rPr>
                <w:sz w:val="18"/>
                <w:szCs w:val="18"/>
              </w:rPr>
            </w:pPr>
            <w:r w:rsidRPr="00E00CEE">
              <w:rPr>
                <w:rFonts w:eastAsia="等线"/>
                <w:sz w:val="18"/>
                <w:szCs w:val="18"/>
              </w:rPr>
              <w:t>242220.7</w:t>
            </w:r>
          </w:p>
        </w:tc>
        <w:tc>
          <w:tcPr>
            <w:tcW w:w="592" w:type="dxa"/>
            <w:tcBorders>
              <w:top w:val="nil"/>
            </w:tcBorders>
            <w:vAlign w:val="center"/>
          </w:tcPr>
          <w:p w14:paraId="57991BEE" w14:textId="77777777" w:rsidR="00431F52" w:rsidRPr="00E00CEE" w:rsidRDefault="00431F52" w:rsidP="00B77F29">
            <w:pPr>
              <w:snapToGrid w:val="0"/>
              <w:spacing w:line="240" w:lineRule="auto"/>
              <w:jc w:val="center"/>
              <w:rPr>
                <w:sz w:val="18"/>
                <w:szCs w:val="18"/>
              </w:rPr>
            </w:pPr>
            <w:r w:rsidRPr="00E00CEE">
              <w:rPr>
                <w:rFonts w:eastAsia="等线"/>
                <w:sz w:val="18"/>
                <w:szCs w:val="18"/>
              </w:rPr>
              <w:t>4.53</w:t>
            </w:r>
          </w:p>
        </w:tc>
        <w:tc>
          <w:tcPr>
            <w:tcW w:w="850" w:type="dxa"/>
            <w:tcBorders>
              <w:top w:val="nil"/>
            </w:tcBorders>
            <w:vAlign w:val="center"/>
          </w:tcPr>
          <w:p w14:paraId="27D1501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233120.4</w:t>
            </w:r>
          </w:p>
        </w:tc>
        <w:tc>
          <w:tcPr>
            <w:tcW w:w="510" w:type="dxa"/>
            <w:tcBorders>
              <w:top w:val="nil"/>
            </w:tcBorders>
            <w:vAlign w:val="center"/>
          </w:tcPr>
          <w:p w14:paraId="23F9E83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0.61</w:t>
            </w:r>
          </w:p>
        </w:tc>
      </w:tr>
      <w:tr w:rsidR="00431F52" w:rsidRPr="00E00CEE" w14:paraId="354BC182" w14:textId="77777777" w:rsidTr="00B77F29">
        <w:trPr>
          <w:trHeight w:val="143"/>
          <w:jc w:val="center"/>
        </w:trPr>
        <w:tc>
          <w:tcPr>
            <w:tcW w:w="816" w:type="dxa"/>
            <w:vMerge/>
            <w:tcBorders>
              <w:top w:val="nil"/>
              <w:bottom w:val="nil"/>
            </w:tcBorders>
            <w:vAlign w:val="center"/>
          </w:tcPr>
          <w:p w14:paraId="5CFD8B62" w14:textId="77777777" w:rsidR="00431F52" w:rsidRPr="00E00CEE" w:rsidRDefault="00431F52" w:rsidP="00B77F29">
            <w:pPr>
              <w:snapToGrid w:val="0"/>
              <w:spacing w:line="240" w:lineRule="auto"/>
              <w:jc w:val="center"/>
              <w:rPr>
                <w:sz w:val="18"/>
                <w:szCs w:val="18"/>
              </w:rPr>
            </w:pPr>
          </w:p>
        </w:tc>
        <w:tc>
          <w:tcPr>
            <w:tcW w:w="731" w:type="dxa"/>
            <w:vAlign w:val="center"/>
          </w:tcPr>
          <w:p w14:paraId="05D91EB3"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49" w:type="dxa"/>
            <w:vAlign w:val="center"/>
          </w:tcPr>
          <w:p w14:paraId="757B62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161908.4</w:t>
            </w:r>
          </w:p>
        </w:tc>
        <w:tc>
          <w:tcPr>
            <w:tcW w:w="524" w:type="dxa"/>
            <w:vAlign w:val="center"/>
          </w:tcPr>
          <w:p w14:paraId="19777420" w14:textId="77777777" w:rsidR="00431F52" w:rsidRPr="00E00CEE" w:rsidRDefault="00431F52" w:rsidP="00B77F29">
            <w:pPr>
              <w:snapToGrid w:val="0"/>
              <w:spacing w:line="240" w:lineRule="auto"/>
              <w:jc w:val="center"/>
              <w:rPr>
                <w:sz w:val="18"/>
                <w:szCs w:val="18"/>
              </w:rPr>
            </w:pPr>
            <w:r w:rsidRPr="00E00CEE">
              <w:rPr>
                <w:rFonts w:eastAsia="等线"/>
                <w:sz w:val="18"/>
                <w:szCs w:val="18"/>
              </w:rPr>
              <w:t>1.06</w:t>
            </w:r>
          </w:p>
        </w:tc>
        <w:tc>
          <w:tcPr>
            <w:tcW w:w="849" w:type="dxa"/>
            <w:vAlign w:val="center"/>
          </w:tcPr>
          <w:p w14:paraId="16AEBA2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163740.6</w:t>
            </w:r>
          </w:p>
        </w:tc>
        <w:tc>
          <w:tcPr>
            <w:tcW w:w="524" w:type="dxa"/>
            <w:vAlign w:val="center"/>
          </w:tcPr>
          <w:p w14:paraId="48294649" w14:textId="77777777" w:rsidR="00431F52" w:rsidRPr="00E00CEE" w:rsidRDefault="00431F52" w:rsidP="00B77F29">
            <w:pPr>
              <w:snapToGrid w:val="0"/>
              <w:spacing w:line="240" w:lineRule="auto"/>
              <w:jc w:val="center"/>
              <w:rPr>
                <w:sz w:val="18"/>
                <w:szCs w:val="18"/>
              </w:rPr>
            </w:pPr>
            <w:r w:rsidRPr="00E00CEE">
              <w:rPr>
                <w:rFonts w:eastAsia="等线"/>
                <w:sz w:val="18"/>
                <w:szCs w:val="18"/>
              </w:rPr>
              <w:t>2.21</w:t>
            </w:r>
          </w:p>
        </w:tc>
        <w:tc>
          <w:tcPr>
            <w:tcW w:w="850" w:type="dxa"/>
            <w:vAlign w:val="center"/>
          </w:tcPr>
          <w:p w14:paraId="727A349C"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163601.2</w:t>
            </w:r>
          </w:p>
        </w:tc>
        <w:tc>
          <w:tcPr>
            <w:tcW w:w="592" w:type="dxa"/>
            <w:vAlign w:val="center"/>
          </w:tcPr>
          <w:p w14:paraId="5541398F" w14:textId="77777777" w:rsidR="00431F52" w:rsidRPr="00E00CEE" w:rsidRDefault="00431F52" w:rsidP="00B77F29">
            <w:pPr>
              <w:snapToGrid w:val="0"/>
              <w:spacing w:line="240" w:lineRule="auto"/>
              <w:jc w:val="center"/>
              <w:rPr>
                <w:sz w:val="18"/>
                <w:szCs w:val="18"/>
              </w:rPr>
            </w:pPr>
            <w:r w:rsidRPr="00E00CEE">
              <w:rPr>
                <w:rFonts w:eastAsia="等线"/>
                <w:sz w:val="18"/>
                <w:szCs w:val="18"/>
              </w:rPr>
              <w:t>2.12</w:t>
            </w:r>
          </w:p>
        </w:tc>
        <w:tc>
          <w:tcPr>
            <w:tcW w:w="850" w:type="dxa"/>
            <w:vAlign w:val="center"/>
          </w:tcPr>
          <w:p w14:paraId="424A0A93" w14:textId="77777777" w:rsidR="00431F52" w:rsidRPr="00E00CEE" w:rsidRDefault="00431F52" w:rsidP="00B77F29">
            <w:pPr>
              <w:snapToGrid w:val="0"/>
              <w:spacing w:line="240" w:lineRule="auto"/>
              <w:jc w:val="center"/>
              <w:rPr>
                <w:sz w:val="18"/>
                <w:szCs w:val="18"/>
              </w:rPr>
            </w:pPr>
            <w:r w:rsidRPr="00E00CEE">
              <w:rPr>
                <w:rFonts w:eastAsia="等线"/>
                <w:sz w:val="18"/>
                <w:szCs w:val="18"/>
              </w:rPr>
              <w:t>163605.9</w:t>
            </w:r>
          </w:p>
        </w:tc>
        <w:tc>
          <w:tcPr>
            <w:tcW w:w="592" w:type="dxa"/>
            <w:vAlign w:val="center"/>
          </w:tcPr>
          <w:p w14:paraId="2D848B43" w14:textId="77777777" w:rsidR="00431F52" w:rsidRPr="00E00CEE" w:rsidRDefault="00431F52" w:rsidP="00B77F29">
            <w:pPr>
              <w:snapToGrid w:val="0"/>
              <w:spacing w:line="240" w:lineRule="auto"/>
              <w:jc w:val="center"/>
              <w:rPr>
                <w:sz w:val="18"/>
                <w:szCs w:val="18"/>
              </w:rPr>
            </w:pPr>
            <w:r w:rsidRPr="00E00CEE">
              <w:rPr>
                <w:rFonts w:eastAsia="等线"/>
                <w:sz w:val="18"/>
                <w:szCs w:val="18"/>
              </w:rPr>
              <w:t>2.12</w:t>
            </w:r>
          </w:p>
        </w:tc>
        <w:tc>
          <w:tcPr>
            <w:tcW w:w="850" w:type="dxa"/>
            <w:vAlign w:val="center"/>
          </w:tcPr>
          <w:p w14:paraId="50DF455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160532.3</w:t>
            </w:r>
          </w:p>
        </w:tc>
        <w:tc>
          <w:tcPr>
            <w:tcW w:w="510" w:type="dxa"/>
            <w:vAlign w:val="center"/>
          </w:tcPr>
          <w:p w14:paraId="2074A0D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0.21</w:t>
            </w:r>
          </w:p>
        </w:tc>
      </w:tr>
      <w:tr w:rsidR="00431F52" w:rsidRPr="00E00CEE" w14:paraId="4D68B920" w14:textId="77777777" w:rsidTr="00B77F29">
        <w:trPr>
          <w:trHeight w:val="143"/>
          <w:jc w:val="center"/>
        </w:trPr>
        <w:tc>
          <w:tcPr>
            <w:tcW w:w="816" w:type="dxa"/>
            <w:vMerge/>
            <w:tcBorders>
              <w:top w:val="nil"/>
              <w:bottom w:val="nil"/>
            </w:tcBorders>
            <w:vAlign w:val="center"/>
          </w:tcPr>
          <w:p w14:paraId="364B6ACC" w14:textId="77777777" w:rsidR="00431F52" w:rsidRPr="00E00CEE" w:rsidRDefault="00431F52" w:rsidP="00B77F29">
            <w:pPr>
              <w:snapToGrid w:val="0"/>
              <w:spacing w:line="240" w:lineRule="auto"/>
              <w:jc w:val="center"/>
              <w:rPr>
                <w:sz w:val="18"/>
                <w:szCs w:val="18"/>
              </w:rPr>
            </w:pPr>
          </w:p>
        </w:tc>
        <w:tc>
          <w:tcPr>
            <w:tcW w:w="731" w:type="dxa"/>
            <w:vAlign w:val="center"/>
          </w:tcPr>
          <w:p w14:paraId="064CF465"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49" w:type="dxa"/>
            <w:vAlign w:val="center"/>
          </w:tcPr>
          <w:p w14:paraId="514889D4"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288994.4</w:t>
            </w:r>
          </w:p>
        </w:tc>
        <w:tc>
          <w:tcPr>
            <w:tcW w:w="524" w:type="dxa"/>
            <w:vAlign w:val="center"/>
          </w:tcPr>
          <w:p w14:paraId="66DC5A43" w14:textId="77777777" w:rsidR="00431F52" w:rsidRPr="00E00CEE" w:rsidRDefault="00431F52" w:rsidP="00B77F29">
            <w:pPr>
              <w:snapToGrid w:val="0"/>
              <w:spacing w:line="240" w:lineRule="auto"/>
              <w:jc w:val="center"/>
              <w:rPr>
                <w:sz w:val="18"/>
                <w:szCs w:val="18"/>
              </w:rPr>
            </w:pPr>
            <w:r w:rsidRPr="00E00CEE">
              <w:rPr>
                <w:rFonts w:eastAsia="等线"/>
                <w:sz w:val="18"/>
                <w:szCs w:val="18"/>
              </w:rPr>
              <w:t>2.29</w:t>
            </w:r>
          </w:p>
        </w:tc>
        <w:tc>
          <w:tcPr>
            <w:tcW w:w="849" w:type="dxa"/>
            <w:vAlign w:val="center"/>
          </w:tcPr>
          <w:p w14:paraId="2E7FAAC9" w14:textId="77777777" w:rsidR="00431F52" w:rsidRPr="00E00CEE" w:rsidRDefault="00431F52" w:rsidP="00B77F29">
            <w:pPr>
              <w:snapToGrid w:val="0"/>
              <w:spacing w:line="240" w:lineRule="auto"/>
              <w:jc w:val="center"/>
              <w:rPr>
                <w:sz w:val="18"/>
                <w:szCs w:val="18"/>
              </w:rPr>
            </w:pPr>
            <w:r w:rsidRPr="00E00CEE">
              <w:rPr>
                <w:rFonts w:eastAsia="等线"/>
                <w:sz w:val="18"/>
                <w:szCs w:val="18"/>
              </w:rPr>
              <w:t>293800.3</w:t>
            </w:r>
          </w:p>
        </w:tc>
        <w:tc>
          <w:tcPr>
            <w:tcW w:w="524" w:type="dxa"/>
            <w:vAlign w:val="center"/>
          </w:tcPr>
          <w:p w14:paraId="72C7B0D1" w14:textId="77777777" w:rsidR="00431F52" w:rsidRPr="00E00CEE" w:rsidRDefault="00431F52" w:rsidP="00B77F29">
            <w:pPr>
              <w:snapToGrid w:val="0"/>
              <w:spacing w:line="240" w:lineRule="auto"/>
              <w:jc w:val="center"/>
              <w:rPr>
                <w:sz w:val="18"/>
                <w:szCs w:val="18"/>
              </w:rPr>
            </w:pPr>
            <w:r w:rsidRPr="00E00CEE">
              <w:rPr>
                <w:rFonts w:eastAsia="等线"/>
                <w:sz w:val="18"/>
                <w:szCs w:val="18"/>
              </w:rPr>
              <w:t>3.99</w:t>
            </w:r>
          </w:p>
        </w:tc>
        <w:tc>
          <w:tcPr>
            <w:tcW w:w="850" w:type="dxa"/>
            <w:vAlign w:val="center"/>
          </w:tcPr>
          <w:p w14:paraId="71D72CEC" w14:textId="77777777" w:rsidR="00431F52" w:rsidRPr="00E00CEE" w:rsidRDefault="00431F52" w:rsidP="00B77F29">
            <w:pPr>
              <w:snapToGrid w:val="0"/>
              <w:spacing w:line="240" w:lineRule="auto"/>
              <w:jc w:val="center"/>
              <w:rPr>
                <w:sz w:val="18"/>
                <w:szCs w:val="18"/>
              </w:rPr>
            </w:pPr>
            <w:r w:rsidRPr="00E00CEE">
              <w:rPr>
                <w:rFonts w:eastAsia="等线"/>
                <w:sz w:val="18"/>
                <w:szCs w:val="18"/>
              </w:rPr>
              <w:t>294470</w:t>
            </w:r>
          </w:p>
        </w:tc>
        <w:tc>
          <w:tcPr>
            <w:tcW w:w="592" w:type="dxa"/>
            <w:vAlign w:val="center"/>
          </w:tcPr>
          <w:p w14:paraId="66E34242" w14:textId="77777777" w:rsidR="00431F52" w:rsidRPr="00E00CEE" w:rsidRDefault="00431F52" w:rsidP="00B77F29">
            <w:pPr>
              <w:snapToGrid w:val="0"/>
              <w:spacing w:line="240" w:lineRule="auto"/>
              <w:jc w:val="center"/>
              <w:rPr>
                <w:sz w:val="18"/>
                <w:szCs w:val="18"/>
              </w:rPr>
            </w:pPr>
            <w:r w:rsidRPr="00E00CEE">
              <w:rPr>
                <w:rFonts w:eastAsia="等线"/>
                <w:sz w:val="18"/>
                <w:szCs w:val="18"/>
              </w:rPr>
              <w:t>4.23</w:t>
            </w:r>
          </w:p>
        </w:tc>
        <w:tc>
          <w:tcPr>
            <w:tcW w:w="850" w:type="dxa"/>
            <w:vAlign w:val="center"/>
          </w:tcPr>
          <w:p w14:paraId="3771C6CD"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292964.7</w:t>
            </w:r>
          </w:p>
        </w:tc>
        <w:tc>
          <w:tcPr>
            <w:tcW w:w="592" w:type="dxa"/>
            <w:vAlign w:val="center"/>
          </w:tcPr>
          <w:p w14:paraId="22E484BC" w14:textId="77777777" w:rsidR="00431F52" w:rsidRPr="00E00CEE" w:rsidRDefault="00431F52" w:rsidP="00B77F29">
            <w:pPr>
              <w:snapToGrid w:val="0"/>
              <w:spacing w:line="240" w:lineRule="auto"/>
              <w:jc w:val="center"/>
              <w:rPr>
                <w:sz w:val="18"/>
                <w:szCs w:val="18"/>
              </w:rPr>
            </w:pPr>
            <w:r w:rsidRPr="00E00CEE">
              <w:rPr>
                <w:rFonts w:eastAsia="等线"/>
                <w:sz w:val="18"/>
                <w:szCs w:val="18"/>
              </w:rPr>
              <w:t>3.69</w:t>
            </w:r>
          </w:p>
        </w:tc>
        <w:tc>
          <w:tcPr>
            <w:tcW w:w="850" w:type="dxa"/>
            <w:vAlign w:val="center"/>
          </w:tcPr>
          <w:p w14:paraId="33C4E71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284270.9</w:t>
            </w:r>
          </w:p>
        </w:tc>
        <w:tc>
          <w:tcPr>
            <w:tcW w:w="510" w:type="dxa"/>
            <w:vAlign w:val="center"/>
          </w:tcPr>
          <w:p w14:paraId="23E2C33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0.62</w:t>
            </w:r>
          </w:p>
        </w:tc>
      </w:tr>
      <w:tr w:rsidR="00431F52" w:rsidRPr="00E00CEE" w14:paraId="3E89EDAC" w14:textId="77777777" w:rsidTr="00B77F29">
        <w:trPr>
          <w:trHeight w:val="143"/>
          <w:jc w:val="center"/>
        </w:trPr>
        <w:tc>
          <w:tcPr>
            <w:tcW w:w="816" w:type="dxa"/>
            <w:vMerge/>
            <w:tcBorders>
              <w:top w:val="nil"/>
              <w:bottom w:val="nil"/>
            </w:tcBorders>
            <w:vAlign w:val="center"/>
          </w:tcPr>
          <w:p w14:paraId="4592E2C8" w14:textId="77777777" w:rsidR="00431F52" w:rsidRPr="00E00CEE" w:rsidRDefault="00431F52" w:rsidP="00B77F29">
            <w:pPr>
              <w:snapToGrid w:val="0"/>
              <w:spacing w:line="240" w:lineRule="auto"/>
              <w:jc w:val="center"/>
              <w:rPr>
                <w:sz w:val="18"/>
                <w:szCs w:val="18"/>
              </w:rPr>
            </w:pPr>
          </w:p>
        </w:tc>
        <w:tc>
          <w:tcPr>
            <w:tcW w:w="731" w:type="dxa"/>
            <w:vAlign w:val="center"/>
          </w:tcPr>
          <w:p w14:paraId="2F12EA8C"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49" w:type="dxa"/>
            <w:vAlign w:val="center"/>
          </w:tcPr>
          <w:p w14:paraId="03BCD92D" w14:textId="77777777" w:rsidR="00431F52" w:rsidRPr="00E00CEE" w:rsidRDefault="00431F52" w:rsidP="00B77F29">
            <w:pPr>
              <w:snapToGrid w:val="0"/>
              <w:spacing w:line="240" w:lineRule="auto"/>
              <w:jc w:val="center"/>
              <w:rPr>
                <w:sz w:val="18"/>
                <w:szCs w:val="18"/>
              </w:rPr>
            </w:pPr>
            <w:r w:rsidRPr="00E00CEE">
              <w:rPr>
                <w:rFonts w:eastAsia="等线"/>
                <w:sz w:val="18"/>
                <w:szCs w:val="18"/>
              </w:rPr>
              <w:t>312429.2</w:t>
            </w:r>
          </w:p>
        </w:tc>
        <w:tc>
          <w:tcPr>
            <w:tcW w:w="524" w:type="dxa"/>
            <w:vAlign w:val="center"/>
          </w:tcPr>
          <w:p w14:paraId="7EE43E6E" w14:textId="77777777" w:rsidR="00431F52" w:rsidRPr="00E00CEE" w:rsidRDefault="00431F52" w:rsidP="00B77F29">
            <w:pPr>
              <w:snapToGrid w:val="0"/>
              <w:spacing w:line="240" w:lineRule="auto"/>
              <w:jc w:val="center"/>
              <w:rPr>
                <w:sz w:val="18"/>
                <w:szCs w:val="18"/>
              </w:rPr>
            </w:pPr>
            <w:r w:rsidRPr="00E00CEE">
              <w:rPr>
                <w:rFonts w:eastAsia="等线"/>
                <w:sz w:val="18"/>
                <w:szCs w:val="18"/>
              </w:rPr>
              <w:t>2.48</w:t>
            </w:r>
          </w:p>
        </w:tc>
        <w:tc>
          <w:tcPr>
            <w:tcW w:w="849" w:type="dxa"/>
            <w:vAlign w:val="center"/>
          </w:tcPr>
          <w:p w14:paraId="153BECD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318789.6</w:t>
            </w:r>
          </w:p>
        </w:tc>
        <w:tc>
          <w:tcPr>
            <w:tcW w:w="524" w:type="dxa"/>
            <w:vAlign w:val="center"/>
          </w:tcPr>
          <w:p w14:paraId="36F89BF0" w14:textId="77777777" w:rsidR="00431F52" w:rsidRPr="00E00CEE" w:rsidRDefault="00431F52" w:rsidP="00B77F29">
            <w:pPr>
              <w:snapToGrid w:val="0"/>
              <w:spacing w:line="240" w:lineRule="auto"/>
              <w:jc w:val="center"/>
              <w:rPr>
                <w:sz w:val="18"/>
                <w:szCs w:val="18"/>
              </w:rPr>
            </w:pPr>
            <w:r w:rsidRPr="00E00CEE">
              <w:rPr>
                <w:rFonts w:eastAsia="等线"/>
                <w:sz w:val="18"/>
                <w:szCs w:val="18"/>
              </w:rPr>
              <w:t>4.57</w:t>
            </w:r>
          </w:p>
        </w:tc>
        <w:tc>
          <w:tcPr>
            <w:tcW w:w="850" w:type="dxa"/>
            <w:vAlign w:val="center"/>
          </w:tcPr>
          <w:p w14:paraId="7A831EC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316981</w:t>
            </w:r>
          </w:p>
        </w:tc>
        <w:tc>
          <w:tcPr>
            <w:tcW w:w="592" w:type="dxa"/>
            <w:vAlign w:val="center"/>
          </w:tcPr>
          <w:p w14:paraId="133FA06B" w14:textId="77777777" w:rsidR="00431F52" w:rsidRPr="00E00CEE" w:rsidRDefault="00431F52" w:rsidP="00B77F29">
            <w:pPr>
              <w:snapToGrid w:val="0"/>
              <w:spacing w:line="240" w:lineRule="auto"/>
              <w:jc w:val="center"/>
              <w:rPr>
                <w:sz w:val="18"/>
                <w:szCs w:val="18"/>
              </w:rPr>
            </w:pPr>
            <w:r w:rsidRPr="00E00CEE">
              <w:rPr>
                <w:rFonts w:eastAsia="等线"/>
                <w:sz w:val="18"/>
                <w:szCs w:val="18"/>
              </w:rPr>
              <w:t>3.97</w:t>
            </w:r>
          </w:p>
        </w:tc>
        <w:tc>
          <w:tcPr>
            <w:tcW w:w="850" w:type="dxa"/>
            <w:vAlign w:val="center"/>
          </w:tcPr>
          <w:p w14:paraId="0AF9D54F" w14:textId="77777777" w:rsidR="00431F52" w:rsidRPr="00E00CEE" w:rsidRDefault="00431F52" w:rsidP="00B77F29">
            <w:pPr>
              <w:snapToGrid w:val="0"/>
              <w:spacing w:line="240" w:lineRule="auto"/>
              <w:jc w:val="center"/>
              <w:rPr>
                <w:sz w:val="18"/>
                <w:szCs w:val="18"/>
              </w:rPr>
            </w:pPr>
            <w:r w:rsidRPr="00E00CEE">
              <w:rPr>
                <w:rFonts w:eastAsia="等线"/>
                <w:sz w:val="18"/>
                <w:szCs w:val="18"/>
              </w:rPr>
              <w:t>317914.2</w:t>
            </w:r>
          </w:p>
        </w:tc>
        <w:tc>
          <w:tcPr>
            <w:tcW w:w="592" w:type="dxa"/>
            <w:vAlign w:val="center"/>
          </w:tcPr>
          <w:p w14:paraId="2D78E029" w14:textId="77777777" w:rsidR="00431F52" w:rsidRPr="00E00CEE" w:rsidRDefault="00431F52" w:rsidP="00B77F29">
            <w:pPr>
              <w:snapToGrid w:val="0"/>
              <w:spacing w:line="240" w:lineRule="auto"/>
              <w:jc w:val="center"/>
              <w:rPr>
                <w:sz w:val="18"/>
                <w:szCs w:val="18"/>
              </w:rPr>
            </w:pPr>
            <w:r w:rsidRPr="00E00CEE">
              <w:rPr>
                <w:rFonts w:eastAsia="等线"/>
                <w:sz w:val="18"/>
                <w:szCs w:val="18"/>
              </w:rPr>
              <w:t>4.28</w:t>
            </w:r>
          </w:p>
        </w:tc>
        <w:tc>
          <w:tcPr>
            <w:tcW w:w="850" w:type="dxa"/>
            <w:vAlign w:val="center"/>
          </w:tcPr>
          <w:p w14:paraId="113C620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306762.5</w:t>
            </w:r>
          </w:p>
        </w:tc>
        <w:tc>
          <w:tcPr>
            <w:tcW w:w="510" w:type="dxa"/>
            <w:vAlign w:val="center"/>
          </w:tcPr>
          <w:p w14:paraId="54899E4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0.62</w:t>
            </w:r>
          </w:p>
        </w:tc>
      </w:tr>
      <w:tr w:rsidR="00431F52" w:rsidRPr="00E00CEE" w14:paraId="2EAC5D59" w14:textId="77777777" w:rsidTr="00B77F29">
        <w:trPr>
          <w:trHeight w:val="143"/>
          <w:jc w:val="center"/>
        </w:trPr>
        <w:tc>
          <w:tcPr>
            <w:tcW w:w="816" w:type="dxa"/>
            <w:vMerge/>
            <w:tcBorders>
              <w:top w:val="nil"/>
              <w:bottom w:val="nil"/>
            </w:tcBorders>
            <w:vAlign w:val="center"/>
          </w:tcPr>
          <w:p w14:paraId="4C6FBE31" w14:textId="77777777" w:rsidR="00431F52" w:rsidRPr="00E00CEE" w:rsidRDefault="00431F52" w:rsidP="00B77F29">
            <w:pPr>
              <w:snapToGrid w:val="0"/>
              <w:spacing w:line="240" w:lineRule="auto"/>
              <w:jc w:val="center"/>
              <w:rPr>
                <w:sz w:val="18"/>
                <w:szCs w:val="18"/>
              </w:rPr>
            </w:pPr>
          </w:p>
        </w:tc>
        <w:tc>
          <w:tcPr>
            <w:tcW w:w="731" w:type="dxa"/>
            <w:vAlign w:val="center"/>
          </w:tcPr>
          <w:p w14:paraId="75E04E6A"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49" w:type="dxa"/>
            <w:vAlign w:val="center"/>
          </w:tcPr>
          <w:p w14:paraId="392D38F0" w14:textId="77777777" w:rsidR="00431F52" w:rsidRPr="00E00CEE" w:rsidRDefault="00431F52" w:rsidP="00B77F29">
            <w:pPr>
              <w:snapToGrid w:val="0"/>
              <w:spacing w:line="240" w:lineRule="auto"/>
              <w:jc w:val="center"/>
              <w:rPr>
                <w:sz w:val="18"/>
                <w:szCs w:val="18"/>
              </w:rPr>
            </w:pPr>
            <w:r w:rsidRPr="00E00CEE">
              <w:rPr>
                <w:rFonts w:eastAsia="等线"/>
                <w:sz w:val="18"/>
                <w:szCs w:val="18"/>
              </w:rPr>
              <w:t>183764.5</w:t>
            </w:r>
          </w:p>
        </w:tc>
        <w:tc>
          <w:tcPr>
            <w:tcW w:w="524" w:type="dxa"/>
            <w:vAlign w:val="center"/>
          </w:tcPr>
          <w:p w14:paraId="16EE0F8E" w14:textId="77777777" w:rsidR="00431F52" w:rsidRPr="00E00CEE" w:rsidRDefault="00431F52" w:rsidP="00B77F29">
            <w:pPr>
              <w:snapToGrid w:val="0"/>
              <w:spacing w:line="240" w:lineRule="auto"/>
              <w:jc w:val="center"/>
              <w:rPr>
                <w:sz w:val="18"/>
                <w:szCs w:val="18"/>
              </w:rPr>
            </w:pPr>
            <w:r w:rsidRPr="00E00CEE">
              <w:rPr>
                <w:rFonts w:eastAsia="等线"/>
                <w:sz w:val="18"/>
                <w:szCs w:val="18"/>
              </w:rPr>
              <w:t>0.46</w:t>
            </w:r>
          </w:p>
        </w:tc>
        <w:tc>
          <w:tcPr>
            <w:tcW w:w="849" w:type="dxa"/>
            <w:vAlign w:val="center"/>
          </w:tcPr>
          <w:p w14:paraId="45D76F30"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184654.7</w:t>
            </w:r>
          </w:p>
        </w:tc>
        <w:tc>
          <w:tcPr>
            <w:tcW w:w="524" w:type="dxa"/>
            <w:vAlign w:val="center"/>
          </w:tcPr>
          <w:p w14:paraId="74D14B8B" w14:textId="77777777" w:rsidR="00431F52" w:rsidRPr="00E00CEE" w:rsidRDefault="00431F52" w:rsidP="00B77F29">
            <w:pPr>
              <w:snapToGrid w:val="0"/>
              <w:spacing w:line="240" w:lineRule="auto"/>
              <w:jc w:val="center"/>
              <w:rPr>
                <w:sz w:val="18"/>
                <w:szCs w:val="18"/>
              </w:rPr>
            </w:pPr>
            <w:r w:rsidRPr="00E00CEE">
              <w:rPr>
                <w:rFonts w:eastAsia="等线"/>
                <w:sz w:val="18"/>
                <w:szCs w:val="18"/>
              </w:rPr>
              <w:t>0.95</w:t>
            </w:r>
          </w:p>
        </w:tc>
        <w:tc>
          <w:tcPr>
            <w:tcW w:w="850" w:type="dxa"/>
            <w:vAlign w:val="center"/>
          </w:tcPr>
          <w:p w14:paraId="1C4BFBCC"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184493.3</w:t>
            </w:r>
          </w:p>
        </w:tc>
        <w:tc>
          <w:tcPr>
            <w:tcW w:w="592" w:type="dxa"/>
            <w:vAlign w:val="center"/>
          </w:tcPr>
          <w:p w14:paraId="2A0794F5" w14:textId="77777777" w:rsidR="00431F52" w:rsidRPr="00E00CEE" w:rsidRDefault="00431F52" w:rsidP="00B77F29">
            <w:pPr>
              <w:snapToGrid w:val="0"/>
              <w:spacing w:line="240" w:lineRule="auto"/>
              <w:jc w:val="center"/>
              <w:rPr>
                <w:sz w:val="18"/>
                <w:szCs w:val="18"/>
              </w:rPr>
            </w:pPr>
            <w:r w:rsidRPr="00E00CEE">
              <w:rPr>
                <w:rFonts w:eastAsia="等线"/>
                <w:sz w:val="18"/>
                <w:szCs w:val="18"/>
              </w:rPr>
              <w:t>0.86</w:t>
            </w:r>
          </w:p>
        </w:tc>
        <w:tc>
          <w:tcPr>
            <w:tcW w:w="850" w:type="dxa"/>
            <w:vAlign w:val="center"/>
          </w:tcPr>
          <w:p w14:paraId="7FEA384B" w14:textId="77777777" w:rsidR="00431F52" w:rsidRPr="00E00CEE" w:rsidRDefault="00431F52" w:rsidP="00B77F29">
            <w:pPr>
              <w:snapToGrid w:val="0"/>
              <w:spacing w:line="240" w:lineRule="auto"/>
              <w:jc w:val="center"/>
              <w:rPr>
                <w:sz w:val="18"/>
                <w:szCs w:val="18"/>
              </w:rPr>
            </w:pPr>
            <w:r w:rsidRPr="00E00CEE">
              <w:rPr>
                <w:rFonts w:eastAsia="等线"/>
                <w:sz w:val="18"/>
                <w:szCs w:val="18"/>
              </w:rPr>
              <w:t>184451.9</w:t>
            </w:r>
          </w:p>
        </w:tc>
        <w:tc>
          <w:tcPr>
            <w:tcW w:w="592" w:type="dxa"/>
            <w:vAlign w:val="center"/>
          </w:tcPr>
          <w:p w14:paraId="577E856A" w14:textId="77777777" w:rsidR="00431F52" w:rsidRPr="00E00CEE" w:rsidRDefault="00431F52" w:rsidP="00B77F29">
            <w:pPr>
              <w:snapToGrid w:val="0"/>
              <w:spacing w:line="240" w:lineRule="auto"/>
              <w:jc w:val="center"/>
              <w:rPr>
                <w:sz w:val="18"/>
                <w:szCs w:val="18"/>
              </w:rPr>
            </w:pPr>
            <w:r w:rsidRPr="00E00CEE">
              <w:rPr>
                <w:rFonts w:eastAsia="等线"/>
                <w:sz w:val="18"/>
                <w:szCs w:val="18"/>
              </w:rPr>
              <w:t>0.84</w:t>
            </w:r>
          </w:p>
        </w:tc>
        <w:tc>
          <w:tcPr>
            <w:tcW w:w="850" w:type="dxa"/>
            <w:vAlign w:val="center"/>
          </w:tcPr>
          <w:p w14:paraId="2BD10A3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183058.3</w:t>
            </w:r>
          </w:p>
        </w:tc>
        <w:tc>
          <w:tcPr>
            <w:tcW w:w="510" w:type="dxa"/>
            <w:vAlign w:val="center"/>
          </w:tcPr>
          <w:p w14:paraId="0D81267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0.08</w:t>
            </w:r>
          </w:p>
        </w:tc>
      </w:tr>
      <w:tr w:rsidR="00431F52" w:rsidRPr="00E00CEE" w14:paraId="193AE55C" w14:textId="77777777" w:rsidTr="00B77F29">
        <w:trPr>
          <w:trHeight w:val="143"/>
          <w:jc w:val="center"/>
        </w:trPr>
        <w:tc>
          <w:tcPr>
            <w:tcW w:w="816" w:type="dxa"/>
            <w:vMerge/>
            <w:tcBorders>
              <w:top w:val="nil"/>
              <w:bottom w:val="nil"/>
            </w:tcBorders>
            <w:vAlign w:val="center"/>
          </w:tcPr>
          <w:p w14:paraId="2585DDD3" w14:textId="77777777" w:rsidR="00431F52" w:rsidRPr="00E00CEE" w:rsidRDefault="00431F52" w:rsidP="00B77F29">
            <w:pPr>
              <w:snapToGrid w:val="0"/>
              <w:spacing w:line="240" w:lineRule="auto"/>
              <w:jc w:val="center"/>
              <w:rPr>
                <w:sz w:val="18"/>
                <w:szCs w:val="18"/>
              </w:rPr>
            </w:pPr>
          </w:p>
        </w:tc>
        <w:tc>
          <w:tcPr>
            <w:tcW w:w="731" w:type="dxa"/>
            <w:vAlign w:val="center"/>
          </w:tcPr>
          <w:p w14:paraId="1B9BADDD"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49" w:type="dxa"/>
            <w:vAlign w:val="center"/>
          </w:tcPr>
          <w:p w14:paraId="3E69B254" w14:textId="77777777" w:rsidR="00431F52" w:rsidRPr="00E00CEE" w:rsidRDefault="00431F52" w:rsidP="00B77F29">
            <w:pPr>
              <w:snapToGrid w:val="0"/>
              <w:spacing w:line="240" w:lineRule="auto"/>
              <w:jc w:val="center"/>
              <w:rPr>
                <w:sz w:val="18"/>
                <w:szCs w:val="18"/>
              </w:rPr>
            </w:pPr>
            <w:r w:rsidRPr="00E00CEE">
              <w:rPr>
                <w:rFonts w:eastAsia="等线"/>
                <w:sz w:val="18"/>
                <w:szCs w:val="18"/>
              </w:rPr>
              <w:t>279133.3</w:t>
            </w:r>
          </w:p>
        </w:tc>
        <w:tc>
          <w:tcPr>
            <w:tcW w:w="524" w:type="dxa"/>
            <w:vAlign w:val="center"/>
          </w:tcPr>
          <w:p w14:paraId="77EB1F72" w14:textId="77777777" w:rsidR="00431F52" w:rsidRPr="00E00CEE" w:rsidRDefault="00431F52" w:rsidP="00B77F29">
            <w:pPr>
              <w:snapToGrid w:val="0"/>
              <w:spacing w:line="240" w:lineRule="auto"/>
              <w:jc w:val="center"/>
              <w:rPr>
                <w:sz w:val="18"/>
                <w:szCs w:val="18"/>
              </w:rPr>
            </w:pPr>
            <w:r w:rsidRPr="00E00CEE">
              <w:rPr>
                <w:rFonts w:eastAsia="等线"/>
                <w:sz w:val="18"/>
                <w:szCs w:val="18"/>
              </w:rPr>
              <w:t>0.64</w:t>
            </w:r>
          </w:p>
        </w:tc>
        <w:tc>
          <w:tcPr>
            <w:tcW w:w="849" w:type="dxa"/>
            <w:vAlign w:val="center"/>
          </w:tcPr>
          <w:p w14:paraId="12225DF0"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284352.6</w:t>
            </w:r>
          </w:p>
        </w:tc>
        <w:tc>
          <w:tcPr>
            <w:tcW w:w="524" w:type="dxa"/>
            <w:vAlign w:val="center"/>
          </w:tcPr>
          <w:p w14:paraId="4B7A8E0A" w14:textId="77777777" w:rsidR="00431F52" w:rsidRPr="00E00CEE" w:rsidRDefault="00431F52" w:rsidP="00B77F29">
            <w:pPr>
              <w:snapToGrid w:val="0"/>
              <w:spacing w:line="240" w:lineRule="auto"/>
              <w:jc w:val="center"/>
              <w:rPr>
                <w:sz w:val="18"/>
                <w:szCs w:val="18"/>
              </w:rPr>
            </w:pPr>
            <w:r w:rsidRPr="00E00CEE">
              <w:rPr>
                <w:rFonts w:eastAsia="等线"/>
                <w:sz w:val="18"/>
                <w:szCs w:val="18"/>
              </w:rPr>
              <w:t>2.52</w:t>
            </w:r>
          </w:p>
        </w:tc>
        <w:tc>
          <w:tcPr>
            <w:tcW w:w="850" w:type="dxa"/>
            <w:vAlign w:val="center"/>
          </w:tcPr>
          <w:p w14:paraId="37A7E4E8" w14:textId="77777777" w:rsidR="00431F52" w:rsidRPr="00E00CEE" w:rsidRDefault="00431F52" w:rsidP="00B77F29">
            <w:pPr>
              <w:snapToGrid w:val="0"/>
              <w:spacing w:line="240" w:lineRule="auto"/>
              <w:jc w:val="center"/>
              <w:rPr>
                <w:sz w:val="18"/>
                <w:szCs w:val="18"/>
              </w:rPr>
            </w:pPr>
            <w:r w:rsidRPr="00E00CEE">
              <w:rPr>
                <w:rFonts w:eastAsia="等线"/>
                <w:sz w:val="18"/>
                <w:szCs w:val="18"/>
              </w:rPr>
              <w:t>283614.2</w:t>
            </w:r>
          </w:p>
        </w:tc>
        <w:tc>
          <w:tcPr>
            <w:tcW w:w="592" w:type="dxa"/>
            <w:vAlign w:val="center"/>
          </w:tcPr>
          <w:p w14:paraId="3F0578DD"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w:t>
            </w:r>
          </w:p>
        </w:tc>
        <w:tc>
          <w:tcPr>
            <w:tcW w:w="850" w:type="dxa"/>
            <w:vAlign w:val="center"/>
          </w:tcPr>
          <w:p w14:paraId="4FFA954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284169.3</w:t>
            </w:r>
          </w:p>
        </w:tc>
        <w:tc>
          <w:tcPr>
            <w:tcW w:w="592" w:type="dxa"/>
            <w:vAlign w:val="center"/>
          </w:tcPr>
          <w:p w14:paraId="5B3E445F" w14:textId="77777777" w:rsidR="00431F52" w:rsidRPr="00E00CEE" w:rsidRDefault="00431F52" w:rsidP="00B77F29">
            <w:pPr>
              <w:snapToGrid w:val="0"/>
              <w:spacing w:line="240" w:lineRule="auto"/>
              <w:jc w:val="center"/>
              <w:rPr>
                <w:sz w:val="18"/>
                <w:szCs w:val="18"/>
              </w:rPr>
            </w:pPr>
            <w:r w:rsidRPr="00E00CEE">
              <w:rPr>
                <w:rFonts w:eastAsia="等线"/>
                <w:sz w:val="18"/>
                <w:szCs w:val="18"/>
              </w:rPr>
              <w:t>2.46</w:t>
            </w:r>
          </w:p>
        </w:tc>
        <w:tc>
          <w:tcPr>
            <w:tcW w:w="850" w:type="dxa"/>
            <w:vAlign w:val="center"/>
          </w:tcPr>
          <w:p w14:paraId="7ED1E07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277738.5</w:t>
            </w:r>
          </w:p>
        </w:tc>
        <w:tc>
          <w:tcPr>
            <w:tcW w:w="510" w:type="dxa"/>
            <w:vAlign w:val="center"/>
          </w:tcPr>
          <w:p w14:paraId="549CAA3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0.14</w:t>
            </w:r>
          </w:p>
        </w:tc>
      </w:tr>
      <w:tr w:rsidR="00431F52" w:rsidRPr="00E00CEE" w14:paraId="7218C75A" w14:textId="77777777" w:rsidTr="00B77F29">
        <w:trPr>
          <w:trHeight w:val="143"/>
          <w:jc w:val="center"/>
        </w:trPr>
        <w:tc>
          <w:tcPr>
            <w:tcW w:w="816" w:type="dxa"/>
            <w:vMerge/>
            <w:tcBorders>
              <w:top w:val="nil"/>
              <w:bottom w:val="nil"/>
            </w:tcBorders>
            <w:vAlign w:val="center"/>
          </w:tcPr>
          <w:p w14:paraId="037DCB0C" w14:textId="77777777" w:rsidR="00431F52" w:rsidRPr="00E00CEE" w:rsidRDefault="00431F52" w:rsidP="00B77F29">
            <w:pPr>
              <w:snapToGrid w:val="0"/>
              <w:spacing w:line="240" w:lineRule="auto"/>
              <w:jc w:val="center"/>
              <w:rPr>
                <w:sz w:val="18"/>
                <w:szCs w:val="18"/>
              </w:rPr>
            </w:pPr>
          </w:p>
        </w:tc>
        <w:tc>
          <w:tcPr>
            <w:tcW w:w="731" w:type="dxa"/>
            <w:tcBorders>
              <w:bottom w:val="nil"/>
            </w:tcBorders>
            <w:vAlign w:val="center"/>
          </w:tcPr>
          <w:p w14:paraId="0BE34FEC"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49" w:type="dxa"/>
            <w:tcBorders>
              <w:bottom w:val="nil"/>
            </w:tcBorders>
            <w:vAlign w:val="center"/>
          </w:tcPr>
          <w:p w14:paraId="2A7DCBEE" w14:textId="77777777" w:rsidR="00431F52" w:rsidRPr="00E00CEE" w:rsidRDefault="00431F52" w:rsidP="00B77F29">
            <w:pPr>
              <w:snapToGrid w:val="0"/>
              <w:spacing w:line="240" w:lineRule="auto"/>
              <w:jc w:val="center"/>
              <w:rPr>
                <w:sz w:val="18"/>
                <w:szCs w:val="18"/>
              </w:rPr>
            </w:pPr>
            <w:r w:rsidRPr="00E00CEE">
              <w:rPr>
                <w:rFonts w:eastAsia="等线"/>
                <w:sz w:val="18"/>
                <w:szCs w:val="18"/>
              </w:rPr>
              <w:t>375639.8</w:t>
            </w:r>
          </w:p>
        </w:tc>
        <w:tc>
          <w:tcPr>
            <w:tcW w:w="524" w:type="dxa"/>
            <w:tcBorders>
              <w:bottom w:val="nil"/>
            </w:tcBorders>
            <w:vAlign w:val="center"/>
          </w:tcPr>
          <w:p w14:paraId="37052FF8" w14:textId="77777777" w:rsidR="00431F52" w:rsidRPr="00E00CEE" w:rsidRDefault="00431F52" w:rsidP="00B77F29">
            <w:pPr>
              <w:snapToGrid w:val="0"/>
              <w:spacing w:line="240" w:lineRule="auto"/>
              <w:jc w:val="center"/>
              <w:rPr>
                <w:sz w:val="18"/>
                <w:szCs w:val="18"/>
              </w:rPr>
            </w:pPr>
            <w:r w:rsidRPr="00E00CEE">
              <w:rPr>
                <w:rFonts w:eastAsia="等线"/>
                <w:sz w:val="18"/>
                <w:szCs w:val="18"/>
              </w:rPr>
              <w:t>1.24</w:t>
            </w:r>
          </w:p>
        </w:tc>
        <w:tc>
          <w:tcPr>
            <w:tcW w:w="849" w:type="dxa"/>
            <w:tcBorders>
              <w:bottom w:val="nil"/>
            </w:tcBorders>
            <w:vAlign w:val="center"/>
          </w:tcPr>
          <w:p w14:paraId="5D0E1402"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380788.2</w:t>
            </w:r>
          </w:p>
        </w:tc>
        <w:tc>
          <w:tcPr>
            <w:tcW w:w="524" w:type="dxa"/>
            <w:tcBorders>
              <w:bottom w:val="nil"/>
            </w:tcBorders>
            <w:vAlign w:val="center"/>
          </w:tcPr>
          <w:p w14:paraId="0022858B" w14:textId="77777777" w:rsidR="00431F52" w:rsidRPr="00E00CEE" w:rsidRDefault="00431F52" w:rsidP="00B77F29">
            <w:pPr>
              <w:snapToGrid w:val="0"/>
              <w:spacing w:line="240" w:lineRule="auto"/>
              <w:jc w:val="center"/>
              <w:rPr>
                <w:sz w:val="18"/>
                <w:szCs w:val="18"/>
              </w:rPr>
            </w:pPr>
            <w:r w:rsidRPr="00E00CEE">
              <w:rPr>
                <w:rFonts w:eastAsia="等线"/>
                <w:sz w:val="18"/>
                <w:szCs w:val="18"/>
              </w:rPr>
              <w:t>2.63</w:t>
            </w:r>
          </w:p>
        </w:tc>
        <w:tc>
          <w:tcPr>
            <w:tcW w:w="850" w:type="dxa"/>
            <w:tcBorders>
              <w:bottom w:val="nil"/>
            </w:tcBorders>
            <w:vAlign w:val="center"/>
          </w:tcPr>
          <w:p w14:paraId="4769DFCA" w14:textId="77777777" w:rsidR="00431F52" w:rsidRPr="00E00CEE" w:rsidRDefault="00431F52" w:rsidP="00B77F29">
            <w:pPr>
              <w:snapToGrid w:val="0"/>
              <w:spacing w:line="240" w:lineRule="auto"/>
              <w:jc w:val="center"/>
              <w:rPr>
                <w:sz w:val="18"/>
                <w:szCs w:val="18"/>
              </w:rPr>
            </w:pPr>
            <w:r w:rsidRPr="00E00CEE">
              <w:rPr>
                <w:rFonts w:eastAsia="等线"/>
                <w:sz w:val="18"/>
                <w:szCs w:val="18"/>
              </w:rPr>
              <w:t>380224.9</w:t>
            </w:r>
          </w:p>
        </w:tc>
        <w:tc>
          <w:tcPr>
            <w:tcW w:w="592" w:type="dxa"/>
            <w:tcBorders>
              <w:bottom w:val="nil"/>
            </w:tcBorders>
            <w:vAlign w:val="center"/>
          </w:tcPr>
          <w:p w14:paraId="43BB2E5D" w14:textId="77777777" w:rsidR="00431F52" w:rsidRPr="00E00CEE" w:rsidRDefault="00431F52" w:rsidP="00B77F29">
            <w:pPr>
              <w:snapToGrid w:val="0"/>
              <w:spacing w:line="240" w:lineRule="auto"/>
              <w:jc w:val="center"/>
              <w:rPr>
                <w:sz w:val="18"/>
                <w:szCs w:val="18"/>
              </w:rPr>
            </w:pPr>
            <w:r w:rsidRPr="00E00CEE">
              <w:rPr>
                <w:rFonts w:eastAsia="等线"/>
                <w:sz w:val="18"/>
                <w:szCs w:val="18"/>
              </w:rPr>
              <w:t>2.48</w:t>
            </w:r>
          </w:p>
        </w:tc>
        <w:tc>
          <w:tcPr>
            <w:tcW w:w="850" w:type="dxa"/>
            <w:tcBorders>
              <w:bottom w:val="nil"/>
            </w:tcBorders>
            <w:vAlign w:val="center"/>
          </w:tcPr>
          <w:p w14:paraId="7EEE6FD0" w14:textId="77777777" w:rsidR="00431F52" w:rsidRPr="00E00CEE" w:rsidRDefault="00431F52" w:rsidP="00B77F29">
            <w:pPr>
              <w:snapToGrid w:val="0"/>
              <w:spacing w:line="240" w:lineRule="auto"/>
              <w:jc w:val="center"/>
              <w:rPr>
                <w:sz w:val="18"/>
                <w:szCs w:val="18"/>
              </w:rPr>
            </w:pPr>
            <w:r w:rsidRPr="00E00CEE">
              <w:rPr>
                <w:rFonts w:eastAsia="等线"/>
                <w:sz w:val="18"/>
                <w:szCs w:val="18"/>
              </w:rPr>
              <w:t>379163.4</w:t>
            </w:r>
          </w:p>
        </w:tc>
        <w:tc>
          <w:tcPr>
            <w:tcW w:w="592" w:type="dxa"/>
            <w:tcBorders>
              <w:bottom w:val="nil"/>
            </w:tcBorders>
            <w:vAlign w:val="center"/>
          </w:tcPr>
          <w:p w14:paraId="1C446A16" w14:textId="77777777" w:rsidR="00431F52" w:rsidRPr="00E00CEE" w:rsidRDefault="00431F52" w:rsidP="00B77F29">
            <w:pPr>
              <w:snapToGrid w:val="0"/>
              <w:spacing w:line="240" w:lineRule="auto"/>
              <w:jc w:val="center"/>
              <w:rPr>
                <w:sz w:val="18"/>
                <w:szCs w:val="18"/>
              </w:rPr>
            </w:pPr>
            <w:r w:rsidRPr="00E00CEE">
              <w:rPr>
                <w:rFonts w:eastAsia="等线"/>
                <w:sz w:val="18"/>
                <w:szCs w:val="18"/>
              </w:rPr>
              <w:t>2.19</w:t>
            </w:r>
          </w:p>
        </w:tc>
        <w:tc>
          <w:tcPr>
            <w:tcW w:w="850" w:type="dxa"/>
            <w:tcBorders>
              <w:bottom w:val="nil"/>
            </w:tcBorders>
            <w:vAlign w:val="center"/>
          </w:tcPr>
          <w:p w14:paraId="07A69AA6"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371732.5</w:t>
            </w:r>
          </w:p>
        </w:tc>
        <w:tc>
          <w:tcPr>
            <w:tcW w:w="510" w:type="dxa"/>
            <w:tcBorders>
              <w:bottom w:val="nil"/>
            </w:tcBorders>
            <w:vAlign w:val="center"/>
          </w:tcPr>
          <w:p w14:paraId="1D877ED1"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0.19</w:t>
            </w:r>
          </w:p>
        </w:tc>
      </w:tr>
      <w:tr w:rsidR="00431F52" w:rsidRPr="00E00CEE" w14:paraId="6E246B8B" w14:textId="77777777" w:rsidTr="00B77F29">
        <w:trPr>
          <w:trHeight w:val="143"/>
          <w:jc w:val="center"/>
        </w:trPr>
        <w:tc>
          <w:tcPr>
            <w:tcW w:w="816" w:type="dxa"/>
            <w:vMerge/>
            <w:tcBorders>
              <w:top w:val="nil"/>
              <w:bottom w:val="nil"/>
            </w:tcBorders>
            <w:vAlign w:val="center"/>
          </w:tcPr>
          <w:p w14:paraId="3BA4C713" w14:textId="77777777" w:rsidR="00431F52" w:rsidRPr="00E00CEE" w:rsidRDefault="00431F52" w:rsidP="00B77F29">
            <w:pPr>
              <w:snapToGrid w:val="0"/>
              <w:spacing w:line="240" w:lineRule="auto"/>
              <w:jc w:val="center"/>
              <w:rPr>
                <w:sz w:val="18"/>
                <w:szCs w:val="18"/>
              </w:rPr>
            </w:pPr>
          </w:p>
        </w:tc>
        <w:tc>
          <w:tcPr>
            <w:tcW w:w="731" w:type="dxa"/>
            <w:tcBorders>
              <w:top w:val="nil"/>
              <w:bottom w:val="nil"/>
            </w:tcBorders>
            <w:vAlign w:val="center"/>
          </w:tcPr>
          <w:p w14:paraId="3B75F5A6"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49" w:type="dxa"/>
            <w:tcBorders>
              <w:top w:val="nil"/>
              <w:bottom w:val="nil"/>
            </w:tcBorders>
            <w:vAlign w:val="center"/>
          </w:tcPr>
          <w:p w14:paraId="375DC1AA" w14:textId="77777777" w:rsidR="00431F52" w:rsidRPr="00E00CEE" w:rsidRDefault="00431F52" w:rsidP="00B77F29">
            <w:pPr>
              <w:snapToGrid w:val="0"/>
              <w:spacing w:line="240" w:lineRule="auto"/>
              <w:jc w:val="center"/>
              <w:rPr>
                <w:sz w:val="18"/>
                <w:szCs w:val="18"/>
              </w:rPr>
            </w:pPr>
            <w:r w:rsidRPr="00E00CEE">
              <w:rPr>
                <w:rFonts w:eastAsia="等线"/>
                <w:sz w:val="18"/>
                <w:szCs w:val="18"/>
              </w:rPr>
              <w:t>169854.5</w:t>
            </w:r>
          </w:p>
        </w:tc>
        <w:tc>
          <w:tcPr>
            <w:tcW w:w="524" w:type="dxa"/>
            <w:tcBorders>
              <w:top w:val="nil"/>
              <w:bottom w:val="nil"/>
            </w:tcBorders>
            <w:vAlign w:val="center"/>
          </w:tcPr>
          <w:p w14:paraId="22DB60DD" w14:textId="77777777" w:rsidR="00431F52" w:rsidRPr="00E00CEE" w:rsidRDefault="00431F52" w:rsidP="00B77F29">
            <w:pPr>
              <w:snapToGrid w:val="0"/>
              <w:spacing w:line="240" w:lineRule="auto"/>
              <w:jc w:val="center"/>
              <w:rPr>
                <w:sz w:val="18"/>
                <w:szCs w:val="18"/>
              </w:rPr>
            </w:pPr>
            <w:r w:rsidRPr="00E00CEE">
              <w:rPr>
                <w:rFonts w:eastAsia="等线"/>
                <w:sz w:val="18"/>
                <w:szCs w:val="18"/>
              </w:rPr>
              <w:t>1.49</w:t>
            </w:r>
          </w:p>
        </w:tc>
        <w:tc>
          <w:tcPr>
            <w:tcW w:w="849" w:type="dxa"/>
            <w:tcBorders>
              <w:top w:val="nil"/>
              <w:bottom w:val="nil"/>
            </w:tcBorders>
            <w:vAlign w:val="center"/>
          </w:tcPr>
          <w:p w14:paraId="551FCA69"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172764</w:t>
            </w:r>
          </w:p>
        </w:tc>
        <w:tc>
          <w:tcPr>
            <w:tcW w:w="524" w:type="dxa"/>
            <w:tcBorders>
              <w:top w:val="nil"/>
              <w:bottom w:val="nil"/>
            </w:tcBorders>
            <w:vAlign w:val="center"/>
          </w:tcPr>
          <w:p w14:paraId="3FA50CF7" w14:textId="77777777" w:rsidR="00431F52" w:rsidRPr="00E00CEE" w:rsidRDefault="00431F52" w:rsidP="00B77F29">
            <w:pPr>
              <w:snapToGrid w:val="0"/>
              <w:spacing w:line="240" w:lineRule="auto"/>
              <w:jc w:val="center"/>
              <w:rPr>
                <w:sz w:val="18"/>
                <w:szCs w:val="18"/>
              </w:rPr>
            </w:pPr>
            <w:r w:rsidRPr="00E00CEE">
              <w:rPr>
                <w:rFonts w:eastAsia="等线"/>
                <w:sz w:val="18"/>
                <w:szCs w:val="18"/>
              </w:rPr>
              <w:t>3.30</w:t>
            </w:r>
          </w:p>
        </w:tc>
        <w:tc>
          <w:tcPr>
            <w:tcW w:w="850" w:type="dxa"/>
            <w:tcBorders>
              <w:top w:val="nil"/>
              <w:bottom w:val="nil"/>
            </w:tcBorders>
            <w:vAlign w:val="center"/>
          </w:tcPr>
          <w:p w14:paraId="39EF2C02"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172275.2</w:t>
            </w:r>
          </w:p>
        </w:tc>
        <w:tc>
          <w:tcPr>
            <w:tcW w:w="592" w:type="dxa"/>
            <w:tcBorders>
              <w:top w:val="nil"/>
              <w:bottom w:val="nil"/>
            </w:tcBorders>
            <w:vAlign w:val="center"/>
          </w:tcPr>
          <w:p w14:paraId="27781F1F" w14:textId="77777777" w:rsidR="00431F52" w:rsidRPr="00E00CEE" w:rsidRDefault="00431F52" w:rsidP="00B77F29">
            <w:pPr>
              <w:snapToGrid w:val="0"/>
              <w:spacing w:line="240" w:lineRule="auto"/>
              <w:jc w:val="center"/>
              <w:rPr>
                <w:sz w:val="18"/>
                <w:szCs w:val="18"/>
              </w:rPr>
            </w:pPr>
            <w:r w:rsidRPr="00E00CEE">
              <w:rPr>
                <w:rFonts w:eastAsia="等线"/>
                <w:sz w:val="18"/>
                <w:szCs w:val="18"/>
              </w:rPr>
              <w:t>2.85</w:t>
            </w:r>
          </w:p>
        </w:tc>
        <w:tc>
          <w:tcPr>
            <w:tcW w:w="850" w:type="dxa"/>
            <w:tcBorders>
              <w:top w:val="nil"/>
              <w:bottom w:val="nil"/>
            </w:tcBorders>
            <w:vAlign w:val="center"/>
          </w:tcPr>
          <w:p w14:paraId="464EAC4C" w14:textId="77777777" w:rsidR="00431F52" w:rsidRPr="00E00CEE" w:rsidRDefault="00431F52" w:rsidP="00B77F29">
            <w:pPr>
              <w:snapToGrid w:val="0"/>
              <w:spacing w:line="240" w:lineRule="auto"/>
              <w:jc w:val="center"/>
              <w:rPr>
                <w:sz w:val="18"/>
                <w:szCs w:val="18"/>
              </w:rPr>
            </w:pPr>
            <w:r w:rsidRPr="00E00CEE">
              <w:rPr>
                <w:rFonts w:eastAsia="等线"/>
                <w:sz w:val="18"/>
                <w:szCs w:val="18"/>
              </w:rPr>
              <w:t>172096.9</w:t>
            </w:r>
          </w:p>
        </w:tc>
        <w:tc>
          <w:tcPr>
            <w:tcW w:w="592" w:type="dxa"/>
            <w:tcBorders>
              <w:top w:val="nil"/>
              <w:bottom w:val="nil"/>
            </w:tcBorders>
            <w:vAlign w:val="center"/>
          </w:tcPr>
          <w:p w14:paraId="5334B6C0" w14:textId="77777777" w:rsidR="00431F52" w:rsidRPr="00E00CEE" w:rsidRDefault="00431F52" w:rsidP="00B77F29">
            <w:pPr>
              <w:snapToGrid w:val="0"/>
              <w:spacing w:line="240" w:lineRule="auto"/>
              <w:jc w:val="center"/>
              <w:rPr>
                <w:sz w:val="18"/>
                <w:szCs w:val="18"/>
              </w:rPr>
            </w:pPr>
            <w:r w:rsidRPr="00E00CEE">
              <w:rPr>
                <w:rFonts w:eastAsia="等线"/>
                <w:sz w:val="18"/>
                <w:szCs w:val="18"/>
              </w:rPr>
              <w:t>2.78</w:t>
            </w:r>
          </w:p>
        </w:tc>
        <w:tc>
          <w:tcPr>
            <w:tcW w:w="850" w:type="dxa"/>
            <w:tcBorders>
              <w:top w:val="nil"/>
              <w:bottom w:val="nil"/>
            </w:tcBorders>
            <w:vAlign w:val="center"/>
          </w:tcPr>
          <w:p w14:paraId="2853C71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167942.8</w:t>
            </w:r>
          </w:p>
        </w:tc>
        <w:tc>
          <w:tcPr>
            <w:tcW w:w="510" w:type="dxa"/>
            <w:tcBorders>
              <w:top w:val="nil"/>
              <w:bottom w:val="nil"/>
            </w:tcBorders>
            <w:vAlign w:val="center"/>
          </w:tcPr>
          <w:p w14:paraId="310A2B1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0.41</w:t>
            </w:r>
          </w:p>
        </w:tc>
      </w:tr>
      <w:tr w:rsidR="00431F52" w:rsidRPr="00E00CEE" w14:paraId="729D1439" w14:textId="77777777" w:rsidTr="00B77F29">
        <w:trPr>
          <w:trHeight w:val="179"/>
          <w:jc w:val="center"/>
        </w:trPr>
        <w:tc>
          <w:tcPr>
            <w:tcW w:w="1548" w:type="dxa"/>
            <w:gridSpan w:val="2"/>
            <w:tcBorders>
              <w:top w:val="nil"/>
              <w:bottom w:val="single" w:sz="4" w:space="0" w:color="auto"/>
            </w:tcBorders>
            <w:vAlign w:val="center"/>
          </w:tcPr>
          <w:p w14:paraId="063EB14E"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49" w:type="dxa"/>
            <w:tcBorders>
              <w:top w:val="nil"/>
              <w:bottom w:val="single" w:sz="4" w:space="0" w:color="auto"/>
            </w:tcBorders>
            <w:vAlign w:val="center"/>
          </w:tcPr>
          <w:p w14:paraId="2E24AFEA"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.13%</w:t>
            </w:r>
          </w:p>
        </w:tc>
        <w:tc>
          <w:tcPr>
            <w:tcW w:w="524" w:type="dxa"/>
            <w:tcBorders>
              <w:top w:val="nil"/>
              <w:bottom w:val="single" w:sz="4" w:space="0" w:color="auto"/>
            </w:tcBorders>
            <w:vAlign w:val="center"/>
          </w:tcPr>
          <w:p w14:paraId="507D6EC9"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2%</w:t>
            </w:r>
          </w:p>
        </w:tc>
        <w:tc>
          <w:tcPr>
            <w:tcW w:w="849" w:type="dxa"/>
            <w:tcBorders>
              <w:top w:val="nil"/>
              <w:bottom w:val="single" w:sz="4" w:space="0" w:color="auto"/>
            </w:tcBorders>
            <w:vAlign w:val="center"/>
          </w:tcPr>
          <w:p w14:paraId="770FF97F"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.79%</w:t>
            </w:r>
          </w:p>
        </w:tc>
        <w:tc>
          <w:tcPr>
            <w:tcW w:w="524" w:type="dxa"/>
            <w:tcBorders>
              <w:top w:val="nil"/>
              <w:bottom w:val="single" w:sz="4" w:space="0" w:color="auto"/>
            </w:tcBorders>
            <w:vAlign w:val="center"/>
          </w:tcPr>
          <w:p w14:paraId="3AE36D3B"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8%</w:t>
            </w:r>
          </w:p>
        </w:tc>
        <w:tc>
          <w:tcPr>
            <w:tcW w:w="850" w:type="dxa"/>
            <w:tcBorders>
              <w:top w:val="nil"/>
              <w:bottom w:val="single" w:sz="4" w:space="0" w:color="auto"/>
            </w:tcBorders>
            <w:vAlign w:val="center"/>
          </w:tcPr>
          <w:p w14:paraId="41E2401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.51%</w:t>
            </w:r>
          </w:p>
        </w:tc>
        <w:tc>
          <w:tcPr>
            <w:tcW w:w="592" w:type="dxa"/>
            <w:tcBorders>
              <w:top w:val="nil"/>
              <w:bottom w:val="single" w:sz="4" w:space="0" w:color="auto"/>
            </w:tcBorders>
            <w:vAlign w:val="center"/>
          </w:tcPr>
          <w:p w14:paraId="1FC142B1"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6%</w:t>
            </w:r>
          </w:p>
        </w:tc>
        <w:tc>
          <w:tcPr>
            <w:tcW w:w="850" w:type="dxa"/>
            <w:tcBorders>
              <w:top w:val="nil"/>
              <w:bottom w:val="single" w:sz="4" w:space="0" w:color="auto"/>
            </w:tcBorders>
            <w:vAlign w:val="center"/>
          </w:tcPr>
          <w:p w14:paraId="54284AB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.41%</w:t>
            </w:r>
          </w:p>
        </w:tc>
        <w:tc>
          <w:tcPr>
            <w:tcW w:w="592" w:type="dxa"/>
            <w:tcBorders>
              <w:top w:val="nil"/>
              <w:bottom w:val="single" w:sz="4" w:space="0" w:color="auto"/>
            </w:tcBorders>
            <w:vAlign w:val="center"/>
          </w:tcPr>
          <w:p w14:paraId="28C6C36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0" w:type="dxa"/>
            <w:tcBorders>
              <w:top w:val="nil"/>
              <w:bottom w:val="single" w:sz="4" w:space="0" w:color="auto"/>
            </w:tcBorders>
            <w:vAlign w:val="center"/>
          </w:tcPr>
          <w:p w14:paraId="6C42B1A9"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tcBorders>
              <w:top w:val="nil"/>
              <w:bottom w:val="single" w:sz="4" w:space="0" w:color="auto"/>
            </w:tcBorders>
            <w:vAlign w:val="center"/>
          </w:tcPr>
          <w:p w14:paraId="55A69488"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r w:rsidR="00431F52" w:rsidRPr="00E00CEE" w14:paraId="69FC951B" w14:textId="77777777" w:rsidTr="00B77F29">
        <w:trPr>
          <w:trHeight w:val="179"/>
          <w:jc w:val="center"/>
        </w:trPr>
        <w:tc>
          <w:tcPr>
            <w:tcW w:w="816" w:type="dxa"/>
            <w:vMerge w:val="restart"/>
            <w:tcBorders>
              <w:top w:val="single" w:sz="4" w:space="0" w:color="auto"/>
            </w:tcBorders>
            <w:vAlign w:val="center"/>
          </w:tcPr>
          <w:p w14:paraId="0F1DC15A" w14:textId="03AB8C14" w:rsidR="00431F52" w:rsidRPr="00E00CEE" w:rsidRDefault="00C002D3" w:rsidP="00B77F29">
            <w:pPr>
              <w:snapToGrid w:val="0"/>
              <w:spacing w:line="240" w:lineRule="auto"/>
              <w:jc w:val="center"/>
              <w:rPr>
                <w:sz w:val="18"/>
                <w:szCs w:val="18"/>
              </w:rPr>
            </w:pPr>
            <w:r w:rsidRPr="00C002D3">
              <w:rPr>
                <w:position w:val="-10"/>
                <w:sz w:val="18"/>
                <w:szCs w:val="18"/>
              </w:rPr>
              <w:object w:dxaOrig="547" w:dyaOrig="298" w14:anchorId="42E45663">
                <v:shape id="_x0000_i1040" type="#_x0000_t75" style="width:27.3pt;height:15.05pt" o:ole="">
                  <v:imagedata r:id="rId79" o:title=""/>
                </v:shape>
                <o:OLEObject Type="Embed" ProgID="Equation.AxMath" ShapeID="_x0000_i1040" DrawAspect="Content" ObjectID="_1771851166" r:id="rId86"/>
              </w:object>
            </w:r>
          </w:p>
        </w:tc>
        <w:tc>
          <w:tcPr>
            <w:tcW w:w="731" w:type="dxa"/>
            <w:tcBorders>
              <w:top w:val="single" w:sz="4" w:space="0" w:color="auto"/>
            </w:tcBorders>
            <w:vAlign w:val="center"/>
          </w:tcPr>
          <w:p w14:paraId="038F49E1" w14:textId="77777777" w:rsidR="00431F52" w:rsidRPr="00E00CEE" w:rsidRDefault="00431F52" w:rsidP="00B77F29">
            <w:pPr>
              <w:snapToGrid w:val="0"/>
              <w:spacing w:line="240" w:lineRule="auto"/>
              <w:jc w:val="center"/>
              <w:rPr>
                <w:sz w:val="18"/>
                <w:szCs w:val="18"/>
              </w:rPr>
            </w:pPr>
            <w:r w:rsidRPr="00E00CEE">
              <w:rPr>
                <w:sz w:val="18"/>
                <w:szCs w:val="18"/>
              </w:rPr>
              <w:t>50×5</w:t>
            </w:r>
          </w:p>
        </w:tc>
        <w:tc>
          <w:tcPr>
            <w:tcW w:w="849" w:type="dxa"/>
            <w:tcBorders>
              <w:top w:val="single" w:sz="4" w:space="0" w:color="auto"/>
            </w:tcBorders>
            <w:vAlign w:val="center"/>
          </w:tcPr>
          <w:p w14:paraId="2B11E859" w14:textId="77777777" w:rsidR="00431F52" w:rsidRPr="00E00CEE" w:rsidRDefault="00431F52" w:rsidP="00B77F29">
            <w:pPr>
              <w:snapToGrid w:val="0"/>
              <w:spacing w:line="240" w:lineRule="auto"/>
              <w:jc w:val="center"/>
              <w:rPr>
                <w:sz w:val="18"/>
                <w:szCs w:val="18"/>
              </w:rPr>
            </w:pPr>
            <w:r w:rsidRPr="00E00CEE">
              <w:rPr>
                <w:rFonts w:eastAsia="等线"/>
                <w:sz w:val="18"/>
                <w:szCs w:val="18"/>
              </w:rPr>
              <w:t>36195.9</w:t>
            </w:r>
          </w:p>
        </w:tc>
        <w:tc>
          <w:tcPr>
            <w:tcW w:w="524" w:type="dxa"/>
            <w:tcBorders>
              <w:top w:val="single" w:sz="4" w:space="0" w:color="auto"/>
            </w:tcBorders>
            <w:vAlign w:val="center"/>
          </w:tcPr>
          <w:p w14:paraId="690B6D3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2.83</w:t>
            </w:r>
          </w:p>
        </w:tc>
        <w:tc>
          <w:tcPr>
            <w:tcW w:w="849" w:type="dxa"/>
            <w:tcBorders>
              <w:top w:val="single" w:sz="4" w:space="0" w:color="auto"/>
            </w:tcBorders>
            <w:vAlign w:val="center"/>
          </w:tcPr>
          <w:p w14:paraId="766A5489" w14:textId="77777777" w:rsidR="00431F52" w:rsidRPr="00E00CEE" w:rsidRDefault="00431F52" w:rsidP="00B77F29">
            <w:pPr>
              <w:snapToGrid w:val="0"/>
              <w:spacing w:line="240" w:lineRule="auto"/>
              <w:jc w:val="center"/>
              <w:rPr>
                <w:sz w:val="18"/>
                <w:szCs w:val="18"/>
              </w:rPr>
            </w:pPr>
            <w:r w:rsidRPr="00E00CEE">
              <w:rPr>
                <w:rFonts w:eastAsia="等线"/>
                <w:sz w:val="18"/>
                <w:szCs w:val="18"/>
              </w:rPr>
              <w:t>36586.5</w:t>
            </w:r>
          </w:p>
        </w:tc>
        <w:tc>
          <w:tcPr>
            <w:tcW w:w="524" w:type="dxa"/>
            <w:tcBorders>
              <w:top w:val="single" w:sz="4" w:space="0" w:color="auto"/>
            </w:tcBorders>
            <w:vAlign w:val="center"/>
          </w:tcPr>
          <w:p w14:paraId="6839FF62" w14:textId="77777777" w:rsidR="00431F52" w:rsidRPr="00E00CEE" w:rsidRDefault="00431F52" w:rsidP="00B77F29">
            <w:pPr>
              <w:snapToGrid w:val="0"/>
              <w:spacing w:line="240" w:lineRule="auto"/>
              <w:jc w:val="center"/>
              <w:rPr>
                <w:sz w:val="18"/>
                <w:szCs w:val="18"/>
              </w:rPr>
            </w:pPr>
            <w:r w:rsidRPr="00E00CEE">
              <w:rPr>
                <w:rFonts w:eastAsia="等线"/>
                <w:sz w:val="18"/>
                <w:szCs w:val="18"/>
              </w:rPr>
              <w:t>3.94</w:t>
            </w:r>
          </w:p>
        </w:tc>
        <w:tc>
          <w:tcPr>
            <w:tcW w:w="850" w:type="dxa"/>
            <w:tcBorders>
              <w:top w:val="single" w:sz="4" w:space="0" w:color="auto"/>
            </w:tcBorders>
            <w:vAlign w:val="center"/>
          </w:tcPr>
          <w:p w14:paraId="140736EF"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35585.4</w:t>
            </w:r>
          </w:p>
        </w:tc>
        <w:tc>
          <w:tcPr>
            <w:tcW w:w="592" w:type="dxa"/>
            <w:tcBorders>
              <w:top w:val="single" w:sz="4" w:space="0" w:color="auto"/>
            </w:tcBorders>
            <w:vAlign w:val="center"/>
          </w:tcPr>
          <w:p w14:paraId="73D32A9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1.09</w:t>
            </w:r>
          </w:p>
        </w:tc>
        <w:tc>
          <w:tcPr>
            <w:tcW w:w="850" w:type="dxa"/>
            <w:tcBorders>
              <w:top w:val="single" w:sz="4" w:space="0" w:color="auto"/>
            </w:tcBorders>
            <w:vAlign w:val="center"/>
          </w:tcPr>
          <w:p w14:paraId="0716C74B" w14:textId="77777777" w:rsidR="00431F52" w:rsidRPr="00E00CEE" w:rsidRDefault="00431F52" w:rsidP="00B77F29">
            <w:pPr>
              <w:snapToGrid w:val="0"/>
              <w:spacing w:line="240" w:lineRule="auto"/>
              <w:jc w:val="center"/>
              <w:rPr>
                <w:sz w:val="18"/>
                <w:szCs w:val="18"/>
              </w:rPr>
            </w:pPr>
            <w:r w:rsidRPr="00E00CEE">
              <w:rPr>
                <w:rFonts w:eastAsia="等线"/>
                <w:sz w:val="18"/>
                <w:szCs w:val="18"/>
              </w:rPr>
              <w:t>36377.7</w:t>
            </w:r>
          </w:p>
        </w:tc>
        <w:tc>
          <w:tcPr>
            <w:tcW w:w="592" w:type="dxa"/>
            <w:tcBorders>
              <w:top w:val="single" w:sz="4" w:space="0" w:color="auto"/>
            </w:tcBorders>
            <w:vAlign w:val="center"/>
          </w:tcPr>
          <w:p w14:paraId="0FE83E46" w14:textId="77777777" w:rsidR="00431F52" w:rsidRPr="00E00CEE" w:rsidRDefault="00431F52" w:rsidP="00B77F29">
            <w:pPr>
              <w:snapToGrid w:val="0"/>
              <w:spacing w:line="240" w:lineRule="auto"/>
              <w:jc w:val="center"/>
              <w:rPr>
                <w:sz w:val="18"/>
                <w:szCs w:val="18"/>
              </w:rPr>
            </w:pPr>
            <w:r w:rsidRPr="00E00CEE">
              <w:rPr>
                <w:rFonts w:eastAsia="等线"/>
                <w:sz w:val="18"/>
                <w:szCs w:val="18"/>
              </w:rPr>
              <w:t>3.35</w:t>
            </w:r>
          </w:p>
        </w:tc>
        <w:tc>
          <w:tcPr>
            <w:tcW w:w="850" w:type="dxa"/>
            <w:tcBorders>
              <w:top w:val="single" w:sz="4" w:space="0" w:color="auto"/>
            </w:tcBorders>
            <w:vAlign w:val="center"/>
          </w:tcPr>
          <w:p w14:paraId="5BA9B57B" w14:textId="77777777" w:rsidR="00431F52" w:rsidRPr="00E00CEE" w:rsidRDefault="00431F52" w:rsidP="00B77F29">
            <w:pPr>
              <w:snapToGrid w:val="0"/>
              <w:spacing w:line="240" w:lineRule="auto"/>
              <w:jc w:val="center"/>
              <w:rPr>
                <w:sz w:val="18"/>
                <w:szCs w:val="18"/>
              </w:rPr>
            </w:pPr>
            <w:r w:rsidRPr="00E00CEE">
              <w:rPr>
                <w:rFonts w:eastAsia="等线"/>
                <w:sz w:val="18"/>
                <w:szCs w:val="18"/>
              </w:rPr>
              <w:t>36063.8</w:t>
            </w:r>
          </w:p>
        </w:tc>
        <w:tc>
          <w:tcPr>
            <w:tcW w:w="510" w:type="dxa"/>
            <w:tcBorders>
              <w:top w:val="single" w:sz="4" w:space="0" w:color="auto"/>
            </w:tcBorders>
            <w:vAlign w:val="center"/>
          </w:tcPr>
          <w:p w14:paraId="18A4166A" w14:textId="77777777" w:rsidR="00431F52" w:rsidRPr="00E00CEE" w:rsidRDefault="00431F52" w:rsidP="00B77F29">
            <w:pPr>
              <w:snapToGrid w:val="0"/>
              <w:spacing w:line="240" w:lineRule="auto"/>
              <w:jc w:val="center"/>
              <w:rPr>
                <w:sz w:val="18"/>
                <w:szCs w:val="18"/>
              </w:rPr>
            </w:pPr>
            <w:r w:rsidRPr="00E00CEE">
              <w:rPr>
                <w:rFonts w:eastAsia="等线"/>
                <w:sz w:val="18"/>
                <w:szCs w:val="18"/>
              </w:rPr>
              <w:t>2.45</w:t>
            </w:r>
          </w:p>
        </w:tc>
      </w:tr>
      <w:tr w:rsidR="00431F52" w:rsidRPr="00E00CEE" w14:paraId="13E7EA00" w14:textId="77777777" w:rsidTr="00B77F29">
        <w:trPr>
          <w:trHeight w:val="143"/>
          <w:jc w:val="center"/>
        </w:trPr>
        <w:tc>
          <w:tcPr>
            <w:tcW w:w="816" w:type="dxa"/>
            <w:vMerge/>
          </w:tcPr>
          <w:p w14:paraId="19F11A48" w14:textId="77777777" w:rsidR="00431F52" w:rsidRPr="00E00CEE" w:rsidRDefault="00431F52" w:rsidP="00B77F29">
            <w:pPr>
              <w:snapToGrid w:val="0"/>
              <w:spacing w:line="240" w:lineRule="auto"/>
              <w:jc w:val="center"/>
              <w:rPr>
                <w:sz w:val="18"/>
                <w:szCs w:val="18"/>
              </w:rPr>
            </w:pPr>
          </w:p>
        </w:tc>
        <w:tc>
          <w:tcPr>
            <w:tcW w:w="731" w:type="dxa"/>
            <w:vAlign w:val="center"/>
          </w:tcPr>
          <w:p w14:paraId="5189FE18" w14:textId="77777777" w:rsidR="00431F52" w:rsidRPr="00E00CEE" w:rsidRDefault="00431F52" w:rsidP="00B77F29">
            <w:pPr>
              <w:snapToGrid w:val="0"/>
              <w:spacing w:line="240" w:lineRule="auto"/>
              <w:jc w:val="center"/>
              <w:rPr>
                <w:sz w:val="18"/>
                <w:szCs w:val="18"/>
              </w:rPr>
            </w:pPr>
            <w:r w:rsidRPr="00E00CEE">
              <w:rPr>
                <w:sz w:val="18"/>
                <w:szCs w:val="18"/>
              </w:rPr>
              <w:t>50×8</w:t>
            </w:r>
          </w:p>
        </w:tc>
        <w:tc>
          <w:tcPr>
            <w:tcW w:w="849" w:type="dxa"/>
            <w:vAlign w:val="center"/>
          </w:tcPr>
          <w:p w14:paraId="35E5B290" w14:textId="77777777" w:rsidR="00431F52" w:rsidRPr="00E00CEE" w:rsidRDefault="00431F52" w:rsidP="00B77F29">
            <w:pPr>
              <w:snapToGrid w:val="0"/>
              <w:spacing w:line="240" w:lineRule="auto"/>
              <w:jc w:val="center"/>
              <w:rPr>
                <w:sz w:val="18"/>
                <w:szCs w:val="18"/>
              </w:rPr>
            </w:pPr>
            <w:r w:rsidRPr="00E00CEE">
              <w:rPr>
                <w:rFonts w:eastAsia="等线"/>
                <w:sz w:val="18"/>
                <w:szCs w:val="18"/>
              </w:rPr>
              <w:t>64360.9</w:t>
            </w:r>
          </w:p>
        </w:tc>
        <w:tc>
          <w:tcPr>
            <w:tcW w:w="524" w:type="dxa"/>
            <w:vAlign w:val="center"/>
          </w:tcPr>
          <w:p w14:paraId="480021F8" w14:textId="77777777" w:rsidR="00431F52" w:rsidRPr="00E00CEE" w:rsidRDefault="00431F52" w:rsidP="00B77F29">
            <w:pPr>
              <w:snapToGrid w:val="0"/>
              <w:spacing w:line="240" w:lineRule="auto"/>
              <w:jc w:val="center"/>
              <w:rPr>
                <w:sz w:val="18"/>
                <w:szCs w:val="18"/>
              </w:rPr>
            </w:pPr>
            <w:r w:rsidRPr="00E00CEE">
              <w:rPr>
                <w:rFonts w:eastAsia="等线"/>
                <w:sz w:val="18"/>
                <w:szCs w:val="18"/>
              </w:rPr>
              <w:t>2.56</w:t>
            </w:r>
          </w:p>
        </w:tc>
        <w:tc>
          <w:tcPr>
            <w:tcW w:w="849" w:type="dxa"/>
            <w:vAlign w:val="center"/>
          </w:tcPr>
          <w:p w14:paraId="4823F0E6" w14:textId="77777777" w:rsidR="00431F52" w:rsidRPr="00E00CEE" w:rsidRDefault="00431F52" w:rsidP="00B77F29">
            <w:pPr>
              <w:snapToGrid w:val="0"/>
              <w:spacing w:line="240" w:lineRule="auto"/>
              <w:jc w:val="center"/>
              <w:rPr>
                <w:sz w:val="18"/>
                <w:szCs w:val="18"/>
              </w:rPr>
            </w:pPr>
            <w:r w:rsidRPr="00E00CEE">
              <w:rPr>
                <w:rFonts w:eastAsia="等线"/>
                <w:sz w:val="18"/>
                <w:szCs w:val="18"/>
              </w:rPr>
              <w:t>66084.9</w:t>
            </w:r>
          </w:p>
        </w:tc>
        <w:tc>
          <w:tcPr>
            <w:tcW w:w="524" w:type="dxa"/>
            <w:vAlign w:val="center"/>
          </w:tcPr>
          <w:p w14:paraId="25DD7E2C" w14:textId="77777777" w:rsidR="00431F52" w:rsidRPr="00E00CEE" w:rsidRDefault="00431F52" w:rsidP="00B77F29">
            <w:pPr>
              <w:snapToGrid w:val="0"/>
              <w:spacing w:line="240" w:lineRule="auto"/>
              <w:jc w:val="center"/>
              <w:rPr>
                <w:sz w:val="18"/>
                <w:szCs w:val="18"/>
              </w:rPr>
            </w:pPr>
            <w:r w:rsidRPr="00E00CEE">
              <w:rPr>
                <w:rFonts w:eastAsia="等线"/>
                <w:sz w:val="18"/>
                <w:szCs w:val="18"/>
              </w:rPr>
              <w:t>5.31</w:t>
            </w:r>
          </w:p>
        </w:tc>
        <w:tc>
          <w:tcPr>
            <w:tcW w:w="850" w:type="dxa"/>
            <w:vAlign w:val="center"/>
          </w:tcPr>
          <w:p w14:paraId="3D3E36ED" w14:textId="77777777" w:rsidR="00431F52" w:rsidRPr="00E00CEE" w:rsidRDefault="00431F52" w:rsidP="00B77F29">
            <w:pPr>
              <w:snapToGrid w:val="0"/>
              <w:spacing w:line="240" w:lineRule="auto"/>
              <w:jc w:val="center"/>
              <w:rPr>
                <w:sz w:val="18"/>
                <w:szCs w:val="18"/>
              </w:rPr>
            </w:pPr>
            <w:r w:rsidRPr="00E00CEE">
              <w:rPr>
                <w:rFonts w:eastAsia="等线"/>
                <w:sz w:val="18"/>
                <w:szCs w:val="18"/>
              </w:rPr>
              <w:t>64607.3</w:t>
            </w:r>
          </w:p>
        </w:tc>
        <w:tc>
          <w:tcPr>
            <w:tcW w:w="592" w:type="dxa"/>
            <w:vAlign w:val="center"/>
          </w:tcPr>
          <w:p w14:paraId="16CDECE1" w14:textId="77777777" w:rsidR="00431F52" w:rsidRPr="00E00CEE" w:rsidRDefault="00431F52" w:rsidP="00B77F29">
            <w:pPr>
              <w:snapToGrid w:val="0"/>
              <w:spacing w:line="240" w:lineRule="auto"/>
              <w:jc w:val="center"/>
              <w:rPr>
                <w:sz w:val="18"/>
                <w:szCs w:val="18"/>
              </w:rPr>
            </w:pPr>
            <w:r w:rsidRPr="00E00CEE">
              <w:rPr>
                <w:rFonts w:eastAsia="等线"/>
                <w:sz w:val="18"/>
                <w:szCs w:val="18"/>
              </w:rPr>
              <w:t>2.95</w:t>
            </w:r>
          </w:p>
        </w:tc>
        <w:tc>
          <w:tcPr>
            <w:tcW w:w="850" w:type="dxa"/>
            <w:vAlign w:val="center"/>
          </w:tcPr>
          <w:p w14:paraId="750531DA" w14:textId="77777777" w:rsidR="00431F52" w:rsidRPr="00E00CEE" w:rsidRDefault="00431F52" w:rsidP="00B77F29">
            <w:pPr>
              <w:snapToGrid w:val="0"/>
              <w:spacing w:line="240" w:lineRule="auto"/>
              <w:jc w:val="center"/>
              <w:rPr>
                <w:sz w:val="18"/>
                <w:szCs w:val="18"/>
              </w:rPr>
            </w:pPr>
            <w:r w:rsidRPr="00E00CEE">
              <w:rPr>
                <w:rFonts w:eastAsia="等线"/>
                <w:sz w:val="18"/>
                <w:szCs w:val="18"/>
              </w:rPr>
              <w:t>64830.2</w:t>
            </w:r>
          </w:p>
        </w:tc>
        <w:tc>
          <w:tcPr>
            <w:tcW w:w="592" w:type="dxa"/>
            <w:vAlign w:val="center"/>
          </w:tcPr>
          <w:p w14:paraId="63566849"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0" w:type="dxa"/>
            <w:vAlign w:val="center"/>
          </w:tcPr>
          <w:p w14:paraId="04EBAE8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63495.5</w:t>
            </w:r>
          </w:p>
        </w:tc>
        <w:tc>
          <w:tcPr>
            <w:tcW w:w="510" w:type="dxa"/>
            <w:vAlign w:val="center"/>
          </w:tcPr>
          <w:p w14:paraId="6093747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1.18</w:t>
            </w:r>
          </w:p>
        </w:tc>
      </w:tr>
      <w:tr w:rsidR="00431F52" w:rsidRPr="00E00CEE" w14:paraId="23A1646A" w14:textId="77777777" w:rsidTr="00B77F29">
        <w:trPr>
          <w:trHeight w:val="143"/>
          <w:jc w:val="center"/>
        </w:trPr>
        <w:tc>
          <w:tcPr>
            <w:tcW w:w="816" w:type="dxa"/>
            <w:vMerge/>
          </w:tcPr>
          <w:p w14:paraId="4308C3A3" w14:textId="77777777" w:rsidR="00431F52" w:rsidRPr="00E00CEE" w:rsidRDefault="00431F52" w:rsidP="00B77F29">
            <w:pPr>
              <w:snapToGrid w:val="0"/>
              <w:spacing w:line="240" w:lineRule="auto"/>
              <w:jc w:val="center"/>
              <w:rPr>
                <w:sz w:val="18"/>
                <w:szCs w:val="18"/>
              </w:rPr>
            </w:pPr>
          </w:p>
        </w:tc>
        <w:tc>
          <w:tcPr>
            <w:tcW w:w="731" w:type="dxa"/>
            <w:vAlign w:val="center"/>
          </w:tcPr>
          <w:p w14:paraId="4246228D" w14:textId="77777777" w:rsidR="00431F52" w:rsidRPr="00E00CEE" w:rsidRDefault="00431F52" w:rsidP="00B77F29">
            <w:pPr>
              <w:snapToGrid w:val="0"/>
              <w:spacing w:line="240" w:lineRule="auto"/>
              <w:jc w:val="center"/>
              <w:rPr>
                <w:sz w:val="18"/>
                <w:szCs w:val="18"/>
              </w:rPr>
            </w:pPr>
            <w:r w:rsidRPr="00E00CEE">
              <w:rPr>
                <w:sz w:val="18"/>
                <w:szCs w:val="18"/>
              </w:rPr>
              <w:t>50×10</w:t>
            </w:r>
          </w:p>
        </w:tc>
        <w:tc>
          <w:tcPr>
            <w:tcW w:w="849" w:type="dxa"/>
            <w:vAlign w:val="center"/>
          </w:tcPr>
          <w:p w14:paraId="17A84900" w14:textId="77777777" w:rsidR="00431F52" w:rsidRPr="00E00CEE" w:rsidRDefault="00431F52" w:rsidP="00B77F29">
            <w:pPr>
              <w:snapToGrid w:val="0"/>
              <w:spacing w:line="240" w:lineRule="auto"/>
              <w:jc w:val="center"/>
              <w:rPr>
                <w:sz w:val="18"/>
                <w:szCs w:val="18"/>
              </w:rPr>
            </w:pPr>
            <w:r w:rsidRPr="00E00CEE">
              <w:rPr>
                <w:rFonts w:eastAsia="等线"/>
                <w:sz w:val="18"/>
                <w:szCs w:val="18"/>
              </w:rPr>
              <w:t>109637.7</w:t>
            </w:r>
          </w:p>
        </w:tc>
        <w:tc>
          <w:tcPr>
            <w:tcW w:w="524" w:type="dxa"/>
            <w:vAlign w:val="center"/>
          </w:tcPr>
          <w:p w14:paraId="2E054D4F" w14:textId="77777777" w:rsidR="00431F52" w:rsidRPr="00E00CEE" w:rsidRDefault="00431F52" w:rsidP="00B77F29">
            <w:pPr>
              <w:snapToGrid w:val="0"/>
              <w:spacing w:line="240" w:lineRule="auto"/>
              <w:jc w:val="center"/>
              <w:rPr>
                <w:sz w:val="18"/>
                <w:szCs w:val="18"/>
              </w:rPr>
            </w:pPr>
            <w:r w:rsidRPr="00E00CEE">
              <w:rPr>
                <w:rFonts w:eastAsia="等线"/>
                <w:sz w:val="18"/>
                <w:szCs w:val="18"/>
              </w:rPr>
              <w:t>1.35</w:t>
            </w:r>
          </w:p>
        </w:tc>
        <w:tc>
          <w:tcPr>
            <w:tcW w:w="849" w:type="dxa"/>
            <w:vAlign w:val="center"/>
          </w:tcPr>
          <w:p w14:paraId="1C738E0B"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111339.3</w:t>
            </w:r>
          </w:p>
        </w:tc>
        <w:tc>
          <w:tcPr>
            <w:tcW w:w="524" w:type="dxa"/>
            <w:vAlign w:val="center"/>
          </w:tcPr>
          <w:p w14:paraId="181CF445" w14:textId="77777777" w:rsidR="00431F52" w:rsidRPr="00E00CEE" w:rsidRDefault="00431F52" w:rsidP="00B77F29">
            <w:pPr>
              <w:snapToGrid w:val="0"/>
              <w:spacing w:line="240" w:lineRule="auto"/>
              <w:jc w:val="center"/>
              <w:rPr>
                <w:sz w:val="18"/>
                <w:szCs w:val="18"/>
              </w:rPr>
            </w:pPr>
            <w:r w:rsidRPr="00E00CEE">
              <w:rPr>
                <w:rFonts w:eastAsia="等线"/>
                <w:sz w:val="18"/>
                <w:szCs w:val="18"/>
              </w:rPr>
              <w:t>2.92</w:t>
            </w:r>
          </w:p>
        </w:tc>
        <w:tc>
          <w:tcPr>
            <w:tcW w:w="850" w:type="dxa"/>
            <w:vAlign w:val="center"/>
          </w:tcPr>
          <w:p w14:paraId="29D3BE5B"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111280.9</w:t>
            </w:r>
          </w:p>
        </w:tc>
        <w:tc>
          <w:tcPr>
            <w:tcW w:w="592" w:type="dxa"/>
            <w:vAlign w:val="center"/>
          </w:tcPr>
          <w:p w14:paraId="3B3A60E1" w14:textId="77777777" w:rsidR="00431F52" w:rsidRPr="00E00CEE" w:rsidRDefault="00431F52" w:rsidP="00B77F29">
            <w:pPr>
              <w:snapToGrid w:val="0"/>
              <w:spacing w:line="240" w:lineRule="auto"/>
              <w:jc w:val="center"/>
              <w:rPr>
                <w:sz w:val="18"/>
                <w:szCs w:val="18"/>
              </w:rPr>
            </w:pPr>
            <w:r w:rsidRPr="00E00CEE">
              <w:rPr>
                <w:rFonts w:eastAsia="等线"/>
                <w:sz w:val="18"/>
                <w:szCs w:val="18"/>
              </w:rPr>
              <w:t>2.87</w:t>
            </w:r>
          </w:p>
        </w:tc>
        <w:tc>
          <w:tcPr>
            <w:tcW w:w="850" w:type="dxa"/>
            <w:vAlign w:val="center"/>
          </w:tcPr>
          <w:p w14:paraId="49A37DF1"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110579.9</w:t>
            </w:r>
          </w:p>
        </w:tc>
        <w:tc>
          <w:tcPr>
            <w:tcW w:w="592" w:type="dxa"/>
            <w:vAlign w:val="center"/>
          </w:tcPr>
          <w:p w14:paraId="2023571A" w14:textId="77777777" w:rsidR="00431F52" w:rsidRPr="00E00CEE" w:rsidRDefault="00431F52" w:rsidP="00B77F29">
            <w:pPr>
              <w:snapToGrid w:val="0"/>
              <w:spacing w:line="240" w:lineRule="auto"/>
              <w:jc w:val="center"/>
              <w:rPr>
                <w:sz w:val="18"/>
                <w:szCs w:val="18"/>
              </w:rPr>
            </w:pPr>
            <w:r w:rsidRPr="00E00CEE">
              <w:rPr>
                <w:rFonts w:eastAsia="等线"/>
                <w:sz w:val="18"/>
                <w:szCs w:val="18"/>
              </w:rPr>
              <w:t>2.22</w:t>
            </w:r>
          </w:p>
        </w:tc>
        <w:tc>
          <w:tcPr>
            <w:tcW w:w="850" w:type="dxa"/>
            <w:vAlign w:val="center"/>
          </w:tcPr>
          <w:p w14:paraId="06D13E0A"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109025.4</w:t>
            </w:r>
          </w:p>
        </w:tc>
        <w:tc>
          <w:tcPr>
            <w:tcW w:w="510" w:type="dxa"/>
            <w:vAlign w:val="center"/>
          </w:tcPr>
          <w:p w14:paraId="2445C4F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0.78</w:t>
            </w:r>
          </w:p>
        </w:tc>
      </w:tr>
      <w:tr w:rsidR="00431F52" w:rsidRPr="00E00CEE" w14:paraId="1BECEA51" w14:textId="77777777" w:rsidTr="00B77F29">
        <w:trPr>
          <w:trHeight w:val="143"/>
          <w:jc w:val="center"/>
        </w:trPr>
        <w:tc>
          <w:tcPr>
            <w:tcW w:w="816" w:type="dxa"/>
            <w:vMerge/>
          </w:tcPr>
          <w:p w14:paraId="0195EA96" w14:textId="77777777" w:rsidR="00431F52" w:rsidRPr="00E00CEE" w:rsidRDefault="00431F52" w:rsidP="00B77F29">
            <w:pPr>
              <w:snapToGrid w:val="0"/>
              <w:spacing w:line="240" w:lineRule="auto"/>
              <w:jc w:val="center"/>
              <w:rPr>
                <w:sz w:val="18"/>
                <w:szCs w:val="18"/>
              </w:rPr>
            </w:pPr>
          </w:p>
        </w:tc>
        <w:tc>
          <w:tcPr>
            <w:tcW w:w="731" w:type="dxa"/>
            <w:vAlign w:val="center"/>
          </w:tcPr>
          <w:p w14:paraId="6F55392E" w14:textId="77777777" w:rsidR="00431F52" w:rsidRPr="00E00CEE" w:rsidRDefault="00431F52" w:rsidP="00B77F29">
            <w:pPr>
              <w:snapToGrid w:val="0"/>
              <w:spacing w:line="240" w:lineRule="auto"/>
              <w:jc w:val="center"/>
              <w:rPr>
                <w:sz w:val="18"/>
                <w:szCs w:val="18"/>
              </w:rPr>
            </w:pPr>
            <w:r w:rsidRPr="00E00CEE">
              <w:rPr>
                <w:sz w:val="18"/>
                <w:szCs w:val="18"/>
              </w:rPr>
              <w:t>100×5</w:t>
            </w:r>
          </w:p>
        </w:tc>
        <w:tc>
          <w:tcPr>
            <w:tcW w:w="849" w:type="dxa"/>
            <w:vAlign w:val="center"/>
          </w:tcPr>
          <w:p w14:paraId="337F9EDC" w14:textId="77777777" w:rsidR="00431F52" w:rsidRPr="00E00CEE" w:rsidRDefault="00431F52" w:rsidP="00B77F29">
            <w:pPr>
              <w:snapToGrid w:val="0"/>
              <w:spacing w:line="240" w:lineRule="auto"/>
              <w:jc w:val="center"/>
              <w:rPr>
                <w:sz w:val="18"/>
                <w:szCs w:val="18"/>
              </w:rPr>
            </w:pPr>
            <w:r w:rsidRPr="00E00CEE">
              <w:rPr>
                <w:rFonts w:eastAsia="等线"/>
                <w:sz w:val="18"/>
                <w:szCs w:val="18"/>
              </w:rPr>
              <w:t>60188.4</w:t>
            </w:r>
          </w:p>
        </w:tc>
        <w:tc>
          <w:tcPr>
            <w:tcW w:w="524" w:type="dxa"/>
            <w:vAlign w:val="center"/>
          </w:tcPr>
          <w:p w14:paraId="41FE3AC2" w14:textId="77777777" w:rsidR="00431F52" w:rsidRPr="00E00CEE" w:rsidRDefault="00431F52" w:rsidP="00B77F29">
            <w:pPr>
              <w:snapToGrid w:val="0"/>
              <w:spacing w:line="240" w:lineRule="auto"/>
              <w:jc w:val="center"/>
              <w:rPr>
                <w:sz w:val="18"/>
                <w:szCs w:val="18"/>
              </w:rPr>
            </w:pPr>
            <w:r w:rsidRPr="00E00CEE">
              <w:rPr>
                <w:rFonts w:eastAsia="等线"/>
                <w:sz w:val="18"/>
                <w:szCs w:val="18"/>
              </w:rPr>
              <w:t>0.97</w:t>
            </w:r>
          </w:p>
        </w:tc>
        <w:tc>
          <w:tcPr>
            <w:tcW w:w="849" w:type="dxa"/>
            <w:vAlign w:val="center"/>
          </w:tcPr>
          <w:p w14:paraId="51210057" w14:textId="77777777" w:rsidR="00431F52" w:rsidRPr="00E00CEE" w:rsidRDefault="00431F52" w:rsidP="00B77F29">
            <w:pPr>
              <w:snapToGrid w:val="0"/>
              <w:spacing w:line="240" w:lineRule="auto"/>
              <w:jc w:val="center"/>
              <w:rPr>
                <w:sz w:val="18"/>
                <w:szCs w:val="18"/>
              </w:rPr>
            </w:pPr>
            <w:r w:rsidRPr="00E00CEE">
              <w:rPr>
                <w:rFonts w:eastAsia="等线"/>
                <w:sz w:val="18"/>
                <w:szCs w:val="18"/>
              </w:rPr>
              <w:t>61506.3</w:t>
            </w:r>
          </w:p>
        </w:tc>
        <w:tc>
          <w:tcPr>
            <w:tcW w:w="524" w:type="dxa"/>
            <w:vAlign w:val="center"/>
          </w:tcPr>
          <w:p w14:paraId="7A16D79A" w14:textId="77777777" w:rsidR="00431F52" w:rsidRPr="00E00CEE" w:rsidRDefault="00431F52" w:rsidP="00B77F29">
            <w:pPr>
              <w:snapToGrid w:val="0"/>
              <w:spacing w:line="240" w:lineRule="auto"/>
              <w:jc w:val="center"/>
              <w:rPr>
                <w:sz w:val="18"/>
                <w:szCs w:val="18"/>
              </w:rPr>
            </w:pPr>
            <w:r w:rsidRPr="00E00CEE">
              <w:rPr>
                <w:rFonts w:eastAsia="等线"/>
                <w:sz w:val="18"/>
                <w:szCs w:val="18"/>
              </w:rPr>
              <w:t>3.18</w:t>
            </w:r>
          </w:p>
        </w:tc>
        <w:tc>
          <w:tcPr>
            <w:tcW w:w="850" w:type="dxa"/>
            <w:vAlign w:val="center"/>
          </w:tcPr>
          <w:p w14:paraId="595A3285" w14:textId="77777777" w:rsidR="00431F52" w:rsidRPr="00E00CEE" w:rsidRDefault="00431F52" w:rsidP="00B77F29">
            <w:pPr>
              <w:snapToGrid w:val="0"/>
              <w:spacing w:line="240" w:lineRule="auto"/>
              <w:jc w:val="center"/>
              <w:rPr>
                <w:sz w:val="18"/>
                <w:szCs w:val="18"/>
              </w:rPr>
            </w:pPr>
            <w:r w:rsidRPr="00E00CEE">
              <w:rPr>
                <w:rFonts w:eastAsia="等线"/>
                <w:sz w:val="18"/>
                <w:szCs w:val="18"/>
              </w:rPr>
              <w:t>60539.7</w:t>
            </w:r>
          </w:p>
        </w:tc>
        <w:tc>
          <w:tcPr>
            <w:tcW w:w="592" w:type="dxa"/>
            <w:vAlign w:val="center"/>
          </w:tcPr>
          <w:p w14:paraId="7450F0A7" w14:textId="77777777" w:rsidR="00431F52" w:rsidRPr="00E00CEE" w:rsidRDefault="00431F52" w:rsidP="00B77F29">
            <w:pPr>
              <w:snapToGrid w:val="0"/>
              <w:spacing w:line="240" w:lineRule="auto"/>
              <w:jc w:val="center"/>
              <w:rPr>
                <w:sz w:val="18"/>
                <w:szCs w:val="18"/>
              </w:rPr>
            </w:pPr>
            <w:r w:rsidRPr="00E00CEE">
              <w:rPr>
                <w:rFonts w:eastAsia="等线"/>
                <w:sz w:val="18"/>
                <w:szCs w:val="18"/>
              </w:rPr>
              <w:t>1.55</w:t>
            </w:r>
          </w:p>
        </w:tc>
        <w:tc>
          <w:tcPr>
            <w:tcW w:w="850" w:type="dxa"/>
            <w:vAlign w:val="center"/>
          </w:tcPr>
          <w:p w14:paraId="602D3CCA" w14:textId="77777777" w:rsidR="00431F52" w:rsidRPr="00E00CEE" w:rsidRDefault="00431F52" w:rsidP="00B77F29">
            <w:pPr>
              <w:snapToGrid w:val="0"/>
              <w:spacing w:line="240" w:lineRule="auto"/>
              <w:jc w:val="center"/>
              <w:rPr>
                <w:sz w:val="18"/>
                <w:szCs w:val="18"/>
              </w:rPr>
            </w:pPr>
            <w:r w:rsidRPr="00E00CEE">
              <w:rPr>
                <w:rFonts w:eastAsia="等线"/>
                <w:sz w:val="18"/>
                <w:szCs w:val="18"/>
              </w:rPr>
              <w:t>61019.9</w:t>
            </w:r>
          </w:p>
        </w:tc>
        <w:tc>
          <w:tcPr>
            <w:tcW w:w="592" w:type="dxa"/>
            <w:vAlign w:val="center"/>
          </w:tcPr>
          <w:p w14:paraId="4281F09E" w14:textId="77777777" w:rsidR="00431F52" w:rsidRPr="00E00CEE" w:rsidRDefault="00431F52" w:rsidP="00B77F29">
            <w:pPr>
              <w:snapToGrid w:val="0"/>
              <w:spacing w:line="240" w:lineRule="auto"/>
              <w:jc w:val="center"/>
              <w:rPr>
                <w:sz w:val="18"/>
                <w:szCs w:val="18"/>
              </w:rPr>
            </w:pPr>
            <w:r w:rsidRPr="00E00CEE">
              <w:rPr>
                <w:rFonts w:eastAsia="等线"/>
                <w:sz w:val="18"/>
                <w:szCs w:val="18"/>
              </w:rPr>
              <w:t>2.36</w:t>
            </w:r>
          </w:p>
        </w:tc>
        <w:tc>
          <w:tcPr>
            <w:tcW w:w="850" w:type="dxa"/>
            <w:vAlign w:val="center"/>
          </w:tcPr>
          <w:p w14:paraId="0DF8B21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59736</w:t>
            </w:r>
          </w:p>
        </w:tc>
        <w:tc>
          <w:tcPr>
            <w:tcW w:w="510" w:type="dxa"/>
            <w:vAlign w:val="center"/>
          </w:tcPr>
          <w:p w14:paraId="18D419C2"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0.21</w:t>
            </w:r>
          </w:p>
        </w:tc>
      </w:tr>
      <w:tr w:rsidR="00431F52" w:rsidRPr="00E00CEE" w14:paraId="544E8920" w14:textId="77777777" w:rsidTr="00B77F29">
        <w:trPr>
          <w:trHeight w:val="143"/>
          <w:jc w:val="center"/>
        </w:trPr>
        <w:tc>
          <w:tcPr>
            <w:tcW w:w="816" w:type="dxa"/>
            <w:vMerge/>
          </w:tcPr>
          <w:p w14:paraId="6AE5D9CC" w14:textId="77777777" w:rsidR="00431F52" w:rsidRPr="00E00CEE" w:rsidRDefault="00431F52" w:rsidP="00B77F29">
            <w:pPr>
              <w:snapToGrid w:val="0"/>
              <w:spacing w:line="240" w:lineRule="auto"/>
              <w:jc w:val="center"/>
              <w:rPr>
                <w:sz w:val="18"/>
                <w:szCs w:val="18"/>
              </w:rPr>
            </w:pPr>
          </w:p>
        </w:tc>
        <w:tc>
          <w:tcPr>
            <w:tcW w:w="731" w:type="dxa"/>
            <w:vAlign w:val="center"/>
          </w:tcPr>
          <w:p w14:paraId="0EE1660B" w14:textId="77777777" w:rsidR="00431F52" w:rsidRPr="00E00CEE" w:rsidRDefault="00431F52" w:rsidP="00B77F29">
            <w:pPr>
              <w:snapToGrid w:val="0"/>
              <w:spacing w:line="240" w:lineRule="auto"/>
              <w:jc w:val="center"/>
              <w:rPr>
                <w:sz w:val="18"/>
                <w:szCs w:val="18"/>
              </w:rPr>
            </w:pPr>
            <w:r w:rsidRPr="00E00CEE">
              <w:rPr>
                <w:sz w:val="18"/>
                <w:szCs w:val="18"/>
              </w:rPr>
              <w:t>100×8</w:t>
            </w:r>
          </w:p>
        </w:tc>
        <w:tc>
          <w:tcPr>
            <w:tcW w:w="849" w:type="dxa"/>
            <w:vAlign w:val="center"/>
          </w:tcPr>
          <w:p w14:paraId="78145C14" w14:textId="77777777" w:rsidR="00431F52" w:rsidRPr="00E00CEE" w:rsidRDefault="00431F52" w:rsidP="00B77F29">
            <w:pPr>
              <w:snapToGrid w:val="0"/>
              <w:spacing w:line="240" w:lineRule="auto"/>
              <w:jc w:val="center"/>
              <w:rPr>
                <w:sz w:val="18"/>
                <w:szCs w:val="18"/>
              </w:rPr>
            </w:pPr>
            <w:r w:rsidRPr="00E00CEE">
              <w:rPr>
                <w:rFonts w:eastAsia="等线"/>
                <w:sz w:val="18"/>
                <w:szCs w:val="18"/>
              </w:rPr>
              <w:t>97953.2</w:t>
            </w:r>
          </w:p>
        </w:tc>
        <w:tc>
          <w:tcPr>
            <w:tcW w:w="524" w:type="dxa"/>
            <w:vAlign w:val="center"/>
          </w:tcPr>
          <w:p w14:paraId="401D7249"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w:t>
            </w:r>
          </w:p>
        </w:tc>
        <w:tc>
          <w:tcPr>
            <w:tcW w:w="849" w:type="dxa"/>
            <w:vAlign w:val="center"/>
          </w:tcPr>
          <w:p w14:paraId="44B640A6" w14:textId="77777777" w:rsidR="00431F52" w:rsidRPr="00E00CEE" w:rsidRDefault="00431F52" w:rsidP="00B77F29">
            <w:pPr>
              <w:snapToGrid w:val="0"/>
              <w:spacing w:line="240" w:lineRule="auto"/>
              <w:jc w:val="center"/>
              <w:rPr>
                <w:sz w:val="18"/>
                <w:szCs w:val="18"/>
              </w:rPr>
            </w:pPr>
            <w:r w:rsidRPr="00E00CEE">
              <w:rPr>
                <w:rFonts w:eastAsia="等线"/>
                <w:sz w:val="18"/>
                <w:szCs w:val="18"/>
              </w:rPr>
              <w:t>99687.6</w:t>
            </w:r>
          </w:p>
        </w:tc>
        <w:tc>
          <w:tcPr>
            <w:tcW w:w="524" w:type="dxa"/>
            <w:vAlign w:val="center"/>
          </w:tcPr>
          <w:p w14:paraId="1EDAE9E3" w14:textId="77777777" w:rsidR="00431F52" w:rsidRPr="00E00CEE" w:rsidRDefault="00431F52" w:rsidP="00B77F29">
            <w:pPr>
              <w:snapToGrid w:val="0"/>
              <w:spacing w:line="240" w:lineRule="auto"/>
              <w:jc w:val="center"/>
              <w:rPr>
                <w:sz w:val="18"/>
                <w:szCs w:val="18"/>
              </w:rPr>
            </w:pPr>
            <w:r w:rsidRPr="00E00CEE">
              <w:rPr>
                <w:rFonts w:eastAsia="等线"/>
                <w:sz w:val="18"/>
                <w:szCs w:val="18"/>
              </w:rPr>
              <w:t>3.44</w:t>
            </w:r>
          </w:p>
        </w:tc>
        <w:tc>
          <w:tcPr>
            <w:tcW w:w="850" w:type="dxa"/>
            <w:vAlign w:val="center"/>
          </w:tcPr>
          <w:p w14:paraId="4F4B6B2D" w14:textId="77777777" w:rsidR="00431F52" w:rsidRPr="00E00CEE" w:rsidRDefault="00431F52" w:rsidP="00B77F29">
            <w:pPr>
              <w:snapToGrid w:val="0"/>
              <w:spacing w:line="240" w:lineRule="auto"/>
              <w:jc w:val="center"/>
              <w:rPr>
                <w:sz w:val="18"/>
                <w:szCs w:val="18"/>
              </w:rPr>
            </w:pPr>
            <w:r w:rsidRPr="00E00CEE">
              <w:rPr>
                <w:rFonts w:eastAsia="等线"/>
                <w:sz w:val="18"/>
                <w:szCs w:val="18"/>
              </w:rPr>
              <w:t>99577.9</w:t>
            </w:r>
          </w:p>
        </w:tc>
        <w:tc>
          <w:tcPr>
            <w:tcW w:w="592" w:type="dxa"/>
            <w:vAlign w:val="center"/>
          </w:tcPr>
          <w:p w14:paraId="1B5B82A7" w14:textId="77777777" w:rsidR="00431F52" w:rsidRPr="00E00CEE" w:rsidRDefault="00431F52" w:rsidP="00B77F29">
            <w:pPr>
              <w:snapToGrid w:val="0"/>
              <w:spacing w:line="240" w:lineRule="auto"/>
              <w:jc w:val="center"/>
              <w:rPr>
                <w:sz w:val="18"/>
                <w:szCs w:val="18"/>
              </w:rPr>
            </w:pPr>
            <w:r w:rsidRPr="00E00CEE">
              <w:rPr>
                <w:rFonts w:eastAsia="等线"/>
                <w:sz w:val="18"/>
                <w:szCs w:val="18"/>
              </w:rPr>
              <w:t>3.32</w:t>
            </w:r>
          </w:p>
        </w:tc>
        <w:tc>
          <w:tcPr>
            <w:tcW w:w="850" w:type="dxa"/>
            <w:vAlign w:val="center"/>
          </w:tcPr>
          <w:p w14:paraId="20B00A53" w14:textId="77777777" w:rsidR="00431F52" w:rsidRPr="00E00CEE" w:rsidRDefault="00431F52" w:rsidP="00B77F29">
            <w:pPr>
              <w:snapToGrid w:val="0"/>
              <w:spacing w:line="240" w:lineRule="auto"/>
              <w:jc w:val="center"/>
              <w:rPr>
                <w:sz w:val="18"/>
                <w:szCs w:val="18"/>
              </w:rPr>
            </w:pPr>
            <w:r w:rsidRPr="00E00CEE">
              <w:rPr>
                <w:rFonts w:eastAsia="等线"/>
                <w:sz w:val="18"/>
                <w:szCs w:val="18"/>
              </w:rPr>
              <w:t>99018</w:t>
            </w:r>
          </w:p>
        </w:tc>
        <w:tc>
          <w:tcPr>
            <w:tcW w:w="592" w:type="dxa"/>
            <w:vAlign w:val="center"/>
          </w:tcPr>
          <w:p w14:paraId="1C88DAD6" w14:textId="77777777" w:rsidR="00431F52" w:rsidRPr="00E00CEE" w:rsidRDefault="00431F52" w:rsidP="00B77F29">
            <w:pPr>
              <w:snapToGrid w:val="0"/>
              <w:spacing w:line="240" w:lineRule="auto"/>
              <w:jc w:val="center"/>
              <w:rPr>
                <w:sz w:val="18"/>
                <w:szCs w:val="18"/>
              </w:rPr>
            </w:pPr>
            <w:r w:rsidRPr="00E00CEE">
              <w:rPr>
                <w:rFonts w:eastAsia="等线"/>
                <w:sz w:val="18"/>
                <w:szCs w:val="18"/>
              </w:rPr>
              <w:t>2.74</w:t>
            </w:r>
          </w:p>
        </w:tc>
        <w:tc>
          <w:tcPr>
            <w:tcW w:w="850" w:type="dxa"/>
            <w:vAlign w:val="center"/>
          </w:tcPr>
          <w:p w14:paraId="493FFE9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96676.4</w:t>
            </w:r>
          </w:p>
        </w:tc>
        <w:tc>
          <w:tcPr>
            <w:tcW w:w="510" w:type="dxa"/>
            <w:vAlign w:val="center"/>
          </w:tcPr>
          <w:p w14:paraId="3715A45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0.31</w:t>
            </w:r>
          </w:p>
        </w:tc>
      </w:tr>
      <w:tr w:rsidR="00431F52" w:rsidRPr="00E00CEE" w14:paraId="5FC26E43" w14:textId="77777777" w:rsidTr="00B77F29">
        <w:trPr>
          <w:trHeight w:val="143"/>
          <w:jc w:val="center"/>
        </w:trPr>
        <w:tc>
          <w:tcPr>
            <w:tcW w:w="816" w:type="dxa"/>
            <w:vMerge/>
          </w:tcPr>
          <w:p w14:paraId="63EF8390" w14:textId="77777777" w:rsidR="00431F52" w:rsidRPr="00E00CEE" w:rsidRDefault="00431F52" w:rsidP="00B77F29">
            <w:pPr>
              <w:snapToGrid w:val="0"/>
              <w:spacing w:line="240" w:lineRule="auto"/>
              <w:jc w:val="center"/>
              <w:rPr>
                <w:sz w:val="18"/>
                <w:szCs w:val="18"/>
              </w:rPr>
            </w:pPr>
          </w:p>
        </w:tc>
        <w:tc>
          <w:tcPr>
            <w:tcW w:w="731" w:type="dxa"/>
            <w:vAlign w:val="center"/>
          </w:tcPr>
          <w:p w14:paraId="76971D93" w14:textId="77777777" w:rsidR="00431F52" w:rsidRPr="00E00CEE" w:rsidRDefault="00431F52" w:rsidP="00B77F29">
            <w:pPr>
              <w:snapToGrid w:val="0"/>
              <w:spacing w:line="240" w:lineRule="auto"/>
              <w:jc w:val="center"/>
              <w:rPr>
                <w:sz w:val="18"/>
                <w:szCs w:val="18"/>
              </w:rPr>
            </w:pPr>
            <w:r w:rsidRPr="00E00CEE">
              <w:rPr>
                <w:sz w:val="18"/>
                <w:szCs w:val="18"/>
              </w:rPr>
              <w:t>100×10</w:t>
            </w:r>
          </w:p>
        </w:tc>
        <w:tc>
          <w:tcPr>
            <w:tcW w:w="849" w:type="dxa"/>
            <w:vAlign w:val="center"/>
          </w:tcPr>
          <w:p w14:paraId="1E5690AF" w14:textId="77777777" w:rsidR="00431F52" w:rsidRPr="00E00CEE" w:rsidRDefault="00431F52" w:rsidP="00B77F29">
            <w:pPr>
              <w:snapToGrid w:val="0"/>
              <w:spacing w:line="240" w:lineRule="auto"/>
              <w:jc w:val="center"/>
              <w:rPr>
                <w:sz w:val="18"/>
                <w:szCs w:val="18"/>
              </w:rPr>
            </w:pPr>
            <w:r w:rsidRPr="00E00CEE">
              <w:rPr>
                <w:rFonts w:eastAsia="等线"/>
                <w:sz w:val="18"/>
                <w:szCs w:val="18"/>
              </w:rPr>
              <w:t>174816.7</w:t>
            </w:r>
          </w:p>
        </w:tc>
        <w:tc>
          <w:tcPr>
            <w:tcW w:w="524" w:type="dxa"/>
            <w:vAlign w:val="center"/>
          </w:tcPr>
          <w:p w14:paraId="79F93BD9" w14:textId="77777777" w:rsidR="00431F52" w:rsidRPr="00E00CEE" w:rsidRDefault="00431F52" w:rsidP="00B77F29">
            <w:pPr>
              <w:snapToGrid w:val="0"/>
              <w:spacing w:line="240" w:lineRule="auto"/>
              <w:jc w:val="center"/>
              <w:rPr>
                <w:sz w:val="18"/>
                <w:szCs w:val="18"/>
              </w:rPr>
            </w:pPr>
            <w:r w:rsidRPr="00E00CEE">
              <w:rPr>
                <w:rFonts w:eastAsia="等线"/>
                <w:sz w:val="18"/>
                <w:szCs w:val="18"/>
              </w:rPr>
              <w:t>2.04</w:t>
            </w:r>
          </w:p>
        </w:tc>
        <w:tc>
          <w:tcPr>
            <w:tcW w:w="849" w:type="dxa"/>
            <w:vAlign w:val="center"/>
          </w:tcPr>
          <w:p w14:paraId="6979EF76" w14:textId="77777777" w:rsidR="00431F52" w:rsidRPr="00E00CEE" w:rsidRDefault="00431F52" w:rsidP="00B77F29">
            <w:pPr>
              <w:snapToGrid w:val="0"/>
              <w:spacing w:line="240" w:lineRule="auto"/>
              <w:jc w:val="center"/>
              <w:rPr>
                <w:sz w:val="18"/>
                <w:szCs w:val="18"/>
              </w:rPr>
            </w:pPr>
            <w:r w:rsidRPr="00E00CEE">
              <w:rPr>
                <w:rFonts w:eastAsia="等线"/>
                <w:sz w:val="18"/>
                <w:szCs w:val="18"/>
              </w:rPr>
              <w:t>179673.4</w:t>
            </w:r>
          </w:p>
        </w:tc>
        <w:tc>
          <w:tcPr>
            <w:tcW w:w="524" w:type="dxa"/>
            <w:vAlign w:val="center"/>
          </w:tcPr>
          <w:p w14:paraId="05E476FC" w14:textId="77777777" w:rsidR="00431F52" w:rsidRPr="00E00CEE" w:rsidRDefault="00431F52" w:rsidP="00B77F29">
            <w:pPr>
              <w:snapToGrid w:val="0"/>
              <w:spacing w:line="240" w:lineRule="auto"/>
              <w:jc w:val="center"/>
              <w:rPr>
                <w:sz w:val="18"/>
                <w:szCs w:val="18"/>
              </w:rPr>
            </w:pPr>
            <w:r w:rsidRPr="00E00CEE">
              <w:rPr>
                <w:rFonts w:eastAsia="等线"/>
                <w:sz w:val="18"/>
                <w:szCs w:val="18"/>
              </w:rPr>
              <w:t>4.87</w:t>
            </w:r>
          </w:p>
        </w:tc>
        <w:tc>
          <w:tcPr>
            <w:tcW w:w="850" w:type="dxa"/>
            <w:vAlign w:val="center"/>
          </w:tcPr>
          <w:p w14:paraId="28B5515A" w14:textId="77777777" w:rsidR="00431F52" w:rsidRPr="00E00CEE" w:rsidRDefault="00431F52" w:rsidP="00B77F29">
            <w:pPr>
              <w:snapToGrid w:val="0"/>
              <w:spacing w:line="240" w:lineRule="auto"/>
              <w:jc w:val="center"/>
              <w:rPr>
                <w:sz w:val="18"/>
                <w:szCs w:val="18"/>
              </w:rPr>
            </w:pPr>
            <w:r w:rsidRPr="00E00CEE">
              <w:rPr>
                <w:rFonts w:eastAsia="等线"/>
                <w:sz w:val="18"/>
                <w:szCs w:val="18"/>
              </w:rPr>
              <w:t>178511.5</w:t>
            </w:r>
          </w:p>
        </w:tc>
        <w:tc>
          <w:tcPr>
            <w:tcW w:w="592" w:type="dxa"/>
            <w:vAlign w:val="center"/>
          </w:tcPr>
          <w:p w14:paraId="4EFEBF30" w14:textId="77777777" w:rsidR="00431F52" w:rsidRPr="00E00CEE" w:rsidRDefault="00431F52" w:rsidP="00B77F29">
            <w:pPr>
              <w:snapToGrid w:val="0"/>
              <w:spacing w:line="240" w:lineRule="auto"/>
              <w:jc w:val="center"/>
              <w:rPr>
                <w:sz w:val="18"/>
                <w:szCs w:val="18"/>
              </w:rPr>
            </w:pPr>
            <w:r w:rsidRPr="00E00CEE">
              <w:rPr>
                <w:rFonts w:eastAsia="等线"/>
                <w:sz w:val="18"/>
                <w:szCs w:val="18"/>
              </w:rPr>
              <w:t>4.20</w:t>
            </w:r>
          </w:p>
        </w:tc>
        <w:tc>
          <w:tcPr>
            <w:tcW w:w="850" w:type="dxa"/>
            <w:vAlign w:val="center"/>
          </w:tcPr>
          <w:p w14:paraId="1DF977F2" w14:textId="77777777" w:rsidR="00431F52" w:rsidRPr="00E00CEE" w:rsidRDefault="00431F52" w:rsidP="00B77F29">
            <w:pPr>
              <w:snapToGrid w:val="0"/>
              <w:spacing w:line="240" w:lineRule="auto"/>
              <w:jc w:val="center"/>
              <w:rPr>
                <w:sz w:val="18"/>
                <w:szCs w:val="18"/>
              </w:rPr>
            </w:pPr>
            <w:r w:rsidRPr="00E00CEE">
              <w:rPr>
                <w:rFonts w:eastAsia="等线"/>
                <w:sz w:val="18"/>
                <w:szCs w:val="18"/>
              </w:rPr>
              <w:t>177001.4</w:t>
            </w:r>
          </w:p>
        </w:tc>
        <w:tc>
          <w:tcPr>
            <w:tcW w:w="592" w:type="dxa"/>
            <w:vAlign w:val="center"/>
          </w:tcPr>
          <w:p w14:paraId="067B3AC9"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0" w:type="dxa"/>
            <w:vAlign w:val="center"/>
          </w:tcPr>
          <w:p w14:paraId="408AE984"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172342.5</w:t>
            </w:r>
          </w:p>
        </w:tc>
        <w:tc>
          <w:tcPr>
            <w:tcW w:w="510" w:type="dxa"/>
            <w:vAlign w:val="center"/>
          </w:tcPr>
          <w:p w14:paraId="2C2D452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0.60</w:t>
            </w:r>
          </w:p>
        </w:tc>
      </w:tr>
      <w:tr w:rsidR="00431F52" w:rsidRPr="00E00CEE" w14:paraId="69188CC0" w14:textId="77777777" w:rsidTr="00B77F29">
        <w:trPr>
          <w:trHeight w:val="143"/>
          <w:jc w:val="center"/>
        </w:trPr>
        <w:tc>
          <w:tcPr>
            <w:tcW w:w="816" w:type="dxa"/>
            <w:vMerge/>
          </w:tcPr>
          <w:p w14:paraId="410CE7AB" w14:textId="77777777" w:rsidR="00431F52" w:rsidRPr="00E00CEE" w:rsidRDefault="00431F52" w:rsidP="00B77F29">
            <w:pPr>
              <w:snapToGrid w:val="0"/>
              <w:spacing w:line="240" w:lineRule="auto"/>
              <w:jc w:val="center"/>
              <w:rPr>
                <w:sz w:val="18"/>
                <w:szCs w:val="18"/>
              </w:rPr>
            </w:pPr>
          </w:p>
        </w:tc>
        <w:tc>
          <w:tcPr>
            <w:tcW w:w="731" w:type="dxa"/>
            <w:vAlign w:val="center"/>
          </w:tcPr>
          <w:p w14:paraId="2720511B" w14:textId="77777777" w:rsidR="00431F52" w:rsidRPr="00E00CEE" w:rsidRDefault="00431F52" w:rsidP="00B77F29">
            <w:pPr>
              <w:snapToGrid w:val="0"/>
              <w:spacing w:line="240" w:lineRule="auto"/>
              <w:jc w:val="center"/>
              <w:rPr>
                <w:sz w:val="18"/>
                <w:szCs w:val="18"/>
              </w:rPr>
            </w:pPr>
            <w:r w:rsidRPr="00E00CEE">
              <w:rPr>
                <w:sz w:val="18"/>
                <w:szCs w:val="18"/>
              </w:rPr>
              <w:t>150×5</w:t>
            </w:r>
          </w:p>
        </w:tc>
        <w:tc>
          <w:tcPr>
            <w:tcW w:w="849" w:type="dxa"/>
            <w:vAlign w:val="center"/>
          </w:tcPr>
          <w:p w14:paraId="1DD44550" w14:textId="77777777" w:rsidR="00431F52" w:rsidRPr="00E00CEE" w:rsidRDefault="00431F52" w:rsidP="00B77F29">
            <w:pPr>
              <w:snapToGrid w:val="0"/>
              <w:spacing w:line="240" w:lineRule="auto"/>
              <w:jc w:val="center"/>
              <w:rPr>
                <w:sz w:val="18"/>
                <w:szCs w:val="18"/>
              </w:rPr>
            </w:pPr>
            <w:r w:rsidRPr="00E00CEE">
              <w:rPr>
                <w:rFonts w:eastAsia="等线"/>
                <w:sz w:val="18"/>
                <w:szCs w:val="18"/>
              </w:rPr>
              <w:t>114381.4</w:t>
            </w:r>
          </w:p>
        </w:tc>
        <w:tc>
          <w:tcPr>
            <w:tcW w:w="524" w:type="dxa"/>
            <w:vAlign w:val="center"/>
          </w:tcPr>
          <w:p w14:paraId="7373D2FE" w14:textId="77777777" w:rsidR="00431F52" w:rsidRPr="00E00CEE" w:rsidRDefault="00431F52" w:rsidP="00B77F29">
            <w:pPr>
              <w:snapToGrid w:val="0"/>
              <w:spacing w:line="240" w:lineRule="auto"/>
              <w:jc w:val="center"/>
              <w:rPr>
                <w:sz w:val="18"/>
                <w:szCs w:val="18"/>
              </w:rPr>
            </w:pPr>
            <w:r w:rsidRPr="00E00CEE">
              <w:rPr>
                <w:rFonts w:eastAsia="等线"/>
                <w:sz w:val="18"/>
                <w:szCs w:val="18"/>
              </w:rPr>
              <w:t>2.85</w:t>
            </w:r>
          </w:p>
        </w:tc>
        <w:tc>
          <w:tcPr>
            <w:tcW w:w="849" w:type="dxa"/>
            <w:vAlign w:val="center"/>
          </w:tcPr>
          <w:p w14:paraId="3D725EAC"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117434.3</w:t>
            </w:r>
          </w:p>
        </w:tc>
        <w:tc>
          <w:tcPr>
            <w:tcW w:w="524" w:type="dxa"/>
            <w:vAlign w:val="center"/>
          </w:tcPr>
          <w:p w14:paraId="67A6C4D3" w14:textId="77777777" w:rsidR="00431F52" w:rsidRPr="00E00CEE" w:rsidRDefault="00431F52" w:rsidP="00B77F29">
            <w:pPr>
              <w:snapToGrid w:val="0"/>
              <w:spacing w:line="240" w:lineRule="auto"/>
              <w:jc w:val="center"/>
              <w:rPr>
                <w:sz w:val="18"/>
                <w:szCs w:val="18"/>
              </w:rPr>
            </w:pPr>
            <w:r w:rsidRPr="00E00CEE">
              <w:rPr>
                <w:rFonts w:eastAsia="等线"/>
                <w:sz w:val="18"/>
                <w:szCs w:val="18"/>
              </w:rPr>
              <w:t>5.59</w:t>
            </w:r>
          </w:p>
        </w:tc>
        <w:tc>
          <w:tcPr>
            <w:tcW w:w="850" w:type="dxa"/>
            <w:vAlign w:val="center"/>
          </w:tcPr>
          <w:p w14:paraId="03D9B26A"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117765</w:t>
            </w:r>
          </w:p>
        </w:tc>
        <w:tc>
          <w:tcPr>
            <w:tcW w:w="592" w:type="dxa"/>
            <w:vAlign w:val="center"/>
          </w:tcPr>
          <w:p w14:paraId="519E453A" w14:textId="77777777" w:rsidR="00431F52" w:rsidRPr="00E00CEE" w:rsidRDefault="00431F52" w:rsidP="00B77F29">
            <w:pPr>
              <w:snapToGrid w:val="0"/>
              <w:spacing w:line="240" w:lineRule="auto"/>
              <w:jc w:val="center"/>
              <w:rPr>
                <w:sz w:val="18"/>
                <w:szCs w:val="18"/>
              </w:rPr>
            </w:pPr>
            <w:r w:rsidRPr="00E00CEE">
              <w:rPr>
                <w:rFonts w:eastAsia="等线"/>
                <w:sz w:val="18"/>
                <w:szCs w:val="18"/>
              </w:rPr>
              <w:t>5.89</w:t>
            </w:r>
          </w:p>
        </w:tc>
        <w:tc>
          <w:tcPr>
            <w:tcW w:w="850" w:type="dxa"/>
            <w:vAlign w:val="center"/>
          </w:tcPr>
          <w:p w14:paraId="3FD2AF2B" w14:textId="77777777" w:rsidR="00431F52" w:rsidRPr="00E00CEE" w:rsidRDefault="00431F52" w:rsidP="00B77F29">
            <w:pPr>
              <w:snapToGrid w:val="0"/>
              <w:spacing w:line="240" w:lineRule="auto"/>
              <w:jc w:val="center"/>
              <w:rPr>
                <w:sz w:val="18"/>
                <w:szCs w:val="18"/>
              </w:rPr>
            </w:pPr>
            <w:r w:rsidRPr="00E00CEE">
              <w:rPr>
                <w:rFonts w:eastAsia="等线"/>
                <w:sz w:val="18"/>
                <w:szCs w:val="18"/>
              </w:rPr>
              <w:t>117089.2</w:t>
            </w:r>
          </w:p>
        </w:tc>
        <w:tc>
          <w:tcPr>
            <w:tcW w:w="592" w:type="dxa"/>
            <w:vAlign w:val="center"/>
          </w:tcPr>
          <w:p w14:paraId="1096CA15" w14:textId="77777777" w:rsidR="00431F52" w:rsidRPr="00E00CEE" w:rsidRDefault="00431F52" w:rsidP="00B77F29">
            <w:pPr>
              <w:snapToGrid w:val="0"/>
              <w:spacing w:line="240" w:lineRule="auto"/>
              <w:jc w:val="center"/>
              <w:rPr>
                <w:sz w:val="18"/>
                <w:szCs w:val="18"/>
              </w:rPr>
            </w:pPr>
            <w:r w:rsidRPr="00E00CEE">
              <w:rPr>
                <w:rFonts w:eastAsia="等线"/>
                <w:sz w:val="18"/>
                <w:szCs w:val="18"/>
              </w:rPr>
              <w:t>5.28</w:t>
            </w:r>
          </w:p>
        </w:tc>
        <w:tc>
          <w:tcPr>
            <w:tcW w:w="850" w:type="dxa"/>
            <w:vAlign w:val="center"/>
          </w:tcPr>
          <w:p w14:paraId="03D349B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111689.9</w:t>
            </w:r>
          </w:p>
        </w:tc>
        <w:tc>
          <w:tcPr>
            <w:tcW w:w="510" w:type="dxa"/>
            <w:vAlign w:val="center"/>
          </w:tcPr>
          <w:p w14:paraId="5BBFD34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0.43</w:t>
            </w:r>
          </w:p>
        </w:tc>
      </w:tr>
      <w:tr w:rsidR="00431F52" w:rsidRPr="00E00CEE" w14:paraId="0B7EF85D" w14:textId="77777777" w:rsidTr="00B77F29">
        <w:trPr>
          <w:trHeight w:val="143"/>
          <w:jc w:val="center"/>
        </w:trPr>
        <w:tc>
          <w:tcPr>
            <w:tcW w:w="816" w:type="dxa"/>
            <w:vMerge/>
          </w:tcPr>
          <w:p w14:paraId="6DDC92AA" w14:textId="77777777" w:rsidR="00431F52" w:rsidRPr="00E00CEE" w:rsidRDefault="00431F52" w:rsidP="00B77F29">
            <w:pPr>
              <w:snapToGrid w:val="0"/>
              <w:spacing w:line="240" w:lineRule="auto"/>
              <w:jc w:val="center"/>
              <w:rPr>
                <w:sz w:val="18"/>
                <w:szCs w:val="18"/>
              </w:rPr>
            </w:pPr>
          </w:p>
        </w:tc>
        <w:tc>
          <w:tcPr>
            <w:tcW w:w="731" w:type="dxa"/>
            <w:vAlign w:val="center"/>
          </w:tcPr>
          <w:p w14:paraId="41F379B2" w14:textId="77777777" w:rsidR="00431F52" w:rsidRPr="00E00CEE" w:rsidRDefault="00431F52" w:rsidP="00B77F29">
            <w:pPr>
              <w:snapToGrid w:val="0"/>
              <w:spacing w:line="240" w:lineRule="auto"/>
              <w:jc w:val="center"/>
              <w:rPr>
                <w:sz w:val="18"/>
                <w:szCs w:val="18"/>
              </w:rPr>
            </w:pPr>
            <w:r w:rsidRPr="00E00CEE">
              <w:rPr>
                <w:sz w:val="18"/>
                <w:szCs w:val="18"/>
              </w:rPr>
              <w:t>150×8</w:t>
            </w:r>
          </w:p>
        </w:tc>
        <w:tc>
          <w:tcPr>
            <w:tcW w:w="849" w:type="dxa"/>
            <w:vAlign w:val="center"/>
          </w:tcPr>
          <w:p w14:paraId="349077E8" w14:textId="77777777" w:rsidR="00431F52" w:rsidRPr="00E00CEE" w:rsidRDefault="00431F52" w:rsidP="00B77F29">
            <w:pPr>
              <w:snapToGrid w:val="0"/>
              <w:spacing w:line="240" w:lineRule="auto"/>
              <w:jc w:val="center"/>
              <w:rPr>
                <w:sz w:val="18"/>
                <w:szCs w:val="18"/>
              </w:rPr>
            </w:pPr>
            <w:r w:rsidRPr="00E00CEE">
              <w:rPr>
                <w:rFonts w:eastAsia="等线"/>
                <w:sz w:val="18"/>
                <w:szCs w:val="18"/>
              </w:rPr>
              <w:t>161793.4</w:t>
            </w:r>
          </w:p>
        </w:tc>
        <w:tc>
          <w:tcPr>
            <w:tcW w:w="524" w:type="dxa"/>
            <w:vAlign w:val="center"/>
          </w:tcPr>
          <w:p w14:paraId="2554DBBF"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w:t>
            </w:r>
          </w:p>
        </w:tc>
        <w:tc>
          <w:tcPr>
            <w:tcW w:w="849" w:type="dxa"/>
            <w:vAlign w:val="center"/>
          </w:tcPr>
          <w:p w14:paraId="437EE768" w14:textId="77777777" w:rsidR="00431F52" w:rsidRPr="00E00CEE" w:rsidRDefault="00431F52" w:rsidP="00B77F29">
            <w:pPr>
              <w:snapToGrid w:val="0"/>
              <w:spacing w:line="240" w:lineRule="auto"/>
              <w:jc w:val="center"/>
              <w:rPr>
                <w:sz w:val="18"/>
                <w:szCs w:val="18"/>
              </w:rPr>
            </w:pPr>
            <w:r w:rsidRPr="00E00CEE">
              <w:rPr>
                <w:rFonts w:eastAsia="等线"/>
                <w:sz w:val="18"/>
                <w:szCs w:val="18"/>
              </w:rPr>
              <w:t>165894.7</w:t>
            </w:r>
          </w:p>
        </w:tc>
        <w:tc>
          <w:tcPr>
            <w:tcW w:w="524" w:type="dxa"/>
            <w:vAlign w:val="center"/>
          </w:tcPr>
          <w:p w14:paraId="76806362" w14:textId="77777777" w:rsidR="00431F52" w:rsidRPr="00E00CEE" w:rsidRDefault="00431F52" w:rsidP="00B77F29">
            <w:pPr>
              <w:snapToGrid w:val="0"/>
              <w:spacing w:line="240" w:lineRule="auto"/>
              <w:jc w:val="center"/>
              <w:rPr>
                <w:sz w:val="18"/>
                <w:szCs w:val="18"/>
              </w:rPr>
            </w:pPr>
            <w:r w:rsidRPr="00E00CEE">
              <w:rPr>
                <w:rFonts w:eastAsia="等线"/>
                <w:sz w:val="18"/>
                <w:szCs w:val="18"/>
              </w:rPr>
              <w:t>5.75</w:t>
            </w:r>
          </w:p>
        </w:tc>
        <w:tc>
          <w:tcPr>
            <w:tcW w:w="850" w:type="dxa"/>
            <w:vAlign w:val="center"/>
          </w:tcPr>
          <w:p w14:paraId="3671A84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166246</w:t>
            </w:r>
          </w:p>
        </w:tc>
        <w:tc>
          <w:tcPr>
            <w:tcW w:w="592" w:type="dxa"/>
            <w:vAlign w:val="center"/>
          </w:tcPr>
          <w:p w14:paraId="41527BFF" w14:textId="77777777" w:rsidR="00431F52" w:rsidRPr="00E00CEE" w:rsidRDefault="00431F52" w:rsidP="00B77F29">
            <w:pPr>
              <w:snapToGrid w:val="0"/>
              <w:spacing w:line="240" w:lineRule="auto"/>
              <w:jc w:val="center"/>
              <w:rPr>
                <w:sz w:val="18"/>
                <w:szCs w:val="18"/>
              </w:rPr>
            </w:pPr>
            <w:r w:rsidRPr="00E00CEE">
              <w:rPr>
                <w:rFonts w:eastAsia="等线"/>
                <w:sz w:val="18"/>
                <w:szCs w:val="18"/>
              </w:rPr>
              <w:t>5.97</w:t>
            </w:r>
          </w:p>
        </w:tc>
        <w:tc>
          <w:tcPr>
            <w:tcW w:w="850" w:type="dxa"/>
            <w:vAlign w:val="center"/>
          </w:tcPr>
          <w:p w14:paraId="146BC04E" w14:textId="77777777" w:rsidR="00431F52" w:rsidRPr="00E00CEE" w:rsidRDefault="00431F52" w:rsidP="00B77F29">
            <w:pPr>
              <w:snapToGrid w:val="0"/>
              <w:spacing w:line="240" w:lineRule="auto"/>
              <w:jc w:val="center"/>
              <w:rPr>
                <w:sz w:val="18"/>
                <w:szCs w:val="18"/>
              </w:rPr>
            </w:pPr>
            <w:r w:rsidRPr="00E00CEE">
              <w:rPr>
                <w:rFonts w:eastAsia="等线"/>
                <w:sz w:val="18"/>
                <w:szCs w:val="18"/>
              </w:rPr>
              <w:t>164732.8</w:t>
            </w:r>
          </w:p>
        </w:tc>
        <w:tc>
          <w:tcPr>
            <w:tcW w:w="592" w:type="dxa"/>
            <w:vAlign w:val="center"/>
          </w:tcPr>
          <w:p w14:paraId="04BD1B93" w14:textId="77777777" w:rsidR="00431F52" w:rsidRPr="00E00CEE" w:rsidRDefault="00431F52" w:rsidP="00B77F29">
            <w:pPr>
              <w:snapToGrid w:val="0"/>
              <w:spacing w:line="240" w:lineRule="auto"/>
              <w:jc w:val="center"/>
              <w:rPr>
                <w:sz w:val="18"/>
                <w:szCs w:val="18"/>
              </w:rPr>
            </w:pPr>
            <w:r w:rsidRPr="00E00CEE">
              <w:rPr>
                <w:rFonts w:eastAsia="等线"/>
                <w:sz w:val="18"/>
                <w:szCs w:val="18"/>
              </w:rPr>
              <w:t>5.01</w:t>
            </w:r>
          </w:p>
        </w:tc>
        <w:tc>
          <w:tcPr>
            <w:tcW w:w="850" w:type="dxa"/>
            <w:vAlign w:val="center"/>
          </w:tcPr>
          <w:p w14:paraId="65D7827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157587.2</w:t>
            </w:r>
          </w:p>
        </w:tc>
        <w:tc>
          <w:tcPr>
            <w:tcW w:w="510" w:type="dxa"/>
            <w:vAlign w:val="center"/>
          </w:tcPr>
          <w:p w14:paraId="17B4BB3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0.45</w:t>
            </w:r>
          </w:p>
        </w:tc>
      </w:tr>
      <w:tr w:rsidR="00431F52" w:rsidRPr="00E00CEE" w14:paraId="1AE4C6F8" w14:textId="77777777" w:rsidTr="00B77F29">
        <w:trPr>
          <w:trHeight w:val="143"/>
          <w:jc w:val="center"/>
        </w:trPr>
        <w:tc>
          <w:tcPr>
            <w:tcW w:w="816" w:type="dxa"/>
            <w:vMerge/>
          </w:tcPr>
          <w:p w14:paraId="210AB0EC" w14:textId="77777777" w:rsidR="00431F52" w:rsidRPr="00E00CEE" w:rsidRDefault="00431F52" w:rsidP="00B77F29">
            <w:pPr>
              <w:snapToGrid w:val="0"/>
              <w:spacing w:line="240" w:lineRule="auto"/>
              <w:jc w:val="center"/>
              <w:rPr>
                <w:sz w:val="18"/>
                <w:szCs w:val="18"/>
              </w:rPr>
            </w:pPr>
          </w:p>
        </w:tc>
        <w:tc>
          <w:tcPr>
            <w:tcW w:w="731" w:type="dxa"/>
            <w:vAlign w:val="center"/>
          </w:tcPr>
          <w:p w14:paraId="32321CDC" w14:textId="77777777" w:rsidR="00431F52" w:rsidRPr="00E00CEE" w:rsidRDefault="00431F52" w:rsidP="00B77F29">
            <w:pPr>
              <w:snapToGrid w:val="0"/>
              <w:spacing w:line="240" w:lineRule="auto"/>
              <w:jc w:val="center"/>
              <w:rPr>
                <w:sz w:val="18"/>
                <w:szCs w:val="18"/>
              </w:rPr>
            </w:pPr>
            <w:r w:rsidRPr="00E00CEE">
              <w:rPr>
                <w:sz w:val="18"/>
                <w:szCs w:val="18"/>
              </w:rPr>
              <w:t>150×10</w:t>
            </w:r>
          </w:p>
        </w:tc>
        <w:tc>
          <w:tcPr>
            <w:tcW w:w="849" w:type="dxa"/>
            <w:vAlign w:val="center"/>
          </w:tcPr>
          <w:p w14:paraId="4789F691" w14:textId="77777777" w:rsidR="00431F52" w:rsidRPr="00E00CEE" w:rsidRDefault="00431F52" w:rsidP="00B77F29">
            <w:pPr>
              <w:snapToGrid w:val="0"/>
              <w:spacing w:line="240" w:lineRule="auto"/>
              <w:jc w:val="center"/>
              <w:rPr>
                <w:sz w:val="18"/>
                <w:szCs w:val="18"/>
              </w:rPr>
            </w:pPr>
            <w:r w:rsidRPr="00E00CEE">
              <w:rPr>
                <w:rFonts w:eastAsia="等线"/>
                <w:sz w:val="18"/>
                <w:szCs w:val="18"/>
              </w:rPr>
              <w:t>194100.1</w:t>
            </w:r>
          </w:p>
        </w:tc>
        <w:tc>
          <w:tcPr>
            <w:tcW w:w="524" w:type="dxa"/>
            <w:vAlign w:val="center"/>
          </w:tcPr>
          <w:p w14:paraId="12C4FFEE" w14:textId="77777777" w:rsidR="00431F52" w:rsidRPr="00E00CEE" w:rsidRDefault="00431F52" w:rsidP="00B77F29">
            <w:pPr>
              <w:snapToGrid w:val="0"/>
              <w:spacing w:line="240" w:lineRule="auto"/>
              <w:jc w:val="center"/>
              <w:rPr>
                <w:sz w:val="18"/>
                <w:szCs w:val="18"/>
              </w:rPr>
            </w:pPr>
            <w:r w:rsidRPr="00E00CEE">
              <w:rPr>
                <w:rFonts w:eastAsia="等线"/>
                <w:sz w:val="18"/>
                <w:szCs w:val="18"/>
              </w:rPr>
              <w:t>0.70</w:t>
            </w:r>
          </w:p>
        </w:tc>
        <w:tc>
          <w:tcPr>
            <w:tcW w:w="849" w:type="dxa"/>
            <w:vAlign w:val="center"/>
          </w:tcPr>
          <w:p w14:paraId="2A9B0C7A" w14:textId="77777777" w:rsidR="00431F52" w:rsidRPr="00E00CEE" w:rsidRDefault="00431F52" w:rsidP="00B77F29">
            <w:pPr>
              <w:snapToGrid w:val="0"/>
              <w:spacing w:line="240" w:lineRule="auto"/>
              <w:jc w:val="center"/>
              <w:rPr>
                <w:sz w:val="18"/>
                <w:szCs w:val="18"/>
              </w:rPr>
            </w:pPr>
            <w:r w:rsidRPr="00E00CEE">
              <w:rPr>
                <w:rFonts w:eastAsia="等线"/>
                <w:sz w:val="18"/>
                <w:szCs w:val="18"/>
              </w:rPr>
              <w:t>198223.3</w:t>
            </w:r>
          </w:p>
        </w:tc>
        <w:tc>
          <w:tcPr>
            <w:tcW w:w="524" w:type="dxa"/>
            <w:vAlign w:val="center"/>
          </w:tcPr>
          <w:p w14:paraId="193A74F2"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w:t>
            </w:r>
          </w:p>
        </w:tc>
        <w:tc>
          <w:tcPr>
            <w:tcW w:w="850" w:type="dxa"/>
            <w:vAlign w:val="center"/>
          </w:tcPr>
          <w:p w14:paraId="72A52C78"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196525</w:t>
            </w:r>
          </w:p>
        </w:tc>
        <w:tc>
          <w:tcPr>
            <w:tcW w:w="592" w:type="dxa"/>
            <w:vAlign w:val="center"/>
          </w:tcPr>
          <w:p w14:paraId="45A7FF83"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w:t>
            </w:r>
          </w:p>
        </w:tc>
        <w:tc>
          <w:tcPr>
            <w:tcW w:w="850" w:type="dxa"/>
            <w:vAlign w:val="center"/>
          </w:tcPr>
          <w:p w14:paraId="5902319C" w14:textId="77777777" w:rsidR="00431F52" w:rsidRPr="00E00CEE" w:rsidRDefault="00431F52" w:rsidP="00B77F29">
            <w:pPr>
              <w:snapToGrid w:val="0"/>
              <w:spacing w:line="240" w:lineRule="auto"/>
              <w:jc w:val="center"/>
              <w:rPr>
                <w:sz w:val="18"/>
                <w:szCs w:val="18"/>
              </w:rPr>
            </w:pPr>
            <w:r w:rsidRPr="00E00CEE">
              <w:rPr>
                <w:rFonts w:eastAsia="等线"/>
                <w:sz w:val="18"/>
                <w:szCs w:val="18"/>
              </w:rPr>
              <w:t>196205.5</w:t>
            </w:r>
          </w:p>
        </w:tc>
        <w:tc>
          <w:tcPr>
            <w:tcW w:w="592" w:type="dxa"/>
            <w:vAlign w:val="center"/>
          </w:tcPr>
          <w:p w14:paraId="44361287"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w:t>
            </w:r>
          </w:p>
        </w:tc>
        <w:tc>
          <w:tcPr>
            <w:tcW w:w="850" w:type="dxa"/>
            <w:vAlign w:val="center"/>
          </w:tcPr>
          <w:p w14:paraId="69718B4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193044.2</w:t>
            </w:r>
          </w:p>
        </w:tc>
        <w:tc>
          <w:tcPr>
            <w:tcW w:w="510" w:type="dxa"/>
            <w:vAlign w:val="center"/>
          </w:tcPr>
          <w:p w14:paraId="43F7F7A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0.16</w:t>
            </w:r>
          </w:p>
        </w:tc>
      </w:tr>
      <w:tr w:rsidR="00431F52" w:rsidRPr="00E00CEE" w14:paraId="2640B597" w14:textId="77777777" w:rsidTr="00B77F29">
        <w:trPr>
          <w:trHeight w:val="143"/>
          <w:jc w:val="center"/>
        </w:trPr>
        <w:tc>
          <w:tcPr>
            <w:tcW w:w="816" w:type="dxa"/>
            <w:vMerge/>
          </w:tcPr>
          <w:p w14:paraId="55B1D0E3" w14:textId="77777777" w:rsidR="00431F52" w:rsidRPr="00E00CEE" w:rsidRDefault="00431F52" w:rsidP="00B77F29">
            <w:pPr>
              <w:snapToGrid w:val="0"/>
              <w:spacing w:line="240" w:lineRule="auto"/>
              <w:jc w:val="center"/>
              <w:rPr>
                <w:sz w:val="18"/>
                <w:szCs w:val="18"/>
              </w:rPr>
            </w:pPr>
          </w:p>
        </w:tc>
        <w:tc>
          <w:tcPr>
            <w:tcW w:w="731" w:type="dxa"/>
            <w:vAlign w:val="center"/>
          </w:tcPr>
          <w:p w14:paraId="21A78888" w14:textId="77777777" w:rsidR="00431F52" w:rsidRPr="00E00CEE" w:rsidRDefault="00431F52" w:rsidP="00B77F29">
            <w:pPr>
              <w:snapToGrid w:val="0"/>
              <w:spacing w:line="240" w:lineRule="auto"/>
              <w:jc w:val="center"/>
              <w:rPr>
                <w:sz w:val="18"/>
                <w:szCs w:val="18"/>
              </w:rPr>
            </w:pPr>
            <w:r w:rsidRPr="00E00CEE">
              <w:rPr>
                <w:sz w:val="18"/>
                <w:szCs w:val="18"/>
              </w:rPr>
              <w:t>200×5</w:t>
            </w:r>
          </w:p>
        </w:tc>
        <w:tc>
          <w:tcPr>
            <w:tcW w:w="849" w:type="dxa"/>
            <w:vAlign w:val="center"/>
          </w:tcPr>
          <w:p w14:paraId="332D8ABF" w14:textId="77777777" w:rsidR="00431F52" w:rsidRPr="00E00CEE" w:rsidRDefault="00431F52" w:rsidP="00B77F29">
            <w:pPr>
              <w:snapToGrid w:val="0"/>
              <w:spacing w:line="240" w:lineRule="auto"/>
              <w:jc w:val="center"/>
              <w:rPr>
                <w:sz w:val="18"/>
                <w:szCs w:val="18"/>
              </w:rPr>
            </w:pPr>
            <w:r w:rsidRPr="00E00CEE">
              <w:rPr>
                <w:rFonts w:eastAsia="等线"/>
                <w:sz w:val="18"/>
                <w:szCs w:val="18"/>
              </w:rPr>
              <w:t>110551.2</w:t>
            </w:r>
          </w:p>
        </w:tc>
        <w:tc>
          <w:tcPr>
            <w:tcW w:w="524" w:type="dxa"/>
            <w:vAlign w:val="center"/>
          </w:tcPr>
          <w:p w14:paraId="753083D8" w14:textId="77777777" w:rsidR="00431F52" w:rsidRPr="00E00CEE" w:rsidRDefault="00431F52" w:rsidP="00B77F29">
            <w:pPr>
              <w:snapToGrid w:val="0"/>
              <w:spacing w:line="240" w:lineRule="auto"/>
              <w:jc w:val="center"/>
              <w:rPr>
                <w:sz w:val="18"/>
                <w:szCs w:val="18"/>
              </w:rPr>
            </w:pPr>
            <w:r w:rsidRPr="00E00CEE">
              <w:rPr>
                <w:rFonts w:eastAsia="等线"/>
                <w:sz w:val="18"/>
                <w:szCs w:val="18"/>
              </w:rPr>
              <w:t>1.41</w:t>
            </w:r>
          </w:p>
        </w:tc>
        <w:tc>
          <w:tcPr>
            <w:tcW w:w="849" w:type="dxa"/>
            <w:vAlign w:val="center"/>
          </w:tcPr>
          <w:p w14:paraId="613EFA17"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111874.5</w:t>
            </w:r>
          </w:p>
        </w:tc>
        <w:tc>
          <w:tcPr>
            <w:tcW w:w="524" w:type="dxa"/>
            <w:vAlign w:val="center"/>
          </w:tcPr>
          <w:p w14:paraId="480D31AD" w14:textId="77777777" w:rsidR="00431F52" w:rsidRPr="00E00CEE" w:rsidRDefault="00431F52" w:rsidP="00B77F29">
            <w:pPr>
              <w:snapToGrid w:val="0"/>
              <w:spacing w:line="240" w:lineRule="auto"/>
              <w:jc w:val="center"/>
              <w:rPr>
                <w:sz w:val="18"/>
                <w:szCs w:val="18"/>
              </w:rPr>
            </w:pPr>
            <w:r w:rsidRPr="00E00CEE">
              <w:rPr>
                <w:rFonts w:eastAsia="等线"/>
                <w:sz w:val="18"/>
                <w:szCs w:val="18"/>
              </w:rPr>
              <w:t>2.62</w:t>
            </w:r>
          </w:p>
        </w:tc>
        <w:tc>
          <w:tcPr>
            <w:tcW w:w="850" w:type="dxa"/>
            <w:vAlign w:val="center"/>
          </w:tcPr>
          <w:p w14:paraId="3D379436"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111997</w:t>
            </w:r>
          </w:p>
        </w:tc>
        <w:tc>
          <w:tcPr>
            <w:tcW w:w="592" w:type="dxa"/>
            <w:vAlign w:val="center"/>
          </w:tcPr>
          <w:p w14:paraId="183DB7B5" w14:textId="77777777" w:rsidR="00431F52" w:rsidRPr="00E00CEE" w:rsidRDefault="00431F52" w:rsidP="00B77F29">
            <w:pPr>
              <w:snapToGrid w:val="0"/>
              <w:spacing w:line="240" w:lineRule="auto"/>
              <w:jc w:val="center"/>
              <w:rPr>
                <w:sz w:val="18"/>
                <w:szCs w:val="18"/>
              </w:rPr>
            </w:pPr>
            <w:r w:rsidRPr="00E00CEE">
              <w:rPr>
                <w:rFonts w:eastAsia="等线"/>
                <w:sz w:val="18"/>
                <w:szCs w:val="18"/>
              </w:rPr>
              <w:t>2.74</w:t>
            </w:r>
          </w:p>
        </w:tc>
        <w:tc>
          <w:tcPr>
            <w:tcW w:w="850" w:type="dxa"/>
            <w:vAlign w:val="center"/>
          </w:tcPr>
          <w:p w14:paraId="12BD574D" w14:textId="77777777" w:rsidR="00431F52" w:rsidRPr="00E00CEE" w:rsidRDefault="00431F52" w:rsidP="00B77F29">
            <w:pPr>
              <w:snapToGrid w:val="0"/>
              <w:spacing w:line="240" w:lineRule="auto"/>
              <w:jc w:val="center"/>
              <w:rPr>
                <w:sz w:val="18"/>
                <w:szCs w:val="18"/>
              </w:rPr>
            </w:pPr>
            <w:r w:rsidRPr="00E00CEE">
              <w:rPr>
                <w:rFonts w:eastAsia="等线"/>
                <w:sz w:val="18"/>
                <w:szCs w:val="18"/>
              </w:rPr>
              <w:t>111555.1</w:t>
            </w:r>
          </w:p>
        </w:tc>
        <w:tc>
          <w:tcPr>
            <w:tcW w:w="592" w:type="dxa"/>
            <w:vAlign w:val="center"/>
          </w:tcPr>
          <w:p w14:paraId="04CACF76" w14:textId="77777777" w:rsidR="00431F52" w:rsidRPr="00E00CEE" w:rsidRDefault="00431F52" w:rsidP="00B77F29">
            <w:pPr>
              <w:snapToGrid w:val="0"/>
              <w:spacing w:line="240" w:lineRule="auto"/>
              <w:jc w:val="center"/>
              <w:rPr>
                <w:sz w:val="18"/>
                <w:szCs w:val="18"/>
              </w:rPr>
            </w:pPr>
            <w:r w:rsidRPr="00E00CEE">
              <w:rPr>
                <w:rFonts w:eastAsia="等线"/>
                <w:sz w:val="18"/>
                <w:szCs w:val="18"/>
              </w:rPr>
              <w:t>2.33</w:t>
            </w:r>
          </w:p>
        </w:tc>
        <w:tc>
          <w:tcPr>
            <w:tcW w:w="850" w:type="dxa"/>
            <w:vAlign w:val="center"/>
          </w:tcPr>
          <w:p w14:paraId="738594F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109139.7</w:t>
            </w:r>
          </w:p>
        </w:tc>
        <w:tc>
          <w:tcPr>
            <w:tcW w:w="510" w:type="dxa"/>
            <w:vAlign w:val="center"/>
          </w:tcPr>
          <w:p w14:paraId="66B0C34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0.12</w:t>
            </w:r>
          </w:p>
        </w:tc>
      </w:tr>
      <w:tr w:rsidR="00431F52" w:rsidRPr="00E00CEE" w14:paraId="5346A6A4" w14:textId="77777777" w:rsidTr="00B77F29">
        <w:trPr>
          <w:trHeight w:val="143"/>
          <w:jc w:val="center"/>
        </w:trPr>
        <w:tc>
          <w:tcPr>
            <w:tcW w:w="816" w:type="dxa"/>
            <w:vMerge/>
          </w:tcPr>
          <w:p w14:paraId="1B83352E" w14:textId="77777777" w:rsidR="00431F52" w:rsidRPr="00E00CEE" w:rsidRDefault="00431F52" w:rsidP="00B77F29">
            <w:pPr>
              <w:snapToGrid w:val="0"/>
              <w:spacing w:line="240" w:lineRule="auto"/>
              <w:jc w:val="center"/>
              <w:rPr>
                <w:sz w:val="18"/>
                <w:szCs w:val="18"/>
              </w:rPr>
            </w:pPr>
          </w:p>
        </w:tc>
        <w:tc>
          <w:tcPr>
            <w:tcW w:w="731" w:type="dxa"/>
            <w:vAlign w:val="center"/>
          </w:tcPr>
          <w:p w14:paraId="139BD897" w14:textId="77777777" w:rsidR="00431F52" w:rsidRPr="00E00CEE" w:rsidRDefault="00431F52" w:rsidP="00B77F29">
            <w:pPr>
              <w:snapToGrid w:val="0"/>
              <w:spacing w:line="240" w:lineRule="auto"/>
              <w:jc w:val="center"/>
              <w:rPr>
                <w:sz w:val="18"/>
                <w:szCs w:val="18"/>
              </w:rPr>
            </w:pPr>
            <w:r w:rsidRPr="00E00CEE">
              <w:rPr>
                <w:sz w:val="18"/>
                <w:szCs w:val="18"/>
              </w:rPr>
              <w:t>200×8</w:t>
            </w:r>
          </w:p>
        </w:tc>
        <w:tc>
          <w:tcPr>
            <w:tcW w:w="849" w:type="dxa"/>
            <w:vAlign w:val="center"/>
          </w:tcPr>
          <w:p w14:paraId="5CD0D924" w14:textId="77777777" w:rsidR="00431F52" w:rsidRPr="00E00CEE" w:rsidRDefault="00431F52" w:rsidP="00B77F29">
            <w:pPr>
              <w:snapToGrid w:val="0"/>
              <w:spacing w:line="240" w:lineRule="auto"/>
              <w:jc w:val="center"/>
              <w:rPr>
                <w:sz w:val="18"/>
                <w:szCs w:val="18"/>
              </w:rPr>
            </w:pPr>
            <w:r w:rsidRPr="00E00CEE">
              <w:rPr>
                <w:rFonts w:eastAsia="等线"/>
                <w:sz w:val="18"/>
                <w:szCs w:val="18"/>
              </w:rPr>
              <w:t>224598.3</w:t>
            </w:r>
          </w:p>
        </w:tc>
        <w:tc>
          <w:tcPr>
            <w:tcW w:w="524" w:type="dxa"/>
            <w:vAlign w:val="center"/>
          </w:tcPr>
          <w:p w14:paraId="5327346F" w14:textId="77777777" w:rsidR="00431F52" w:rsidRPr="00E00CEE" w:rsidRDefault="00431F52" w:rsidP="00B77F29">
            <w:pPr>
              <w:snapToGrid w:val="0"/>
              <w:spacing w:line="240" w:lineRule="auto"/>
              <w:jc w:val="center"/>
              <w:rPr>
                <w:sz w:val="18"/>
                <w:szCs w:val="18"/>
              </w:rPr>
            </w:pPr>
            <w:r w:rsidRPr="00E00CEE">
              <w:rPr>
                <w:rFonts w:eastAsia="等线"/>
                <w:sz w:val="18"/>
                <w:szCs w:val="18"/>
              </w:rPr>
              <w:t>2.25</w:t>
            </w:r>
          </w:p>
        </w:tc>
        <w:tc>
          <w:tcPr>
            <w:tcW w:w="849" w:type="dxa"/>
            <w:vAlign w:val="center"/>
          </w:tcPr>
          <w:p w14:paraId="221377EB" w14:textId="77777777" w:rsidR="00431F52" w:rsidRPr="00E00CEE" w:rsidRDefault="00431F52" w:rsidP="00B77F29">
            <w:pPr>
              <w:snapToGrid w:val="0"/>
              <w:spacing w:line="240" w:lineRule="auto"/>
              <w:jc w:val="center"/>
              <w:rPr>
                <w:sz w:val="18"/>
                <w:szCs w:val="18"/>
              </w:rPr>
            </w:pPr>
            <w:r w:rsidRPr="00E00CEE">
              <w:rPr>
                <w:rFonts w:eastAsia="等线"/>
                <w:sz w:val="18"/>
                <w:szCs w:val="18"/>
              </w:rPr>
              <w:t>228133.8</w:t>
            </w:r>
          </w:p>
        </w:tc>
        <w:tc>
          <w:tcPr>
            <w:tcW w:w="524" w:type="dxa"/>
            <w:vAlign w:val="center"/>
          </w:tcPr>
          <w:p w14:paraId="5FEC33EF" w14:textId="77777777" w:rsidR="00431F52" w:rsidRPr="00E00CEE" w:rsidRDefault="00431F52" w:rsidP="00B77F29">
            <w:pPr>
              <w:snapToGrid w:val="0"/>
              <w:spacing w:line="240" w:lineRule="auto"/>
              <w:jc w:val="center"/>
              <w:rPr>
                <w:sz w:val="18"/>
                <w:szCs w:val="18"/>
              </w:rPr>
            </w:pPr>
            <w:r w:rsidRPr="00E00CEE">
              <w:rPr>
                <w:rFonts w:eastAsia="等线"/>
                <w:sz w:val="18"/>
                <w:szCs w:val="18"/>
              </w:rPr>
              <w:t>3.85</w:t>
            </w:r>
          </w:p>
        </w:tc>
        <w:tc>
          <w:tcPr>
            <w:tcW w:w="850" w:type="dxa"/>
            <w:vAlign w:val="center"/>
          </w:tcPr>
          <w:p w14:paraId="03912F32" w14:textId="77777777" w:rsidR="00431F52" w:rsidRPr="00E00CEE" w:rsidRDefault="00431F52" w:rsidP="00B77F29">
            <w:pPr>
              <w:snapToGrid w:val="0"/>
              <w:spacing w:line="240" w:lineRule="auto"/>
              <w:jc w:val="center"/>
              <w:rPr>
                <w:sz w:val="18"/>
                <w:szCs w:val="18"/>
              </w:rPr>
            </w:pPr>
            <w:r w:rsidRPr="00E00CEE">
              <w:rPr>
                <w:rFonts w:eastAsia="等线"/>
                <w:sz w:val="18"/>
                <w:szCs w:val="18"/>
              </w:rPr>
              <w:t>228232</w:t>
            </w:r>
          </w:p>
        </w:tc>
        <w:tc>
          <w:tcPr>
            <w:tcW w:w="592" w:type="dxa"/>
            <w:vAlign w:val="center"/>
          </w:tcPr>
          <w:p w14:paraId="73CC3CB2" w14:textId="77777777" w:rsidR="00431F52" w:rsidRPr="00E00CEE" w:rsidRDefault="00431F52" w:rsidP="00B77F29">
            <w:pPr>
              <w:snapToGrid w:val="0"/>
              <w:spacing w:line="240" w:lineRule="auto"/>
              <w:jc w:val="center"/>
              <w:rPr>
                <w:sz w:val="18"/>
                <w:szCs w:val="18"/>
              </w:rPr>
            </w:pPr>
            <w:r w:rsidRPr="00E00CEE">
              <w:rPr>
                <w:rFonts w:eastAsia="等线"/>
                <w:sz w:val="18"/>
                <w:szCs w:val="18"/>
              </w:rPr>
              <w:t>3.90</w:t>
            </w:r>
          </w:p>
        </w:tc>
        <w:tc>
          <w:tcPr>
            <w:tcW w:w="850" w:type="dxa"/>
            <w:vAlign w:val="center"/>
          </w:tcPr>
          <w:p w14:paraId="7D4166F5" w14:textId="77777777" w:rsidR="00431F52" w:rsidRPr="00E00CEE" w:rsidRDefault="00431F52" w:rsidP="00B77F29">
            <w:pPr>
              <w:snapToGrid w:val="0"/>
              <w:spacing w:line="240" w:lineRule="auto"/>
              <w:jc w:val="center"/>
              <w:rPr>
                <w:sz w:val="18"/>
                <w:szCs w:val="18"/>
              </w:rPr>
            </w:pPr>
            <w:r w:rsidRPr="00E00CEE">
              <w:rPr>
                <w:rFonts w:eastAsia="等线"/>
                <w:sz w:val="18"/>
                <w:szCs w:val="18"/>
              </w:rPr>
              <w:t>227136.2</w:t>
            </w:r>
          </w:p>
        </w:tc>
        <w:tc>
          <w:tcPr>
            <w:tcW w:w="592" w:type="dxa"/>
            <w:vAlign w:val="center"/>
          </w:tcPr>
          <w:p w14:paraId="5117AD3A" w14:textId="77777777" w:rsidR="00431F52" w:rsidRPr="00E00CEE" w:rsidRDefault="00431F52" w:rsidP="00B77F29">
            <w:pPr>
              <w:snapToGrid w:val="0"/>
              <w:spacing w:line="240" w:lineRule="auto"/>
              <w:jc w:val="center"/>
              <w:rPr>
                <w:sz w:val="18"/>
                <w:szCs w:val="18"/>
              </w:rPr>
            </w:pPr>
            <w:r w:rsidRPr="00E00CEE">
              <w:rPr>
                <w:rFonts w:eastAsia="等线"/>
                <w:sz w:val="18"/>
                <w:szCs w:val="18"/>
              </w:rPr>
              <w:t>3.40</w:t>
            </w:r>
          </w:p>
        </w:tc>
        <w:tc>
          <w:tcPr>
            <w:tcW w:w="850" w:type="dxa"/>
            <w:vAlign w:val="center"/>
          </w:tcPr>
          <w:p w14:paraId="145D7D6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220562.4</w:t>
            </w:r>
          </w:p>
        </w:tc>
        <w:tc>
          <w:tcPr>
            <w:tcW w:w="510" w:type="dxa"/>
            <w:vAlign w:val="center"/>
          </w:tcPr>
          <w:p w14:paraId="61A0075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0.41</w:t>
            </w:r>
          </w:p>
        </w:tc>
      </w:tr>
      <w:tr w:rsidR="00431F52" w:rsidRPr="00E00CEE" w14:paraId="63369E0E" w14:textId="77777777" w:rsidTr="00B77F29">
        <w:trPr>
          <w:trHeight w:val="143"/>
          <w:jc w:val="center"/>
        </w:trPr>
        <w:tc>
          <w:tcPr>
            <w:tcW w:w="816" w:type="dxa"/>
            <w:vMerge/>
          </w:tcPr>
          <w:p w14:paraId="5873BC17" w14:textId="77777777" w:rsidR="00431F52" w:rsidRPr="00E00CEE" w:rsidRDefault="00431F52" w:rsidP="00B77F29">
            <w:pPr>
              <w:snapToGrid w:val="0"/>
              <w:spacing w:line="240" w:lineRule="auto"/>
              <w:jc w:val="center"/>
              <w:rPr>
                <w:sz w:val="18"/>
                <w:szCs w:val="18"/>
              </w:rPr>
            </w:pPr>
          </w:p>
        </w:tc>
        <w:tc>
          <w:tcPr>
            <w:tcW w:w="731" w:type="dxa"/>
            <w:vAlign w:val="center"/>
          </w:tcPr>
          <w:p w14:paraId="6B03A860" w14:textId="77777777" w:rsidR="00431F52" w:rsidRPr="00E00CEE" w:rsidRDefault="00431F52" w:rsidP="00B77F29">
            <w:pPr>
              <w:snapToGrid w:val="0"/>
              <w:spacing w:line="240" w:lineRule="auto"/>
              <w:jc w:val="center"/>
              <w:rPr>
                <w:sz w:val="18"/>
                <w:szCs w:val="18"/>
              </w:rPr>
            </w:pPr>
            <w:r w:rsidRPr="00E00CEE">
              <w:rPr>
                <w:sz w:val="18"/>
                <w:szCs w:val="18"/>
              </w:rPr>
              <w:t>200×10</w:t>
            </w:r>
          </w:p>
        </w:tc>
        <w:tc>
          <w:tcPr>
            <w:tcW w:w="849" w:type="dxa"/>
            <w:vAlign w:val="center"/>
          </w:tcPr>
          <w:p w14:paraId="065F6BE8" w14:textId="77777777" w:rsidR="00431F52" w:rsidRPr="00E00CEE" w:rsidRDefault="00431F52" w:rsidP="00B77F29">
            <w:pPr>
              <w:snapToGrid w:val="0"/>
              <w:spacing w:line="240" w:lineRule="auto"/>
              <w:jc w:val="center"/>
              <w:rPr>
                <w:sz w:val="18"/>
                <w:szCs w:val="18"/>
              </w:rPr>
            </w:pPr>
            <w:r w:rsidRPr="00E00CEE">
              <w:rPr>
                <w:rFonts w:eastAsia="等线"/>
                <w:sz w:val="18"/>
                <w:szCs w:val="18"/>
              </w:rPr>
              <w:t>247938.8</w:t>
            </w:r>
          </w:p>
        </w:tc>
        <w:tc>
          <w:tcPr>
            <w:tcW w:w="524" w:type="dxa"/>
            <w:vAlign w:val="center"/>
          </w:tcPr>
          <w:p w14:paraId="15BB4EAB" w14:textId="77777777" w:rsidR="00431F52" w:rsidRPr="00E00CEE" w:rsidRDefault="00431F52" w:rsidP="00B77F29">
            <w:pPr>
              <w:snapToGrid w:val="0"/>
              <w:spacing w:line="240" w:lineRule="auto"/>
              <w:jc w:val="center"/>
              <w:rPr>
                <w:sz w:val="18"/>
                <w:szCs w:val="18"/>
              </w:rPr>
            </w:pPr>
            <w:r w:rsidRPr="00E00CEE">
              <w:rPr>
                <w:rFonts w:eastAsia="等线"/>
                <w:sz w:val="18"/>
                <w:szCs w:val="18"/>
              </w:rPr>
              <w:t>2.52</w:t>
            </w:r>
          </w:p>
        </w:tc>
        <w:tc>
          <w:tcPr>
            <w:tcW w:w="849" w:type="dxa"/>
            <w:vAlign w:val="center"/>
          </w:tcPr>
          <w:p w14:paraId="4DC5B01D" w14:textId="77777777" w:rsidR="00431F52" w:rsidRPr="00E00CEE" w:rsidRDefault="00431F52" w:rsidP="00B77F29">
            <w:pPr>
              <w:snapToGrid w:val="0"/>
              <w:spacing w:line="240" w:lineRule="auto"/>
              <w:jc w:val="center"/>
              <w:rPr>
                <w:sz w:val="18"/>
                <w:szCs w:val="18"/>
              </w:rPr>
            </w:pPr>
            <w:r w:rsidRPr="00E00CEE">
              <w:rPr>
                <w:rFonts w:eastAsia="等线"/>
                <w:sz w:val="18"/>
                <w:szCs w:val="18"/>
              </w:rPr>
              <w:t>253254.1</w:t>
            </w:r>
          </w:p>
        </w:tc>
        <w:tc>
          <w:tcPr>
            <w:tcW w:w="524" w:type="dxa"/>
            <w:vAlign w:val="center"/>
          </w:tcPr>
          <w:p w14:paraId="34023901" w14:textId="77777777" w:rsidR="00431F52" w:rsidRPr="00E00CEE" w:rsidRDefault="00431F52" w:rsidP="00B77F29">
            <w:pPr>
              <w:snapToGrid w:val="0"/>
              <w:spacing w:line="240" w:lineRule="auto"/>
              <w:jc w:val="center"/>
              <w:rPr>
                <w:sz w:val="18"/>
                <w:szCs w:val="18"/>
              </w:rPr>
            </w:pPr>
            <w:r w:rsidRPr="00E00CEE">
              <w:rPr>
                <w:rFonts w:eastAsia="等线"/>
                <w:sz w:val="18"/>
                <w:szCs w:val="18"/>
              </w:rPr>
              <w:t>4.72</w:t>
            </w:r>
          </w:p>
        </w:tc>
        <w:tc>
          <w:tcPr>
            <w:tcW w:w="850" w:type="dxa"/>
            <w:vAlign w:val="center"/>
          </w:tcPr>
          <w:p w14:paraId="5451A77D" w14:textId="77777777" w:rsidR="00431F52" w:rsidRPr="00E00CEE" w:rsidRDefault="00431F52" w:rsidP="00B77F29">
            <w:pPr>
              <w:snapToGrid w:val="0"/>
              <w:spacing w:line="240" w:lineRule="auto"/>
              <w:jc w:val="center"/>
              <w:rPr>
                <w:sz w:val="18"/>
                <w:szCs w:val="18"/>
              </w:rPr>
            </w:pPr>
            <w:r w:rsidRPr="00E00CEE">
              <w:rPr>
                <w:rFonts w:eastAsia="等线"/>
                <w:sz w:val="18"/>
                <w:szCs w:val="18"/>
              </w:rPr>
              <w:t>254255.2</w:t>
            </w:r>
          </w:p>
        </w:tc>
        <w:tc>
          <w:tcPr>
            <w:tcW w:w="592" w:type="dxa"/>
            <w:vAlign w:val="center"/>
          </w:tcPr>
          <w:p w14:paraId="5B93553A" w14:textId="77777777" w:rsidR="00431F52" w:rsidRPr="00E00CEE" w:rsidRDefault="00431F52" w:rsidP="00B77F29">
            <w:pPr>
              <w:snapToGrid w:val="0"/>
              <w:spacing w:line="240" w:lineRule="auto"/>
              <w:jc w:val="center"/>
              <w:rPr>
                <w:sz w:val="18"/>
                <w:szCs w:val="18"/>
              </w:rPr>
            </w:pPr>
            <w:r w:rsidRPr="00E00CEE">
              <w:rPr>
                <w:rFonts w:eastAsia="等线"/>
                <w:sz w:val="18"/>
                <w:szCs w:val="18"/>
              </w:rPr>
              <w:t>5.13</w:t>
            </w:r>
          </w:p>
        </w:tc>
        <w:tc>
          <w:tcPr>
            <w:tcW w:w="850" w:type="dxa"/>
            <w:vAlign w:val="center"/>
          </w:tcPr>
          <w:p w14:paraId="3E3984B6" w14:textId="77777777" w:rsidR="00431F52" w:rsidRPr="00E00CEE" w:rsidRDefault="00431F52" w:rsidP="00B77F29">
            <w:pPr>
              <w:snapToGrid w:val="0"/>
              <w:spacing w:line="240" w:lineRule="auto"/>
              <w:jc w:val="center"/>
              <w:rPr>
                <w:sz w:val="18"/>
                <w:szCs w:val="18"/>
              </w:rPr>
            </w:pPr>
            <w:r w:rsidRPr="00E00CEE">
              <w:rPr>
                <w:rFonts w:eastAsia="等线"/>
                <w:sz w:val="18"/>
                <w:szCs w:val="18"/>
              </w:rPr>
              <w:t>251442.8</w:t>
            </w:r>
          </w:p>
        </w:tc>
        <w:tc>
          <w:tcPr>
            <w:tcW w:w="592" w:type="dxa"/>
            <w:vAlign w:val="center"/>
          </w:tcPr>
          <w:p w14:paraId="3FA51083" w14:textId="77777777" w:rsidR="00431F52" w:rsidRPr="00E00CEE" w:rsidRDefault="00431F52" w:rsidP="00B77F29">
            <w:pPr>
              <w:snapToGrid w:val="0"/>
              <w:spacing w:line="240" w:lineRule="auto"/>
              <w:jc w:val="center"/>
              <w:rPr>
                <w:sz w:val="18"/>
                <w:szCs w:val="18"/>
              </w:rPr>
            </w:pPr>
            <w:r w:rsidRPr="00E00CEE">
              <w:rPr>
                <w:rFonts w:eastAsia="等线"/>
                <w:sz w:val="18"/>
                <w:szCs w:val="18"/>
              </w:rPr>
              <w:t>3.97</w:t>
            </w:r>
          </w:p>
        </w:tc>
        <w:tc>
          <w:tcPr>
            <w:tcW w:w="850" w:type="dxa"/>
            <w:vAlign w:val="center"/>
          </w:tcPr>
          <w:p w14:paraId="3A7735A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242402.7</w:t>
            </w:r>
          </w:p>
        </w:tc>
        <w:tc>
          <w:tcPr>
            <w:tcW w:w="510" w:type="dxa"/>
            <w:vAlign w:val="center"/>
          </w:tcPr>
          <w:p w14:paraId="0A51124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0.23</w:t>
            </w:r>
          </w:p>
        </w:tc>
      </w:tr>
      <w:tr w:rsidR="00431F52" w:rsidRPr="00E00CEE" w14:paraId="1A83DB0F" w14:textId="77777777" w:rsidTr="00B77F29">
        <w:trPr>
          <w:trHeight w:val="143"/>
          <w:jc w:val="center"/>
        </w:trPr>
        <w:tc>
          <w:tcPr>
            <w:tcW w:w="816" w:type="dxa"/>
            <w:vMerge/>
          </w:tcPr>
          <w:p w14:paraId="415A79BE" w14:textId="77777777" w:rsidR="00431F52" w:rsidRPr="00E00CEE" w:rsidRDefault="00431F52" w:rsidP="00B77F29">
            <w:pPr>
              <w:snapToGrid w:val="0"/>
              <w:spacing w:line="240" w:lineRule="auto"/>
              <w:jc w:val="center"/>
              <w:rPr>
                <w:sz w:val="18"/>
                <w:szCs w:val="18"/>
              </w:rPr>
            </w:pPr>
          </w:p>
        </w:tc>
        <w:tc>
          <w:tcPr>
            <w:tcW w:w="731" w:type="dxa"/>
            <w:vAlign w:val="center"/>
          </w:tcPr>
          <w:p w14:paraId="46FD5520" w14:textId="77777777" w:rsidR="00431F52" w:rsidRPr="00E00CEE" w:rsidRDefault="00431F52" w:rsidP="00B77F29">
            <w:pPr>
              <w:snapToGrid w:val="0"/>
              <w:spacing w:line="240" w:lineRule="auto"/>
              <w:jc w:val="center"/>
              <w:rPr>
                <w:sz w:val="18"/>
                <w:szCs w:val="18"/>
              </w:rPr>
            </w:pPr>
            <w:r w:rsidRPr="00E00CEE">
              <w:rPr>
                <w:sz w:val="18"/>
                <w:szCs w:val="18"/>
              </w:rPr>
              <w:t>250×5</w:t>
            </w:r>
          </w:p>
        </w:tc>
        <w:tc>
          <w:tcPr>
            <w:tcW w:w="849" w:type="dxa"/>
            <w:vAlign w:val="center"/>
          </w:tcPr>
          <w:p w14:paraId="7FB78410" w14:textId="77777777" w:rsidR="00431F52" w:rsidRPr="00E00CEE" w:rsidRDefault="00431F52" w:rsidP="00B77F29">
            <w:pPr>
              <w:snapToGrid w:val="0"/>
              <w:spacing w:line="240" w:lineRule="auto"/>
              <w:jc w:val="center"/>
              <w:rPr>
                <w:sz w:val="18"/>
                <w:szCs w:val="18"/>
              </w:rPr>
            </w:pPr>
            <w:r w:rsidRPr="00E00CEE">
              <w:rPr>
                <w:rFonts w:eastAsia="等线"/>
                <w:sz w:val="18"/>
                <w:szCs w:val="18"/>
              </w:rPr>
              <w:t>136972.5</w:t>
            </w:r>
          </w:p>
        </w:tc>
        <w:tc>
          <w:tcPr>
            <w:tcW w:w="524" w:type="dxa"/>
            <w:vAlign w:val="center"/>
          </w:tcPr>
          <w:p w14:paraId="3E52590B" w14:textId="77777777" w:rsidR="00431F52" w:rsidRPr="00E00CEE" w:rsidRDefault="00431F52" w:rsidP="00B77F29">
            <w:pPr>
              <w:snapToGrid w:val="0"/>
              <w:spacing w:line="240" w:lineRule="auto"/>
              <w:jc w:val="center"/>
              <w:rPr>
                <w:sz w:val="18"/>
                <w:szCs w:val="18"/>
              </w:rPr>
            </w:pPr>
            <w:r w:rsidRPr="00E00CEE">
              <w:rPr>
                <w:rFonts w:eastAsia="等线"/>
                <w:sz w:val="18"/>
                <w:szCs w:val="18"/>
              </w:rPr>
              <w:t>1.07</w:t>
            </w:r>
          </w:p>
        </w:tc>
        <w:tc>
          <w:tcPr>
            <w:tcW w:w="849" w:type="dxa"/>
            <w:vAlign w:val="center"/>
          </w:tcPr>
          <w:p w14:paraId="782EBEF4"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138876</w:t>
            </w:r>
          </w:p>
        </w:tc>
        <w:tc>
          <w:tcPr>
            <w:tcW w:w="524" w:type="dxa"/>
            <w:vAlign w:val="center"/>
          </w:tcPr>
          <w:p w14:paraId="34608D2E" w14:textId="77777777" w:rsidR="00431F52" w:rsidRPr="00E00CEE" w:rsidRDefault="00431F52" w:rsidP="00B77F29">
            <w:pPr>
              <w:snapToGrid w:val="0"/>
              <w:spacing w:line="240" w:lineRule="auto"/>
              <w:jc w:val="center"/>
              <w:rPr>
                <w:sz w:val="18"/>
                <w:szCs w:val="18"/>
              </w:rPr>
            </w:pPr>
            <w:r w:rsidRPr="00E00CEE">
              <w:rPr>
                <w:rFonts w:eastAsia="等线"/>
                <w:sz w:val="18"/>
                <w:szCs w:val="18"/>
              </w:rPr>
              <w:t>2.47</w:t>
            </w:r>
          </w:p>
        </w:tc>
        <w:tc>
          <w:tcPr>
            <w:tcW w:w="850" w:type="dxa"/>
            <w:vAlign w:val="center"/>
          </w:tcPr>
          <w:p w14:paraId="7714DEF8"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138981.5</w:t>
            </w:r>
          </w:p>
        </w:tc>
        <w:tc>
          <w:tcPr>
            <w:tcW w:w="592" w:type="dxa"/>
            <w:vAlign w:val="center"/>
          </w:tcPr>
          <w:p w14:paraId="76BAD84F" w14:textId="77777777" w:rsidR="00431F52" w:rsidRPr="00E00CEE" w:rsidRDefault="00431F52" w:rsidP="00B77F29">
            <w:pPr>
              <w:snapToGrid w:val="0"/>
              <w:spacing w:line="240" w:lineRule="auto"/>
              <w:jc w:val="center"/>
              <w:rPr>
                <w:sz w:val="18"/>
                <w:szCs w:val="18"/>
              </w:rPr>
            </w:pPr>
            <w:r w:rsidRPr="00E00CEE">
              <w:rPr>
                <w:rFonts w:eastAsia="等线"/>
                <w:sz w:val="18"/>
                <w:szCs w:val="18"/>
              </w:rPr>
              <w:t>2.55</w:t>
            </w:r>
          </w:p>
        </w:tc>
        <w:tc>
          <w:tcPr>
            <w:tcW w:w="850" w:type="dxa"/>
            <w:vAlign w:val="center"/>
          </w:tcPr>
          <w:p w14:paraId="79095797"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138875.3</w:t>
            </w:r>
          </w:p>
        </w:tc>
        <w:tc>
          <w:tcPr>
            <w:tcW w:w="592" w:type="dxa"/>
            <w:vAlign w:val="center"/>
          </w:tcPr>
          <w:p w14:paraId="767236A9" w14:textId="77777777" w:rsidR="00431F52" w:rsidRPr="00E00CEE" w:rsidRDefault="00431F52" w:rsidP="00B77F29">
            <w:pPr>
              <w:snapToGrid w:val="0"/>
              <w:spacing w:line="240" w:lineRule="auto"/>
              <w:jc w:val="center"/>
              <w:rPr>
                <w:sz w:val="18"/>
                <w:szCs w:val="18"/>
              </w:rPr>
            </w:pPr>
            <w:r w:rsidRPr="00E00CEE">
              <w:rPr>
                <w:rFonts w:eastAsia="等线"/>
                <w:sz w:val="18"/>
                <w:szCs w:val="18"/>
              </w:rPr>
              <w:t>2.47</w:t>
            </w:r>
          </w:p>
        </w:tc>
        <w:tc>
          <w:tcPr>
            <w:tcW w:w="850" w:type="dxa"/>
            <w:vAlign w:val="center"/>
          </w:tcPr>
          <w:p w14:paraId="16A7E68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135895.3</w:t>
            </w:r>
          </w:p>
        </w:tc>
        <w:tc>
          <w:tcPr>
            <w:tcW w:w="510" w:type="dxa"/>
            <w:vAlign w:val="center"/>
          </w:tcPr>
          <w:p w14:paraId="4242DF7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0.27</w:t>
            </w:r>
          </w:p>
        </w:tc>
      </w:tr>
      <w:tr w:rsidR="00431F52" w:rsidRPr="00E00CEE" w14:paraId="0C53A941" w14:textId="77777777" w:rsidTr="00B77F29">
        <w:trPr>
          <w:trHeight w:val="143"/>
          <w:jc w:val="center"/>
        </w:trPr>
        <w:tc>
          <w:tcPr>
            <w:tcW w:w="816" w:type="dxa"/>
            <w:vMerge/>
          </w:tcPr>
          <w:p w14:paraId="4F778778" w14:textId="77777777" w:rsidR="00431F52" w:rsidRPr="00E00CEE" w:rsidRDefault="00431F52" w:rsidP="00B77F29">
            <w:pPr>
              <w:snapToGrid w:val="0"/>
              <w:spacing w:line="240" w:lineRule="auto"/>
              <w:jc w:val="center"/>
              <w:rPr>
                <w:sz w:val="18"/>
                <w:szCs w:val="18"/>
              </w:rPr>
            </w:pPr>
          </w:p>
        </w:tc>
        <w:tc>
          <w:tcPr>
            <w:tcW w:w="731" w:type="dxa"/>
            <w:vAlign w:val="center"/>
          </w:tcPr>
          <w:p w14:paraId="3794E933" w14:textId="77777777" w:rsidR="00431F52" w:rsidRPr="00E00CEE" w:rsidRDefault="00431F52" w:rsidP="00B77F29">
            <w:pPr>
              <w:snapToGrid w:val="0"/>
              <w:spacing w:line="240" w:lineRule="auto"/>
              <w:jc w:val="center"/>
              <w:rPr>
                <w:sz w:val="18"/>
                <w:szCs w:val="18"/>
              </w:rPr>
            </w:pPr>
            <w:r w:rsidRPr="00E00CEE">
              <w:rPr>
                <w:sz w:val="18"/>
                <w:szCs w:val="18"/>
              </w:rPr>
              <w:t>250×8</w:t>
            </w:r>
          </w:p>
        </w:tc>
        <w:tc>
          <w:tcPr>
            <w:tcW w:w="849" w:type="dxa"/>
            <w:vAlign w:val="center"/>
          </w:tcPr>
          <w:p w14:paraId="66C324DD" w14:textId="77777777" w:rsidR="00431F52" w:rsidRPr="00E00CEE" w:rsidRDefault="00431F52" w:rsidP="00B77F29">
            <w:pPr>
              <w:snapToGrid w:val="0"/>
              <w:spacing w:line="240" w:lineRule="auto"/>
              <w:jc w:val="center"/>
              <w:rPr>
                <w:sz w:val="18"/>
                <w:szCs w:val="18"/>
              </w:rPr>
            </w:pPr>
            <w:r w:rsidRPr="00E00CEE">
              <w:rPr>
                <w:rFonts w:eastAsia="等线"/>
                <w:sz w:val="18"/>
                <w:szCs w:val="18"/>
              </w:rPr>
              <w:t>284911.1</w:t>
            </w:r>
          </w:p>
        </w:tc>
        <w:tc>
          <w:tcPr>
            <w:tcW w:w="524" w:type="dxa"/>
            <w:vAlign w:val="center"/>
          </w:tcPr>
          <w:p w14:paraId="676A1C3B" w14:textId="77777777" w:rsidR="00431F52" w:rsidRPr="00E00CEE" w:rsidRDefault="00431F52" w:rsidP="00B77F29">
            <w:pPr>
              <w:snapToGrid w:val="0"/>
              <w:spacing w:line="240" w:lineRule="auto"/>
              <w:jc w:val="center"/>
              <w:rPr>
                <w:sz w:val="18"/>
                <w:szCs w:val="18"/>
              </w:rPr>
            </w:pPr>
            <w:r w:rsidRPr="00E00CEE">
              <w:rPr>
                <w:rFonts w:eastAsia="等线"/>
                <w:sz w:val="18"/>
                <w:szCs w:val="18"/>
              </w:rPr>
              <w:t>1.53</w:t>
            </w:r>
          </w:p>
        </w:tc>
        <w:tc>
          <w:tcPr>
            <w:tcW w:w="849" w:type="dxa"/>
            <w:vAlign w:val="center"/>
          </w:tcPr>
          <w:p w14:paraId="6CC9FD7D"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288903</w:t>
            </w:r>
          </w:p>
        </w:tc>
        <w:tc>
          <w:tcPr>
            <w:tcW w:w="524" w:type="dxa"/>
            <w:vAlign w:val="center"/>
          </w:tcPr>
          <w:p w14:paraId="1C0EA07E" w14:textId="77777777" w:rsidR="00431F52" w:rsidRPr="00E00CEE" w:rsidRDefault="00431F52" w:rsidP="00B77F29">
            <w:pPr>
              <w:snapToGrid w:val="0"/>
              <w:spacing w:line="240" w:lineRule="auto"/>
              <w:jc w:val="center"/>
              <w:rPr>
                <w:sz w:val="18"/>
                <w:szCs w:val="18"/>
              </w:rPr>
            </w:pPr>
            <w:r w:rsidRPr="00E00CEE">
              <w:rPr>
                <w:rFonts w:eastAsia="等线"/>
                <w:sz w:val="18"/>
                <w:szCs w:val="18"/>
              </w:rPr>
              <w:t>2.96</w:t>
            </w:r>
          </w:p>
        </w:tc>
        <w:tc>
          <w:tcPr>
            <w:tcW w:w="850" w:type="dxa"/>
            <w:vAlign w:val="center"/>
          </w:tcPr>
          <w:p w14:paraId="782FD3D1" w14:textId="77777777" w:rsidR="00431F52" w:rsidRPr="00E00CEE" w:rsidRDefault="00431F52" w:rsidP="00B77F29">
            <w:pPr>
              <w:snapToGrid w:val="0"/>
              <w:spacing w:line="240" w:lineRule="auto"/>
              <w:jc w:val="center"/>
              <w:rPr>
                <w:sz w:val="18"/>
                <w:szCs w:val="18"/>
              </w:rPr>
            </w:pPr>
            <w:r w:rsidRPr="00E00CEE">
              <w:rPr>
                <w:rFonts w:eastAsia="等线"/>
                <w:sz w:val="18"/>
                <w:szCs w:val="18"/>
              </w:rPr>
              <w:t>290074.3</w:t>
            </w:r>
          </w:p>
        </w:tc>
        <w:tc>
          <w:tcPr>
            <w:tcW w:w="592" w:type="dxa"/>
            <w:vAlign w:val="center"/>
          </w:tcPr>
          <w:p w14:paraId="5DDDF528" w14:textId="77777777" w:rsidR="00431F52" w:rsidRPr="00E00CEE" w:rsidRDefault="00431F52" w:rsidP="00B77F29">
            <w:pPr>
              <w:snapToGrid w:val="0"/>
              <w:spacing w:line="240" w:lineRule="auto"/>
              <w:jc w:val="center"/>
              <w:rPr>
                <w:sz w:val="18"/>
                <w:szCs w:val="18"/>
              </w:rPr>
            </w:pPr>
            <w:r w:rsidRPr="00E00CEE">
              <w:rPr>
                <w:rFonts w:eastAsia="等线"/>
                <w:sz w:val="18"/>
                <w:szCs w:val="18"/>
              </w:rPr>
              <w:t>3.37</w:t>
            </w:r>
          </w:p>
        </w:tc>
        <w:tc>
          <w:tcPr>
            <w:tcW w:w="850" w:type="dxa"/>
            <w:vAlign w:val="center"/>
          </w:tcPr>
          <w:p w14:paraId="2712DFAB" w14:textId="77777777" w:rsidR="00431F52" w:rsidRPr="00E00CEE" w:rsidRDefault="00431F52" w:rsidP="00B77F29">
            <w:pPr>
              <w:snapToGrid w:val="0"/>
              <w:spacing w:line="240" w:lineRule="auto"/>
              <w:jc w:val="center"/>
              <w:rPr>
                <w:sz w:val="18"/>
                <w:szCs w:val="18"/>
              </w:rPr>
            </w:pPr>
            <w:r w:rsidRPr="00E00CEE">
              <w:rPr>
                <w:rFonts w:eastAsia="等线"/>
                <w:sz w:val="18"/>
                <w:szCs w:val="18"/>
              </w:rPr>
              <w:t>288523.9</w:t>
            </w:r>
          </w:p>
        </w:tc>
        <w:tc>
          <w:tcPr>
            <w:tcW w:w="592" w:type="dxa"/>
            <w:vAlign w:val="center"/>
          </w:tcPr>
          <w:p w14:paraId="1A1B5853" w14:textId="77777777" w:rsidR="00431F52" w:rsidRPr="00E00CEE" w:rsidRDefault="00431F52" w:rsidP="00B77F29">
            <w:pPr>
              <w:snapToGrid w:val="0"/>
              <w:spacing w:line="240" w:lineRule="auto"/>
              <w:jc w:val="center"/>
              <w:rPr>
                <w:sz w:val="18"/>
                <w:szCs w:val="18"/>
              </w:rPr>
            </w:pPr>
            <w:r w:rsidRPr="00E00CEE">
              <w:rPr>
                <w:rFonts w:eastAsia="等线"/>
                <w:sz w:val="18"/>
                <w:szCs w:val="18"/>
              </w:rPr>
              <w:t>2.82</w:t>
            </w:r>
          </w:p>
        </w:tc>
        <w:tc>
          <w:tcPr>
            <w:tcW w:w="850" w:type="dxa"/>
            <w:vAlign w:val="center"/>
          </w:tcPr>
          <w:p w14:paraId="26181A4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281322.9</w:t>
            </w:r>
          </w:p>
        </w:tc>
        <w:tc>
          <w:tcPr>
            <w:tcW w:w="510" w:type="dxa"/>
            <w:vAlign w:val="center"/>
          </w:tcPr>
          <w:p w14:paraId="05B5037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0.26</w:t>
            </w:r>
          </w:p>
        </w:tc>
      </w:tr>
      <w:tr w:rsidR="00431F52" w:rsidRPr="00E00CEE" w14:paraId="28458603" w14:textId="77777777" w:rsidTr="00B77F29">
        <w:trPr>
          <w:trHeight w:val="143"/>
          <w:jc w:val="center"/>
        </w:trPr>
        <w:tc>
          <w:tcPr>
            <w:tcW w:w="816" w:type="dxa"/>
            <w:vMerge/>
          </w:tcPr>
          <w:p w14:paraId="0090EA19" w14:textId="77777777" w:rsidR="00431F52" w:rsidRPr="00E00CEE" w:rsidRDefault="00431F52" w:rsidP="00B77F29">
            <w:pPr>
              <w:snapToGrid w:val="0"/>
              <w:spacing w:line="240" w:lineRule="auto"/>
              <w:jc w:val="center"/>
              <w:rPr>
                <w:sz w:val="18"/>
                <w:szCs w:val="18"/>
              </w:rPr>
            </w:pPr>
          </w:p>
        </w:tc>
        <w:tc>
          <w:tcPr>
            <w:tcW w:w="731" w:type="dxa"/>
            <w:vAlign w:val="center"/>
          </w:tcPr>
          <w:p w14:paraId="52717F7F" w14:textId="77777777" w:rsidR="00431F52" w:rsidRPr="00E00CEE" w:rsidRDefault="00431F52" w:rsidP="00B77F29">
            <w:pPr>
              <w:snapToGrid w:val="0"/>
              <w:spacing w:line="240" w:lineRule="auto"/>
              <w:jc w:val="center"/>
              <w:rPr>
                <w:sz w:val="18"/>
                <w:szCs w:val="18"/>
              </w:rPr>
            </w:pPr>
            <w:r w:rsidRPr="00E00CEE">
              <w:rPr>
                <w:sz w:val="18"/>
                <w:szCs w:val="18"/>
              </w:rPr>
              <w:t>250×10</w:t>
            </w:r>
          </w:p>
        </w:tc>
        <w:tc>
          <w:tcPr>
            <w:tcW w:w="849" w:type="dxa"/>
            <w:vAlign w:val="center"/>
          </w:tcPr>
          <w:p w14:paraId="673510BD" w14:textId="77777777" w:rsidR="00431F52" w:rsidRPr="00E00CEE" w:rsidRDefault="00431F52" w:rsidP="00B77F29">
            <w:pPr>
              <w:snapToGrid w:val="0"/>
              <w:spacing w:line="240" w:lineRule="auto"/>
              <w:jc w:val="center"/>
              <w:rPr>
                <w:sz w:val="18"/>
                <w:szCs w:val="18"/>
              </w:rPr>
            </w:pPr>
            <w:r w:rsidRPr="00E00CEE">
              <w:rPr>
                <w:rFonts w:eastAsia="等线"/>
                <w:sz w:val="18"/>
                <w:szCs w:val="18"/>
              </w:rPr>
              <w:t>308151.7</w:t>
            </w:r>
          </w:p>
        </w:tc>
        <w:tc>
          <w:tcPr>
            <w:tcW w:w="524" w:type="dxa"/>
            <w:vAlign w:val="center"/>
          </w:tcPr>
          <w:p w14:paraId="79D013A6" w14:textId="77777777" w:rsidR="00431F52" w:rsidRPr="00E00CEE" w:rsidRDefault="00431F52" w:rsidP="00B77F29">
            <w:pPr>
              <w:snapToGrid w:val="0"/>
              <w:spacing w:line="240" w:lineRule="auto"/>
              <w:jc w:val="center"/>
              <w:rPr>
                <w:sz w:val="18"/>
                <w:szCs w:val="18"/>
              </w:rPr>
            </w:pPr>
            <w:r w:rsidRPr="00E00CEE">
              <w:rPr>
                <w:rFonts w:eastAsia="等线"/>
                <w:sz w:val="18"/>
                <w:szCs w:val="18"/>
              </w:rPr>
              <w:t>1.05</w:t>
            </w:r>
          </w:p>
        </w:tc>
        <w:tc>
          <w:tcPr>
            <w:tcW w:w="849" w:type="dxa"/>
            <w:vAlign w:val="center"/>
          </w:tcPr>
          <w:p w14:paraId="3E8EC436"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313971.4</w:t>
            </w:r>
          </w:p>
        </w:tc>
        <w:tc>
          <w:tcPr>
            <w:tcW w:w="524" w:type="dxa"/>
            <w:vAlign w:val="center"/>
          </w:tcPr>
          <w:p w14:paraId="060A1DAB" w14:textId="77777777" w:rsidR="00431F52" w:rsidRPr="00E00CEE" w:rsidRDefault="00431F52" w:rsidP="00B77F29">
            <w:pPr>
              <w:snapToGrid w:val="0"/>
              <w:spacing w:line="240" w:lineRule="auto"/>
              <w:jc w:val="center"/>
              <w:rPr>
                <w:sz w:val="18"/>
                <w:szCs w:val="18"/>
              </w:rPr>
            </w:pPr>
            <w:r w:rsidRPr="00E00CEE">
              <w:rPr>
                <w:rFonts w:eastAsia="等线"/>
                <w:sz w:val="18"/>
                <w:szCs w:val="18"/>
              </w:rPr>
              <w:t>2.96</w:t>
            </w:r>
          </w:p>
        </w:tc>
        <w:tc>
          <w:tcPr>
            <w:tcW w:w="850" w:type="dxa"/>
            <w:vAlign w:val="center"/>
          </w:tcPr>
          <w:p w14:paraId="4D20D8A0" w14:textId="77777777" w:rsidR="00431F52" w:rsidRPr="00E00CEE" w:rsidRDefault="00431F52" w:rsidP="00B77F29">
            <w:pPr>
              <w:snapToGrid w:val="0"/>
              <w:spacing w:line="240" w:lineRule="auto"/>
              <w:jc w:val="center"/>
              <w:rPr>
                <w:sz w:val="18"/>
                <w:szCs w:val="18"/>
              </w:rPr>
            </w:pPr>
            <w:r w:rsidRPr="00E00CEE">
              <w:rPr>
                <w:rFonts w:eastAsia="等线"/>
                <w:sz w:val="18"/>
                <w:szCs w:val="18"/>
              </w:rPr>
              <w:t>313512.3</w:t>
            </w:r>
          </w:p>
        </w:tc>
        <w:tc>
          <w:tcPr>
            <w:tcW w:w="592" w:type="dxa"/>
            <w:vAlign w:val="center"/>
          </w:tcPr>
          <w:p w14:paraId="0023521D" w14:textId="77777777" w:rsidR="00431F52" w:rsidRPr="00E00CEE" w:rsidRDefault="00431F52" w:rsidP="00B77F29">
            <w:pPr>
              <w:snapToGrid w:val="0"/>
              <w:spacing w:line="240" w:lineRule="auto"/>
              <w:jc w:val="center"/>
              <w:rPr>
                <w:sz w:val="18"/>
                <w:szCs w:val="18"/>
              </w:rPr>
            </w:pPr>
            <w:r w:rsidRPr="00E00CEE">
              <w:rPr>
                <w:rFonts w:eastAsia="等线"/>
                <w:sz w:val="18"/>
                <w:szCs w:val="18"/>
              </w:rPr>
              <w:t>2.81</w:t>
            </w:r>
          </w:p>
        </w:tc>
        <w:tc>
          <w:tcPr>
            <w:tcW w:w="850" w:type="dxa"/>
            <w:vAlign w:val="center"/>
          </w:tcPr>
          <w:p w14:paraId="6611C9CC" w14:textId="77777777" w:rsidR="00431F52" w:rsidRPr="00E00CEE" w:rsidRDefault="00431F52" w:rsidP="00B77F29">
            <w:pPr>
              <w:snapToGrid w:val="0"/>
              <w:spacing w:line="240" w:lineRule="auto"/>
              <w:jc w:val="center"/>
              <w:rPr>
                <w:sz w:val="18"/>
                <w:szCs w:val="18"/>
              </w:rPr>
            </w:pPr>
            <w:r w:rsidRPr="00E00CEE">
              <w:rPr>
                <w:rFonts w:eastAsia="等线"/>
                <w:sz w:val="18"/>
                <w:szCs w:val="18"/>
              </w:rPr>
              <w:t>312928.5</w:t>
            </w:r>
          </w:p>
        </w:tc>
        <w:tc>
          <w:tcPr>
            <w:tcW w:w="592" w:type="dxa"/>
            <w:vAlign w:val="center"/>
          </w:tcPr>
          <w:p w14:paraId="537777D8" w14:textId="77777777" w:rsidR="00431F52" w:rsidRPr="00E00CEE" w:rsidRDefault="00431F52" w:rsidP="00B77F29">
            <w:pPr>
              <w:snapToGrid w:val="0"/>
              <w:spacing w:line="240" w:lineRule="auto"/>
              <w:jc w:val="center"/>
              <w:rPr>
                <w:sz w:val="18"/>
                <w:szCs w:val="18"/>
              </w:rPr>
            </w:pPr>
            <w:r w:rsidRPr="00E00CEE">
              <w:rPr>
                <w:rFonts w:eastAsia="等线"/>
                <w:sz w:val="18"/>
                <w:szCs w:val="18"/>
              </w:rPr>
              <w:t>2.62</w:t>
            </w:r>
          </w:p>
        </w:tc>
        <w:tc>
          <w:tcPr>
            <w:tcW w:w="850" w:type="dxa"/>
            <w:vAlign w:val="center"/>
          </w:tcPr>
          <w:p w14:paraId="293D6E70"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305413.2</w:t>
            </w:r>
          </w:p>
        </w:tc>
        <w:tc>
          <w:tcPr>
            <w:tcW w:w="510" w:type="dxa"/>
            <w:vAlign w:val="center"/>
          </w:tcPr>
          <w:p w14:paraId="34C297C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0.15</w:t>
            </w:r>
          </w:p>
        </w:tc>
      </w:tr>
      <w:tr w:rsidR="00431F52" w:rsidRPr="00E00CEE" w14:paraId="336527B9" w14:textId="77777777" w:rsidTr="00B77F29">
        <w:trPr>
          <w:trHeight w:val="143"/>
          <w:jc w:val="center"/>
        </w:trPr>
        <w:tc>
          <w:tcPr>
            <w:tcW w:w="816" w:type="dxa"/>
            <w:vMerge/>
          </w:tcPr>
          <w:p w14:paraId="0E32D6F7" w14:textId="77777777" w:rsidR="00431F52" w:rsidRPr="00E00CEE" w:rsidRDefault="00431F52" w:rsidP="00B77F29">
            <w:pPr>
              <w:snapToGrid w:val="0"/>
              <w:spacing w:line="240" w:lineRule="auto"/>
              <w:jc w:val="center"/>
              <w:rPr>
                <w:sz w:val="18"/>
                <w:szCs w:val="18"/>
              </w:rPr>
            </w:pPr>
          </w:p>
        </w:tc>
        <w:tc>
          <w:tcPr>
            <w:tcW w:w="731" w:type="dxa"/>
            <w:vAlign w:val="center"/>
          </w:tcPr>
          <w:p w14:paraId="4F6D8C35" w14:textId="77777777" w:rsidR="00431F52" w:rsidRPr="00E00CEE" w:rsidRDefault="00431F52" w:rsidP="00B77F29">
            <w:pPr>
              <w:snapToGrid w:val="0"/>
              <w:spacing w:line="240" w:lineRule="auto"/>
              <w:jc w:val="center"/>
              <w:rPr>
                <w:sz w:val="18"/>
                <w:szCs w:val="18"/>
              </w:rPr>
            </w:pPr>
            <w:r w:rsidRPr="00E00CEE">
              <w:rPr>
                <w:sz w:val="18"/>
                <w:szCs w:val="18"/>
              </w:rPr>
              <w:t>300×5</w:t>
            </w:r>
          </w:p>
        </w:tc>
        <w:tc>
          <w:tcPr>
            <w:tcW w:w="849" w:type="dxa"/>
            <w:vAlign w:val="center"/>
          </w:tcPr>
          <w:p w14:paraId="38A8BC39" w14:textId="77777777" w:rsidR="00431F52" w:rsidRPr="00E00CEE" w:rsidRDefault="00431F52" w:rsidP="00B77F29">
            <w:pPr>
              <w:snapToGrid w:val="0"/>
              <w:spacing w:line="240" w:lineRule="auto"/>
              <w:jc w:val="center"/>
              <w:rPr>
                <w:sz w:val="18"/>
                <w:szCs w:val="18"/>
              </w:rPr>
            </w:pPr>
            <w:r w:rsidRPr="00E00CEE">
              <w:rPr>
                <w:rFonts w:eastAsia="等线"/>
                <w:sz w:val="18"/>
                <w:szCs w:val="18"/>
              </w:rPr>
              <w:t>201102.2</w:t>
            </w:r>
          </w:p>
        </w:tc>
        <w:tc>
          <w:tcPr>
            <w:tcW w:w="524" w:type="dxa"/>
            <w:vAlign w:val="center"/>
          </w:tcPr>
          <w:p w14:paraId="3C49B0EC" w14:textId="77777777" w:rsidR="00431F52" w:rsidRPr="00E00CEE" w:rsidRDefault="00431F52" w:rsidP="00B77F29">
            <w:pPr>
              <w:snapToGrid w:val="0"/>
              <w:spacing w:line="240" w:lineRule="auto"/>
              <w:jc w:val="center"/>
              <w:rPr>
                <w:sz w:val="18"/>
                <w:szCs w:val="18"/>
              </w:rPr>
            </w:pPr>
            <w:r w:rsidRPr="00E00CEE">
              <w:rPr>
                <w:rFonts w:eastAsia="等线"/>
                <w:sz w:val="18"/>
                <w:szCs w:val="18"/>
              </w:rPr>
              <w:t>0.80</w:t>
            </w:r>
          </w:p>
        </w:tc>
        <w:tc>
          <w:tcPr>
            <w:tcW w:w="849" w:type="dxa"/>
            <w:vAlign w:val="center"/>
          </w:tcPr>
          <w:p w14:paraId="72151BE2"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202830.6</w:t>
            </w:r>
          </w:p>
        </w:tc>
        <w:tc>
          <w:tcPr>
            <w:tcW w:w="524" w:type="dxa"/>
            <w:vAlign w:val="center"/>
          </w:tcPr>
          <w:p w14:paraId="2EDB9840" w14:textId="77777777" w:rsidR="00431F52" w:rsidRPr="00E00CEE" w:rsidRDefault="00431F52" w:rsidP="00B77F29">
            <w:pPr>
              <w:snapToGrid w:val="0"/>
              <w:spacing w:line="240" w:lineRule="auto"/>
              <w:jc w:val="center"/>
              <w:rPr>
                <w:sz w:val="18"/>
                <w:szCs w:val="18"/>
              </w:rPr>
            </w:pPr>
            <w:r w:rsidRPr="00E00CEE">
              <w:rPr>
                <w:rFonts w:eastAsia="等线"/>
                <w:sz w:val="18"/>
                <w:szCs w:val="18"/>
              </w:rPr>
              <w:t>1.67</w:t>
            </w:r>
          </w:p>
        </w:tc>
        <w:tc>
          <w:tcPr>
            <w:tcW w:w="850" w:type="dxa"/>
            <w:vAlign w:val="center"/>
          </w:tcPr>
          <w:p w14:paraId="396C9F80"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202267</w:t>
            </w:r>
          </w:p>
        </w:tc>
        <w:tc>
          <w:tcPr>
            <w:tcW w:w="592" w:type="dxa"/>
            <w:vAlign w:val="center"/>
          </w:tcPr>
          <w:p w14:paraId="172FB99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1.38</w:t>
            </w:r>
          </w:p>
        </w:tc>
        <w:tc>
          <w:tcPr>
            <w:tcW w:w="850" w:type="dxa"/>
            <w:vAlign w:val="center"/>
          </w:tcPr>
          <w:p w14:paraId="1CEF58EE" w14:textId="77777777" w:rsidR="00431F52" w:rsidRPr="00E00CEE" w:rsidRDefault="00431F52" w:rsidP="00B77F29">
            <w:pPr>
              <w:snapToGrid w:val="0"/>
              <w:spacing w:line="240" w:lineRule="auto"/>
              <w:jc w:val="center"/>
              <w:rPr>
                <w:sz w:val="18"/>
                <w:szCs w:val="18"/>
              </w:rPr>
            </w:pPr>
            <w:r w:rsidRPr="00E00CEE">
              <w:rPr>
                <w:rFonts w:eastAsia="等线"/>
                <w:sz w:val="18"/>
                <w:szCs w:val="18"/>
              </w:rPr>
              <w:t>202336.1</w:t>
            </w:r>
          </w:p>
        </w:tc>
        <w:tc>
          <w:tcPr>
            <w:tcW w:w="592" w:type="dxa"/>
            <w:vAlign w:val="center"/>
          </w:tcPr>
          <w:p w14:paraId="25336719" w14:textId="77777777" w:rsidR="00431F52" w:rsidRPr="00E00CEE" w:rsidRDefault="00431F52" w:rsidP="00B77F29">
            <w:pPr>
              <w:snapToGrid w:val="0"/>
              <w:spacing w:line="240" w:lineRule="auto"/>
              <w:jc w:val="center"/>
              <w:rPr>
                <w:sz w:val="18"/>
                <w:szCs w:val="18"/>
              </w:rPr>
            </w:pPr>
            <w:r w:rsidRPr="00E00CEE">
              <w:rPr>
                <w:rFonts w:eastAsia="等线"/>
                <w:sz w:val="18"/>
                <w:szCs w:val="18"/>
              </w:rPr>
              <w:t>1.42</w:t>
            </w:r>
          </w:p>
        </w:tc>
        <w:tc>
          <w:tcPr>
            <w:tcW w:w="850" w:type="dxa"/>
            <w:vAlign w:val="center"/>
          </w:tcPr>
          <w:p w14:paraId="4006EC3E"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199689.5</w:t>
            </w:r>
          </w:p>
        </w:tc>
        <w:tc>
          <w:tcPr>
            <w:tcW w:w="510" w:type="dxa"/>
            <w:vAlign w:val="center"/>
          </w:tcPr>
          <w:p w14:paraId="64A1EF45"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0.09</w:t>
            </w:r>
          </w:p>
        </w:tc>
      </w:tr>
      <w:tr w:rsidR="00431F52" w:rsidRPr="00E00CEE" w14:paraId="7A3C78DE" w14:textId="77777777" w:rsidTr="00B77F29">
        <w:trPr>
          <w:trHeight w:val="143"/>
          <w:jc w:val="center"/>
        </w:trPr>
        <w:tc>
          <w:tcPr>
            <w:tcW w:w="816" w:type="dxa"/>
            <w:vMerge/>
          </w:tcPr>
          <w:p w14:paraId="4AB1AF23" w14:textId="77777777" w:rsidR="00431F52" w:rsidRPr="00E00CEE" w:rsidRDefault="00431F52" w:rsidP="00B77F29">
            <w:pPr>
              <w:snapToGrid w:val="0"/>
              <w:spacing w:line="240" w:lineRule="auto"/>
              <w:jc w:val="center"/>
              <w:rPr>
                <w:sz w:val="18"/>
                <w:szCs w:val="18"/>
              </w:rPr>
            </w:pPr>
          </w:p>
        </w:tc>
        <w:tc>
          <w:tcPr>
            <w:tcW w:w="731" w:type="dxa"/>
            <w:vAlign w:val="center"/>
          </w:tcPr>
          <w:p w14:paraId="1D989DC5" w14:textId="77777777" w:rsidR="00431F52" w:rsidRPr="00E00CEE" w:rsidRDefault="00431F52" w:rsidP="00B77F29">
            <w:pPr>
              <w:snapToGrid w:val="0"/>
              <w:spacing w:line="240" w:lineRule="auto"/>
              <w:jc w:val="center"/>
              <w:rPr>
                <w:sz w:val="18"/>
                <w:szCs w:val="18"/>
              </w:rPr>
            </w:pPr>
            <w:r w:rsidRPr="00E00CEE">
              <w:rPr>
                <w:sz w:val="18"/>
                <w:szCs w:val="18"/>
              </w:rPr>
              <w:t>300×8</w:t>
            </w:r>
          </w:p>
        </w:tc>
        <w:tc>
          <w:tcPr>
            <w:tcW w:w="849" w:type="dxa"/>
            <w:vAlign w:val="center"/>
          </w:tcPr>
          <w:p w14:paraId="02E9500F" w14:textId="77777777" w:rsidR="00431F52" w:rsidRPr="00E00CEE" w:rsidRDefault="00431F52" w:rsidP="00B77F29">
            <w:pPr>
              <w:snapToGrid w:val="0"/>
              <w:spacing w:line="240" w:lineRule="auto"/>
              <w:jc w:val="center"/>
              <w:rPr>
                <w:sz w:val="18"/>
                <w:szCs w:val="18"/>
              </w:rPr>
            </w:pPr>
            <w:r w:rsidRPr="00E00CEE">
              <w:rPr>
                <w:rFonts w:eastAsia="等线"/>
                <w:sz w:val="18"/>
                <w:szCs w:val="18"/>
              </w:rPr>
              <w:t>304821.2</w:t>
            </w:r>
          </w:p>
        </w:tc>
        <w:tc>
          <w:tcPr>
            <w:tcW w:w="524" w:type="dxa"/>
            <w:vAlign w:val="center"/>
          </w:tcPr>
          <w:p w14:paraId="4BB0F97C" w14:textId="77777777" w:rsidR="00431F52" w:rsidRPr="00E00CEE" w:rsidRDefault="00431F52" w:rsidP="00B77F29">
            <w:pPr>
              <w:snapToGrid w:val="0"/>
              <w:spacing w:line="240" w:lineRule="auto"/>
              <w:jc w:val="center"/>
              <w:rPr>
                <w:sz w:val="18"/>
                <w:szCs w:val="18"/>
              </w:rPr>
            </w:pPr>
            <w:r w:rsidRPr="00E00CEE">
              <w:rPr>
                <w:rFonts w:eastAsia="等线"/>
                <w:sz w:val="18"/>
                <w:szCs w:val="18"/>
              </w:rPr>
              <w:t>2.60</w:t>
            </w:r>
          </w:p>
        </w:tc>
        <w:tc>
          <w:tcPr>
            <w:tcW w:w="849" w:type="dxa"/>
            <w:vAlign w:val="center"/>
          </w:tcPr>
          <w:p w14:paraId="5F5FE011" w14:textId="77777777" w:rsidR="00431F52" w:rsidRPr="00E00CEE" w:rsidRDefault="00431F52" w:rsidP="00B77F29">
            <w:pPr>
              <w:snapToGrid w:val="0"/>
              <w:spacing w:line="240" w:lineRule="auto"/>
              <w:jc w:val="center"/>
              <w:rPr>
                <w:sz w:val="18"/>
                <w:szCs w:val="18"/>
              </w:rPr>
            </w:pPr>
            <w:r w:rsidRPr="00E00CEE">
              <w:rPr>
                <w:rFonts w:eastAsia="等线"/>
                <w:sz w:val="18"/>
                <w:szCs w:val="18"/>
              </w:rPr>
              <w:t>312221.2</w:t>
            </w:r>
          </w:p>
        </w:tc>
        <w:tc>
          <w:tcPr>
            <w:tcW w:w="524" w:type="dxa"/>
            <w:vAlign w:val="center"/>
          </w:tcPr>
          <w:p w14:paraId="7C23CABB" w14:textId="77777777" w:rsidR="00431F52" w:rsidRPr="00E00CEE" w:rsidRDefault="00431F52" w:rsidP="00B77F29">
            <w:pPr>
              <w:snapToGrid w:val="0"/>
              <w:spacing w:line="240" w:lineRule="auto"/>
              <w:jc w:val="center"/>
              <w:rPr>
                <w:sz w:val="18"/>
                <w:szCs w:val="18"/>
              </w:rPr>
            </w:pPr>
            <w:r w:rsidRPr="00E00CEE">
              <w:rPr>
                <w:rFonts w:eastAsia="等线"/>
                <w:sz w:val="18"/>
                <w:szCs w:val="18"/>
              </w:rPr>
              <w:t>5.09</w:t>
            </w:r>
          </w:p>
        </w:tc>
        <w:tc>
          <w:tcPr>
            <w:tcW w:w="850" w:type="dxa"/>
            <w:vAlign w:val="center"/>
          </w:tcPr>
          <w:p w14:paraId="042570FB" w14:textId="77777777" w:rsidR="00431F52" w:rsidRPr="00E00CEE" w:rsidRDefault="00431F52" w:rsidP="00B77F29">
            <w:pPr>
              <w:snapToGrid w:val="0"/>
              <w:spacing w:line="240" w:lineRule="auto"/>
              <w:jc w:val="center"/>
              <w:rPr>
                <w:sz w:val="18"/>
                <w:szCs w:val="18"/>
              </w:rPr>
            </w:pPr>
            <w:r w:rsidRPr="00E00CEE">
              <w:rPr>
                <w:rFonts w:eastAsia="等线"/>
                <w:sz w:val="18"/>
                <w:szCs w:val="18"/>
              </w:rPr>
              <w:t>311859</w:t>
            </w:r>
          </w:p>
        </w:tc>
        <w:tc>
          <w:tcPr>
            <w:tcW w:w="592" w:type="dxa"/>
            <w:vAlign w:val="center"/>
          </w:tcPr>
          <w:p w14:paraId="2B6C0934" w14:textId="77777777" w:rsidR="00431F52" w:rsidRPr="00E00CEE" w:rsidRDefault="00431F52" w:rsidP="00B77F29">
            <w:pPr>
              <w:snapToGrid w:val="0"/>
              <w:spacing w:line="240" w:lineRule="auto"/>
              <w:jc w:val="center"/>
              <w:rPr>
                <w:sz w:val="18"/>
                <w:szCs w:val="18"/>
              </w:rPr>
            </w:pPr>
            <w:r w:rsidRPr="00E00CEE">
              <w:rPr>
                <w:rFonts w:eastAsia="等线"/>
                <w:sz w:val="18"/>
                <w:szCs w:val="18"/>
              </w:rPr>
              <w:t>4.97</w:t>
            </w:r>
          </w:p>
        </w:tc>
        <w:tc>
          <w:tcPr>
            <w:tcW w:w="850" w:type="dxa"/>
            <w:vAlign w:val="center"/>
          </w:tcPr>
          <w:p w14:paraId="6AA9D652" w14:textId="77777777" w:rsidR="00431F52" w:rsidRPr="00E00CEE" w:rsidRDefault="00431F52" w:rsidP="00B77F29">
            <w:pPr>
              <w:snapToGrid w:val="0"/>
              <w:spacing w:line="240" w:lineRule="auto"/>
              <w:jc w:val="center"/>
              <w:rPr>
                <w:sz w:val="18"/>
                <w:szCs w:val="18"/>
              </w:rPr>
            </w:pPr>
            <w:r w:rsidRPr="00E00CEE">
              <w:rPr>
                <w:rFonts w:eastAsia="等线"/>
                <w:sz w:val="18"/>
                <w:szCs w:val="18"/>
              </w:rPr>
              <w:t>310294</w:t>
            </w:r>
          </w:p>
        </w:tc>
        <w:tc>
          <w:tcPr>
            <w:tcW w:w="592" w:type="dxa"/>
            <w:vAlign w:val="center"/>
          </w:tcPr>
          <w:p w14:paraId="108FFE1B" w14:textId="77777777" w:rsidR="00431F52" w:rsidRPr="00E00CEE" w:rsidRDefault="00431F52" w:rsidP="00B77F29">
            <w:pPr>
              <w:snapToGrid w:val="0"/>
              <w:spacing w:line="240" w:lineRule="auto"/>
              <w:jc w:val="center"/>
              <w:rPr>
                <w:sz w:val="18"/>
                <w:szCs w:val="18"/>
              </w:rPr>
            </w:pPr>
            <w:r w:rsidRPr="00E00CEE">
              <w:rPr>
                <w:rFonts w:eastAsia="等线"/>
                <w:sz w:val="18"/>
                <w:szCs w:val="18"/>
              </w:rPr>
              <w:t>4.44</w:t>
            </w:r>
          </w:p>
        </w:tc>
        <w:tc>
          <w:tcPr>
            <w:tcW w:w="850" w:type="dxa"/>
            <w:vAlign w:val="center"/>
          </w:tcPr>
          <w:p w14:paraId="7F13FE03"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298193.2</w:t>
            </w:r>
          </w:p>
        </w:tc>
        <w:tc>
          <w:tcPr>
            <w:tcW w:w="510" w:type="dxa"/>
            <w:vAlign w:val="center"/>
          </w:tcPr>
          <w:p w14:paraId="3D04BFBD"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0.37</w:t>
            </w:r>
          </w:p>
        </w:tc>
      </w:tr>
      <w:tr w:rsidR="00431F52" w:rsidRPr="00E00CEE" w14:paraId="788BA90C" w14:textId="77777777" w:rsidTr="00B77F29">
        <w:trPr>
          <w:trHeight w:val="143"/>
          <w:jc w:val="center"/>
        </w:trPr>
        <w:tc>
          <w:tcPr>
            <w:tcW w:w="816" w:type="dxa"/>
            <w:vMerge/>
          </w:tcPr>
          <w:p w14:paraId="7CF5DA3A" w14:textId="77777777" w:rsidR="00431F52" w:rsidRPr="00E00CEE" w:rsidRDefault="00431F52" w:rsidP="00B77F29">
            <w:pPr>
              <w:snapToGrid w:val="0"/>
              <w:spacing w:line="240" w:lineRule="auto"/>
              <w:jc w:val="center"/>
              <w:rPr>
                <w:sz w:val="18"/>
                <w:szCs w:val="18"/>
              </w:rPr>
            </w:pPr>
          </w:p>
        </w:tc>
        <w:tc>
          <w:tcPr>
            <w:tcW w:w="731" w:type="dxa"/>
            <w:vAlign w:val="center"/>
          </w:tcPr>
          <w:p w14:paraId="7EC1CD64" w14:textId="77777777" w:rsidR="00431F52" w:rsidRPr="00E00CEE" w:rsidRDefault="00431F52" w:rsidP="00B77F29">
            <w:pPr>
              <w:snapToGrid w:val="0"/>
              <w:spacing w:line="240" w:lineRule="auto"/>
              <w:jc w:val="center"/>
              <w:rPr>
                <w:sz w:val="18"/>
                <w:szCs w:val="18"/>
              </w:rPr>
            </w:pPr>
            <w:r w:rsidRPr="00E00CEE">
              <w:rPr>
                <w:sz w:val="18"/>
                <w:szCs w:val="18"/>
              </w:rPr>
              <w:t>300×10</w:t>
            </w:r>
          </w:p>
        </w:tc>
        <w:tc>
          <w:tcPr>
            <w:tcW w:w="849" w:type="dxa"/>
            <w:vAlign w:val="center"/>
          </w:tcPr>
          <w:p w14:paraId="6BF16BF0" w14:textId="77777777" w:rsidR="00431F52" w:rsidRPr="00E00CEE" w:rsidRDefault="00431F52" w:rsidP="00B77F29">
            <w:pPr>
              <w:snapToGrid w:val="0"/>
              <w:spacing w:line="240" w:lineRule="auto"/>
              <w:jc w:val="center"/>
              <w:rPr>
                <w:sz w:val="18"/>
                <w:szCs w:val="18"/>
              </w:rPr>
            </w:pPr>
            <w:r w:rsidRPr="00E00CEE">
              <w:rPr>
                <w:rFonts w:eastAsia="等线"/>
                <w:sz w:val="18"/>
                <w:szCs w:val="18"/>
              </w:rPr>
              <w:t>381629.7</w:t>
            </w:r>
          </w:p>
        </w:tc>
        <w:tc>
          <w:tcPr>
            <w:tcW w:w="524" w:type="dxa"/>
            <w:vAlign w:val="center"/>
          </w:tcPr>
          <w:p w14:paraId="27C6C4B5" w14:textId="77777777" w:rsidR="00431F52" w:rsidRPr="00E00CEE" w:rsidRDefault="00431F52" w:rsidP="00B77F29">
            <w:pPr>
              <w:snapToGrid w:val="0"/>
              <w:spacing w:line="240" w:lineRule="auto"/>
              <w:jc w:val="center"/>
              <w:rPr>
                <w:sz w:val="18"/>
                <w:szCs w:val="18"/>
              </w:rPr>
            </w:pPr>
            <w:r w:rsidRPr="00E00CEE">
              <w:rPr>
                <w:rFonts w:eastAsia="等线"/>
                <w:sz w:val="18"/>
                <w:szCs w:val="18"/>
              </w:rPr>
              <w:t>1.36</w:t>
            </w:r>
          </w:p>
        </w:tc>
        <w:tc>
          <w:tcPr>
            <w:tcW w:w="849" w:type="dxa"/>
            <w:vAlign w:val="center"/>
          </w:tcPr>
          <w:p w14:paraId="0F752A99" w14:textId="77777777" w:rsidR="00431F52" w:rsidRPr="00E00CEE" w:rsidRDefault="00431F52" w:rsidP="00B77F29">
            <w:pPr>
              <w:snapToGrid w:val="0"/>
              <w:spacing w:line="240" w:lineRule="auto"/>
              <w:jc w:val="center"/>
              <w:rPr>
                <w:sz w:val="18"/>
                <w:szCs w:val="18"/>
              </w:rPr>
            </w:pPr>
            <w:r w:rsidRPr="00E00CEE">
              <w:rPr>
                <w:rFonts w:eastAsia="等线"/>
                <w:sz w:val="18"/>
                <w:szCs w:val="18"/>
              </w:rPr>
              <w:t>389980</w:t>
            </w:r>
          </w:p>
        </w:tc>
        <w:tc>
          <w:tcPr>
            <w:tcW w:w="524" w:type="dxa"/>
            <w:vAlign w:val="center"/>
          </w:tcPr>
          <w:p w14:paraId="1CEFF711" w14:textId="77777777" w:rsidR="00431F52" w:rsidRPr="00E00CEE" w:rsidRDefault="00431F52" w:rsidP="00B77F29">
            <w:pPr>
              <w:snapToGrid w:val="0"/>
              <w:spacing w:line="240" w:lineRule="auto"/>
              <w:jc w:val="center"/>
              <w:rPr>
                <w:sz w:val="18"/>
                <w:szCs w:val="18"/>
              </w:rPr>
            </w:pPr>
            <w:r w:rsidRPr="00E00CEE">
              <w:rPr>
                <w:rFonts w:eastAsia="等线"/>
                <w:sz w:val="18"/>
                <w:szCs w:val="18"/>
              </w:rPr>
              <w:t>3.58</w:t>
            </w:r>
          </w:p>
        </w:tc>
        <w:tc>
          <w:tcPr>
            <w:tcW w:w="850" w:type="dxa"/>
            <w:vAlign w:val="center"/>
          </w:tcPr>
          <w:p w14:paraId="3CE60597" w14:textId="77777777" w:rsidR="00431F52" w:rsidRPr="00E00CEE" w:rsidRDefault="00431F52" w:rsidP="00B77F29">
            <w:pPr>
              <w:snapToGrid w:val="0"/>
              <w:spacing w:line="240" w:lineRule="auto"/>
              <w:jc w:val="center"/>
              <w:rPr>
                <w:sz w:val="18"/>
                <w:szCs w:val="18"/>
              </w:rPr>
            </w:pPr>
            <w:r w:rsidRPr="00E00CEE">
              <w:rPr>
                <w:rFonts w:eastAsia="等线"/>
                <w:sz w:val="18"/>
                <w:szCs w:val="18"/>
              </w:rPr>
              <w:t>387261.1</w:t>
            </w:r>
          </w:p>
        </w:tc>
        <w:tc>
          <w:tcPr>
            <w:tcW w:w="592" w:type="dxa"/>
            <w:vAlign w:val="center"/>
          </w:tcPr>
          <w:p w14:paraId="5F715775" w14:textId="77777777" w:rsidR="00431F52" w:rsidRPr="00E00CEE" w:rsidRDefault="00431F52" w:rsidP="00B77F29">
            <w:pPr>
              <w:snapToGrid w:val="0"/>
              <w:spacing w:line="240" w:lineRule="auto"/>
              <w:jc w:val="center"/>
              <w:rPr>
                <w:sz w:val="18"/>
                <w:szCs w:val="18"/>
              </w:rPr>
            </w:pPr>
            <w:r w:rsidRPr="00E00CEE">
              <w:rPr>
                <w:rFonts w:eastAsia="等线"/>
                <w:sz w:val="18"/>
                <w:szCs w:val="18"/>
              </w:rPr>
              <w:t>2.86</w:t>
            </w:r>
          </w:p>
        </w:tc>
        <w:tc>
          <w:tcPr>
            <w:tcW w:w="850" w:type="dxa"/>
            <w:vAlign w:val="center"/>
          </w:tcPr>
          <w:p w14:paraId="1A350909" w14:textId="77777777" w:rsidR="00431F52" w:rsidRPr="00E00CEE" w:rsidRDefault="00431F52" w:rsidP="00B77F29">
            <w:pPr>
              <w:snapToGrid w:val="0"/>
              <w:spacing w:line="240" w:lineRule="auto"/>
              <w:jc w:val="center"/>
              <w:rPr>
                <w:sz w:val="18"/>
                <w:szCs w:val="18"/>
              </w:rPr>
            </w:pPr>
            <w:r w:rsidRPr="00E00CEE">
              <w:rPr>
                <w:rFonts w:eastAsia="等线"/>
                <w:sz w:val="18"/>
                <w:szCs w:val="18"/>
              </w:rPr>
              <w:t>386710.9</w:t>
            </w:r>
          </w:p>
        </w:tc>
        <w:tc>
          <w:tcPr>
            <w:tcW w:w="592" w:type="dxa"/>
            <w:vAlign w:val="center"/>
          </w:tcPr>
          <w:p w14:paraId="7FA85676" w14:textId="77777777" w:rsidR="00431F52" w:rsidRPr="00E00CEE" w:rsidRDefault="00431F52" w:rsidP="00B77F29">
            <w:pPr>
              <w:snapToGrid w:val="0"/>
              <w:spacing w:line="240" w:lineRule="auto"/>
              <w:jc w:val="center"/>
              <w:rPr>
                <w:sz w:val="18"/>
                <w:szCs w:val="18"/>
              </w:rPr>
            </w:pPr>
            <w:r w:rsidRPr="00E00CEE">
              <w:rPr>
                <w:rFonts w:eastAsia="等线"/>
                <w:sz w:val="18"/>
                <w:szCs w:val="18"/>
              </w:rPr>
              <w:t>2.71</w:t>
            </w:r>
          </w:p>
        </w:tc>
        <w:tc>
          <w:tcPr>
            <w:tcW w:w="850" w:type="dxa"/>
            <w:vAlign w:val="center"/>
          </w:tcPr>
          <w:p w14:paraId="7809F5E8"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377833.3</w:t>
            </w:r>
          </w:p>
        </w:tc>
        <w:tc>
          <w:tcPr>
            <w:tcW w:w="510" w:type="dxa"/>
            <w:vAlign w:val="center"/>
          </w:tcPr>
          <w:p w14:paraId="312BCE07"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0.35</w:t>
            </w:r>
          </w:p>
        </w:tc>
      </w:tr>
      <w:tr w:rsidR="00431F52" w:rsidRPr="00E00CEE" w14:paraId="249601DA" w14:textId="77777777" w:rsidTr="00B77F29">
        <w:trPr>
          <w:trHeight w:val="143"/>
          <w:jc w:val="center"/>
        </w:trPr>
        <w:tc>
          <w:tcPr>
            <w:tcW w:w="816" w:type="dxa"/>
            <w:vMerge/>
          </w:tcPr>
          <w:p w14:paraId="20E12EA4" w14:textId="77777777" w:rsidR="00431F52" w:rsidRPr="00E00CEE" w:rsidRDefault="00431F52" w:rsidP="00B77F29">
            <w:pPr>
              <w:snapToGrid w:val="0"/>
              <w:spacing w:line="240" w:lineRule="auto"/>
              <w:jc w:val="center"/>
              <w:rPr>
                <w:sz w:val="18"/>
                <w:szCs w:val="18"/>
              </w:rPr>
            </w:pPr>
          </w:p>
        </w:tc>
        <w:tc>
          <w:tcPr>
            <w:tcW w:w="731" w:type="dxa"/>
            <w:vAlign w:val="center"/>
          </w:tcPr>
          <w:p w14:paraId="79C71806" w14:textId="77777777" w:rsidR="00431F52" w:rsidRPr="00E00CEE" w:rsidRDefault="00431F52" w:rsidP="00B77F29">
            <w:pPr>
              <w:snapToGrid w:val="0"/>
              <w:spacing w:line="240" w:lineRule="auto"/>
              <w:jc w:val="center"/>
              <w:rPr>
                <w:b/>
                <w:bCs/>
                <w:sz w:val="18"/>
                <w:szCs w:val="18"/>
              </w:rPr>
            </w:pPr>
            <w:r w:rsidRPr="00E00CEE">
              <w:rPr>
                <w:b/>
                <w:bCs/>
                <w:sz w:val="18"/>
                <w:szCs w:val="18"/>
              </w:rPr>
              <w:t>mean</w:t>
            </w:r>
          </w:p>
        </w:tc>
        <w:tc>
          <w:tcPr>
            <w:tcW w:w="849" w:type="dxa"/>
            <w:vAlign w:val="center"/>
          </w:tcPr>
          <w:p w14:paraId="65F1A533" w14:textId="77777777" w:rsidR="00431F52" w:rsidRPr="00E00CEE" w:rsidRDefault="00431F52" w:rsidP="00B77F29">
            <w:pPr>
              <w:snapToGrid w:val="0"/>
              <w:spacing w:line="240" w:lineRule="auto"/>
              <w:jc w:val="center"/>
              <w:rPr>
                <w:sz w:val="18"/>
                <w:szCs w:val="18"/>
              </w:rPr>
            </w:pPr>
            <w:r w:rsidRPr="00E00CEE">
              <w:rPr>
                <w:rFonts w:eastAsia="等线"/>
                <w:sz w:val="18"/>
                <w:szCs w:val="18"/>
              </w:rPr>
              <w:t>178561.4</w:t>
            </w:r>
          </w:p>
        </w:tc>
        <w:tc>
          <w:tcPr>
            <w:tcW w:w="524" w:type="dxa"/>
            <w:vAlign w:val="center"/>
          </w:tcPr>
          <w:p w14:paraId="025B7BA9"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w:t>
            </w:r>
          </w:p>
        </w:tc>
        <w:tc>
          <w:tcPr>
            <w:tcW w:w="849" w:type="dxa"/>
            <w:vAlign w:val="center"/>
          </w:tcPr>
          <w:p w14:paraId="0AA3A59D" w14:textId="77777777" w:rsidR="00431F52" w:rsidRPr="00E00CEE" w:rsidRDefault="00431F52" w:rsidP="00B77F29">
            <w:pPr>
              <w:snapToGrid w:val="0"/>
              <w:spacing w:line="240" w:lineRule="auto"/>
              <w:jc w:val="center"/>
              <w:rPr>
                <w:sz w:val="18"/>
                <w:szCs w:val="18"/>
              </w:rPr>
            </w:pPr>
            <w:r w:rsidRPr="00E00CEE">
              <w:rPr>
                <w:rFonts w:eastAsia="等线"/>
                <w:sz w:val="18"/>
                <w:szCs w:val="18"/>
              </w:rPr>
              <w:t>182026.4</w:t>
            </w:r>
          </w:p>
        </w:tc>
        <w:tc>
          <w:tcPr>
            <w:tcW w:w="524" w:type="dxa"/>
            <w:vAlign w:val="center"/>
          </w:tcPr>
          <w:p w14:paraId="431539C0" w14:textId="77777777" w:rsidR="00431F52" w:rsidRPr="00E00CEE" w:rsidRDefault="00431F52" w:rsidP="00B77F29">
            <w:pPr>
              <w:snapToGrid w:val="0"/>
              <w:spacing w:line="240" w:lineRule="auto"/>
              <w:jc w:val="center"/>
              <w:rPr>
                <w:sz w:val="18"/>
                <w:szCs w:val="18"/>
              </w:rPr>
            </w:pPr>
            <w:r w:rsidRPr="00E00CEE">
              <w:rPr>
                <w:rFonts w:eastAsia="等线"/>
                <w:sz w:val="18"/>
                <w:szCs w:val="18"/>
              </w:rPr>
              <w:t>3.76</w:t>
            </w:r>
          </w:p>
        </w:tc>
        <w:tc>
          <w:tcPr>
            <w:tcW w:w="850" w:type="dxa"/>
            <w:vAlign w:val="center"/>
          </w:tcPr>
          <w:p w14:paraId="205550B0" w14:textId="77777777" w:rsidR="00431F52" w:rsidRPr="00E00CEE" w:rsidRDefault="00431F52" w:rsidP="00B77F29">
            <w:pPr>
              <w:snapToGrid w:val="0"/>
              <w:spacing w:line="240" w:lineRule="auto"/>
              <w:jc w:val="center"/>
              <w:rPr>
                <w:sz w:val="18"/>
                <w:szCs w:val="18"/>
              </w:rPr>
            </w:pPr>
            <w:r w:rsidRPr="00E00CEE">
              <w:rPr>
                <w:rFonts w:eastAsia="等线"/>
                <w:sz w:val="18"/>
                <w:szCs w:val="18"/>
              </w:rPr>
              <w:t>181615.5</w:t>
            </w:r>
          </w:p>
        </w:tc>
        <w:tc>
          <w:tcPr>
            <w:tcW w:w="592" w:type="dxa"/>
            <w:vAlign w:val="center"/>
          </w:tcPr>
          <w:p w14:paraId="0405213F" w14:textId="77777777" w:rsidR="00431F52" w:rsidRPr="00E00CEE" w:rsidRDefault="00431F52" w:rsidP="00B77F29">
            <w:pPr>
              <w:snapToGrid w:val="0"/>
              <w:spacing w:line="240" w:lineRule="auto"/>
              <w:jc w:val="center"/>
              <w:rPr>
                <w:sz w:val="18"/>
                <w:szCs w:val="18"/>
              </w:rPr>
            </w:pPr>
            <w:r w:rsidRPr="00E00CEE">
              <w:rPr>
                <w:rFonts w:eastAsia="等线"/>
                <w:sz w:val="18"/>
                <w:szCs w:val="18"/>
              </w:rPr>
              <w:t>3.31</w:t>
            </w:r>
          </w:p>
        </w:tc>
        <w:tc>
          <w:tcPr>
            <w:tcW w:w="850" w:type="dxa"/>
            <w:vAlign w:val="center"/>
          </w:tcPr>
          <w:p w14:paraId="53D90EEE" w14:textId="77777777" w:rsidR="00431F52" w:rsidRPr="00E00CEE" w:rsidRDefault="00431F52" w:rsidP="00B77F29">
            <w:pPr>
              <w:snapToGrid w:val="0"/>
              <w:spacing w:line="240" w:lineRule="auto"/>
              <w:jc w:val="center"/>
              <w:rPr>
                <w:sz w:val="18"/>
                <w:szCs w:val="18"/>
              </w:rPr>
            </w:pPr>
            <w:r w:rsidRPr="00E00CEE">
              <w:rPr>
                <w:rFonts w:eastAsia="等线"/>
                <w:sz w:val="18"/>
                <w:szCs w:val="18"/>
              </w:rPr>
              <w:t>180925.4</w:t>
            </w:r>
          </w:p>
        </w:tc>
        <w:tc>
          <w:tcPr>
            <w:tcW w:w="592" w:type="dxa"/>
            <w:vAlign w:val="center"/>
          </w:tcPr>
          <w:p w14:paraId="491E9E45" w14:textId="77777777" w:rsidR="00431F52" w:rsidRPr="00E00CEE" w:rsidRDefault="00431F52" w:rsidP="00B77F29">
            <w:pPr>
              <w:snapToGrid w:val="0"/>
              <w:spacing w:line="240" w:lineRule="auto"/>
              <w:jc w:val="center"/>
              <w:rPr>
                <w:sz w:val="18"/>
                <w:szCs w:val="18"/>
              </w:rPr>
            </w:pPr>
            <w:r w:rsidRPr="00E00CEE">
              <w:rPr>
                <w:rFonts w:eastAsia="等线"/>
                <w:sz w:val="18"/>
                <w:szCs w:val="18"/>
              </w:rPr>
              <w:t>3.09</w:t>
            </w:r>
          </w:p>
        </w:tc>
        <w:tc>
          <w:tcPr>
            <w:tcW w:w="850" w:type="dxa"/>
            <w:vAlign w:val="center"/>
          </w:tcPr>
          <w:p w14:paraId="36AAA6CB"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176117.4</w:t>
            </w:r>
          </w:p>
        </w:tc>
        <w:tc>
          <w:tcPr>
            <w:tcW w:w="510" w:type="dxa"/>
            <w:vAlign w:val="center"/>
          </w:tcPr>
          <w:p w14:paraId="4BCD7889" w14:textId="77777777" w:rsidR="00431F52" w:rsidRPr="00E00CEE" w:rsidRDefault="00431F52" w:rsidP="00B77F29">
            <w:pPr>
              <w:snapToGrid w:val="0"/>
              <w:spacing w:line="240" w:lineRule="auto"/>
              <w:jc w:val="center"/>
              <w:rPr>
                <w:b/>
                <w:bCs/>
                <w:sz w:val="18"/>
                <w:szCs w:val="18"/>
              </w:rPr>
            </w:pPr>
            <w:r w:rsidRPr="00E00CEE">
              <w:rPr>
                <w:rFonts w:eastAsia="等线"/>
                <w:b/>
                <w:bCs/>
                <w:sz w:val="18"/>
                <w:szCs w:val="18"/>
              </w:rPr>
              <w:t>0.49</w:t>
            </w:r>
          </w:p>
        </w:tc>
      </w:tr>
      <w:tr w:rsidR="00431F52" w:rsidRPr="00E00CEE" w14:paraId="4673D87E" w14:textId="77777777" w:rsidTr="00B77F29">
        <w:trPr>
          <w:trHeight w:val="179"/>
          <w:jc w:val="center"/>
        </w:trPr>
        <w:tc>
          <w:tcPr>
            <w:tcW w:w="1548" w:type="dxa"/>
            <w:gridSpan w:val="2"/>
          </w:tcPr>
          <w:p w14:paraId="29D1D91F" w14:textId="77777777" w:rsidR="00431F52" w:rsidRPr="00E00CEE" w:rsidRDefault="00431F52" w:rsidP="00B77F29">
            <w:pPr>
              <w:snapToGrid w:val="0"/>
              <w:spacing w:line="240" w:lineRule="auto"/>
              <w:jc w:val="center"/>
              <w:rPr>
                <w:b/>
                <w:bCs/>
                <w:sz w:val="18"/>
                <w:szCs w:val="18"/>
              </w:rPr>
            </w:pPr>
            <w:r w:rsidRPr="00E00CEE">
              <w:rPr>
                <w:b/>
                <w:bCs/>
                <w:sz w:val="18"/>
                <w:szCs w:val="18"/>
              </w:rPr>
              <w:t>percentage</w:t>
            </w:r>
          </w:p>
        </w:tc>
        <w:tc>
          <w:tcPr>
            <w:tcW w:w="849" w:type="dxa"/>
            <w:vAlign w:val="center"/>
          </w:tcPr>
          <w:p w14:paraId="7283345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1</w:t>
            </w:r>
            <w:r w:rsidRPr="00E00CEE">
              <w:rPr>
                <w:rFonts w:eastAsia="等线"/>
                <w:sz w:val="18"/>
                <w:szCs w:val="18"/>
              </w:rPr>
              <w:t>.37%</w:t>
            </w:r>
          </w:p>
        </w:tc>
        <w:tc>
          <w:tcPr>
            <w:tcW w:w="524" w:type="dxa"/>
            <w:vAlign w:val="center"/>
          </w:tcPr>
          <w:p w14:paraId="2E7B71F4"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7</w:t>
            </w:r>
            <w:r w:rsidRPr="00E00CEE">
              <w:rPr>
                <w:rFonts w:eastAsia="等线"/>
                <w:sz w:val="18"/>
                <w:szCs w:val="18"/>
              </w:rPr>
              <w:t>3%</w:t>
            </w:r>
          </w:p>
        </w:tc>
        <w:tc>
          <w:tcPr>
            <w:tcW w:w="849" w:type="dxa"/>
            <w:vAlign w:val="center"/>
          </w:tcPr>
          <w:p w14:paraId="50CF65CC"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.25%</w:t>
            </w:r>
          </w:p>
        </w:tc>
        <w:tc>
          <w:tcPr>
            <w:tcW w:w="524" w:type="dxa"/>
            <w:vAlign w:val="center"/>
          </w:tcPr>
          <w:p w14:paraId="3F8119E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7%</w:t>
            </w:r>
          </w:p>
        </w:tc>
        <w:tc>
          <w:tcPr>
            <w:tcW w:w="850" w:type="dxa"/>
            <w:vAlign w:val="center"/>
          </w:tcPr>
          <w:p w14:paraId="56CA8D40"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3</w:t>
            </w:r>
            <w:r w:rsidRPr="00E00CEE">
              <w:rPr>
                <w:rFonts w:eastAsia="等线"/>
                <w:sz w:val="18"/>
                <w:szCs w:val="18"/>
              </w:rPr>
              <w:t>.03%</w:t>
            </w:r>
          </w:p>
        </w:tc>
        <w:tc>
          <w:tcPr>
            <w:tcW w:w="592" w:type="dxa"/>
            <w:vAlign w:val="center"/>
          </w:tcPr>
          <w:p w14:paraId="3399B927"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5%</w:t>
            </w:r>
          </w:p>
        </w:tc>
        <w:tc>
          <w:tcPr>
            <w:tcW w:w="850" w:type="dxa"/>
            <w:vAlign w:val="center"/>
          </w:tcPr>
          <w:p w14:paraId="2B60CC09"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2</w:t>
            </w:r>
            <w:r w:rsidRPr="00E00CEE">
              <w:rPr>
                <w:rFonts w:eastAsia="等线"/>
                <w:sz w:val="18"/>
                <w:szCs w:val="18"/>
              </w:rPr>
              <w:t>.66%</w:t>
            </w:r>
          </w:p>
        </w:tc>
        <w:tc>
          <w:tcPr>
            <w:tcW w:w="592" w:type="dxa"/>
            <w:vAlign w:val="center"/>
          </w:tcPr>
          <w:p w14:paraId="3B8037F5" w14:textId="77777777" w:rsidR="00431F52" w:rsidRPr="00E00CEE" w:rsidRDefault="00431F52" w:rsidP="00B77F29">
            <w:pPr>
              <w:snapToGrid w:val="0"/>
              <w:spacing w:line="240" w:lineRule="auto"/>
              <w:jc w:val="center"/>
              <w:rPr>
                <w:rFonts w:eastAsia="等线"/>
                <w:sz w:val="18"/>
                <w:szCs w:val="18"/>
              </w:rPr>
            </w:pPr>
            <w:r w:rsidRPr="00E00CEE">
              <w:rPr>
                <w:rFonts w:eastAsia="等线" w:hint="eastAsia"/>
                <w:sz w:val="18"/>
                <w:szCs w:val="18"/>
              </w:rPr>
              <w:t>8</w:t>
            </w:r>
            <w:r w:rsidRPr="00E00CEE">
              <w:rPr>
                <w:rFonts w:eastAsia="等线"/>
                <w:sz w:val="18"/>
                <w:szCs w:val="18"/>
              </w:rPr>
              <w:t>4%</w:t>
            </w:r>
          </w:p>
        </w:tc>
        <w:tc>
          <w:tcPr>
            <w:tcW w:w="850" w:type="dxa"/>
            <w:vAlign w:val="center"/>
          </w:tcPr>
          <w:p w14:paraId="40EF7ECE"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c>
          <w:tcPr>
            <w:tcW w:w="510" w:type="dxa"/>
            <w:vAlign w:val="center"/>
          </w:tcPr>
          <w:p w14:paraId="3EE085A5" w14:textId="77777777" w:rsidR="00431F52" w:rsidRPr="00E00CEE" w:rsidRDefault="00431F52" w:rsidP="00B77F29">
            <w:pPr>
              <w:snapToGrid w:val="0"/>
              <w:spacing w:line="240" w:lineRule="auto"/>
              <w:jc w:val="center"/>
              <w:rPr>
                <w:rFonts w:eastAsia="等线"/>
                <w:b/>
                <w:bCs/>
                <w:sz w:val="18"/>
                <w:szCs w:val="18"/>
              </w:rPr>
            </w:pPr>
            <w:r w:rsidRPr="00E00CEE">
              <w:rPr>
                <w:rFonts w:eastAsia="等线" w:hint="eastAsia"/>
                <w:b/>
                <w:bCs/>
                <w:sz w:val="18"/>
                <w:szCs w:val="18"/>
              </w:rPr>
              <w:t>-</w:t>
            </w:r>
          </w:p>
        </w:tc>
      </w:tr>
    </w:tbl>
    <w:p w14:paraId="65453389" w14:textId="77777777" w:rsidR="00431F52" w:rsidRPr="00E00CEE" w:rsidRDefault="00431F52" w:rsidP="00431F52">
      <w:pPr>
        <w:spacing w:line="288" w:lineRule="auto"/>
        <w:rPr>
          <w:rFonts w:ascii="宋体" w:hAnsi="宋体"/>
          <w:sz w:val="18"/>
          <w:szCs w:val="18"/>
        </w:rPr>
      </w:pPr>
    </w:p>
    <w:p w14:paraId="2AD6FFD7" w14:textId="77777777" w:rsidR="00431F52" w:rsidRPr="00E04740" w:rsidRDefault="00431F52" w:rsidP="00431F52">
      <w:pPr>
        <w:jc w:val="center"/>
        <w:rPr>
          <w:b/>
          <w:bCs/>
          <w:sz w:val="16"/>
          <w:szCs w:val="16"/>
        </w:rPr>
      </w:pPr>
      <w:r w:rsidRPr="00E04740">
        <w:rPr>
          <w:b/>
          <w:bCs/>
          <w:noProof/>
          <w:sz w:val="16"/>
          <w:szCs w:val="16"/>
        </w:rPr>
        <w:drawing>
          <wp:inline distT="0" distB="0" distL="0" distR="0" wp14:anchorId="06628EBB" wp14:editId="0E0A3E41">
            <wp:extent cx="2339340" cy="1146470"/>
            <wp:effectExtent l="0" t="0" r="3810" b="0"/>
            <wp:docPr id="18396135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2847" t="17561" r="13012" b="8031"/>
                    <a:stretch/>
                  </pic:blipFill>
                  <pic:spPr bwMode="auto">
                    <a:xfrm>
                      <a:off x="0" y="0"/>
                      <a:ext cx="2406423" cy="1179346"/>
                    </a:xfrm>
                    <a:prstGeom prst="rect">
                      <a:avLst/>
                    </a:prstGeom>
                    <a:noFill/>
                    <a:ln>
                      <a:noFill/>
                    </a:ln>
                    <a:extLst>
                      <a:ext uri="{53640926-AAD7-44D8-BBD7-CCE9431645EC}">
                        <a14:shadowObscured xmlns:a14="http://schemas.microsoft.com/office/drawing/2010/main"/>
                      </a:ext>
                    </a:extLst>
                  </pic:spPr>
                </pic:pic>
              </a:graphicData>
            </a:graphic>
          </wp:inline>
        </w:drawing>
      </w:r>
      <w:r w:rsidRPr="00E04740">
        <w:rPr>
          <w:b/>
          <w:bCs/>
          <w:noProof/>
          <w:sz w:val="16"/>
          <w:szCs w:val="16"/>
        </w:rPr>
        <w:drawing>
          <wp:inline distT="0" distB="0" distL="0" distR="0" wp14:anchorId="3A02FE6F" wp14:editId="1FE7B25B">
            <wp:extent cx="2600252" cy="1126822"/>
            <wp:effectExtent l="0" t="0" r="0" b="0"/>
            <wp:docPr id="20489509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9963" t="17389" r="8437" b="9016"/>
                    <a:stretch/>
                  </pic:blipFill>
                  <pic:spPr bwMode="auto">
                    <a:xfrm>
                      <a:off x="0" y="0"/>
                      <a:ext cx="2663947" cy="1154424"/>
                    </a:xfrm>
                    <a:prstGeom prst="rect">
                      <a:avLst/>
                    </a:prstGeom>
                    <a:noFill/>
                    <a:ln>
                      <a:noFill/>
                    </a:ln>
                    <a:extLst>
                      <a:ext uri="{53640926-AAD7-44D8-BBD7-CCE9431645EC}">
                        <a14:shadowObscured xmlns:a14="http://schemas.microsoft.com/office/drawing/2010/main"/>
                      </a:ext>
                    </a:extLst>
                  </pic:spPr>
                </pic:pic>
              </a:graphicData>
            </a:graphic>
          </wp:inline>
        </w:drawing>
      </w:r>
    </w:p>
    <w:p w14:paraId="15219241" w14:textId="2190044E" w:rsidR="00431F52" w:rsidRPr="002D7AE7" w:rsidRDefault="00431F52" w:rsidP="002D7AE7">
      <w:pPr>
        <w:spacing w:line="460" w:lineRule="exact"/>
        <w:ind w:left="1680" w:firstLine="420"/>
        <w:rPr>
          <w:rFonts w:eastAsia="楷体"/>
          <w:szCs w:val="21"/>
        </w:rPr>
      </w:pPr>
      <w:r w:rsidRPr="002D7AE7">
        <w:rPr>
          <w:rFonts w:eastAsia="楷体"/>
          <w:szCs w:val="21"/>
        </w:rPr>
        <w:t>(a)</w:t>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t>(b)</w:t>
      </w:r>
    </w:p>
    <w:p w14:paraId="43F49577" w14:textId="77777777" w:rsidR="00431F52" w:rsidRPr="00E04740" w:rsidRDefault="00431F52" w:rsidP="00431F52">
      <w:pPr>
        <w:jc w:val="center"/>
        <w:rPr>
          <w:b/>
          <w:bCs/>
          <w:sz w:val="16"/>
          <w:szCs w:val="16"/>
        </w:rPr>
      </w:pPr>
      <w:r w:rsidRPr="00E04740">
        <w:rPr>
          <w:b/>
          <w:bCs/>
          <w:noProof/>
          <w:sz w:val="16"/>
          <w:szCs w:val="16"/>
        </w:rPr>
        <w:drawing>
          <wp:inline distT="0" distB="0" distL="0" distR="0" wp14:anchorId="16B21238" wp14:editId="4871BAEC">
            <wp:extent cx="2605139" cy="1126983"/>
            <wp:effectExtent l="0" t="0" r="5080" b="0"/>
            <wp:docPr id="9707704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0184" t="17590" r="8039" b="8785"/>
                    <a:stretch/>
                  </pic:blipFill>
                  <pic:spPr bwMode="auto">
                    <a:xfrm>
                      <a:off x="0" y="0"/>
                      <a:ext cx="2663606" cy="1152276"/>
                    </a:xfrm>
                    <a:prstGeom prst="rect">
                      <a:avLst/>
                    </a:prstGeom>
                    <a:noFill/>
                    <a:ln>
                      <a:noFill/>
                    </a:ln>
                    <a:extLst>
                      <a:ext uri="{53640926-AAD7-44D8-BBD7-CCE9431645EC}">
                        <a14:shadowObscured xmlns:a14="http://schemas.microsoft.com/office/drawing/2010/main"/>
                      </a:ext>
                    </a:extLst>
                  </pic:spPr>
                </pic:pic>
              </a:graphicData>
            </a:graphic>
          </wp:inline>
        </w:drawing>
      </w:r>
      <w:r w:rsidRPr="00E04740">
        <w:rPr>
          <w:b/>
          <w:bCs/>
          <w:noProof/>
          <w:sz w:val="16"/>
          <w:szCs w:val="16"/>
        </w:rPr>
        <w:drawing>
          <wp:inline distT="0" distB="0" distL="0" distR="0" wp14:anchorId="4E1CBBA3" wp14:editId="3F573621">
            <wp:extent cx="2475828" cy="1109203"/>
            <wp:effectExtent l="0" t="0" r="1270" b="0"/>
            <wp:docPr id="2415004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2528" t="17400" r="8126" b="8616"/>
                    <a:stretch/>
                  </pic:blipFill>
                  <pic:spPr bwMode="auto">
                    <a:xfrm>
                      <a:off x="0" y="0"/>
                      <a:ext cx="2535117" cy="1135765"/>
                    </a:xfrm>
                    <a:prstGeom prst="rect">
                      <a:avLst/>
                    </a:prstGeom>
                    <a:noFill/>
                    <a:ln>
                      <a:noFill/>
                    </a:ln>
                    <a:extLst>
                      <a:ext uri="{53640926-AAD7-44D8-BBD7-CCE9431645EC}">
                        <a14:shadowObscured xmlns:a14="http://schemas.microsoft.com/office/drawing/2010/main"/>
                      </a:ext>
                    </a:extLst>
                  </pic:spPr>
                </pic:pic>
              </a:graphicData>
            </a:graphic>
          </wp:inline>
        </w:drawing>
      </w:r>
    </w:p>
    <w:p w14:paraId="1916C582" w14:textId="4A255D6C" w:rsidR="00431F52" w:rsidRPr="0073190F" w:rsidRDefault="00431F52" w:rsidP="0073190F">
      <w:pPr>
        <w:spacing w:line="460" w:lineRule="exact"/>
        <w:jc w:val="center"/>
        <w:rPr>
          <w:rFonts w:eastAsia="楷体"/>
          <w:szCs w:val="21"/>
        </w:rPr>
      </w:pPr>
      <w:r w:rsidRPr="0073190F">
        <w:rPr>
          <w:rFonts w:eastAsia="楷体"/>
          <w:szCs w:val="21"/>
        </w:rPr>
        <w:t>(c)</w:t>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r>
      <w:r w:rsidRPr="0073190F">
        <w:rPr>
          <w:rFonts w:eastAsia="楷体"/>
          <w:szCs w:val="21"/>
        </w:rPr>
        <w:tab/>
        <w:t>(d)</w:t>
      </w:r>
    </w:p>
    <w:p w14:paraId="19A3C673" w14:textId="7AD9646F" w:rsidR="00431F52" w:rsidRPr="0073190F" w:rsidRDefault="00431F52" w:rsidP="0073190F">
      <w:pPr>
        <w:spacing w:line="460" w:lineRule="exact"/>
        <w:jc w:val="center"/>
        <w:rPr>
          <w:rFonts w:eastAsia="楷体"/>
          <w:szCs w:val="21"/>
        </w:rPr>
      </w:pPr>
      <w:r w:rsidRPr="0073190F">
        <w:rPr>
          <w:rFonts w:eastAsia="楷体"/>
          <w:szCs w:val="21"/>
        </w:rPr>
        <w:t>图</w:t>
      </w:r>
      <w:r w:rsidRPr="0073190F">
        <w:rPr>
          <w:rFonts w:eastAsia="楷体"/>
          <w:szCs w:val="21"/>
        </w:rPr>
        <w:t xml:space="preserve">4-7 </w:t>
      </w:r>
      <m:oMath>
        <m:r>
          <w:rPr>
            <w:rFonts w:ascii="Cambria Math" w:eastAsia="楷体" w:hAnsi="Cambria Math"/>
            <w:szCs w:val="21"/>
          </w:rPr>
          <m:t>t=2</m:t>
        </m:r>
      </m:oMath>
      <w:r w:rsidRPr="0073190F">
        <w:rPr>
          <w:rFonts w:eastAsia="楷体" w:hint="eastAsia"/>
          <w:szCs w:val="21"/>
        </w:rPr>
        <w:t>时的对比算法的置信区间图</w:t>
      </w:r>
    </w:p>
    <w:p w14:paraId="3B00E26C" w14:textId="77777777" w:rsidR="00431F52" w:rsidRPr="00170496" w:rsidRDefault="00431F52" w:rsidP="00431F52">
      <w:pPr>
        <w:jc w:val="center"/>
        <w:rPr>
          <w:b/>
          <w:bCs/>
          <w:sz w:val="16"/>
          <w:szCs w:val="16"/>
        </w:rPr>
      </w:pPr>
      <w:r w:rsidRPr="00170496">
        <w:rPr>
          <w:rFonts w:hint="eastAsia"/>
          <w:b/>
          <w:bCs/>
          <w:noProof/>
          <w:sz w:val="16"/>
          <w:szCs w:val="16"/>
        </w:rPr>
        <w:drawing>
          <wp:inline distT="0" distB="0" distL="0" distR="0" wp14:anchorId="0FC468A2" wp14:editId="7CEEBDC1">
            <wp:extent cx="2422525" cy="1173509"/>
            <wp:effectExtent l="0" t="0" r="0" b="7620"/>
            <wp:docPr id="3518413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3167" t="18350" r="12666" b="7527"/>
                    <a:stretch/>
                  </pic:blipFill>
                  <pic:spPr bwMode="auto">
                    <a:xfrm>
                      <a:off x="0" y="0"/>
                      <a:ext cx="2479552" cy="1201134"/>
                    </a:xfrm>
                    <a:prstGeom prst="rect">
                      <a:avLst/>
                    </a:prstGeom>
                    <a:noFill/>
                    <a:ln>
                      <a:noFill/>
                    </a:ln>
                    <a:extLst>
                      <a:ext uri="{53640926-AAD7-44D8-BBD7-CCE9431645EC}">
                        <a14:shadowObscured xmlns:a14="http://schemas.microsoft.com/office/drawing/2010/main"/>
                      </a:ext>
                    </a:extLst>
                  </pic:spPr>
                </pic:pic>
              </a:graphicData>
            </a:graphic>
          </wp:inline>
        </w:drawing>
      </w:r>
      <w:r w:rsidRPr="00170496">
        <w:rPr>
          <w:b/>
          <w:bCs/>
          <w:noProof/>
          <w:sz w:val="16"/>
          <w:szCs w:val="16"/>
        </w:rPr>
        <w:drawing>
          <wp:inline distT="0" distB="0" distL="0" distR="0" wp14:anchorId="6DF28A13" wp14:editId="0CA7E993">
            <wp:extent cx="2643985" cy="1166666"/>
            <wp:effectExtent l="0" t="0" r="4445" b="0"/>
            <wp:docPr id="450035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10406" t="16726" r="8623" b="8934"/>
                    <a:stretch/>
                  </pic:blipFill>
                  <pic:spPr bwMode="auto">
                    <a:xfrm>
                      <a:off x="0" y="0"/>
                      <a:ext cx="2731325" cy="1205205"/>
                    </a:xfrm>
                    <a:prstGeom prst="rect">
                      <a:avLst/>
                    </a:prstGeom>
                    <a:noFill/>
                    <a:ln>
                      <a:noFill/>
                    </a:ln>
                    <a:extLst>
                      <a:ext uri="{53640926-AAD7-44D8-BBD7-CCE9431645EC}">
                        <a14:shadowObscured xmlns:a14="http://schemas.microsoft.com/office/drawing/2010/main"/>
                      </a:ext>
                    </a:extLst>
                  </pic:spPr>
                </pic:pic>
              </a:graphicData>
            </a:graphic>
          </wp:inline>
        </w:drawing>
      </w:r>
    </w:p>
    <w:p w14:paraId="2BFB2F5D" w14:textId="09E0E710" w:rsidR="00431F52" w:rsidRPr="002D7AE7" w:rsidRDefault="00431F52" w:rsidP="002D7AE7">
      <w:pPr>
        <w:spacing w:line="460" w:lineRule="exact"/>
        <w:jc w:val="center"/>
        <w:rPr>
          <w:rFonts w:eastAsia="楷体"/>
          <w:szCs w:val="21"/>
        </w:rPr>
      </w:pPr>
      <w:r w:rsidRPr="002D7AE7">
        <w:rPr>
          <w:rFonts w:eastAsia="楷体"/>
          <w:szCs w:val="21"/>
        </w:rPr>
        <w:lastRenderedPageBreak/>
        <w:t>(a)</w:t>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t>(b)</w:t>
      </w:r>
    </w:p>
    <w:p w14:paraId="5E54CC5D" w14:textId="77777777" w:rsidR="00431F52" w:rsidRPr="00170496" w:rsidRDefault="00431F52" w:rsidP="00431F52">
      <w:pPr>
        <w:jc w:val="center"/>
        <w:rPr>
          <w:b/>
          <w:bCs/>
          <w:sz w:val="16"/>
          <w:szCs w:val="16"/>
        </w:rPr>
      </w:pPr>
      <w:r w:rsidRPr="00170496">
        <w:rPr>
          <w:rFonts w:hint="eastAsia"/>
          <w:b/>
          <w:bCs/>
          <w:noProof/>
          <w:sz w:val="16"/>
          <w:szCs w:val="16"/>
        </w:rPr>
        <w:drawing>
          <wp:inline distT="0" distB="0" distL="0" distR="0" wp14:anchorId="20B86AD2" wp14:editId="5DE6B987">
            <wp:extent cx="2613546" cy="1153273"/>
            <wp:effectExtent l="0" t="0" r="0" b="8890"/>
            <wp:docPr id="13151504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0226" t="16016" r="8139" b="9033"/>
                    <a:stretch/>
                  </pic:blipFill>
                  <pic:spPr bwMode="auto">
                    <a:xfrm>
                      <a:off x="0" y="0"/>
                      <a:ext cx="2673066" cy="1179537"/>
                    </a:xfrm>
                    <a:prstGeom prst="rect">
                      <a:avLst/>
                    </a:prstGeom>
                    <a:noFill/>
                    <a:ln>
                      <a:noFill/>
                    </a:ln>
                    <a:extLst>
                      <a:ext uri="{53640926-AAD7-44D8-BBD7-CCE9431645EC}">
                        <a14:shadowObscured xmlns:a14="http://schemas.microsoft.com/office/drawing/2010/main"/>
                      </a:ext>
                    </a:extLst>
                  </pic:spPr>
                </pic:pic>
              </a:graphicData>
            </a:graphic>
          </wp:inline>
        </w:drawing>
      </w:r>
      <w:r w:rsidRPr="00170496">
        <w:rPr>
          <w:rFonts w:hint="eastAsia"/>
          <w:b/>
          <w:bCs/>
          <w:noProof/>
          <w:sz w:val="16"/>
          <w:szCs w:val="16"/>
        </w:rPr>
        <w:drawing>
          <wp:inline distT="0" distB="0" distL="0" distR="0" wp14:anchorId="77685591" wp14:editId="78A7A098">
            <wp:extent cx="2497734" cy="1132537"/>
            <wp:effectExtent l="0" t="0" r="0" b="0"/>
            <wp:docPr id="13319983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3277" t="17341" r="8558" b="8897"/>
                    <a:stretch/>
                  </pic:blipFill>
                  <pic:spPr bwMode="auto">
                    <a:xfrm>
                      <a:off x="0" y="0"/>
                      <a:ext cx="2570635" cy="1165592"/>
                    </a:xfrm>
                    <a:prstGeom prst="rect">
                      <a:avLst/>
                    </a:prstGeom>
                    <a:noFill/>
                    <a:ln>
                      <a:noFill/>
                    </a:ln>
                    <a:extLst>
                      <a:ext uri="{53640926-AAD7-44D8-BBD7-CCE9431645EC}">
                        <a14:shadowObscured xmlns:a14="http://schemas.microsoft.com/office/drawing/2010/main"/>
                      </a:ext>
                    </a:extLst>
                  </pic:spPr>
                </pic:pic>
              </a:graphicData>
            </a:graphic>
          </wp:inline>
        </w:drawing>
      </w:r>
    </w:p>
    <w:p w14:paraId="7630F3DC" w14:textId="2AB60DB7" w:rsidR="00431F52" w:rsidRPr="002D7AE7" w:rsidRDefault="00431F52" w:rsidP="002D7AE7">
      <w:pPr>
        <w:spacing w:line="460" w:lineRule="exact"/>
        <w:jc w:val="center"/>
        <w:rPr>
          <w:rFonts w:eastAsia="楷体"/>
          <w:szCs w:val="21"/>
        </w:rPr>
      </w:pPr>
      <w:r w:rsidRPr="002D7AE7">
        <w:rPr>
          <w:rFonts w:eastAsia="楷体"/>
          <w:szCs w:val="21"/>
        </w:rPr>
        <w:t>(c)</w:t>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r>
      <w:r w:rsidRPr="002D7AE7">
        <w:rPr>
          <w:rFonts w:eastAsia="楷体"/>
          <w:szCs w:val="21"/>
        </w:rPr>
        <w:tab/>
        <w:t>(d)</w:t>
      </w:r>
    </w:p>
    <w:p w14:paraId="5A36C1A0" w14:textId="41433D2C" w:rsidR="00431F52" w:rsidRPr="002D7AE7" w:rsidRDefault="00431F52" w:rsidP="002D7AE7">
      <w:pPr>
        <w:spacing w:line="460" w:lineRule="exact"/>
        <w:jc w:val="center"/>
        <w:rPr>
          <w:rFonts w:eastAsia="楷体"/>
          <w:szCs w:val="21"/>
        </w:rPr>
      </w:pPr>
      <w:r w:rsidRPr="002D7AE7">
        <w:rPr>
          <w:rFonts w:eastAsia="楷体"/>
          <w:szCs w:val="21"/>
        </w:rPr>
        <w:t>图</w:t>
      </w:r>
      <w:r w:rsidRPr="002D7AE7">
        <w:rPr>
          <w:rFonts w:eastAsia="楷体"/>
          <w:szCs w:val="21"/>
        </w:rPr>
        <w:t xml:space="preserve">4-8 </w:t>
      </w:r>
      <m:oMath>
        <m:r>
          <w:rPr>
            <w:rFonts w:ascii="Cambria Math" w:eastAsia="楷体" w:hAnsi="Cambria Math"/>
            <w:szCs w:val="21"/>
          </w:rPr>
          <m:t>t=4</m:t>
        </m:r>
      </m:oMath>
      <w:r w:rsidRPr="002D7AE7">
        <w:rPr>
          <w:rFonts w:eastAsia="楷体" w:hint="eastAsia"/>
          <w:szCs w:val="21"/>
        </w:rPr>
        <w:t>时的对比算法的置信区间图</w:t>
      </w:r>
    </w:p>
    <w:p w14:paraId="3B816E69" w14:textId="77777777" w:rsidR="00A93435" w:rsidRPr="00A93435" w:rsidRDefault="00A93435" w:rsidP="00A11AA8">
      <w:pPr>
        <w:pStyle w:val="3"/>
        <w:spacing w:before="0" w:after="0" w:line="460" w:lineRule="exact"/>
        <w:rPr>
          <w:sz w:val="24"/>
          <w:szCs w:val="24"/>
        </w:rPr>
      </w:pPr>
      <w:r w:rsidRPr="00A93435">
        <w:rPr>
          <w:sz w:val="24"/>
          <w:szCs w:val="24"/>
        </w:rPr>
        <w:t xml:space="preserve">4.4.6 </w:t>
      </w:r>
      <w:r w:rsidRPr="00A93435">
        <w:rPr>
          <w:rFonts w:hint="eastAsia"/>
          <w:sz w:val="24"/>
          <w:szCs w:val="24"/>
        </w:rPr>
        <w:t>算法的收敛性测试</w:t>
      </w:r>
    </w:p>
    <w:p w14:paraId="6F7597F8" w14:textId="1893ED58" w:rsidR="00A93435" w:rsidRPr="00A93435" w:rsidRDefault="00A93435" w:rsidP="00A93435">
      <w:pPr>
        <w:spacing w:line="460" w:lineRule="exact"/>
        <w:ind w:firstLineChars="200" w:firstLine="480"/>
        <w:rPr>
          <w:sz w:val="24"/>
        </w:rPr>
      </w:pPr>
      <w:r w:rsidRPr="00A93435">
        <w:rPr>
          <w:sz w:val="24"/>
        </w:rPr>
        <w:t>为进一步评估所有算法的性能，</w:t>
      </w:r>
      <w:r w:rsidR="004D5C78">
        <w:rPr>
          <w:rFonts w:hint="eastAsia"/>
          <w:sz w:val="24"/>
        </w:rPr>
        <w:t>本小节</w:t>
      </w:r>
      <w:r w:rsidRPr="00A93435">
        <w:rPr>
          <w:sz w:val="24"/>
        </w:rPr>
        <w:t>随机选择</w:t>
      </w:r>
      <w:r w:rsidR="004D5C78">
        <w:rPr>
          <w:rFonts w:hint="eastAsia"/>
          <w:sz w:val="24"/>
        </w:rPr>
        <w:t>了</w:t>
      </w:r>
      <w:r w:rsidRPr="00A93435">
        <w:rPr>
          <w:sz w:val="24"/>
        </w:rPr>
        <w:t>四个不同规模的实例来绘制它们的箱线图，</w:t>
      </w:r>
      <w:r w:rsidR="004D5C78">
        <w:rPr>
          <w:rFonts w:hint="eastAsia"/>
          <w:sz w:val="24"/>
        </w:rPr>
        <w:t>包括</w:t>
      </w:r>
      <m:oMath>
        <m:r>
          <w:rPr>
            <w:rFonts w:ascii="Cambria Math" w:hAnsi="Cambria Math"/>
            <w:sz w:val="24"/>
          </w:rPr>
          <m:t>2×50×10</m:t>
        </m:r>
      </m:oMath>
      <w:r w:rsidRPr="00A93435">
        <w:rPr>
          <w:sz w:val="24"/>
        </w:rPr>
        <w:t>、</w:t>
      </w:r>
      <m:oMath>
        <m:r>
          <w:rPr>
            <w:rFonts w:ascii="Cambria Math" w:hAnsi="Cambria Math"/>
            <w:sz w:val="24"/>
          </w:rPr>
          <m:t>3×100×8</m:t>
        </m:r>
      </m:oMath>
      <w:r w:rsidRPr="00A93435">
        <w:rPr>
          <w:sz w:val="24"/>
        </w:rPr>
        <w:t>、</w:t>
      </w:r>
      <m:oMath>
        <m:r>
          <w:rPr>
            <w:rFonts w:ascii="Cambria Math" w:hAnsi="Cambria Math"/>
            <w:sz w:val="24"/>
          </w:rPr>
          <m:t>4×200×8</m:t>
        </m:r>
      </m:oMath>
      <w:r w:rsidRPr="00A93435">
        <w:rPr>
          <w:sz w:val="24"/>
        </w:rPr>
        <w:t>和</w:t>
      </w:r>
      <m:oMath>
        <m:r>
          <w:rPr>
            <w:rFonts w:ascii="Cambria Math" w:hAnsi="Cambria Math"/>
            <w:sz w:val="24"/>
          </w:rPr>
          <m:t>6×150×5</m:t>
        </m:r>
      </m:oMath>
      <w:r w:rsidRPr="00A93435">
        <w:rPr>
          <w:sz w:val="24"/>
        </w:rPr>
        <w:t>。箱线图的具体细节如图</w:t>
      </w:r>
      <w:r w:rsidRPr="00A93435">
        <w:rPr>
          <w:sz w:val="24"/>
        </w:rPr>
        <w:t>4-9</w:t>
      </w:r>
      <w:r w:rsidRPr="00A93435">
        <w:rPr>
          <w:sz w:val="24"/>
        </w:rPr>
        <w:t>所示，其中</w:t>
      </w:r>
      <w:r w:rsidRPr="00A93435">
        <w:rPr>
          <w:sz w:val="24"/>
        </w:rPr>
        <w:t>Y</w:t>
      </w:r>
      <w:r w:rsidRPr="00A93435">
        <w:rPr>
          <w:sz w:val="24"/>
        </w:rPr>
        <w:t>轴表示目标值，</w:t>
      </w:r>
      <w:r w:rsidRPr="00A93435">
        <w:rPr>
          <w:sz w:val="24"/>
        </w:rPr>
        <w:t>X</w:t>
      </w:r>
      <w:proofErr w:type="gramStart"/>
      <w:r w:rsidRPr="00A93435">
        <w:rPr>
          <w:sz w:val="24"/>
        </w:rPr>
        <w:t>轴代表</w:t>
      </w:r>
      <w:proofErr w:type="gramEnd"/>
      <w:r w:rsidRPr="00A93435">
        <w:rPr>
          <w:sz w:val="24"/>
        </w:rPr>
        <w:t>不同的算法。从图</w:t>
      </w:r>
      <w:r w:rsidRPr="00A93435">
        <w:rPr>
          <w:sz w:val="24"/>
        </w:rPr>
        <w:t>4-9</w:t>
      </w:r>
      <w:r w:rsidRPr="00A93435">
        <w:rPr>
          <w:sz w:val="24"/>
        </w:rPr>
        <w:t>可以看出，与其他对比算法相比，</w:t>
      </w:r>
      <w:r w:rsidRPr="00A93435">
        <w:rPr>
          <w:sz w:val="24"/>
        </w:rPr>
        <w:t>SIG</w:t>
      </w:r>
      <w:r w:rsidRPr="00A93435">
        <w:rPr>
          <w:sz w:val="24"/>
        </w:rPr>
        <w:t>得到的目标值明显更佳。此外，随着实例规模的增大，</w:t>
      </w:r>
      <w:r w:rsidRPr="00A93435">
        <w:rPr>
          <w:sz w:val="24"/>
        </w:rPr>
        <w:t>SIG</w:t>
      </w:r>
      <w:r w:rsidRPr="00A93435">
        <w:rPr>
          <w:sz w:val="24"/>
        </w:rPr>
        <w:t>依然保持稳定的性能，而其他算法则表现出明显的波动，这表明</w:t>
      </w:r>
      <w:r w:rsidRPr="00A93435">
        <w:rPr>
          <w:sz w:val="24"/>
        </w:rPr>
        <w:t>SIG</w:t>
      </w:r>
      <w:r w:rsidRPr="00A93435">
        <w:rPr>
          <w:sz w:val="24"/>
        </w:rPr>
        <w:t>具有良好的鲁棒性。</w:t>
      </w:r>
    </w:p>
    <w:p w14:paraId="4EE55159" w14:textId="0B5EACD0" w:rsidR="008D11E4" w:rsidRPr="008D11E4" w:rsidRDefault="00A93435" w:rsidP="008D11E4">
      <w:pPr>
        <w:spacing w:line="460" w:lineRule="exact"/>
        <w:ind w:firstLineChars="200" w:firstLine="480"/>
        <w:rPr>
          <w:sz w:val="24"/>
        </w:rPr>
      </w:pPr>
      <w:r w:rsidRPr="00A93435">
        <w:rPr>
          <w:sz w:val="24"/>
        </w:rPr>
        <w:t>同时，为了直观表明算法的收敛能力，选择了</w:t>
      </w:r>
      <m:oMath>
        <m:r>
          <w:rPr>
            <w:rFonts w:ascii="Cambria Math" w:hAnsi="Cambria Math"/>
            <w:sz w:val="24"/>
          </w:rPr>
          <m:t>2×50×10</m:t>
        </m:r>
      </m:oMath>
      <w:r w:rsidRPr="00A93435">
        <w:rPr>
          <w:sz w:val="24"/>
        </w:rPr>
        <w:t>、</w:t>
      </w:r>
      <m:oMath>
        <m:r>
          <w:rPr>
            <w:rFonts w:ascii="Cambria Math" w:hAnsi="Cambria Math"/>
            <w:sz w:val="24"/>
          </w:rPr>
          <m:t>3×150×5</m:t>
        </m:r>
      </m:oMath>
      <w:r w:rsidRPr="00A93435">
        <w:rPr>
          <w:sz w:val="24"/>
        </w:rPr>
        <w:t>、</w:t>
      </w:r>
      <m:oMath>
        <m:r>
          <w:rPr>
            <w:rFonts w:ascii="Cambria Math" w:hAnsi="Cambria Math"/>
            <w:sz w:val="24"/>
          </w:rPr>
          <m:t>4×50×8</m:t>
        </m:r>
      </m:oMath>
      <w:r w:rsidRPr="00A93435">
        <w:rPr>
          <w:sz w:val="24"/>
        </w:rPr>
        <w:t>和</w:t>
      </w:r>
      <m:oMath>
        <m:r>
          <w:rPr>
            <w:rFonts w:ascii="Cambria Math" w:hAnsi="Cambria Math"/>
            <w:sz w:val="24"/>
          </w:rPr>
          <m:t>5×100×5</m:t>
        </m:r>
      </m:oMath>
      <w:r w:rsidRPr="00A93435">
        <w:rPr>
          <w:sz w:val="24"/>
        </w:rPr>
        <w:t>四个实例绘制了进化曲线，如图</w:t>
      </w:r>
      <w:r w:rsidRPr="00A93435">
        <w:rPr>
          <w:sz w:val="24"/>
        </w:rPr>
        <w:t>4-10</w:t>
      </w:r>
      <w:r w:rsidRPr="00A93435">
        <w:rPr>
          <w:sz w:val="24"/>
        </w:rPr>
        <w:t>所示，其中</w:t>
      </w:r>
      <w:r w:rsidRPr="00A93435">
        <w:rPr>
          <w:sz w:val="24"/>
        </w:rPr>
        <w:t>Y</w:t>
      </w:r>
      <w:proofErr w:type="gramStart"/>
      <w:r w:rsidRPr="00A93435">
        <w:rPr>
          <w:sz w:val="24"/>
        </w:rPr>
        <w:t>轴代表</w:t>
      </w:r>
      <w:proofErr w:type="gramEnd"/>
      <w:r w:rsidRPr="00A93435">
        <w:rPr>
          <w:sz w:val="24"/>
        </w:rPr>
        <w:t>目标值，</w:t>
      </w:r>
      <w:r w:rsidRPr="00A93435">
        <w:rPr>
          <w:sz w:val="24"/>
        </w:rPr>
        <w:t>X</w:t>
      </w:r>
      <w:proofErr w:type="gramStart"/>
      <w:r w:rsidRPr="00A93435">
        <w:rPr>
          <w:sz w:val="24"/>
        </w:rPr>
        <w:t>轴代表</w:t>
      </w:r>
      <w:proofErr w:type="gramEnd"/>
      <w:r w:rsidRPr="00A93435">
        <w:rPr>
          <w:sz w:val="24"/>
        </w:rPr>
        <w:t>算法的运行时间。从图</w:t>
      </w:r>
      <w:r w:rsidRPr="00A93435">
        <w:rPr>
          <w:sz w:val="24"/>
        </w:rPr>
        <w:t>4-10</w:t>
      </w:r>
      <w:r w:rsidRPr="00A93435">
        <w:rPr>
          <w:sz w:val="24"/>
        </w:rPr>
        <w:t>来看，</w:t>
      </w:r>
      <w:r w:rsidRPr="00A93435">
        <w:rPr>
          <w:sz w:val="24"/>
        </w:rPr>
        <w:t>SIG</w:t>
      </w:r>
      <w:r w:rsidRPr="00A93435">
        <w:rPr>
          <w:sz w:val="24"/>
        </w:rPr>
        <w:t>在解决不同规模的实例时表现出良好的收敛能力。与其他算法相比，</w:t>
      </w:r>
      <w:r w:rsidRPr="00A93435">
        <w:rPr>
          <w:sz w:val="24"/>
        </w:rPr>
        <w:t>SIG</w:t>
      </w:r>
      <w:r w:rsidRPr="00A93435">
        <w:rPr>
          <w:sz w:val="24"/>
        </w:rPr>
        <w:t>收敛速度快，可以在更短的时间内获得高质量的解。这归因于所设计的</w:t>
      </w:r>
      <w:r w:rsidRPr="00A93435">
        <w:rPr>
          <w:sz w:val="24"/>
        </w:rPr>
        <w:t>eNEH_F</w:t>
      </w:r>
      <w:r w:rsidRPr="00A93435">
        <w:rPr>
          <w:sz w:val="24"/>
        </w:rPr>
        <w:t>初始化方法、</w:t>
      </w:r>
      <w:r w:rsidRPr="00A93435">
        <w:rPr>
          <w:sz w:val="24"/>
        </w:rPr>
        <w:t>dl_DR</w:t>
      </w:r>
      <w:r w:rsidRPr="00A93435">
        <w:rPr>
          <w:sz w:val="24"/>
        </w:rPr>
        <w:t>和</w:t>
      </w:r>
      <w:r w:rsidRPr="00A93435">
        <w:rPr>
          <w:sz w:val="24"/>
        </w:rPr>
        <w:t>SVND</w:t>
      </w:r>
      <w:r w:rsidRPr="00A93435">
        <w:rPr>
          <w:sz w:val="24"/>
        </w:rPr>
        <w:t>策略贴合问题的特点，在不超过最大完成时间上限的情况下有效降低</w:t>
      </w:r>
      <w:r w:rsidRPr="00A93435">
        <w:rPr>
          <w:sz w:val="24"/>
        </w:rPr>
        <w:t>TEC</w:t>
      </w:r>
      <w:r w:rsidRPr="00A93435">
        <w:rPr>
          <w:sz w:val="24"/>
        </w:rPr>
        <w:t>。这些策略可以增强算法的探索能力，防止算法过早收敛，并能在短时间内找到更好的调度序列。</w:t>
      </w:r>
    </w:p>
    <w:p w14:paraId="6A7EB063" w14:textId="77777777" w:rsidR="00A93435" w:rsidRPr="00D62A89" w:rsidRDefault="00A93435" w:rsidP="00A93435">
      <w:pPr>
        <w:jc w:val="center"/>
        <w:rPr>
          <w:sz w:val="16"/>
          <w:szCs w:val="16"/>
        </w:rPr>
      </w:pPr>
      <w:r w:rsidRPr="00D62A89">
        <w:rPr>
          <w:noProof/>
          <w:sz w:val="16"/>
          <w:szCs w:val="16"/>
        </w:rPr>
        <w:drawing>
          <wp:inline distT="0" distB="0" distL="0" distR="0" wp14:anchorId="6F48E1B4" wp14:editId="5A07A270">
            <wp:extent cx="2258705" cy="1694165"/>
            <wp:effectExtent l="0" t="0" r="0" b="0"/>
            <wp:docPr id="17659711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98435" cy="1723965"/>
                    </a:xfrm>
                    <a:prstGeom prst="rect">
                      <a:avLst/>
                    </a:prstGeom>
                    <a:noFill/>
                    <a:ln>
                      <a:noFill/>
                    </a:ln>
                  </pic:spPr>
                </pic:pic>
              </a:graphicData>
            </a:graphic>
          </wp:inline>
        </w:drawing>
      </w:r>
      <w:r w:rsidRPr="00D62A89">
        <w:rPr>
          <w:noProof/>
          <w:sz w:val="16"/>
          <w:szCs w:val="16"/>
        </w:rPr>
        <w:drawing>
          <wp:inline distT="0" distB="0" distL="0" distR="0" wp14:anchorId="71EF79D4" wp14:editId="0B219D60">
            <wp:extent cx="2238054" cy="1678675"/>
            <wp:effectExtent l="0" t="0" r="0" b="0"/>
            <wp:docPr id="20074168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259516" cy="1694773"/>
                    </a:xfrm>
                    <a:prstGeom prst="rect">
                      <a:avLst/>
                    </a:prstGeom>
                    <a:noFill/>
                    <a:ln>
                      <a:noFill/>
                    </a:ln>
                  </pic:spPr>
                </pic:pic>
              </a:graphicData>
            </a:graphic>
          </wp:inline>
        </w:drawing>
      </w:r>
    </w:p>
    <w:p w14:paraId="1941B7B5" w14:textId="0475C433" w:rsidR="00A93435" w:rsidRPr="00D62A89" w:rsidRDefault="00A93435" w:rsidP="00A93435">
      <w:pPr>
        <w:spacing w:line="460" w:lineRule="exact"/>
        <w:jc w:val="center"/>
        <w:rPr>
          <w:sz w:val="16"/>
          <w:szCs w:val="16"/>
        </w:rPr>
      </w:pPr>
      <w:r w:rsidRPr="00A93435">
        <w:rPr>
          <w:rFonts w:eastAsia="楷体"/>
          <w:szCs w:val="21"/>
        </w:rPr>
        <w:t>(a) 2×50×10</w:t>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t>(b) 3×100×8</w:t>
      </w:r>
    </w:p>
    <w:p w14:paraId="09316A42" w14:textId="77777777" w:rsidR="00A93435" w:rsidRPr="00D62A89" w:rsidRDefault="00A93435" w:rsidP="00A93435">
      <w:pPr>
        <w:jc w:val="center"/>
        <w:rPr>
          <w:sz w:val="16"/>
          <w:szCs w:val="16"/>
        </w:rPr>
      </w:pPr>
      <w:r w:rsidRPr="00D62A89">
        <w:rPr>
          <w:noProof/>
          <w:sz w:val="16"/>
          <w:szCs w:val="16"/>
        </w:rPr>
        <w:lastRenderedPageBreak/>
        <w:drawing>
          <wp:inline distT="0" distB="0" distL="0" distR="0" wp14:anchorId="239F19F5" wp14:editId="29B39AAE">
            <wp:extent cx="2238233" cy="1678809"/>
            <wp:effectExtent l="0" t="0" r="0" b="0"/>
            <wp:docPr id="12069205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269497" cy="1702259"/>
                    </a:xfrm>
                    <a:prstGeom prst="rect">
                      <a:avLst/>
                    </a:prstGeom>
                    <a:noFill/>
                    <a:ln>
                      <a:noFill/>
                    </a:ln>
                  </pic:spPr>
                </pic:pic>
              </a:graphicData>
            </a:graphic>
          </wp:inline>
        </w:drawing>
      </w:r>
      <w:r w:rsidRPr="00D62A89">
        <w:rPr>
          <w:noProof/>
          <w:sz w:val="16"/>
          <w:szCs w:val="16"/>
        </w:rPr>
        <w:drawing>
          <wp:inline distT="0" distB="0" distL="0" distR="0" wp14:anchorId="6A41D468" wp14:editId="7A7E99C1">
            <wp:extent cx="2244563" cy="1683557"/>
            <wp:effectExtent l="0" t="0" r="0" b="0"/>
            <wp:docPr id="4597216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278195" cy="1708783"/>
                    </a:xfrm>
                    <a:prstGeom prst="rect">
                      <a:avLst/>
                    </a:prstGeom>
                    <a:noFill/>
                    <a:ln>
                      <a:noFill/>
                    </a:ln>
                  </pic:spPr>
                </pic:pic>
              </a:graphicData>
            </a:graphic>
          </wp:inline>
        </w:drawing>
      </w:r>
    </w:p>
    <w:p w14:paraId="47C60EBD" w14:textId="7080C532" w:rsidR="00A93435" w:rsidRPr="00A93435" w:rsidRDefault="00A93435" w:rsidP="00A93435">
      <w:pPr>
        <w:spacing w:line="460" w:lineRule="exact"/>
        <w:jc w:val="center"/>
        <w:rPr>
          <w:rFonts w:eastAsia="楷体"/>
          <w:szCs w:val="21"/>
        </w:rPr>
      </w:pPr>
      <w:r w:rsidRPr="00A93435">
        <w:rPr>
          <w:rFonts w:eastAsia="楷体"/>
          <w:szCs w:val="21"/>
        </w:rPr>
        <w:t>(c) 4×200×8</w:t>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r>
      <w:r w:rsidRPr="00A93435">
        <w:rPr>
          <w:rFonts w:eastAsia="楷体"/>
          <w:szCs w:val="21"/>
        </w:rPr>
        <w:tab/>
        <w:t>(d) 6×150×5</w:t>
      </w:r>
    </w:p>
    <w:p w14:paraId="14303B4F" w14:textId="77777777" w:rsidR="00A93435" w:rsidRPr="00A93435" w:rsidRDefault="00A93435" w:rsidP="00A93435">
      <w:pPr>
        <w:spacing w:line="460" w:lineRule="exact"/>
        <w:jc w:val="center"/>
        <w:rPr>
          <w:rFonts w:eastAsia="楷体"/>
          <w:szCs w:val="21"/>
        </w:rPr>
      </w:pPr>
      <w:r w:rsidRPr="00A93435">
        <w:rPr>
          <w:rFonts w:eastAsia="楷体"/>
          <w:szCs w:val="21"/>
        </w:rPr>
        <w:t>图</w:t>
      </w:r>
      <w:r w:rsidRPr="00A93435">
        <w:rPr>
          <w:rFonts w:eastAsia="楷体"/>
          <w:szCs w:val="21"/>
        </w:rPr>
        <w:t xml:space="preserve">4-9 </w:t>
      </w:r>
      <w:r w:rsidRPr="00A93435">
        <w:rPr>
          <w:rFonts w:eastAsia="楷体"/>
          <w:szCs w:val="21"/>
        </w:rPr>
        <w:t>所有算法的箱线图</w:t>
      </w:r>
    </w:p>
    <w:p w14:paraId="19600697" w14:textId="77777777" w:rsidR="00A93435" w:rsidRPr="00D62A89" w:rsidRDefault="00A93435" w:rsidP="00A93435">
      <w:pPr>
        <w:jc w:val="center"/>
        <w:rPr>
          <w:sz w:val="16"/>
          <w:szCs w:val="16"/>
        </w:rPr>
      </w:pPr>
      <w:r w:rsidRPr="00D62A89">
        <w:rPr>
          <w:noProof/>
          <w:sz w:val="16"/>
          <w:szCs w:val="16"/>
        </w:rPr>
        <w:drawing>
          <wp:inline distT="0" distB="0" distL="0" distR="0" wp14:anchorId="65DD8A9B" wp14:editId="7F1B4222">
            <wp:extent cx="2197100" cy="1647163"/>
            <wp:effectExtent l="0" t="0" r="0" b="0"/>
            <wp:docPr id="163600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215044" cy="1660616"/>
                    </a:xfrm>
                    <a:prstGeom prst="rect">
                      <a:avLst/>
                    </a:prstGeom>
                    <a:noFill/>
                    <a:ln>
                      <a:noFill/>
                    </a:ln>
                  </pic:spPr>
                </pic:pic>
              </a:graphicData>
            </a:graphic>
          </wp:inline>
        </w:drawing>
      </w:r>
      <w:r w:rsidRPr="00D62A89">
        <w:rPr>
          <w:noProof/>
          <w:sz w:val="16"/>
          <w:szCs w:val="16"/>
        </w:rPr>
        <w:drawing>
          <wp:inline distT="0" distB="0" distL="0" distR="0" wp14:anchorId="53C50CC9" wp14:editId="49884D5E">
            <wp:extent cx="2166314" cy="1624083"/>
            <wp:effectExtent l="0" t="0" r="0" b="0"/>
            <wp:docPr id="8940159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195725" cy="1646132"/>
                    </a:xfrm>
                    <a:prstGeom prst="rect">
                      <a:avLst/>
                    </a:prstGeom>
                    <a:noFill/>
                    <a:ln>
                      <a:noFill/>
                    </a:ln>
                  </pic:spPr>
                </pic:pic>
              </a:graphicData>
            </a:graphic>
          </wp:inline>
        </w:drawing>
      </w:r>
    </w:p>
    <w:p w14:paraId="13E98DE0" w14:textId="585950C8" w:rsidR="00A93435" w:rsidRPr="001E3575" w:rsidRDefault="00A93435" w:rsidP="001E3575">
      <w:pPr>
        <w:spacing w:line="460" w:lineRule="exact"/>
        <w:jc w:val="center"/>
        <w:rPr>
          <w:rFonts w:eastAsia="楷体"/>
          <w:szCs w:val="21"/>
        </w:rPr>
      </w:pPr>
      <w:r w:rsidRPr="001E3575">
        <w:rPr>
          <w:rFonts w:eastAsia="楷体"/>
          <w:szCs w:val="21"/>
        </w:rPr>
        <w:t>(a) 2×50×10</w:t>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t>(b) 3×150×5</w:t>
      </w:r>
      <w:r w:rsidRPr="001E3575">
        <w:rPr>
          <w:rFonts w:eastAsia="楷体"/>
          <w:szCs w:val="21"/>
        </w:rPr>
        <w:tab/>
      </w:r>
    </w:p>
    <w:p w14:paraId="01F474A4" w14:textId="77777777" w:rsidR="00A93435" w:rsidRPr="00D62A89" w:rsidRDefault="00A93435" w:rsidP="00A93435">
      <w:pPr>
        <w:jc w:val="center"/>
        <w:rPr>
          <w:sz w:val="16"/>
          <w:szCs w:val="16"/>
        </w:rPr>
      </w:pPr>
      <w:r w:rsidRPr="00D62A89">
        <w:rPr>
          <w:noProof/>
          <w:sz w:val="16"/>
          <w:szCs w:val="16"/>
        </w:rPr>
        <w:drawing>
          <wp:inline distT="0" distB="0" distL="0" distR="0" wp14:anchorId="0D0CDA88" wp14:editId="41283C8B">
            <wp:extent cx="2197100" cy="1646106"/>
            <wp:effectExtent l="0" t="0" r="0" b="0"/>
            <wp:docPr id="11707890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216874" cy="1660921"/>
                    </a:xfrm>
                    <a:prstGeom prst="rect">
                      <a:avLst/>
                    </a:prstGeom>
                    <a:noFill/>
                    <a:ln>
                      <a:noFill/>
                    </a:ln>
                  </pic:spPr>
                </pic:pic>
              </a:graphicData>
            </a:graphic>
          </wp:inline>
        </w:drawing>
      </w:r>
      <w:r w:rsidRPr="00D62A89">
        <w:rPr>
          <w:noProof/>
          <w:sz w:val="16"/>
          <w:szCs w:val="16"/>
        </w:rPr>
        <w:drawing>
          <wp:inline distT="0" distB="0" distL="0" distR="0" wp14:anchorId="3FA76F9F" wp14:editId="1571F969">
            <wp:extent cx="2165985" cy="1623837"/>
            <wp:effectExtent l="0" t="0" r="0" b="0"/>
            <wp:docPr id="824896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177636" cy="1632572"/>
                    </a:xfrm>
                    <a:prstGeom prst="rect">
                      <a:avLst/>
                    </a:prstGeom>
                    <a:noFill/>
                    <a:ln>
                      <a:noFill/>
                    </a:ln>
                  </pic:spPr>
                </pic:pic>
              </a:graphicData>
            </a:graphic>
          </wp:inline>
        </w:drawing>
      </w:r>
    </w:p>
    <w:p w14:paraId="1A2B55C7" w14:textId="3862E886" w:rsidR="00A93435" w:rsidRPr="001E3575" w:rsidRDefault="00A93435" w:rsidP="001E3575">
      <w:pPr>
        <w:spacing w:line="460" w:lineRule="exact"/>
        <w:jc w:val="center"/>
        <w:rPr>
          <w:rFonts w:eastAsia="楷体"/>
          <w:szCs w:val="21"/>
        </w:rPr>
      </w:pPr>
      <w:r w:rsidRPr="001E3575">
        <w:rPr>
          <w:rFonts w:eastAsia="楷体"/>
          <w:szCs w:val="21"/>
        </w:rPr>
        <w:t>(c) 4×50×8</w:t>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r>
      <w:r w:rsidRPr="001E3575">
        <w:rPr>
          <w:rFonts w:eastAsia="楷体"/>
          <w:szCs w:val="21"/>
        </w:rPr>
        <w:tab/>
        <w:t>(d) 5×100×5</w:t>
      </w:r>
      <w:r w:rsidRPr="001E3575">
        <w:rPr>
          <w:rFonts w:eastAsia="楷体"/>
          <w:szCs w:val="21"/>
        </w:rPr>
        <w:tab/>
      </w:r>
    </w:p>
    <w:p w14:paraId="0B866E7E" w14:textId="77777777" w:rsidR="00A93435" w:rsidRPr="001E3575" w:rsidRDefault="00A93435" w:rsidP="001E3575">
      <w:pPr>
        <w:spacing w:line="460" w:lineRule="exact"/>
        <w:jc w:val="center"/>
        <w:rPr>
          <w:rFonts w:eastAsia="楷体"/>
          <w:szCs w:val="21"/>
        </w:rPr>
      </w:pPr>
      <w:r w:rsidRPr="001E3575">
        <w:rPr>
          <w:rFonts w:eastAsia="楷体"/>
          <w:szCs w:val="21"/>
        </w:rPr>
        <w:t>图</w:t>
      </w:r>
      <w:r w:rsidRPr="001E3575">
        <w:rPr>
          <w:rFonts w:eastAsia="楷体"/>
          <w:szCs w:val="21"/>
        </w:rPr>
        <w:t xml:space="preserve">4-10 </w:t>
      </w:r>
      <w:r w:rsidRPr="001E3575">
        <w:rPr>
          <w:rFonts w:eastAsia="楷体"/>
          <w:szCs w:val="21"/>
        </w:rPr>
        <w:t>所有算法的进化曲线</w:t>
      </w:r>
    </w:p>
    <w:p w14:paraId="03FCC197" w14:textId="77777777" w:rsidR="00A93435" w:rsidRPr="00A11AA8" w:rsidRDefault="00A93435" w:rsidP="00A11AA8">
      <w:pPr>
        <w:pStyle w:val="3"/>
        <w:spacing w:before="0" w:after="0" w:line="460" w:lineRule="exact"/>
        <w:rPr>
          <w:sz w:val="24"/>
          <w:szCs w:val="24"/>
        </w:rPr>
      </w:pPr>
      <w:r w:rsidRPr="00A11AA8">
        <w:rPr>
          <w:sz w:val="24"/>
          <w:szCs w:val="24"/>
        </w:rPr>
        <w:t xml:space="preserve">4.4.7 </w:t>
      </w:r>
      <w:r w:rsidRPr="00A11AA8">
        <w:rPr>
          <w:sz w:val="24"/>
          <w:szCs w:val="24"/>
        </w:rPr>
        <w:t>弗里德曼检验</w:t>
      </w:r>
    </w:p>
    <w:p w14:paraId="129B66C5" w14:textId="46F40055" w:rsidR="00A93435" w:rsidRPr="00A11AA8" w:rsidRDefault="0045191A" w:rsidP="00A11AA8">
      <w:pPr>
        <w:spacing w:line="460" w:lineRule="exact"/>
        <w:ind w:firstLineChars="200" w:firstLine="480"/>
        <w:rPr>
          <w:sz w:val="24"/>
        </w:rPr>
      </w:pPr>
      <w:r>
        <w:rPr>
          <w:rFonts w:hint="eastAsia"/>
          <w:sz w:val="24"/>
        </w:rPr>
        <w:t>与前两章一致，本小节也对提出的算法以及对比算法进行</w:t>
      </w:r>
      <w:r w:rsidRPr="00A11AA8">
        <w:rPr>
          <w:sz w:val="24"/>
        </w:rPr>
        <w:t>弗里德曼检验</w:t>
      </w:r>
      <w:r w:rsidR="00A93435" w:rsidRPr="00A11AA8">
        <w:rPr>
          <w:sz w:val="24"/>
        </w:rPr>
        <w:t>。通过分析算法在不同实例上的</w:t>
      </w:r>
      <w:proofErr w:type="gramStart"/>
      <w:r w:rsidR="00A93435" w:rsidRPr="00A11AA8">
        <w:rPr>
          <w:sz w:val="24"/>
        </w:rPr>
        <w:t>秩</w:t>
      </w:r>
      <w:proofErr w:type="gramEnd"/>
      <w:r w:rsidR="00A93435" w:rsidRPr="00A11AA8">
        <w:rPr>
          <w:sz w:val="24"/>
        </w:rPr>
        <w:t>，以确定它们是否存在显着差异。弗里德曼检验的结果通常用</w:t>
      </w:r>
      <m:oMath>
        <m:r>
          <w:rPr>
            <w:rFonts w:ascii="Cambria Math" w:hAnsi="Cambria Math"/>
            <w:sz w:val="24"/>
          </w:rPr>
          <m:t>p</m:t>
        </m:r>
      </m:oMath>
      <w:r w:rsidR="00A93435" w:rsidRPr="00A11AA8">
        <w:rPr>
          <w:sz w:val="24"/>
        </w:rPr>
        <w:t>值表示，当</w:t>
      </w:r>
      <m:oMath>
        <m:r>
          <w:rPr>
            <w:rFonts w:ascii="Cambria Math" w:hAnsi="Cambria Math"/>
            <w:sz w:val="24"/>
          </w:rPr>
          <m:t>p</m:t>
        </m:r>
      </m:oMath>
      <w:r w:rsidR="00A93435" w:rsidRPr="00A11AA8">
        <w:rPr>
          <w:sz w:val="24"/>
        </w:rPr>
        <w:t>值小于预设的显着性水平（通常为</w:t>
      </w:r>
      <w:r w:rsidR="00A93435" w:rsidRPr="00A11AA8">
        <w:rPr>
          <w:sz w:val="24"/>
        </w:rPr>
        <w:t>0.05</w:t>
      </w:r>
      <w:r w:rsidR="00A93435" w:rsidRPr="00A11AA8">
        <w:rPr>
          <w:sz w:val="24"/>
        </w:rPr>
        <w:t>）时，可以得出算法之间存在显著性差异的结论。假设所有算法之间不存在显着差异，如果</w:t>
      </w:r>
      <m:oMath>
        <m:r>
          <w:rPr>
            <w:rFonts w:ascii="Cambria Math" w:hAnsi="Cambria Math"/>
            <w:sz w:val="24"/>
          </w:rPr>
          <m:t>p</m:t>
        </m:r>
      </m:oMath>
      <w:r w:rsidR="00A93435" w:rsidRPr="00A11AA8">
        <w:rPr>
          <w:sz w:val="24"/>
        </w:rPr>
        <w:t>值小于</w:t>
      </w:r>
      <w:r w:rsidR="00A93435" w:rsidRPr="00A11AA8">
        <w:rPr>
          <w:sz w:val="24"/>
        </w:rPr>
        <w:t>0.05</w:t>
      </w:r>
      <w:r w:rsidR="00A93435" w:rsidRPr="00A11AA8">
        <w:rPr>
          <w:sz w:val="24"/>
        </w:rPr>
        <w:t>，则该假设不成立，证明所有算法之间存在显着差异。否则，如果假设成立，则证明算法之间不存在显着差异。</w:t>
      </w:r>
    </w:p>
    <w:p w14:paraId="038A07CC" w14:textId="5B7BE86D" w:rsidR="0045191A" w:rsidRDefault="00A93435" w:rsidP="0045191A">
      <w:pPr>
        <w:spacing w:line="460" w:lineRule="exact"/>
        <w:ind w:firstLineChars="200" w:firstLine="480"/>
        <w:rPr>
          <w:sz w:val="24"/>
        </w:rPr>
      </w:pPr>
      <w:r w:rsidRPr="00A11AA8">
        <w:rPr>
          <w:sz w:val="24"/>
        </w:rPr>
        <w:t>表</w:t>
      </w:r>
      <w:r w:rsidRPr="00A11AA8">
        <w:rPr>
          <w:sz w:val="24"/>
        </w:rPr>
        <w:t>4-7</w:t>
      </w:r>
      <w:r w:rsidRPr="00A11AA8">
        <w:rPr>
          <w:sz w:val="24"/>
        </w:rPr>
        <w:t>和</w:t>
      </w:r>
      <w:r w:rsidRPr="00A11AA8">
        <w:rPr>
          <w:sz w:val="24"/>
        </w:rPr>
        <w:t>4-8</w:t>
      </w:r>
      <w:r w:rsidRPr="00A11AA8">
        <w:rPr>
          <w:sz w:val="24"/>
        </w:rPr>
        <w:t>分别列出了</w:t>
      </w:r>
      <m:oMath>
        <m:r>
          <w:rPr>
            <w:rFonts w:ascii="Cambria Math" w:hAnsi="Cambria Math"/>
            <w:sz w:val="24"/>
          </w:rPr>
          <m:t>t=2</m:t>
        </m:r>
      </m:oMath>
      <w:r w:rsidRPr="00A11AA8">
        <w:rPr>
          <w:sz w:val="24"/>
        </w:rPr>
        <w:t>和</w:t>
      </w:r>
      <m:oMath>
        <m:r>
          <w:rPr>
            <w:rFonts w:ascii="Cambria Math" w:hAnsi="Cambria Math"/>
            <w:sz w:val="24"/>
          </w:rPr>
          <m:t>t=4</m:t>
        </m:r>
      </m:oMath>
      <w:r w:rsidRPr="00A11AA8">
        <w:rPr>
          <w:sz w:val="24"/>
        </w:rPr>
        <w:t>时的弗里德曼检验结果，包括</w:t>
      </w:r>
      <w:proofErr w:type="gramStart"/>
      <w:r w:rsidRPr="00A11AA8">
        <w:rPr>
          <w:sz w:val="24"/>
        </w:rPr>
        <w:t>秩</w:t>
      </w:r>
      <w:proofErr w:type="gramEnd"/>
      <w:r w:rsidRPr="00A11AA8">
        <w:rPr>
          <w:sz w:val="24"/>
        </w:rPr>
        <w:t>、实</w:t>
      </w:r>
      <w:r w:rsidRPr="00A11AA8">
        <w:rPr>
          <w:sz w:val="24"/>
        </w:rPr>
        <w:lastRenderedPageBreak/>
        <w:t>例数、最小</w:t>
      </w:r>
      <w:r w:rsidRPr="00A11AA8">
        <w:rPr>
          <w:sz w:val="24"/>
        </w:rPr>
        <w:t>RPI</w:t>
      </w:r>
      <w:r w:rsidRPr="00A11AA8">
        <w:rPr>
          <w:sz w:val="24"/>
        </w:rPr>
        <w:t>、最大</w:t>
      </w:r>
      <w:r w:rsidRPr="00A11AA8">
        <w:rPr>
          <w:sz w:val="24"/>
        </w:rPr>
        <w:t>RPI</w:t>
      </w:r>
      <w:r w:rsidRPr="00A11AA8">
        <w:rPr>
          <w:sz w:val="24"/>
        </w:rPr>
        <w:t>、平均</w:t>
      </w:r>
      <w:r w:rsidRPr="00A11AA8">
        <w:rPr>
          <w:sz w:val="24"/>
        </w:rPr>
        <w:t>RPI</w:t>
      </w:r>
      <w:r w:rsidRPr="00A11AA8">
        <w:rPr>
          <w:sz w:val="24"/>
        </w:rPr>
        <w:t>和标准偏差。在表</w:t>
      </w:r>
      <w:r w:rsidRPr="00A11AA8">
        <w:rPr>
          <w:sz w:val="24"/>
        </w:rPr>
        <w:t>4-7</w:t>
      </w:r>
      <w:r w:rsidRPr="00A11AA8">
        <w:rPr>
          <w:sz w:val="24"/>
        </w:rPr>
        <w:t>中，</w:t>
      </w:r>
      <m:oMath>
        <m:r>
          <w:rPr>
            <w:rFonts w:ascii="Cambria Math" w:hAnsi="Cambria Math"/>
            <w:sz w:val="24"/>
          </w:rPr>
          <m:t>p</m:t>
        </m:r>
      </m:oMath>
      <w:r w:rsidRPr="00A11AA8">
        <w:rPr>
          <w:sz w:val="24"/>
        </w:rPr>
        <w:t>值为</w:t>
      </w:r>
      <w:r w:rsidRPr="00A11AA8">
        <w:rPr>
          <w:sz w:val="24"/>
        </w:rPr>
        <w:t>0.000</w:t>
      </w:r>
      <w:r w:rsidRPr="00A11AA8">
        <w:rPr>
          <w:sz w:val="24"/>
        </w:rPr>
        <w:t>，小于给定水平</w:t>
      </w:r>
      <m:oMath>
        <m:r>
          <w:rPr>
            <w:rFonts w:ascii="Cambria Math" w:hAnsi="Cambria Math"/>
            <w:sz w:val="24"/>
          </w:rPr>
          <m:t>α=0</m:t>
        </m:r>
        <m:r>
          <m:rPr>
            <m:sty m:val="p"/>
          </m:rPr>
          <w:rPr>
            <w:rFonts w:ascii="Cambria Math" w:hAnsi="Cambria Math"/>
            <w:sz w:val="24"/>
          </w:rPr>
          <m:t>.</m:t>
        </m:r>
        <m:r>
          <w:rPr>
            <w:rFonts w:ascii="Cambria Math" w:hAnsi="Cambria Math"/>
            <w:sz w:val="24"/>
          </w:rPr>
          <m:t>050</m:t>
        </m:r>
      </m:oMath>
      <w:r w:rsidRPr="00A11AA8">
        <w:rPr>
          <w:sz w:val="24"/>
        </w:rPr>
        <w:t>，表明算法之间存在显著差异。</w:t>
      </w:r>
      <w:r w:rsidRPr="00A11AA8">
        <w:rPr>
          <w:sz w:val="24"/>
        </w:rPr>
        <w:t>SIG</w:t>
      </w:r>
      <w:r w:rsidRPr="00A11AA8">
        <w:rPr>
          <w:sz w:val="24"/>
        </w:rPr>
        <w:t>取得了最小的</w:t>
      </w:r>
      <w:proofErr w:type="gramStart"/>
      <w:r w:rsidRPr="00A11AA8">
        <w:rPr>
          <w:sz w:val="24"/>
        </w:rPr>
        <w:t>秩</w:t>
      </w:r>
      <w:proofErr w:type="gramEnd"/>
      <w:r w:rsidRPr="00A11AA8">
        <w:rPr>
          <w:sz w:val="24"/>
        </w:rPr>
        <w:t>为</w:t>
      </w:r>
      <w:r w:rsidRPr="00A11AA8">
        <w:rPr>
          <w:sz w:val="24"/>
        </w:rPr>
        <w:t>1.07</w:t>
      </w:r>
      <w:r w:rsidRPr="00A11AA8">
        <w:rPr>
          <w:sz w:val="24"/>
        </w:rPr>
        <w:t>，证明</w:t>
      </w:r>
      <w:r w:rsidRPr="00A11AA8">
        <w:rPr>
          <w:sz w:val="24"/>
        </w:rPr>
        <w:t>SIG</w:t>
      </w:r>
      <w:r w:rsidRPr="00A11AA8">
        <w:rPr>
          <w:sz w:val="24"/>
        </w:rPr>
        <w:t>解决问题的能力优于其他对比算法。此外，</w:t>
      </w:r>
      <w:r w:rsidRPr="00A11AA8">
        <w:rPr>
          <w:sz w:val="24"/>
        </w:rPr>
        <w:t>SIG</w:t>
      </w:r>
      <w:r w:rsidRPr="00A11AA8">
        <w:rPr>
          <w:sz w:val="24"/>
        </w:rPr>
        <w:t>还获得了最小</w:t>
      </w:r>
      <w:r w:rsidRPr="00A11AA8">
        <w:rPr>
          <w:sz w:val="24"/>
        </w:rPr>
        <w:t>RPI</w:t>
      </w:r>
      <w:r w:rsidRPr="00A11AA8">
        <w:rPr>
          <w:sz w:val="24"/>
        </w:rPr>
        <w:t>、最大</w:t>
      </w:r>
      <w:r w:rsidRPr="00A11AA8">
        <w:rPr>
          <w:sz w:val="24"/>
        </w:rPr>
        <w:t>RPI</w:t>
      </w:r>
      <w:r w:rsidRPr="00A11AA8">
        <w:rPr>
          <w:sz w:val="24"/>
        </w:rPr>
        <w:t>、平均</w:t>
      </w:r>
      <w:r w:rsidRPr="00A11AA8">
        <w:rPr>
          <w:sz w:val="24"/>
        </w:rPr>
        <w:t>RPI</w:t>
      </w:r>
      <w:r w:rsidRPr="00A11AA8">
        <w:rPr>
          <w:sz w:val="24"/>
        </w:rPr>
        <w:t>和标准偏差的最佳值，分别为</w:t>
      </w:r>
      <w:r w:rsidRPr="00A11AA8">
        <w:rPr>
          <w:sz w:val="24"/>
        </w:rPr>
        <w:t>0.03</w:t>
      </w:r>
      <w:r w:rsidRPr="00A11AA8">
        <w:rPr>
          <w:sz w:val="24"/>
        </w:rPr>
        <w:t>、</w:t>
      </w:r>
      <w:r w:rsidRPr="00A11AA8">
        <w:rPr>
          <w:sz w:val="24"/>
        </w:rPr>
        <w:t>2.24</w:t>
      </w:r>
      <w:r w:rsidRPr="00A11AA8">
        <w:rPr>
          <w:sz w:val="24"/>
        </w:rPr>
        <w:t>、</w:t>
      </w:r>
      <w:r w:rsidRPr="00A11AA8">
        <w:rPr>
          <w:sz w:val="24"/>
        </w:rPr>
        <w:t>0.39</w:t>
      </w:r>
      <w:r w:rsidRPr="00A11AA8">
        <w:rPr>
          <w:sz w:val="24"/>
        </w:rPr>
        <w:t>和</w:t>
      </w:r>
      <w:r w:rsidRPr="00A11AA8">
        <w:rPr>
          <w:sz w:val="24"/>
        </w:rPr>
        <w:t>0.34</w:t>
      </w:r>
      <w:r w:rsidRPr="00A11AA8">
        <w:rPr>
          <w:sz w:val="24"/>
        </w:rPr>
        <w:t>。当</w:t>
      </w:r>
      <m:oMath>
        <m:r>
          <w:rPr>
            <w:rFonts w:ascii="Cambria Math" w:hAnsi="Cambria Math"/>
            <w:sz w:val="24"/>
          </w:rPr>
          <m:t>t=4</m:t>
        </m:r>
      </m:oMath>
      <w:r w:rsidRPr="00A11AA8">
        <w:rPr>
          <w:sz w:val="24"/>
        </w:rPr>
        <w:t>时，</w:t>
      </w:r>
      <m:oMath>
        <m:r>
          <w:rPr>
            <w:rFonts w:ascii="Cambria Math" w:hAnsi="Cambria Math"/>
            <w:sz w:val="24"/>
          </w:rPr>
          <m:t>p</m:t>
        </m:r>
      </m:oMath>
      <w:r w:rsidRPr="00A11AA8">
        <w:rPr>
          <w:sz w:val="24"/>
        </w:rPr>
        <w:t>值为</w:t>
      </w:r>
      <w:r w:rsidRPr="00A11AA8">
        <w:rPr>
          <w:sz w:val="24"/>
        </w:rPr>
        <w:t>0.000</w:t>
      </w:r>
      <w:r w:rsidRPr="00A11AA8">
        <w:rPr>
          <w:sz w:val="24"/>
        </w:rPr>
        <w:t>，</w:t>
      </w:r>
      <w:r w:rsidRPr="00A11AA8">
        <w:rPr>
          <w:sz w:val="24"/>
        </w:rPr>
        <w:t>SIG</w:t>
      </w:r>
      <w:r w:rsidRPr="00A11AA8">
        <w:rPr>
          <w:sz w:val="24"/>
        </w:rPr>
        <w:t>获得了所有指标的最佳值（如表</w:t>
      </w:r>
      <w:r w:rsidRPr="00A11AA8">
        <w:rPr>
          <w:sz w:val="24"/>
        </w:rPr>
        <w:t>4-8</w:t>
      </w:r>
      <w:r w:rsidRPr="00A11AA8">
        <w:rPr>
          <w:sz w:val="24"/>
        </w:rPr>
        <w:t>所示）。以上结果表明，</w:t>
      </w:r>
      <w:r w:rsidRPr="00A11AA8">
        <w:rPr>
          <w:sz w:val="24"/>
        </w:rPr>
        <w:t>SIG</w:t>
      </w:r>
      <w:r w:rsidRPr="00A11AA8">
        <w:rPr>
          <w:sz w:val="24"/>
        </w:rPr>
        <w:t>是求解</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A11AA8">
        <w:rPr>
          <w:sz w:val="24"/>
        </w:rPr>
        <w:t>的有效算法。</w:t>
      </w:r>
    </w:p>
    <w:p w14:paraId="2F2EF708" w14:textId="425BA189" w:rsidR="00A93435" w:rsidRPr="00A11AA8" w:rsidRDefault="00A93435" w:rsidP="00A11AA8">
      <w:pPr>
        <w:spacing w:line="460" w:lineRule="exact"/>
        <w:jc w:val="center"/>
        <w:rPr>
          <w:rFonts w:eastAsia="楷体"/>
          <w:szCs w:val="21"/>
        </w:rPr>
      </w:pPr>
      <w:r w:rsidRPr="00A11AA8">
        <w:rPr>
          <w:rFonts w:eastAsia="楷体"/>
          <w:szCs w:val="21"/>
        </w:rPr>
        <w:t>表</w:t>
      </w:r>
      <w:r w:rsidRPr="00A11AA8">
        <w:rPr>
          <w:rFonts w:eastAsia="楷体"/>
          <w:szCs w:val="21"/>
        </w:rPr>
        <w:t xml:space="preserve">4-7 </w:t>
      </w:r>
      <m:oMath>
        <m:r>
          <w:rPr>
            <w:rFonts w:ascii="Cambria Math" w:eastAsia="楷体" w:hAnsi="Cambria Math"/>
            <w:szCs w:val="21"/>
          </w:rPr>
          <m:t>t=2</m:t>
        </m:r>
      </m:oMath>
      <w:r w:rsidRPr="00A11AA8">
        <w:rPr>
          <w:rFonts w:eastAsia="楷体" w:hint="eastAsia"/>
          <w:szCs w:val="21"/>
        </w:rPr>
        <w:t>时</w:t>
      </w:r>
      <w:r w:rsidRPr="00A11AA8">
        <w:rPr>
          <w:rFonts w:eastAsia="楷体"/>
          <w:szCs w:val="21"/>
        </w:rPr>
        <w:t>弗里德曼检验的统计结果</w:t>
      </w:r>
      <w:r w:rsidRPr="00A11AA8">
        <w:rPr>
          <w:rFonts w:eastAsia="楷体"/>
          <w:szCs w:val="21"/>
        </w:rPr>
        <w:t>(</w:t>
      </w:r>
      <m:oMath>
        <m:r>
          <w:rPr>
            <w:rFonts w:ascii="Cambria Math" w:eastAsia="楷体" w:hAnsi="Cambria Math"/>
            <w:szCs w:val="21"/>
          </w:rPr>
          <m:t>α=0</m:t>
        </m:r>
        <m:r>
          <m:rPr>
            <m:sty m:val="p"/>
          </m:rPr>
          <w:rPr>
            <w:rFonts w:ascii="Cambria Math" w:eastAsia="楷体" w:hAnsi="Cambria Math"/>
            <w:szCs w:val="21"/>
          </w:rPr>
          <m:t>.</m:t>
        </m:r>
        <m:r>
          <w:rPr>
            <w:rFonts w:ascii="Cambria Math" w:eastAsia="楷体" w:hAnsi="Cambria Math"/>
            <w:szCs w:val="21"/>
          </w:rPr>
          <m:t>050</m:t>
        </m:r>
      </m:oMath>
      <w:r w:rsidRPr="00A11AA8">
        <w:rPr>
          <w:rFonts w:eastAsia="楷体"/>
          <w:szCs w:val="21"/>
        </w:rPr>
        <w:t>)</w:t>
      </w: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986"/>
        <w:gridCol w:w="980"/>
        <w:gridCol w:w="981"/>
        <w:gridCol w:w="985"/>
        <w:gridCol w:w="985"/>
        <w:gridCol w:w="1464"/>
      </w:tblGrid>
      <w:tr w:rsidR="00A93435" w:rsidRPr="00AF4577" w14:paraId="78F8EE48" w14:textId="77777777" w:rsidTr="007A3F1E">
        <w:trPr>
          <w:trHeight w:val="141"/>
          <w:jc w:val="center"/>
        </w:trPr>
        <w:tc>
          <w:tcPr>
            <w:tcW w:w="1163" w:type="dxa"/>
            <w:tcBorders>
              <w:top w:val="single" w:sz="8" w:space="0" w:color="auto"/>
              <w:bottom w:val="single" w:sz="8" w:space="0" w:color="auto"/>
            </w:tcBorders>
          </w:tcPr>
          <w:p w14:paraId="37C7ADAC" w14:textId="77777777" w:rsidR="00A93435" w:rsidRPr="00520736" w:rsidRDefault="00A93435" w:rsidP="00B77F29">
            <w:pPr>
              <w:snapToGrid w:val="0"/>
              <w:spacing w:line="240" w:lineRule="auto"/>
              <w:jc w:val="center"/>
              <w:rPr>
                <w:sz w:val="20"/>
                <w:szCs w:val="20"/>
              </w:rPr>
            </w:pPr>
            <w:r w:rsidRPr="00520736">
              <w:rPr>
                <w:sz w:val="20"/>
                <w:szCs w:val="20"/>
              </w:rPr>
              <w:t>算法</w:t>
            </w:r>
          </w:p>
        </w:tc>
        <w:tc>
          <w:tcPr>
            <w:tcW w:w="986" w:type="dxa"/>
            <w:tcBorders>
              <w:top w:val="single" w:sz="8" w:space="0" w:color="auto"/>
              <w:bottom w:val="single" w:sz="8" w:space="0" w:color="auto"/>
            </w:tcBorders>
          </w:tcPr>
          <w:p w14:paraId="025E6911" w14:textId="77777777" w:rsidR="00A93435" w:rsidRPr="00520736" w:rsidRDefault="00A93435" w:rsidP="00B77F29">
            <w:pPr>
              <w:snapToGrid w:val="0"/>
              <w:spacing w:line="240" w:lineRule="auto"/>
              <w:jc w:val="center"/>
              <w:rPr>
                <w:sz w:val="20"/>
                <w:szCs w:val="20"/>
              </w:rPr>
            </w:pPr>
            <w:proofErr w:type="gramStart"/>
            <w:r w:rsidRPr="00520736">
              <w:rPr>
                <w:sz w:val="20"/>
                <w:szCs w:val="20"/>
              </w:rPr>
              <w:t>秩</w:t>
            </w:r>
            <w:proofErr w:type="gramEnd"/>
          </w:p>
        </w:tc>
        <w:tc>
          <w:tcPr>
            <w:tcW w:w="980" w:type="dxa"/>
            <w:tcBorders>
              <w:top w:val="single" w:sz="8" w:space="0" w:color="auto"/>
              <w:bottom w:val="single" w:sz="8" w:space="0" w:color="auto"/>
            </w:tcBorders>
          </w:tcPr>
          <w:p w14:paraId="7AF172E2" w14:textId="77777777" w:rsidR="00A93435" w:rsidRPr="00520736" w:rsidRDefault="00A93435" w:rsidP="00B77F29">
            <w:pPr>
              <w:snapToGrid w:val="0"/>
              <w:spacing w:line="240" w:lineRule="auto"/>
              <w:jc w:val="center"/>
              <w:rPr>
                <w:sz w:val="20"/>
                <w:szCs w:val="20"/>
              </w:rPr>
            </w:pPr>
            <w:r w:rsidRPr="00520736">
              <w:rPr>
                <w:sz w:val="20"/>
                <w:szCs w:val="20"/>
              </w:rPr>
              <w:t>实例数</w:t>
            </w:r>
          </w:p>
        </w:tc>
        <w:tc>
          <w:tcPr>
            <w:tcW w:w="981" w:type="dxa"/>
            <w:tcBorders>
              <w:top w:val="single" w:sz="8" w:space="0" w:color="auto"/>
              <w:bottom w:val="single" w:sz="8" w:space="0" w:color="auto"/>
            </w:tcBorders>
          </w:tcPr>
          <w:p w14:paraId="1BD153C6" w14:textId="77777777" w:rsidR="00A93435" w:rsidRPr="00520736" w:rsidRDefault="00A93435" w:rsidP="00B77F29">
            <w:pPr>
              <w:snapToGrid w:val="0"/>
              <w:spacing w:line="240" w:lineRule="auto"/>
              <w:jc w:val="center"/>
              <w:rPr>
                <w:sz w:val="20"/>
                <w:szCs w:val="20"/>
              </w:rPr>
            </w:pPr>
            <w:r w:rsidRPr="00520736">
              <w:rPr>
                <w:sz w:val="20"/>
                <w:szCs w:val="20"/>
              </w:rPr>
              <w:t>最小</w:t>
            </w:r>
            <w:r w:rsidRPr="00520736">
              <w:rPr>
                <w:sz w:val="20"/>
                <w:szCs w:val="20"/>
              </w:rPr>
              <w:t>RPI</w:t>
            </w:r>
          </w:p>
        </w:tc>
        <w:tc>
          <w:tcPr>
            <w:tcW w:w="985" w:type="dxa"/>
            <w:tcBorders>
              <w:top w:val="single" w:sz="8" w:space="0" w:color="auto"/>
              <w:bottom w:val="single" w:sz="8" w:space="0" w:color="auto"/>
            </w:tcBorders>
          </w:tcPr>
          <w:p w14:paraId="48878D4C" w14:textId="77777777" w:rsidR="00A93435" w:rsidRPr="00520736" w:rsidRDefault="00A93435" w:rsidP="00B77F29">
            <w:pPr>
              <w:snapToGrid w:val="0"/>
              <w:spacing w:line="240" w:lineRule="auto"/>
              <w:jc w:val="center"/>
              <w:rPr>
                <w:sz w:val="20"/>
                <w:szCs w:val="20"/>
              </w:rPr>
            </w:pPr>
            <w:r w:rsidRPr="00520736">
              <w:rPr>
                <w:sz w:val="20"/>
                <w:szCs w:val="20"/>
              </w:rPr>
              <w:t>最大</w:t>
            </w:r>
            <w:r w:rsidRPr="00520736">
              <w:rPr>
                <w:sz w:val="20"/>
                <w:szCs w:val="20"/>
              </w:rPr>
              <w:t>RPI</w:t>
            </w:r>
          </w:p>
        </w:tc>
        <w:tc>
          <w:tcPr>
            <w:tcW w:w="985" w:type="dxa"/>
            <w:tcBorders>
              <w:top w:val="single" w:sz="8" w:space="0" w:color="auto"/>
              <w:bottom w:val="single" w:sz="8" w:space="0" w:color="auto"/>
            </w:tcBorders>
          </w:tcPr>
          <w:p w14:paraId="1344898F" w14:textId="77777777" w:rsidR="00A93435" w:rsidRPr="00520736" w:rsidRDefault="00A93435" w:rsidP="00B77F29">
            <w:pPr>
              <w:snapToGrid w:val="0"/>
              <w:spacing w:line="240" w:lineRule="auto"/>
              <w:jc w:val="center"/>
              <w:rPr>
                <w:sz w:val="20"/>
                <w:szCs w:val="20"/>
              </w:rPr>
            </w:pPr>
            <w:r w:rsidRPr="00520736">
              <w:rPr>
                <w:sz w:val="20"/>
                <w:szCs w:val="20"/>
              </w:rPr>
              <w:t>平均</w:t>
            </w:r>
            <w:r w:rsidRPr="00520736">
              <w:rPr>
                <w:sz w:val="20"/>
                <w:szCs w:val="20"/>
              </w:rPr>
              <w:t>RPI</w:t>
            </w:r>
          </w:p>
        </w:tc>
        <w:tc>
          <w:tcPr>
            <w:tcW w:w="1464" w:type="dxa"/>
            <w:tcBorders>
              <w:top w:val="single" w:sz="8" w:space="0" w:color="auto"/>
              <w:bottom w:val="single" w:sz="8" w:space="0" w:color="auto"/>
            </w:tcBorders>
          </w:tcPr>
          <w:p w14:paraId="475DEA79" w14:textId="77777777" w:rsidR="00A93435" w:rsidRPr="00520736" w:rsidRDefault="00A93435" w:rsidP="00B77F29">
            <w:pPr>
              <w:snapToGrid w:val="0"/>
              <w:spacing w:line="240" w:lineRule="auto"/>
              <w:jc w:val="center"/>
              <w:rPr>
                <w:sz w:val="20"/>
                <w:szCs w:val="20"/>
              </w:rPr>
            </w:pPr>
            <w:r w:rsidRPr="00520736">
              <w:rPr>
                <w:sz w:val="20"/>
                <w:szCs w:val="20"/>
              </w:rPr>
              <w:t>标准偏差</w:t>
            </w:r>
          </w:p>
        </w:tc>
      </w:tr>
      <w:tr w:rsidR="00A93435" w:rsidRPr="00AF4577" w14:paraId="46CA292E" w14:textId="77777777" w:rsidTr="007A3F1E">
        <w:trPr>
          <w:trHeight w:val="141"/>
          <w:jc w:val="center"/>
        </w:trPr>
        <w:tc>
          <w:tcPr>
            <w:tcW w:w="1163" w:type="dxa"/>
            <w:tcBorders>
              <w:top w:val="single" w:sz="8" w:space="0" w:color="auto"/>
            </w:tcBorders>
          </w:tcPr>
          <w:p w14:paraId="00DA478E" w14:textId="77777777" w:rsidR="00A93435" w:rsidRPr="00520736" w:rsidRDefault="00A93435" w:rsidP="00B77F29">
            <w:pPr>
              <w:snapToGrid w:val="0"/>
              <w:spacing w:line="240" w:lineRule="auto"/>
              <w:jc w:val="center"/>
              <w:rPr>
                <w:sz w:val="20"/>
                <w:szCs w:val="20"/>
              </w:rPr>
            </w:pPr>
            <w:r w:rsidRPr="00520736">
              <w:rPr>
                <w:sz w:val="20"/>
                <w:szCs w:val="20"/>
              </w:rPr>
              <w:t>CIG</w:t>
            </w:r>
          </w:p>
        </w:tc>
        <w:tc>
          <w:tcPr>
            <w:tcW w:w="986" w:type="dxa"/>
            <w:tcBorders>
              <w:top w:val="single" w:sz="8" w:space="0" w:color="auto"/>
            </w:tcBorders>
          </w:tcPr>
          <w:p w14:paraId="50F7CEC1" w14:textId="77777777" w:rsidR="00A93435" w:rsidRPr="00520736" w:rsidRDefault="00A93435" w:rsidP="00B77F29">
            <w:pPr>
              <w:snapToGrid w:val="0"/>
              <w:spacing w:line="240" w:lineRule="auto"/>
              <w:jc w:val="center"/>
              <w:rPr>
                <w:sz w:val="20"/>
                <w:szCs w:val="20"/>
              </w:rPr>
            </w:pPr>
            <w:r w:rsidRPr="00520736">
              <w:rPr>
                <w:sz w:val="20"/>
                <w:szCs w:val="20"/>
              </w:rPr>
              <w:t>2.01</w:t>
            </w:r>
          </w:p>
        </w:tc>
        <w:tc>
          <w:tcPr>
            <w:tcW w:w="980" w:type="dxa"/>
            <w:tcBorders>
              <w:top w:val="single" w:sz="8" w:space="0" w:color="auto"/>
            </w:tcBorders>
          </w:tcPr>
          <w:p w14:paraId="4DC3967C"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81" w:type="dxa"/>
            <w:tcBorders>
              <w:top w:val="single" w:sz="8" w:space="0" w:color="auto"/>
            </w:tcBorders>
          </w:tcPr>
          <w:p w14:paraId="6370E637" w14:textId="77777777" w:rsidR="00A93435" w:rsidRPr="00520736" w:rsidRDefault="00A93435" w:rsidP="00B77F29">
            <w:pPr>
              <w:snapToGrid w:val="0"/>
              <w:spacing w:line="240" w:lineRule="auto"/>
              <w:jc w:val="center"/>
              <w:rPr>
                <w:sz w:val="20"/>
                <w:szCs w:val="20"/>
              </w:rPr>
            </w:pPr>
            <w:r w:rsidRPr="00520736">
              <w:rPr>
                <w:sz w:val="20"/>
                <w:szCs w:val="20"/>
              </w:rPr>
              <w:t>0.14</w:t>
            </w:r>
          </w:p>
        </w:tc>
        <w:tc>
          <w:tcPr>
            <w:tcW w:w="985" w:type="dxa"/>
            <w:tcBorders>
              <w:top w:val="single" w:sz="8" w:space="0" w:color="auto"/>
            </w:tcBorders>
          </w:tcPr>
          <w:p w14:paraId="7D3CBDA5" w14:textId="77777777" w:rsidR="00A93435" w:rsidRPr="00520736" w:rsidRDefault="00A93435" w:rsidP="00B77F29">
            <w:pPr>
              <w:snapToGrid w:val="0"/>
              <w:spacing w:line="240" w:lineRule="auto"/>
              <w:jc w:val="center"/>
              <w:rPr>
                <w:sz w:val="20"/>
                <w:szCs w:val="20"/>
              </w:rPr>
            </w:pPr>
            <w:r w:rsidRPr="00520736">
              <w:rPr>
                <w:sz w:val="20"/>
                <w:szCs w:val="20"/>
              </w:rPr>
              <w:t>3.65</w:t>
            </w:r>
          </w:p>
        </w:tc>
        <w:tc>
          <w:tcPr>
            <w:tcW w:w="985" w:type="dxa"/>
            <w:tcBorders>
              <w:top w:val="single" w:sz="8" w:space="0" w:color="auto"/>
            </w:tcBorders>
          </w:tcPr>
          <w:p w14:paraId="1E4451D6" w14:textId="77777777" w:rsidR="00A93435" w:rsidRPr="00520736" w:rsidRDefault="00A93435" w:rsidP="00B77F29">
            <w:pPr>
              <w:snapToGrid w:val="0"/>
              <w:spacing w:line="240" w:lineRule="auto"/>
              <w:jc w:val="center"/>
              <w:rPr>
                <w:sz w:val="20"/>
                <w:szCs w:val="20"/>
              </w:rPr>
            </w:pPr>
            <w:r w:rsidRPr="00520736">
              <w:rPr>
                <w:sz w:val="20"/>
                <w:szCs w:val="20"/>
              </w:rPr>
              <w:t>1.39</w:t>
            </w:r>
          </w:p>
        </w:tc>
        <w:tc>
          <w:tcPr>
            <w:tcW w:w="1464" w:type="dxa"/>
            <w:tcBorders>
              <w:top w:val="single" w:sz="8" w:space="0" w:color="auto"/>
            </w:tcBorders>
          </w:tcPr>
          <w:p w14:paraId="3E0451FD" w14:textId="77777777" w:rsidR="00A93435" w:rsidRPr="00520736" w:rsidRDefault="00A93435" w:rsidP="00B77F29">
            <w:pPr>
              <w:snapToGrid w:val="0"/>
              <w:spacing w:line="240" w:lineRule="auto"/>
              <w:jc w:val="center"/>
              <w:rPr>
                <w:sz w:val="20"/>
                <w:szCs w:val="20"/>
              </w:rPr>
            </w:pPr>
            <w:r w:rsidRPr="00520736">
              <w:rPr>
                <w:sz w:val="20"/>
                <w:szCs w:val="20"/>
              </w:rPr>
              <w:t>0.86</w:t>
            </w:r>
          </w:p>
        </w:tc>
      </w:tr>
      <w:tr w:rsidR="00A93435" w:rsidRPr="00AF4577" w14:paraId="226EC399" w14:textId="77777777" w:rsidTr="007A3F1E">
        <w:trPr>
          <w:trHeight w:val="141"/>
          <w:jc w:val="center"/>
        </w:trPr>
        <w:tc>
          <w:tcPr>
            <w:tcW w:w="1163" w:type="dxa"/>
          </w:tcPr>
          <w:p w14:paraId="549AB47C" w14:textId="77777777" w:rsidR="00A93435" w:rsidRPr="00520736" w:rsidRDefault="00A93435" w:rsidP="00B77F29">
            <w:pPr>
              <w:snapToGrid w:val="0"/>
              <w:spacing w:line="240" w:lineRule="auto"/>
              <w:jc w:val="center"/>
              <w:rPr>
                <w:sz w:val="20"/>
                <w:szCs w:val="20"/>
              </w:rPr>
            </w:pPr>
            <w:r w:rsidRPr="00520736">
              <w:rPr>
                <w:sz w:val="20"/>
                <w:szCs w:val="20"/>
              </w:rPr>
              <w:t>MNIG</w:t>
            </w:r>
          </w:p>
        </w:tc>
        <w:tc>
          <w:tcPr>
            <w:tcW w:w="986" w:type="dxa"/>
          </w:tcPr>
          <w:p w14:paraId="4E0ACCAB" w14:textId="77777777" w:rsidR="00A93435" w:rsidRPr="00520736" w:rsidRDefault="00A93435" w:rsidP="00B77F29">
            <w:pPr>
              <w:snapToGrid w:val="0"/>
              <w:spacing w:line="240" w:lineRule="auto"/>
              <w:jc w:val="center"/>
              <w:rPr>
                <w:sz w:val="20"/>
                <w:szCs w:val="20"/>
              </w:rPr>
            </w:pPr>
            <w:r w:rsidRPr="00520736">
              <w:rPr>
                <w:sz w:val="20"/>
                <w:szCs w:val="20"/>
              </w:rPr>
              <w:t>4.53</w:t>
            </w:r>
          </w:p>
        </w:tc>
        <w:tc>
          <w:tcPr>
            <w:tcW w:w="980" w:type="dxa"/>
          </w:tcPr>
          <w:p w14:paraId="0F5A8AE0"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81" w:type="dxa"/>
          </w:tcPr>
          <w:p w14:paraId="1F8E632E" w14:textId="77777777" w:rsidR="00A93435" w:rsidRPr="00520736" w:rsidRDefault="00A93435" w:rsidP="00B77F29">
            <w:pPr>
              <w:snapToGrid w:val="0"/>
              <w:spacing w:line="240" w:lineRule="auto"/>
              <w:jc w:val="center"/>
              <w:rPr>
                <w:sz w:val="20"/>
                <w:szCs w:val="20"/>
              </w:rPr>
            </w:pPr>
            <w:r w:rsidRPr="00520736">
              <w:rPr>
                <w:sz w:val="20"/>
                <w:szCs w:val="20"/>
              </w:rPr>
              <w:t>0.59</w:t>
            </w:r>
          </w:p>
        </w:tc>
        <w:tc>
          <w:tcPr>
            <w:tcW w:w="985" w:type="dxa"/>
          </w:tcPr>
          <w:p w14:paraId="347FB135" w14:textId="77777777" w:rsidR="00A93435" w:rsidRPr="00520736" w:rsidRDefault="00A93435" w:rsidP="00B77F29">
            <w:pPr>
              <w:snapToGrid w:val="0"/>
              <w:spacing w:line="240" w:lineRule="auto"/>
              <w:jc w:val="center"/>
              <w:rPr>
                <w:sz w:val="20"/>
                <w:szCs w:val="20"/>
              </w:rPr>
            </w:pPr>
            <w:r w:rsidRPr="00520736">
              <w:rPr>
                <w:sz w:val="20"/>
                <w:szCs w:val="20"/>
              </w:rPr>
              <w:t>9.56</w:t>
            </w:r>
          </w:p>
        </w:tc>
        <w:tc>
          <w:tcPr>
            <w:tcW w:w="985" w:type="dxa"/>
          </w:tcPr>
          <w:p w14:paraId="21BDFB66" w14:textId="77777777" w:rsidR="00A93435" w:rsidRPr="00520736" w:rsidRDefault="00A93435" w:rsidP="00B77F29">
            <w:pPr>
              <w:snapToGrid w:val="0"/>
              <w:spacing w:line="240" w:lineRule="auto"/>
              <w:jc w:val="center"/>
              <w:rPr>
                <w:sz w:val="20"/>
                <w:szCs w:val="20"/>
              </w:rPr>
            </w:pPr>
            <w:r w:rsidRPr="00520736">
              <w:rPr>
                <w:sz w:val="20"/>
                <w:szCs w:val="20"/>
              </w:rPr>
              <w:t>3.14</w:t>
            </w:r>
          </w:p>
        </w:tc>
        <w:tc>
          <w:tcPr>
            <w:tcW w:w="1464" w:type="dxa"/>
          </w:tcPr>
          <w:p w14:paraId="106233ED" w14:textId="77777777" w:rsidR="00A93435" w:rsidRPr="00520736" w:rsidRDefault="00A93435" w:rsidP="00B77F29">
            <w:pPr>
              <w:snapToGrid w:val="0"/>
              <w:spacing w:line="240" w:lineRule="auto"/>
              <w:jc w:val="center"/>
              <w:rPr>
                <w:sz w:val="20"/>
                <w:szCs w:val="20"/>
              </w:rPr>
            </w:pPr>
            <w:r w:rsidRPr="00520736">
              <w:rPr>
                <w:sz w:val="20"/>
                <w:szCs w:val="20"/>
              </w:rPr>
              <w:t>1.51</w:t>
            </w:r>
          </w:p>
        </w:tc>
      </w:tr>
      <w:tr w:rsidR="00A93435" w:rsidRPr="00AF4577" w14:paraId="632E3538" w14:textId="77777777" w:rsidTr="007A3F1E">
        <w:trPr>
          <w:trHeight w:val="141"/>
          <w:jc w:val="center"/>
        </w:trPr>
        <w:tc>
          <w:tcPr>
            <w:tcW w:w="1163" w:type="dxa"/>
          </w:tcPr>
          <w:p w14:paraId="0E52766A" w14:textId="77777777" w:rsidR="00A93435" w:rsidRPr="00520736" w:rsidRDefault="00A93435" w:rsidP="00B77F29">
            <w:pPr>
              <w:snapToGrid w:val="0"/>
              <w:spacing w:line="240" w:lineRule="auto"/>
              <w:jc w:val="center"/>
              <w:rPr>
                <w:sz w:val="20"/>
                <w:szCs w:val="20"/>
              </w:rPr>
            </w:pPr>
            <w:r w:rsidRPr="00520736">
              <w:rPr>
                <w:sz w:val="20"/>
                <w:szCs w:val="20"/>
              </w:rPr>
              <w:t>DPSO</w:t>
            </w:r>
          </w:p>
        </w:tc>
        <w:tc>
          <w:tcPr>
            <w:tcW w:w="986" w:type="dxa"/>
          </w:tcPr>
          <w:p w14:paraId="0C956BF8" w14:textId="77777777" w:rsidR="00A93435" w:rsidRPr="00520736" w:rsidRDefault="00A93435" w:rsidP="00B77F29">
            <w:pPr>
              <w:snapToGrid w:val="0"/>
              <w:spacing w:line="240" w:lineRule="auto"/>
              <w:jc w:val="center"/>
              <w:rPr>
                <w:sz w:val="20"/>
                <w:szCs w:val="20"/>
              </w:rPr>
            </w:pPr>
            <w:r w:rsidRPr="00520736">
              <w:rPr>
                <w:sz w:val="20"/>
                <w:szCs w:val="20"/>
              </w:rPr>
              <w:t>3.89</w:t>
            </w:r>
          </w:p>
        </w:tc>
        <w:tc>
          <w:tcPr>
            <w:tcW w:w="980" w:type="dxa"/>
          </w:tcPr>
          <w:p w14:paraId="5B5BCA0E"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81" w:type="dxa"/>
          </w:tcPr>
          <w:p w14:paraId="6B63676E" w14:textId="77777777" w:rsidR="00A93435" w:rsidRPr="00520736" w:rsidRDefault="00A93435" w:rsidP="00B77F29">
            <w:pPr>
              <w:snapToGrid w:val="0"/>
              <w:spacing w:line="240" w:lineRule="auto"/>
              <w:jc w:val="center"/>
              <w:rPr>
                <w:sz w:val="20"/>
                <w:szCs w:val="20"/>
              </w:rPr>
            </w:pPr>
            <w:r w:rsidRPr="00520736">
              <w:rPr>
                <w:sz w:val="20"/>
                <w:szCs w:val="20"/>
              </w:rPr>
              <w:t>0.04</w:t>
            </w:r>
          </w:p>
        </w:tc>
        <w:tc>
          <w:tcPr>
            <w:tcW w:w="985" w:type="dxa"/>
          </w:tcPr>
          <w:p w14:paraId="5F83D9D3" w14:textId="77777777" w:rsidR="00A93435" w:rsidRPr="00520736" w:rsidRDefault="00A93435" w:rsidP="00B77F29">
            <w:pPr>
              <w:snapToGrid w:val="0"/>
              <w:spacing w:line="240" w:lineRule="auto"/>
              <w:jc w:val="center"/>
              <w:rPr>
                <w:sz w:val="20"/>
                <w:szCs w:val="20"/>
              </w:rPr>
            </w:pPr>
            <w:r w:rsidRPr="00520736">
              <w:rPr>
                <w:sz w:val="20"/>
                <w:szCs w:val="20"/>
              </w:rPr>
              <w:t>10.53</w:t>
            </w:r>
          </w:p>
        </w:tc>
        <w:tc>
          <w:tcPr>
            <w:tcW w:w="985" w:type="dxa"/>
          </w:tcPr>
          <w:p w14:paraId="60485F06" w14:textId="77777777" w:rsidR="00A93435" w:rsidRPr="00520736" w:rsidRDefault="00A93435" w:rsidP="00B77F29">
            <w:pPr>
              <w:snapToGrid w:val="0"/>
              <w:spacing w:line="240" w:lineRule="auto"/>
              <w:jc w:val="center"/>
              <w:rPr>
                <w:sz w:val="20"/>
                <w:szCs w:val="20"/>
              </w:rPr>
            </w:pPr>
            <w:r w:rsidRPr="00520736">
              <w:rPr>
                <w:sz w:val="20"/>
                <w:szCs w:val="20"/>
              </w:rPr>
              <w:t>2.84</w:t>
            </w:r>
          </w:p>
        </w:tc>
        <w:tc>
          <w:tcPr>
            <w:tcW w:w="1464" w:type="dxa"/>
          </w:tcPr>
          <w:p w14:paraId="53724E2F" w14:textId="77777777" w:rsidR="00A93435" w:rsidRPr="00520736" w:rsidRDefault="00A93435" w:rsidP="00B77F29">
            <w:pPr>
              <w:snapToGrid w:val="0"/>
              <w:spacing w:line="240" w:lineRule="auto"/>
              <w:jc w:val="center"/>
              <w:rPr>
                <w:sz w:val="20"/>
                <w:szCs w:val="20"/>
              </w:rPr>
            </w:pPr>
            <w:r w:rsidRPr="00520736">
              <w:rPr>
                <w:sz w:val="20"/>
                <w:szCs w:val="20"/>
              </w:rPr>
              <w:t>1.61</w:t>
            </w:r>
          </w:p>
        </w:tc>
      </w:tr>
      <w:tr w:rsidR="00A93435" w:rsidRPr="00AF4577" w14:paraId="1C45B5E7" w14:textId="77777777" w:rsidTr="007A3F1E">
        <w:trPr>
          <w:trHeight w:val="141"/>
          <w:jc w:val="center"/>
        </w:trPr>
        <w:tc>
          <w:tcPr>
            <w:tcW w:w="1163" w:type="dxa"/>
          </w:tcPr>
          <w:p w14:paraId="7EBC7E81" w14:textId="77777777" w:rsidR="00A93435" w:rsidRPr="00520736" w:rsidRDefault="00A93435" w:rsidP="00B77F29">
            <w:pPr>
              <w:snapToGrid w:val="0"/>
              <w:spacing w:line="240" w:lineRule="auto"/>
              <w:jc w:val="center"/>
              <w:rPr>
                <w:sz w:val="20"/>
                <w:szCs w:val="20"/>
              </w:rPr>
            </w:pPr>
            <w:r w:rsidRPr="00520736">
              <w:rPr>
                <w:sz w:val="20"/>
                <w:szCs w:val="20"/>
              </w:rPr>
              <w:t>ES</w:t>
            </w:r>
          </w:p>
        </w:tc>
        <w:tc>
          <w:tcPr>
            <w:tcW w:w="986" w:type="dxa"/>
          </w:tcPr>
          <w:p w14:paraId="204E20EA" w14:textId="77777777" w:rsidR="00A93435" w:rsidRPr="00520736" w:rsidRDefault="00A93435" w:rsidP="00B77F29">
            <w:pPr>
              <w:snapToGrid w:val="0"/>
              <w:spacing w:line="240" w:lineRule="auto"/>
              <w:jc w:val="center"/>
              <w:rPr>
                <w:sz w:val="20"/>
                <w:szCs w:val="20"/>
              </w:rPr>
            </w:pPr>
            <w:r w:rsidRPr="00520736">
              <w:rPr>
                <w:sz w:val="20"/>
                <w:szCs w:val="20"/>
              </w:rPr>
              <w:t>3.50</w:t>
            </w:r>
          </w:p>
        </w:tc>
        <w:tc>
          <w:tcPr>
            <w:tcW w:w="980" w:type="dxa"/>
          </w:tcPr>
          <w:p w14:paraId="705162D5"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81" w:type="dxa"/>
          </w:tcPr>
          <w:p w14:paraId="7D497D8F" w14:textId="77777777" w:rsidR="00A93435" w:rsidRPr="00520736" w:rsidRDefault="00A93435" w:rsidP="00B77F29">
            <w:pPr>
              <w:snapToGrid w:val="0"/>
              <w:spacing w:line="240" w:lineRule="auto"/>
              <w:jc w:val="center"/>
              <w:rPr>
                <w:sz w:val="20"/>
                <w:szCs w:val="20"/>
              </w:rPr>
            </w:pPr>
            <w:r w:rsidRPr="00520736">
              <w:rPr>
                <w:sz w:val="20"/>
                <w:szCs w:val="20"/>
              </w:rPr>
              <w:t>0.43</w:t>
            </w:r>
          </w:p>
        </w:tc>
        <w:tc>
          <w:tcPr>
            <w:tcW w:w="985" w:type="dxa"/>
          </w:tcPr>
          <w:p w14:paraId="0762E4A4" w14:textId="77777777" w:rsidR="00A93435" w:rsidRPr="00520736" w:rsidRDefault="00A93435" w:rsidP="00B77F29">
            <w:pPr>
              <w:snapToGrid w:val="0"/>
              <w:spacing w:line="240" w:lineRule="auto"/>
              <w:jc w:val="center"/>
              <w:rPr>
                <w:sz w:val="20"/>
                <w:szCs w:val="20"/>
              </w:rPr>
            </w:pPr>
            <w:r w:rsidRPr="00520736">
              <w:rPr>
                <w:sz w:val="20"/>
                <w:szCs w:val="20"/>
              </w:rPr>
              <w:t>10.06</w:t>
            </w:r>
          </w:p>
        </w:tc>
        <w:tc>
          <w:tcPr>
            <w:tcW w:w="985" w:type="dxa"/>
          </w:tcPr>
          <w:p w14:paraId="77EA2DA2" w14:textId="77777777" w:rsidR="00A93435" w:rsidRPr="00520736" w:rsidRDefault="00A93435" w:rsidP="00B77F29">
            <w:pPr>
              <w:snapToGrid w:val="0"/>
              <w:spacing w:line="240" w:lineRule="auto"/>
              <w:jc w:val="center"/>
              <w:rPr>
                <w:sz w:val="20"/>
                <w:szCs w:val="20"/>
              </w:rPr>
            </w:pPr>
            <w:r w:rsidRPr="00520736">
              <w:rPr>
                <w:sz w:val="20"/>
                <w:szCs w:val="20"/>
              </w:rPr>
              <w:t>2.73</w:t>
            </w:r>
          </w:p>
        </w:tc>
        <w:tc>
          <w:tcPr>
            <w:tcW w:w="1464" w:type="dxa"/>
          </w:tcPr>
          <w:p w14:paraId="6DE599AF" w14:textId="77777777" w:rsidR="00A93435" w:rsidRPr="00520736" w:rsidRDefault="00A93435" w:rsidP="00B77F29">
            <w:pPr>
              <w:snapToGrid w:val="0"/>
              <w:spacing w:line="240" w:lineRule="auto"/>
              <w:jc w:val="center"/>
              <w:rPr>
                <w:sz w:val="20"/>
                <w:szCs w:val="20"/>
              </w:rPr>
            </w:pPr>
            <w:r w:rsidRPr="00520736">
              <w:rPr>
                <w:sz w:val="20"/>
                <w:szCs w:val="20"/>
              </w:rPr>
              <w:t>1.39</w:t>
            </w:r>
          </w:p>
        </w:tc>
      </w:tr>
      <w:tr w:rsidR="00A93435" w:rsidRPr="00AF4577" w14:paraId="4B2E76A0" w14:textId="77777777" w:rsidTr="007A3F1E">
        <w:trPr>
          <w:trHeight w:val="141"/>
          <w:jc w:val="center"/>
        </w:trPr>
        <w:tc>
          <w:tcPr>
            <w:tcW w:w="1163" w:type="dxa"/>
          </w:tcPr>
          <w:p w14:paraId="396024FA" w14:textId="77777777" w:rsidR="00A93435" w:rsidRPr="00520736" w:rsidRDefault="00A93435" w:rsidP="00B77F29">
            <w:pPr>
              <w:snapToGrid w:val="0"/>
              <w:spacing w:line="240" w:lineRule="auto"/>
              <w:jc w:val="center"/>
              <w:rPr>
                <w:sz w:val="20"/>
                <w:szCs w:val="20"/>
              </w:rPr>
            </w:pPr>
            <w:r w:rsidRPr="00520736">
              <w:rPr>
                <w:sz w:val="20"/>
                <w:szCs w:val="20"/>
              </w:rPr>
              <w:t>SIG</w:t>
            </w:r>
          </w:p>
        </w:tc>
        <w:tc>
          <w:tcPr>
            <w:tcW w:w="986" w:type="dxa"/>
          </w:tcPr>
          <w:p w14:paraId="38775E4B" w14:textId="77777777" w:rsidR="00A93435" w:rsidRPr="00520736" w:rsidRDefault="00A93435" w:rsidP="00B77F29">
            <w:pPr>
              <w:snapToGrid w:val="0"/>
              <w:spacing w:line="240" w:lineRule="auto"/>
              <w:jc w:val="center"/>
              <w:rPr>
                <w:b/>
                <w:bCs/>
                <w:sz w:val="20"/>
                <w:szCs w:val="20"/>
              </w:rPr>
            </w:pPr>
            <w:r w:rsidRPr="00520736">
              <w:rPr>
                <w:b/>
                <w:bCs/>
                <w:sz w:val="20"/>
                <w:szCs w:val="20"/>
              </w:rPr>
              <w:t>1.07</w:t>
            </w:r>
          </w:p>
        </w:tc>
        <w:tc>
          <w:tcPr>
            <w:tcW w:w="980" w:type="dxa"/>
          </w:tcPr>
          <w:p w14:paraId="5669240F"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81" w:type="dxa"/>
          </w:tcPr>
          <w:p w14:paraId="1A9931DD" w14:textId="77777777" w:rsidR="00A93435" w:rsidRPr="00520736" w:rsidRDefault="00A93435" w:rsidP="00B77F29">
            <w:pPr>
              <w:snapToGrid w:val="0"/>
              <w:spacing w:line="240" w:lineRule="auto"/>
              <w:jc w:val="center"/>
              <w:rPr>
                <w:b/>
                <w:bCs/>
                <w:sz w:val="20"/>
                <w:szCs w:val="20"/>
              </w:rPr>
            </w:pPr>
            <w:r w:rsidRPr="00520736">
              <w:rPr>
                <w:b/>
                <w:bCs/>
                <w:sz w:val="20"/>
                <w:szCs w:val="20"/>
              </w:rPr>
              <w:t>0.03</w:t>
            </w:r>
          </w:p>
        </w:tc>
        <w:tc>
          <w:tcPr>
            <w:tcW w:w="985" w:type="dxa"/>
          </w:tcPr>
          <w:p w14:paraId="021A99AB" w14:textId="77777777" w:rsidR="00A93435" w:rsidRPr="00520736" w:rsidRDefault="00A93435" w:rsidP="00B77F29">
            <w:pPr>
              <w:snapToGrid w:val="0"/>
              <w:spacing w:line="240" w:lineRule="auto"/>
              <w:jc w:val="center"/>
              <w:rPr>
                <w:b/>
                <w:bCs/>
                <w:sz w:val="20"/>
                <w:szCs w:val="20"/>
              </w:rPr>
            </w:pPr>
            <w:r w:rsidRPr="00520736">
              <w:rPr>
                <w:b/>
                <w:bCs/>
                <w:sz w:val="20"/>
                <w:szCs w:val="20"/>
              </w:rPr>
              <w:t>2.24</w:t>
            </w:r>
          </w:p>
        </w:tc>
        <w:tc>
          <w:tcPr>
            <w:tcW w:w="985" w:type="dxa"/>
          </w:tcPr>
          <w:p w14:paraId="5185F94E" w14:textId="77777777" w:rsidR="00A93435" w:rsidRPr="00520736" w:rsidRDefault="00A93435" w:rsidP="00B77F29">
            <w:pPr>
              <w:snapToGrid w:val="0"/>
              <w:spacing w:line="240" w:lineRule="auto"/>
              <w:jc w:val="center"/>
              <w:rPr>
                <w:b/>
                <w:bCs/>
                <w:sz w:val="20"/>
                <w:szCs w:val="20"/>
              </w:rPr>
            </w:pPr>
            <w:r w:rsidRPr="00520736">
              <w:rPr>
                <w:b/>
                <w:bCs/>
                <w:sz w:val="20"/>
                <w:szCs w:val="20"/>
              </w:rPr>
              <w:t>0.39</w:t>
            </w:r>
          </w:p>
        </w:tc>
        <w:tc>
          <w:tcPr>
            <w:tcW w:w="1464" w:type="dxa"/>
          </w:tcPr>
          <w:p w14:paraId="1BBA0A6B" w14:textId="77777777" w:rsidR="00A93435" w:rsidRPr="00520736" w:rsidRDefault="00A93435" w:rsidP="00B77F29">
            <w:pPr>
              <w:snapToGrid w:val="0"/>
              <w:spacing w:line="240" w:lineRule="auto"/>
              <w:jc w:val="center"/>
              <w:rPr>
                <w:b/>
                <w:bCs/>
                <w:sz w:val="20"/>
                <w:szCs w:val="20"/>
              </w:rPr>
            </w:pPr>
            <w:r w:rsidRPr="00520736">
              <w:rPr>
                <w:b/>
                <w:bCs/>
                <w:sz w:val="20"/>
                <w:szCs w:val="20"/>
              </w:rPr>
              <w:t>0.34</w:t>
            </w:r>
          </w:p>
        </w:tc>
      </w:tr>
      <w:tr w:rsidR="00A93435" w:rsidRPr="00AF4577" w14:paraId="3F5308E5" w14:textId="77777777" w:rsidTr="007A3F1E">
        <w:trPr>
          <w:trHeight w:val="141"/>
          <w:jc w:val="center"/>
        </w:trPr>
        <w:tc>
          <w:tcPr>
            <w:tcW w:w="1163" w:type="dxa"/>
          </w:tcPr>
          <w:p w14:paraId="5089A41A" w14:textId="660C84F0" w:rsidR="00A93435" w:rsidRPr="00520736" w:rsidRDefault="008C1545" w:rsidP="00B77F29">
            <w:pPr>
              <w:snapToGrid w:val="0"/>
              <w:spacing w:line="240" w:lineRule="auto"/>
              <w:jc w:val="center"/>
              <w:rPr>
                <w:i/>
                <w:iCs/>
                <w:sz w:val="20"/>
                <w:szCs w:val="20"/>
              </w:rPr>
            </w:pPr>
            <m:oMath>
              <m:r>
                <w:rPr>
                  <w:rFonts w:ascii="Cambria Math" w:hAnsi="Cambria Math"/>
                  <w:sz w:val="20"/>
                  <w:szCs w:val="20"/>
                </w:rPr>
                <m:t>p</m:t>
              </m:r>
            </m:oMath>
            <w:r w:rsidR="007F1A3D" w:rsidRPr="007F1A3D">
              <w:rPr>
                <w:rFonts w:hint="eastAsia"/>
                <w:sz w:val="20"/>
                <w:szCs w:val="20"/>
              </w:rPr>
              <w:t>值</w:t>
            </w:r>
          </w:p>
        </w:tc>
        <w:tc>
          <w:tcPr>
            <w:tcW w:w="986" w:type="dxa"/>
          </w:tcPr>
          <w:p w14:paraId="4B695A54" w14:textId="77777777" w:rsidR="00A93435" w:rsidRPr="00520736" w:rsidRDefault="00A93435" w:rsidP="00B77F29">
            <w:pPr>
              <w:snapToGrid w:val="0"/>
              <w:spacing w:line="240" w:lineRule="auto"/>
              <w:jc w:val="center"/>
              <w:rPr>
                <w:sz w:val="20"/>
                <w:szCs w:val="20"/>
              </w:rPr>
            </w:pPr>
            <w:r w:rsidRPr="00520736">
              <w:rPr>
                <w:sz w:val="20"/>
                <w:szCs w:val="20"/>
              </w:rPr>
              <w:t>0.000</w:t>
            </w:r>
          </w:p>
        </w:tc>
        <w:tc>
          <w:tcPr>
            <w:tcW w:w="980" w:type="dxa"/>
          </w:tcPr>
          <w:p w14:paraId="23BB1D09" w14:textId="77777777" w:rsidR="00A93435" w:rsidRPr="00520736" w:rsidRDefault="00A93435" w:rsidP="00B77F29">
            <w:pPr>
              <w:snapToGrid w:val="0"/>
              <w:spacing w:line="240" w:lineRule="auto"/>
              <w:jc w:val="center"/>
              <w:rPr>
                <w:sz w:val="20"/>
                <w:szCs w:val="20"/>
              </w:rPr>
            </w:pPr>
          </w:p>
        </w:tc>
        <w:tc>
          <w:tcPr>
            <w:tcW w:w="981" w:type="dxa"/>
          </w:tcPr>
          <w:p w14:paraId="5C55B7E9" w14:textId="77777777" w:rsidR="00A93435" w:rsidRPr="00520736" w:rsidRDefault="00A93435" w:rsidP="00B77F29">
            <w:pPr>
              <w:snapToGrid w:val="0"/>
              <w:spacing w:line="240" w:lineRule="auto"/>
              <w:jc w:val="center"/>
              <w:rPr>
                <w:sz w:val="20"/>
                <w:szCs w:val="20"/>
              </w:rPr>
            </w:pPr>
          </w:p>
        </w:tc>
        <w:tc>
          <w:tcPr>
            <w:tcW w:w="985" w:type="dxa"/>
          </w:tcPr>
          <w:p w14:paraId="5F7D5716" w14:textId="77777777" w:rsidR="00A93435" w:rsidRPr="00520736" w:rsidRDefault="00A93435" w:rsidP="00B77F29">
            <w:pPr>
              <w:snapToGrid w:val="0"/>
              <w:spacing w:line="240" w:lineRule="auto"/>
              <w:jc w:val="center"/>
              <w:rPr>
                <w:sz w:val="20"/>
                <w:szCs w:val="20"/>
              </w:rPr>
            </w:pPr>
          </w:p>
        </w:tc>
        <w:tc>
          <w:tcPr>
            <w:tcW w:w="985" w:type="dxa"/>
          </w:tcPr>
          <w:p w14:paraId="6682C0FB" w14:textId="77777777" w:rsidR="00A93435" w:rsidRPr="00520736" w:rsidRDefault="00A93435" w:rsidP="00B77F29">
            <w:pPr>
              <w:snapToGrid w:val="0"/>
              <w:spacing w:line="240" w:lineRule="auto"/>
              <w:jc w:val="center"/>
              <w:rPr>
                <w:sz w:val="20"/>
                <w:szCs w:val="20"/>
              </w:rPr>
            </w:pPr>
          </w:p>
        </w:tc>
        <w:tc>
          <w:tcPr>
            <w:tcW w:w="1464" w:type="dxa"/>
          </w:tcPr>
          <w:p w14:paraId="41323CCB" w14:textId="77777777" w:rsidR="00A93435" w:rsidRPr="00520736" w:rsidRDefault="00A93435" w:rsidP="00B77F29">
            <w:pPr>
              <w:snapToGrid w:val="0"/>
              <w:spacing w:line="240" w:lineRule="auto"/>
              <w:jc w:val="center"/>
              <w:rPr>
                <w:sz w:val="20"/>
                <w:szCs w:val="20"/>
              </w:rPr>
            </w:pPr>
          </w:p>
        </w:tc>
      </w:tr>
    </w:tbl>
    <w:p w14:paraId="6F89082A" w14:textId="56959ED7" w:rsidR="00A93435" w:rsidRPr="00A11AA8" w:rsidRDefault="00A93435" w:rsidP="00A11AA8">
      <w:pPr>
        <w:spacing w:line="460" w:lineRule="exact"/>
        <w:jc w:val="center"/>
        <w:rPr>
          <w:rFonts w:eastAsia="楷体"/>
          <w:szCs w:val="21"/>
        </w:rPr>
      </w:pPr>
      <w:r w:rsidRPr="00A11AA8">
        <w:rPr>
          <w:rFonts w:eastAsia="楷体"/>
          <w:szCs w:val="21"/>
        </w:rPr>
        <w:t>表</w:t>
      </w:r>
      <w:r w:rsidRPr="00A11AA8">
        <w:rPr>
          <w:rFonts w:eastAsia="楷体"/>
          <w:szCs w:val="21"/>
        </w:rPr>
        <w:t xml:space="preserve">4-8 </w:t>
      </w:r>
      <m:oMath>
        <m:r>
          <w:rPr>
            <w:rFonts w:ascii="Cambria Math" w:eastAsia="楷体" w:hAnsi="Cambria Math"/>
            <w:szCs w:val="21"/>
          </w:rPr>
          <m:t>t=4</m:t>
        </m:r>
      </m:oMath>
      <w:r w:rsidRPr="00A11AA8">
        <w:rPr>
          <w:rFonts w:eastAsia="楷体" w:hint="eastAsia"/>
          <w:szCs w:val="21"/>
        </w:rPr>
        <w:t>时</w:t>
      </w:r>
      <w:r w:rsidRPr="00A11AA8">
        <w:rPr>
          <w:rFonts w:eastAsia="楷体"/>
          <w:szCs w:val="21"/>
        </w:rPr>
        <w:t>弗里德曼检验的统计结果</w:t>
      </w:r>
      <w:r w:rsidRPr="00A11AA8">
        <w:rPr>
          <w:rFonts w:eastAsia="楷体"/>
          <w:szCs w:val="21"/>
        </w:rPr>
        <w:t>(</w:t>
      </w:r>
      <m:oMath>
        <m:r>
          <w:rPr>
            <w:rFonts w:ascii="Cambria Math" w:eastAsia="楷体" w:hAnsi="Cambria Math"/>
            <w:szCs w:val="21"/>
          </w:rPr>
          <m:t>α=0</m:t>
        </m:r>
        <m:r>
          <m:rPr>
            <m:sty m:val="p"/>
          </m:rPr>
          <w:rPr>
            <w:rFonts w:ascii="Cambria Math" w:eastAsia="楷体" w:hAnsi="Cambria Math"/>
            <w:szCs w:val="21"/>
          </w:rPr>
          <m:t>.</m:t>
        </m:r>
        <m:r>
          <w:rPr>
            <w:rFonts w:ascii="Cambria Math" w:eastAsia="楷体" w:hAnsi="Cambria Math"/>
            <w:szCs w:val="21"/>
          </w:rPr>
          <m:t>050</m:t>
        </m:r>
      </m:oMath>
      <w:r w:rsidRPr="00A11AA8">
        <w:rPr>
          <w:rFonts w:eastAsia="楷体"/>
          <w:szCs w:val="21"/>
        </w:rPr>
        <w:t>)</w:t>
      </w: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982"/>
        <w:gridCol w:w="977"/>
        <w:gridCol w:w="978"/>
        <w:gridCol w:w="981"/>
        <w:gridCol w:w="981"/>
        <w:gridCol w:w="1458"/>
      </w:tblGrid>
      <w:tr w:rsidR="00A93435" w:rsidRPr="00AF4577" w14:paraId="408F45DB" w14:textId="77777777" w:rsidTr="00520736">
        <w:trPr>
          <w:trHeight w:val="138"/>
          <w:jc w:val="center"/>
        </w:trPr>
        <w:tc>
          <w:tcPr>
            <w:tcW w:w="1157" w:type="dxa"/>
            <w:tcBorders>
              <w:top w:val="single" w:sz="8" w:space="0" w:color="auto"/>
              <w:bottom w:val="single" w:sz="8" w:space="0" w:color="auto"/>
            </w:tcBorders>
          </w:tcPr>
          <w:p w14:paraId="770B1E54" w14:textId="77777777" w:rsidR="00A93435" w:rsidRPr="00520736" w:rsidRDefault="00A93435" w:rsidP="00B77F29">
            <w:pPr>
              <w:snapToGrid w:val="0"/>
              <w:spacing w:line="240" w:lineRule="auto"/>
              <w:jc w:val="center"/>
              <w:rPr>
                <w:sz w:val="20"/>
                <w:szCs w:val="20"/>
              </w:rPr>
            </w:pPr>
            <w:r w:rsidRPr="00520736">
              <w:rPr>
                <w:sz w:val="20"/>
                <w:szCs w:val="20"/>
              </w:rPr>
              <w:t>算法</w:t>
            </w:r>
          </w:p>
        </w:tc>
        <w:tc>
          <w:tcPr>
            <w:tcW w:w="982" w:type="dxa"/>
            <w:tcBorders>
              <w:top w:val="single" w:sz="8" w:space="0" w:color="auto"/>
              <w:bottom w:val="single" w:sz="8" w:space="0" w:color="auto"/>
            </w:tcBorders>
          </w:tcPr>
          <w:p w14:paraId="00976C17" w14:textId="77777777" w:rsidR="00A93435" w:rsidRPr="00520736" w:rsidRDefault="00A93435" w:rsidP="00B77F29">
            <w:pPr>
              <w:snapToGrid w:val="0"/>
              <w:spacing w:line="240" w:lineRule="auto"/>
              <w:jc w:val="center"/>
              <w:rPr>
                <w:sz w:val="20"/>
                <w:szCs w:val="20"/>
              </w:rPr>
            </w:pPr>
            <w:proofErr w:type="gramStart"/>
            <w:r w:rsidRPr="00520736">
              <w:rPr>
                <w:sz w:val="20"/>
                <w:szCs w:val="20"/>
              </w:rPr>
              <w:t>秩</w:t>
            </w:r>
            <w:proofErr w:type="gramEnd"/>
          </w:p>
        </w:tc>
        <w:tc>
          <w:tcPr>
            <w:tcW w:w="977" w:type="dxa"/>
            <w:tcBorders>
              <w:top w:val="single" w:sz="8" w:space="0" w:color="auto"/>
              <w:bottom w:val="single" w:sz="8" w:space="0" w:color="auto"/>
            </w:tcBorders>
          </w:tcPr>
          <w:p w14:paraId="4C1A4D4D" w14:textId="77777777" w:rsidR="00A93435" w:rsidRPr="00520736" w:rsidRDefault="00A93435" w:rsidP="00B77F29">
            <w:pPr>
              <w:snapToGrid w:val="0"/>
              <w:spacing w:line="240" w:lineRule="auto"/>
              <w:jc w:val="center"/>
              <w:rPr>
                <w:sz w:val="20"/>
                <w:szCs w:val="20"/>
              </w:rPr>
            </w:pPr>
            <w:r w:rsidRPr="00520736">
              <w:rPr>
                <w:sz w:val="20"/>
                <w:szCs w:val="20"/>
              </w:rPr>
              <w:t>实例数</w:t>
            </w:r>
          </w:p>
        </w:tc>
        <w:tc>
          <w:tcPr>
            <w:tcW w:w="978" w:type="dxa"/>
            <w:tcBorders>
              <w:top w:val="single" w:sz="8" w:space="0" w:color="auto"/>
              <w:bottom w:val="single" w:sz="8" w:space="0" w:color="auto"/>
            </w:tcBorders>
          </w:tcPr>
          <w:p w14:paraId="28145D7D" w14:textId="77777777" w:rsidR="00A93435" w:rsidRPr="00520736" w:rsidRDefault="00A93435" w:rsidP="00B77F29">
            <w:pPr>
              <w:snapToGrid w:val="0"/>
              <w:spacing w:line="240" w:lineRule="auto"/>
              <w:jc w:val="center"/>
              <w:rPr>
                <w:sz w:val="20"/>
                <w:szCs w:val="20"/>
              </w:rPr>
            </w:pPr>
            <w:r w:rsidRPr="00520736">
              <w:rPr>
                <w:sz w:val="20"/>
                <w:szCs w:val="20"/>
              </w:rPr>
              <w:t>最小</w:t>
            </w:r>
            <w:r w:rsidRPr="00520736">
              <w:rPr>
                <w:sz w:val="20"/>
                <w:szCs w:val="20"/>
              </w:rPr>
              <w:t>RPI</w:t>
            </w:r>
          </w:p>
        </w:tc>
        <w:tc>
          <w:tcPr>
            <w:tcW w:w="981" w:type="dxa"/>
            <w:tcBorders>
              <w:top w:val="single" w:sz="8" w:space="0" w:color="auto"/>
              <w:bottom w:val="single" w:sz="8" w:space="0" w:color="auto"/>
            </w:tcBorders>
          </w:tcPr>
          <w:p w14:paraId="30535389" w14:textId="77777777" w:rsidR="00A93435" w:rsidRPr="00520736" w:rsidRDefault="00A93435" w:rsidP="00B77F29">
            <w:pPr>
              <w:snapToGrid w:val="0"/>
              <w:spacing w:line="240" w:lineRule="auto"/>
              <w:jc w:val="center"/>
              <w:rPr>
                <w:sz w:val="20"/>
                <w:szCs w:val="20"/>
              </w:rPr>
            </w:pPr>
            <w:r w:rsidRPr="00520736">
              <w:rPr>
                <w:sz w:val="20"/>
                <w:szCs w:val="20"/>
              </w:rPr>
              <w:t>最大</w:t>
            </w:r>
            <w:r w:rsidRPr="00520736">
              <w:rPr>
                <w:sz w:val="20"/>
                <w:szCs w:val="20"/>
              </w:rPr>
              <w:t>RPI</w:t>
            </w:r>
          </w:p>
        </w:tc>
        <w:tc>
          <w:tcPr>
            <w:tcW w:w="981" w:type="dxa"/>
            <w:tcBorders>
              <w:top w:val="single" w:sz="8" w:space="0" w:color="auto"/>
              <w:bottom w:val="single" w:sz="8" w:space="0" w:color="auto"/>
            </w:tcBorders>
          </w:tcPr>
          <w:p w14:paraId="07B8816B" w14:textId="77777777" w:rsidR="00A93435" w:rsidRPr="00520736" w:rsidRDefault="00A93435" w:rsidP="00B77F29">
            <w:pPr>
              <w:snapToGrid w:val="0"/>
              <w:spacing w:line="240" w:lineRule="auto"/>
              <w:jc w:val="center"/>
              <w:rPr>
                <w:sz w:val="20"/>
                <w:szCs w:val="20"/>
              </w:rPr>
            </w:pPr>
            <w:r w:rsidRPr="00520736">
              <w:rPr>
                <w:sz w:val="20"/>
                <w:szCs w:val="20"/>
              </w:rPr>
              <w:t>平均</w:t>
            </w:r>
            <w:r w:rsidRPr="00520736">
              <w:rPr>
                <w:sz w:val="20"/>
                <w:szCs w:val="20"/>
              </w:rPr>
              <w:t>RPI</w:t>
            </w:r>
          </w:p>
        </w:tc>
        <w:tc>
          <w:tcPr>
            <w:tcW w:w="1458" w:type="dxa"/>
            <w:tcBorders>
              <w:top w:val="single" w:sz="8" w:space="0" w:color="auto"/>
              <w:bottom w:val="single" w:sz="8" w:space="0" w:color="auto"/>
            </w:tcBorders>
          </w:tcPr>
          <w:p w14:paraId="4C49A6C2" w14:textId="77777777" w:rsidR="00A93435" w:rsidRPr="00520736" w:rsidRDefault="00A93435" w:rsidP="00B77F29">
            <w:pPr>
              <w:snapToGrid w:val="0"/>
              <w:spacing w:line="240" w:lineRule="auto"/>
              <w:jc w:val="center"/>
              <w:rPr>
                <w:sz w:val="20"/>
                <w:szCs w:val="20"/>
              </w:rPr>
            </w:pPr>
            <w:r w:rsidRPr="00520736">
              <w:rPr>
                <w:sz w:val="20"/>
                <w:szCs w:val="20"/>
              </w:rPr>
              <w:t>标准偏差</w:t>
            </w:r>
          </w:p>
        </w:tc>
      </w:tr>
      <w:tr w:rsidR="00A93435" w:rsidRPr="00AF4577" w14:paraId="1E5E063C" w14:textId="77777777" w:rsidTr="00520736">
        <w:trPr>
          <w:trHeight w:val="138"/>
          <w:jc w:val="center"/>
        </w:trPr>
        <w:tc>
          <w:tcPr>
            <w:tcW w:w="1157" w:type="dxa"/>
            <w:tcBorders>
              <w:top w:val="single" w:sz="8" w:space="0" w:color="auto"/>
            </w:tcBorders>
          </w:tcPr>
          <w:p w14:paraId="5377B32E" w14:textId="77777777" w:rsidR="00A93435" w:rsidRPr="00520736" w:rsidRDefault="00A93435" w:rsidP="00B77F29">
            <w:pPr>
              <w:snapToGrid w:val="0"/>
              <w:spacing w:line="240" w:lineRule="auto"/>
              <w:jc w:val="center"/>
              <w:rPr>
                <w:sz w:val="20"/>
                <w:szCs w:val="20"/>
              </w:rPr>
            </w:pPr>
            <w:r w:rsidRPr="00520736">
              <w:rPr>
                <w:sz w:val="20"/>
                <w:szCs w:val="20"/>
              </w:rPr>
              <w:t>CIG</w:t>
            </w:r>
          </w:p>
        </w:tc>
        <w:tc>
          <w:tcPr>
            <w:tcW w:w="982" w:type="dxa"/>
            <w:tcBorders>
              <w:top w:val="single" w:sz="8" w:space="0" w:color="auto"/>
            </w:tcBorders>
          </w:tcPr>
          <w:p w14:paraId="3221D6A3" w14:textId="77777777" w:rsidR="00A93435" w:rsidRPr="00520736" w:rsidRDefault="00A93435" w:rsidP="00B77F29">
            <w:pPr>
              <w:snapToGrid w:val="0"/>
              <w:spacing w:line="240" w:lineRule="auto"/>
              <w:jc w:val="center"/>
              <w:rPr>
                <w:sz w:val="20"/>
                <w:szCs w:val="20"/>
              </w:rPr>
            </w:pPr>
            <w:r w:rsidRPr="00520736">
              <w:rPr>
                <w:sz w:val="20"/>
                <w:szCs w:val="20"/>
              </w:rPr>
              <w:t>2.01</w:t>
            </w:r>
          </w:p>
        </w:tc>
        <w:tc>
          <w:tcPr>
            <w:tcW w:w="977" w:type="dxa"/>
            <w:tcBorders>
              <w:top w:val="single" w:sz="8" w:space="0" w:color="auto"/>
            </w:tcBorders>
          </w:tcPr>
          <w:p w14:paraId="5733E668"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78" w:type="dxa"/>
            <w:tcBorders>
              <w:top w:val="single" w:sz="8" w:space="0" w:color="auto"/>
            </w:tcBorders>
          </w:tcPr>
          <w:p w14:paraId="7D1B10A6" w14:textId="77777777" w:rsidR="00A93435" w:rsidRPr="00520736" w:rsidRDefault="00A93435" w:rsidP="00B77F29">
            <w:pPr>
              <w:snapToGrid w:val="0"/>
              <w:spacing w:line="240" w:lineRule="auto"/>
              <w:jc w:val="center"/>
              <w:rPr>
                <w:sz w:val="20"/>
                <w:szCs w:val="20"/>
              </w:rPr>
            </w:pPr>
            <w:r w:rsidRPr="00520736">
              <w:rPr>
                <w:sz w:val="20"/>
                <w:szCs w:val="20"/>
              </w:rPr>
              <w:t>0.23</w:t>
            </w:r>
          </w:p>
        </w:tc>
        <w:tc>
          <w:tcPr>
            <w:tcW w:w="981" w:type="dxa"/>
            <w:tcBorders>
              <w:top w:val="single" w:sz="8" w:space="0" w:color="auto"/>
            </w:tcBorders>
          </w:tcPr>
          <w:p w14:paraId="125AAD97" w14:textId="77777777" w:rsidR="00A93435" w:rsidRPr="00520736" w:rsidRDefault="00A93435" w:rsidP="00B77F29">
            <w:pPr>
              <w:snapToGrid w:val="0"/>
              <w:spacing w:line="240" w:lineRule="auto"/>
              <w:jc w:val="center"/>
              <w:rPr>
                <w:sz w:val="20"/>
                <w:szCs w:val="20"/>
              </w:rPr>
            </w:pPr>
            <w:r w:rsidRPr="00520736">
              <w:rPr>
                <w:sz w:val="20"/>
                <w:szCs w:val="20"/>
              </w:rPr>
              <w:t>4.82</w:t>
            </w:r>
          </w:p>
        </w:tc>
        <w:tc>
          <w:tcPr>
            <w:tcW w:w="981" w:type="dxa"/>
            <w:tcBorders>
              <w:top w:val="single" w:sz="8" w:space="0" w:color="auto"/>
            </w:tcBorders>
          </w:tcPr>
          <w:p w14:paraId="3BC221F1" w14:textId="77777777" w:rsidR="00A93435" w:rsidRPr="00520736" w:rsidRDefault="00A93435" w:rsidP="00B77F29">
            <w:pPr>
              <w:snapToGrid w:val="0"/>
              <w:spacing w:line="240" w:lineRule="auto"/>
              <w:jc w:val="center"/>
              <w:rPr>
                <w:sz w:val="20"/>
                <w:szCs w:val="20"/>
              </w:rPr>
            </w:pPr>
            <w:r w:rsidRPr="00520736">
              <w:rPr>
                <w:sz w:val="20"/>
                <w:szCs w:val="20"/>
              </w:rPr>
              <w:t>1.31</w:t>
            </w:r>
          </w:p>
        </w:tc>
        <w:tc>
          <w:tcPr>
            <w:tcW w:w="1458" w:type="dxa"/>
            <w:tcBorders>
              <w:top w:val="single" w:sz="8" w:space="0" w:color="auto"/>
            </w:tcBorders>
          </w:tcPr>
          <w:p w14:paraId="219CFB36" w14:textId="77777777" w:rsidR="00A93435" w:rsidRPr="00520736" w:rsidRDefault="00A93435" w:rsidP="00B77F29">
            <w:pPr>
              <w:snapToGrid w:val="0"/>
              <w:spacing w:line="240" w:lineRule="auto"/>
              <w:jc w:val="center"/>
              <w:rPr>
                <w:sz w:val="20"/>
                <w:szCs w:val="20"/>
              </w:rPr>
            </w:pPr>
            <w:r w:rsidRPr="00520736">
              <w:rPr>
                <w:sz w:val="20"/>
                <w:szCs w:val="20"/>
              </w:rPr>
              <w:t>0.83</w:t>
            </w:r>
          </w:p>
        </w:tc>
      </w:tr>
      <w:tr w:rsidR="00A93435" w:rsidRPr="00AF4577" w14:paraId="174AB8EB" w14:textId="77777777" w:rsidTr="00520736">
        <w:trPr>
          <w:trHeight w:val="138"/>
          <w:jc w:val="center"/>
        </w:trPr>
        <w:tc>
          <w:tcPr>
            <w:tcW w:w="1157" w:type="dxa"/>
          </w:tcPr>
          <w:p w14:paraId="1821E771" w14:textId="77777777" w:rsidR="00A93435" w:rsidRPr="00520736" w:rsidRDefault="00A93435" w:rsidP="00B77F29">
            <w:pPr>
              <w:snapToGrid w:val="0"/>
              <w:spacing w:line="240" w:lineRule="auto"/>
              <w:jc w:val="center"/>
              <w:rPr>
                <w:sz w:val="20"/>
                <w:szCs w:val="20"/>
              </w:rPr>
            </w:pPr>
            <w:r w:rsidRPr="00520736">
              <w:rPr>
                <w:sz w:val="20"/>
                <w:szCs w:val="20"/>
              </w:rPr>
              <w:t>MNIG</w:t>
            </w:r>
          </w:p>
        </w:tc>
        <w:tc>
          <w:tcPr>
            <w:tcW w:w="982" w:type="dxa"/>
          </w:tcPr>
          <w:p w14:paraId="67B8A401" w14:textId="77777777" w:rsidR="00A93435" w:rsidRPr="00520736" w:rsidRDefault="00A93435" w:rsidP="00B77F29">
            <w:pPr>
              <w:snapToGrid w:val="0"/>
              <w:spacing w:line="240" w:lineRule="auto"/>
              <w:jc w:val="center"/>
              <w:rPr>
                <w:sz w:val="20"/>
                <w:szCs w:val="20"/>
              </w:rPr>
            </w:pPr>
            <w:r w:rsidRPr="00520736">
              <w:rPr>
                <w:sz w:val="20"/>
                <w:szCs w:val="20"/>
              </w:rPr>
              <w:t>4.58</w:t>
            </w:r>
          </w:p>
        </w:tc>
        <w:tc>
          <w:tcPr>
            <w:tcW w:w="977" w:type="dxa"/>
          </w:tcPr>
          <w:p w14:paraId="31789EEB"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78" w:type="dxa"/>
          </w:tcPr>
          <w:p w14:paraId="7B756E11" w14:textId="77777777" w:rsidR="00A93435" w:rsidRPr="00520736" w:rsidRDefault="00A93435" w:rsidP="00B77F29">
            <w:pPr>
              <w:snapToGrid w:val="0"/>
              <w:spacing w:line="240" w:lineRule="auto"/>
              <w:jc w:val="center"/>
              <w:rPr>
                <w:sz w:val="20"/>
                <w:szCs w:val="20"/>
              </w:rPr>
            </w:pPr>
            <w:r w:rsidRPr="00520736">
              <w:rPr>
                <w:sz w:val="20"/>
                <w:szCs w:val="20"/>
              </w:rPr>
              <w:t>0.62</w:t>
            </w:r>
          </w:p>
        </w:tc>
        <w:tc>
          <w:tcPr>
            <w:tcW w:w="981" w:type="dxa"/>
          </w:tcPr>
          <w:p w14:paraId="630C7411" w14:textId="77777777" w:rsidR="00A93435" w:rsidRPr="00520736" w:rsidRDefault="00A93435" w:rsidP="00B77F29">
            <w:pPr>
              <w:snapToGrid w:val="0"/>
              <w:spacing w:line="240" w:lineRule="auto"/>
              <w:jc w:val="center"/>
              <w:rPr>
                <w:sz w:val="20"/>
                <w:szCs w:val="20"/>
              </w:rPr>
            </w:pPr>
            <w:r w:rsidRPr="00520736">
              <w:rPr>
                <w:sz w:val="20"/>
                <w:szCs w:val="20"/>
              </w:rPr>
              <w:t>10.08</w:t>
            </w:r>
          </w:p>
        </w:tc>
        <w:tc>
          <w:tcPr>
            <w:tcW w:w="981" w:type="dxa"/>
          </w:tcPr>
          <w:p w14:paraId="6FCD8D9C" w14:textId="77777777" w:rsidR="00A93435" w:rsidRPr="00520736" w:rsidRDefault="00A93435" w:rsidP="00B77F29">
            <w:pPr>
              <w:snapToGrid w:val="0"/>
              <w:spacing w:line="240" w:lineRule="auto"/>
              <w:jc w:val="center"/>
              <w:rPr>
                <w:sz w:val="20"/>
                <w:szCs w:val="20"/>
              </w:rPr>
            </w:pPr>
            <w:r w:rsidRPr="00520736">
              <w:rPr>
                <w:sz w:val="20"/>
                <w:szCs w:val="20"/>
              </w:rPr>
              <w:t>3.27</w:t>
            </w:r>
          </w:p>
        </w:tc>
        <w:tc>
          <w:tcPr>
            <w:tcW w:w="1458" w:type="dxa"/>
          </w:tcPr>
          <w:p w14:paraId="3BBE86EB" w14:textId="77777777" w:rsidR="00A93435" w:rsidRPr="00520736" w:rsidRDefault="00A93435" w:rsidP="00B77F29">
            <w:pPr>
              <w:snapToGrid w:val="0"/>
              <w:spacing w:line="240" w:lineRule="auto"/>
              <w:jc w:val="center"/>
              <w:rPr>
                <w:sz w:val="20"/>
                <w:szCs w:val="20"/>
              </w:rPr>
            </w:pPr>
            <w:r w:rsidRPr="00520736">
              <w:rPr>
                <w:sz w:val="20"/>
                <w:szCs w:val="20"/>
              </w:rPr>
              <w:t>1.58</w:t>
            </w:r>
          </w:p>
        </w:tc>
      </w:tr>
      <w:tr w:rsidR="00A93435" w:rsidRPr="00AF4577" w14:paraId="2AAD2E5F" w14:textId="77777777" w:rsidTr="00520736">
        <w:trPr>
          <w:trHeight w:val="138"/>
          <w:jc w:val="center"/>
        </w:trPr>
        <w:tc>
          <w:tcPr>
            <w:tcW w:w="1157" w:type="dxa"/>
          </w:tcPr>
          <w:p w14:paraId="28A4D727" w14:textId="77777777" w:rsidR="00A93435" w:rsidRPr="00520736" w:rsidRDefault="00A93435" w:rsidP="00B77F29">
            <w:pPr>
              <w:snapToGrid w:val="0"/>
              <w:spacing w:line="240" w:lineRule="auto"/>
              <w:jc w:val="center"/>
              <w:rPr>
                <w:sz w:val="20"/>
                <w:szCs w:val="20"/>
              </w:rPr>
            </w:pPr>
            <w:r w:rsidRPr="00520736">
              <w:rPr>
                <w:sz w:val="20"/>
                <w:szCs w:val="20"/>
              </w:rPr>
              <w:t>DPSO</w:t>
            </w:r>
          </w:p>
        </w:tc>
        <w:tc>
          <w:tcPr>
            <w:tcW w:w="982" w:type="dxa"/>
          </w:tcPr>
          <w:p w14:paraId="56DECD75" w14:textId="77777777" w:rsidR="00A93435" w:rsidRPr="00520736" w:rsidRDefault="00A93435" w:rsidP="00B77F29">
            <w:pPr>
              <w:snapToGrid w:val="0"/>
              <w:spacing w:line="240" w:lineRule="auto"/>
              <w:jc w:val="center"/>
              <w:rPr>
                <w:sz w:val="20"/>
                <w:szCs w:val="20"/>
              </w:rPr>
            </w:pPr>
            <w:r w:rsidRPr="00520736">
              <w:rPr>
                <w:sz w:val="20"/>
                <w:szCs w:val="20"/>
              </w:rPr>
              <w:t>3.73</w:t>
            </w:r>
          </w:p>
        </w:tc>
        <w:tc>
          <w:tcPr>
            <w:tcW w:w="977" w:type="dxa"/>
          </w:tcPr>
          <w:p w14:paraId="3C7CD69F"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78" w:type="dxa"/>
          </w:tcPr>
          <w:p w14:paraId="1C4278CA" w14:textId="77777777" w:rsidR="00A93435" w:rsidRPr="00520736" w:rsidRDefault="00A93435" w:rsidP="00B77F29">
            <w:pPr>
              <w:snapToGrid w:val="0"/>
              <w:spacing w:line="240" w:lineRule="auto"/>
              <w:jc w:val="center"/>
              <w:rPr>
                <w:sz w:val="20"/>
                <w:szCs w:val="20"/>
              </w:rPr>
            </w:pPr>
            <w:r w:rsidRPr="00520736">
              <w:rPr>
                <w:sz w:val="20"/>
                <w:szCs w:val="20"/>
              </w:rPr>
              <w:t>0.05</w:t>
            </w:r>
          </w:p>
        </w:tc>
        <w:tc>
          <w:tcPr>
            <w:tcW w:w="981" w:type="dxa"/>
          </w:tcPr>
          <w:p w14:paraId="3D20ADDB" w14:textId="77777777" w:rsidR="00A93435" w:rsidRPr="00520736" w:rsidRDefault="00A93435" w:rsidP="00B77F29">
            <w:pPr>
              <w:snapToGrid w:val="0"/>
              <w:spacing w:line="240" w:lineRule="auto"/>
              <w:jc w:val="center"/>
              <w:rPr>
                <w:sz w:val="20"/>
                <w:szCs w:val="20"/>
              </w:rPr>
            </w:pPr>
            <w:r w:rsidRPr="00520736">
              <w:rPr>
                <w:sz w:val="20"/>
                <w:szCs w:val="20"/>
              </w:rPr>
              <w:t>10.58</w:t>
            </w:r>
          </w:p>
        </w:tc>
        <w:tc>
          <w:tcPr>
            <w:tcW w:w="981" w:type="dxa"/>
          </w:tcPr>
          <w:p w14:paraId="29BA878C" w14:textId="77777777" w:rsidR="00A93435" w:rsidRPr="00520736" w:rsidRDefault="00A93435" w:rsidP="00B77F29">
            <w:pPr>
              <w:snapToGrid w:val="0"/>
              <w:spacing w:line="240" w:lineRule="auto"/>
              <w:jc w:val="center"/>
              <w:rPr>
                <w:sz w:val="20"/>
                <w:szCs w:val="20"/>
              </w:rPr>
            </w:pPr>
            <w:r w:rsidRPr="00520736">
              <w:rPr>
                <w:sz w:val="20"/>
                <w:szCs w:val="20"/>
              </w:rPr>
              <w:t>2.86</w:t>
            </w:r>
          </w:p>
        </w:tc>
        <w:tc>
          <w:tcPr>
            <w:tcW w:w="1458" w:type="dxa"/>
          </w:tcPr>
          <w:p w14:paraId="73EEC94B" w14:textId="77777777" w:rsidR="00A93435" w:rsidRPr="00520736" w:rsidRDefault="00A93435" w:rsidP="00B77F29">
            <w:pPr>
              <w:snapToGrid w:val="0"/>
              <w:spacing w:line="240" w:lineRule="auto"/>
              <w:jc w:val="center"/>
              <w:rPr>
                <w:sz w:val="20"/>
                <w:szCs w:val="20"/>
              </w:rPr>
            </w:pPr>
            <w:r w:rsidRPr="00520736">
              <w:rPr>
                <w:sz w:val="20"/>
                <w:szCs w:val="20"/>
              </w:rPr>
              <w:t>1.69</w:t>
            </w:r>
          </w:p>
        </w:tc>
      </w:tr>
      <w:tr w:rsidR="00A93435" w:rsidRPr="00AF4577" w14:paraId="45DCB1DA" w14:textId="77777777" w:rsidTr="00520736">
        <w:trPr>
          <w:trHeight w:val="138"/>
          <w:jc w:val="center"/>
        </w:trPr>
        <w:tc>
          <w:tcPr>
            <w:tcW w:w="1157" w:type="dxa"/>
          </w:tcPr>
          <w:p w14:paraId="50D8AA2F" w14:textId="77777777" w:rsidR="00A93435" w:rsidRPr="00520736" w:rsidRDefault="00A93435" w:rsidP="00B77F29">
            <w:pPr>
              <w:snapToGrid w:val="0"/>
              <w:spacing w:line="240" w:lineRule="auto"/>
              <w:jc w:val="center"/>
              <w:rPr>
                <w:sz w:val="20"/>
                <w:szCs w:val="20"/>
              </w:rPr>
            </w:pPr>
            <w:r w:rsidRPr="00520736">
              <w:rPr>
                <w:sz w:val="20"/>
                <w:szCs w:val="20"/>
              </w:rPr>
              <w:t>ES</w:t>
            </w:r>
          </w:p>
        </w:tc>
        <w:tc>
          <w:tcPr>
            <w:tcW w:w="982" w:type="dxa"/>
          </w:tcPr>
          <w:p w14:paraId="2305A558" w14:textId="77777777" w:rsidR="00A93435" w:rsidRPr="00520736" w:rsidRDefault="00A93435" w:rsidP="00B77F29">
            <w:pPr>
              <w:snapToGrid w:val="0"/>
              <w:spacing w:line="240" w:lineRule="auto"/>
              <w:jc w:val="center"/>
              <w:rPr>
                <w:sz w:val="20"/>
                <w:szCs w:val="20"/>
              </w:rPr>
            </w:pPr>
            <w:r w:rsidRPr="00520736">
              <w:rPr>
                <w:sz w:val="20"/>
                <w:szCs w:val="20"/>
              </w:rPr>
              <w:t>3.62</w:t>
            </w:r>
          </w:p>
        </w:tc>
        <w:tc>
          <w:tcPr>
            <w:tcW w:w="977" w:type="dxa"/>
          </w:tcPr>
          <w:p w14:paraId="2AA4D366"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78" w:type="dxa"/>
          </w:tcPr>
          <w:p w14:paraId="104EACE6" w14:textId="77777777" w:rsidR="00A93435" w:rsidRPr="00520736" w:rsidRDefault="00A93435" w:rsidP="00B77F29">
            <w:pPr>
              <w:snapToGrid w:val="0"/>
              <w:spacing w:line="240" w:lineRule="auto"/>
              <w:jc w:val="center"/>
              <w:rPr>
                <w:sz w:val="20"/>
                <w:szCs w:val="20"/>
              </w:rPr>
            </w:pPr>
            <w:r w:rsidRPr="00520736">
              <w:rPr>
                <w:sz w:val="20"/>
                <w:szCs w:val="20"/>
              </w:rPr>
              <w:t>0.45</w:t>
            </w:r>
          </w:p>
        </w:tc>
        <w:tc>
          <w:tcPr>
            <w:tcW w:w="981" w:type="dxa"/>
          </w:tcPr>
          <w:p w14:paraId="354BB9EA" w14:textId="77777777" w:rsidR="00A93435" w:rsidRPr="00520736" w:rsidRDefault="00A93435" w:rsidP="00B77F29">
            <w:pPr>
              <w:snapToGrid w:val="0"/>
              <w:spacing w:line="240" w:lineRule="auto"/>
              <w:jc w:val="center"/>
              <w:rPr>
                <w:sz w:val="20"/>
                <w:szCs w:val="20"/>
              </w:rPr>
            </w:pPr>
            <w:r w:rsidRPr="00520736">
              <w:rPr>
                <w:sz w:val="20"/>
                <w:szCs w:val="20"/>
              </w:rPr>
              <w:t>10.53</w:t>
            </w:r>
          </w:p>
        </w:tc>
        <w:tc>
          <w:tcPr>
            <w:tcW w:w="981" w:type="dxa"/>
          </w:tcPr>
          <w:p w14:paraId="35280EFD" w14:textId="77777777" w:rsidR="00A93435" w:rsidRPr="00520736" w:rsidRDefault="00A93435" w:rsidP="00B77F29">
            <w:pPr>
              <w:snapToGrid w:val="0"/>
              <w:spacing w:line="240" w:lineRule="auto"/>
              <w:jc w:val="center"/>
              <w:rPr>
                <w:sz w:val="20"/>
                <w:szCs w:val="20"/>
              </w:rPr>
            </w:pPr>
            <w:r w:rsidRPr="00520736">
              <w:rPr>
                <w:sz w:val="20"/>
                <w:szCs w:val="20"/>
              </w:rPr>
              <w:t>2.87</w:t>
            </w:r>
          </w:p>
        </w:tc>
        <w:tc>
          <w:tcPr>
            <w:tcW w:w="1458" w:type="dxa"/>
          </w:tcPr>
          <w:p w14:paraId="5CD3D69A" w14:textId="77777777" w:rsidR="00A93435" w:rsidRPr="00520736" w:rsidRDefault="00A93435" w:rsidP="00B77F29">
            <w:pPr>
              <w:snapToGrid w:val="0"/>
              <w:spacing w:line="240" w:lineRule="auto"/>
              <w:jc w:val="center"/>
              <w:rPr>
                <w:sz w:val="20"/>
                <w:szCs w:val="20"/>
              </w:rPr>
            </w:pPr>
            <w:r w:rsidRPr="00520736">
              <w:rPr>
                <w:sz w:val="20"/>
                <w:szCs w:val="20"/>
              </w:rPr>
              <w:t>1.50</w:t>
            </w:r>
          </w:p>
        </w:tc>
      </w:tr>
      <w:tr w:rsidR="00A93435" w:rsidRPr="00AF4577" w14:paraId="540A1B75" w14:textId="77777777" w:rsidTr="00520736">
        <w:trPr>
          <w:trHeight w:val="138"/>
          <w:jc w:val="center"/>
        </w:trPr>
        <w:tc>
          <w:tcPr>
            <w:tcW w:w="1157" w:type="dxa"/>
          </w:tcPr>
          <w:p w14:paraId="3E9FE537" w14:textId="77777777" w:rsidR="00A93435" w:rsidRPr="00520736" w:rsidRDefault="00A93435" w:rsidP="00B77F29">
            <w:pPr>
              <w:snapToGrid w:val="0"/>
              <w:spacing w:line="240" w:lineRule="auto"/>
              <w:jc w:val="center"/>
              <w:rPr>
                <w:sz w:val="20"/>
                <w:szCs w:val="20"/>
              </w:rPr>
            </w:pPr>
            <w:r w:rsidRPr="00520736">
              <w:rPr>
                <w:sz w:val="20"/>
                <w:szCs w:val="20"/>
              </w:rPr>
              <w:t>SIG</w:t>
            </w:r>
          </w:p>
        </w:tc>
        <w:tc>
          <w:tcPr>
            <w:tcW w:w="982" w:type="dxa"/>
          </w:tcPr>
          <w:p w14:paraId="172953D6" w14:textId="77777777" w:rsidR="00A93435" w:rsidRPr="00520736" w:rsidRDefault="00A93435" w:rsidP="00B77F29">
            <w:pPr>
              <w:snapToGrid w:val="0"/>
              <w:spacing w:line="240" w:lineRule="auto"/>
              <w:jc w:val="center"/>
              <w:rPr>
                <w:b/>
                <w:bCs/>
                <w:sz w:val="20"/>
                <w:szCs w:val="20"/>
              </w:rPr>
            </w:pPr>
            <w:r w:rsidRPr="00520736">
              <w:rPr>
                <w:b/>
                <w:bCs/>
                <w:sz w:val="20"/>
                <w:szCs w:val="20"/>
              </w:rPr>
              <w:t>1.06</w:t>
            </w:r>
          </w:p>
        </w:tc>
        <w:tc>
          <w:tcPr>
            <w:tcW w:w="977" w:type="dxa"/>
          </w:tcPr>
          <w:p w14:paraId="2781FEF4" w14:textId="77777777" w:rsidR="00A93435" w:rsidRPr="00520736" w:rsidRDefault="00A93435" w:rsidP="00B77F29">
            <w:pPr>
              <w:snapToGrid w:val="0"/>
              <w:spacing w:line="240" w:lineRule="auto"/>
              <w:jc w:val="center"/>
              <w:rPr>
                <w:sz w:val="20"/>
                <w:szCs w:val="20"/>
              </w:rPr>
            </w:pPr>
            <w:r w:rsidRPr="00520736">
              <w:rPr>
                <w:sz w:val="20"/>
                <w:szCs w:val="20"/>
              </w:rPr>
              <w:t>90</w:t>
            </w:r>
          </w:p>
        </w:tc>
        <w:tc>
          <w:tcPr>
            <w:tcW w:w="978" w:type="dxa"/>
          </w:tcPr>
          <w:p w14:paraId="411E91AF" w14:textId="77777777" w:rsidR="00A93435" w:rsidRPr="00520736" w:rsidRDefault="00A93435" w:rsidP="00B77F29">
            <w:pPr>
              <w:snapToGrid w:val="0"/>
              <w:spacing w:line="240" w:lineRule="auto"/>
              <w:jc w:val="center"/>
              <w:rPr>
                <w:b/>
                <w:bCs/>
                <w:sz w:val="20"/>
                <w:szCs w:val="20"/>
              </w:rPr>
            </w:pPr>
            <w:r w:rsidRPr="00520736">
              <w:rPr>
                <w:b/>
                <w:bCs/>
                <w:sz w:val="20"/>
                <w:szCs w:val="20"/>
              </w:rPr>
              <w:t>0.02</w:t>
            </w:r>
          </w:p>
        </w:tc>
        <w:tc>
          <w:tcPr>
            <w:tcW w:w="981" w:type="dxa"/>
          </w:tcPr>
          <w:p w14:paraId="4CC7C582" w14:textId="77777777" w:rsidR="00A93435" w:rsidRPr="00520736" w:rsidRDefault="00A93435" w:rsidP="00B77F29">
            <w:pPr>
              <w:snapToGrid w:val="0"/>
              <w:spacing w:line="240" w:lineRule="auto"/>
              <w:jc w:val="center"/>
              <w:rPr>
                <w:b/>
                <w:bCs/>
                <w:sz w:val="20"/>
                <w:szCs w:val="20"/>
              </w:rPr>
            </w:pPr>
            <w:r w:rsidRPr="00520736">
              <w:rPr>
                <w:b/>
                <w:bCs/>
                <w:sz w:val="20"/>
                <w:szCs w:val="20"/>
              </w:rPr>
              <w:t>2.45</w:t>
            </w:r>
          </w:p>
        </w:tc>
        <w:tc>
          <w:tcPr>
            <w:tcW w:w="981" w:type="dxa"/>
          </w:tcPr>
          <w:p w14:paraId="26F0EB63" w14:textId="77777777" w:rsidR="00A93435" w:rsidRPr="00520736" w:rsidRDefault="00A93435" w:rsidP="00B77F29">
            <w:pPr>
              <w:snapToGrid w:val="0"/>
              <w:spacing w:line="240" w:lineRule="auto"/>
              <w:jc w:val="center"/>
              <w:rPr>
                <w:b/>
                <w:bCs/>
                <w:sz w:val="20"/>
                <w:szCs w:val="20"/>
              </w:rPr>
            </w:pPr>
            <w:r w:rsidRPr="00520736">
              <w:rPr>
                <w:b/>
                <w:bCs/>
                <w:sz w:val="20"/>
                <w:szCs w:val="20"/>
              </w:rPr>
              <w:t>0.39</w:t>
            </w:r>
          </w:p>
        </w:tc>
        <w:tc>
          <w:tcPr>
            <w:tcW w:w="1458" w:type="dxa"/>
          </w:tcPr>
          <w:p w14:paraId="038302AB" w14:textId="77777777" w:rsidR="00A93435" w:rsidRPr="00520736" w:rsidRDefault="00A93435" w:rsidP="00B77F29">
            <w:pPr>
              <w:snapToGrid w:val="0"/>
              <w:spacing w:line="240" w:lineRule="auto"/>
              <w:jc w:val="center"/>
              <w:rPr>
                <w:b/>
                <w:bCs/>
                <w:sz w:val="20"/>
                <w:szCs w:val="20"/>
              </w:rPr>
            </w:pPr>
            <w:r w:rsidRPr="00520736">
              <w:rPr>
                <w:b/>
                <w:bCs/>
                <w:sz w:val="20"/>
                <w:szCs w:val="20"/>
              </w:rPr>
              <w:t>0.35</w:t>
            </w:r>
          </w:p>
        </w:tc>
      </w:tr>
      <w:tr w:rsidR="00A93435" w:rsidRPr="00AF4577" w14:paraId="202F3A10" w14:textId="77777777" w:rsidTr="00520736">
        <w:trPr>
          <w:trHeight w:val="138"/>
          <w:jc w:val="center"/>
        </w:trPr>
        <w:tc>
          <w:tcPr>
            <w:tcW w:w="1157" w:type="dxa"/>
          </w:tcPr>
          <w:p w14:paraId="22CC4055" w14:textId="38137768" w:rsidR="00A93435" w:rsidRPr="00520736" w:rsidRDefault="008C1545" w:rsidP="00B77F29">
            <w:pPr>
              <w:snapToGrid w:val="0"/>
              <w:spacing w:line="240" w:lineRule="auto"/>
              <w:jc w:val="center"/>
              <w:rPr>
                <w:i/>
                <w:iCs/>
                <w:sz w:val="20"/>
                <w:szCs w:val="20"/>
              </w:rPr>
            </w:pPr>
            <m:oMath>
              <m:r>
                <w:rPr>
                  <w:rFonts w:ascii="Cambria Math" w:hAnsi="Cambria Math"/>
                  <w:sz w:val="20"/>
                  <w:szCs w:val="20"/>
                </w:rPr>
                <m:t>p</m:t>
              </m:r>
            </m:oMath>
            <w:r w:rsidR="007F1A3D">
              <w:rPr>
                <w:rFonts w:hint="eastAsia"/>
                <w:sz w:val="20"/>
                <w:szCs w:val="20"/>
              </w:rPr>
              <w:t>值</w:t>
            </w:r>
          </w:p>
        </w:tc>
        <w:tc>
          <w:tcPr>
            <w:tcW w:w="982" w:type="dxa"/>
          </w:tcPr>
          <w:p w14:paraId="10CCB4C7" w14:textId="77777777" w:rsidR="00A93435" w:rsidRPr="00520736" w:rsidRDefault="00A93435" w:rsidP="00B77F29">
            <w:pPr>
              <w:snapToGrid w:val="0"/>
              <w:spacing w:line="240" w:lineRule="auto"/>
              <w:jc w:val="center"/>
              <w:rPr>
                <w:sz w:val="20"/>
                <w:szCs w:val="20"/>
              </w:rPr>
            </w:pPr>
            <w:r w:rsidRPr="00520736">
              <w:rPr>
                <w:sz w:val="20"/>
                <w:szCs w:val="20"/>
              </w:rPr>
              <w:t>0.000</w:t>
            </w:r>
          </w:p>
        </w:tc>
        <w:tc>
          <w:tcPr>
            <w:tcW w:w="977" w:type="dxa"/>
          </w:tcPr>
          <w:p w14:paraId="183FFD1A" w14:textId="77777777" w:rsidR="00A93435" w:rsidRPr="00520736" w:rsidRDefault="00A93435" w:rsidP="00B77F29">
            <w:pPr>
              <w:snapToGrid w:val="0"/>
              <w:spacing w:line="240" w:lineRule="auto"/>
              <w:jc w:val="center"/>
              <w:rPr>
                <w:sz w:val="20"/>
                <w:szCs w:val="20"/>
              </w:rPr>
            </w:pPr>
          </w:p>
        </w:tc>
        <w:tc>
          <w:tcPr>
            <w:tcW w:w="978" w:type="dxa"/>
          </w:tcPr>
          <w:p w14:paraId="69DD9ADF" w14:textId="77777777" w:rsidR="00A93435" w:rsidRPr="00520736" w:rsidRDefault="00A93435" w:rsidP="00B77F29">
            <w:pPr>
              <w:snapToGrid w:val="0"/>
              <w:spacing w:line="240" w:lineRule="auto"/>
              <w:jc w:val="center"/>
              <w:rPr>
                <w:sz w:val="20"/>
                <w:szCs w:val="20"/>
              </w:rPr>
            </w:pPr>
          </w:p>
        </w:tc>
        <w:tc>
          <w:tcPr>
            <w:tcW w:w="981" w:type="dxa"/>
          </w:tcPr>
          <w:p w14:paraId="758B4156" w14:textId="77777777" w:rsidR="00A93435" w:rsidRPr="00520736" w:rsidRDefault="00A93435" w:rsidP="00B77F29">
            <w:pPr>
              <w:snapToGrid w:val="0"/>
              <w:spacing w:line="240" w:lineRule="auto"/>
              <w:jc w:val="center"/>
              <w:rPr>
                <w:sz w:val="20"/>
                <w:szCs w:val="20"/>
              </w:rPr>
            </w:pPr>
          </w:p>
        </w:tc>
        <w:tc>
          <w:tcPr>
            <w:tcW w:w="981" w:type="dxa"/>
          </w:tcPr>
          <w:p w14:paraId="7A5688C2" w14:textId="77777777" w:rsidR="00A93435" w:rsidRPr="00520736" w:rsidRDefault="00A93435" w:rsidP="00B77F29">
            <w:pPr>
              <w:snapToGrid w:val="0"/>
              <w:spacing w:line="240" w:lineRule="auto"/>
              <w:jc w:val="center"/>
              <w:rPr>
                <w:sz w:val="20"/>
                <w:szCs w:val="20"/>
              </w:rPr>
            </w:pPr>
          </w:p>
        </w:tc>
        <w:tc>
          <w:tcPr>
            <w:tcW w:w="1458" w:type="dxa"/>
          </w:tcPr>
          <w:p w14:paraId="64C978E1" w14:textId="77777777" w:rsidR="00A93435" w:rsidRPr="00520736" w:rsidRDefault="00A93435" w:rsidP="00B77F29">
            <w:pPr>
              <w:snapToGrid w:val="0"/>
              <w:spacing w:line="240" w:lineRule="auto"/>
              <w:jc w:val="center"/>
              <w:rPr>
                <w:sz w:val="20"/>
                <w:szCs w:val="20"/>
              </w:rPr>
            </w:pPr>
          </w:p>
        </w:tc>
      </w:tr>
    </w:tbl>
    <w:p w14:paraId="1A7D7607" w14:textId="77777777" w:rsidR="00A93435" w:rsidRPr="00E907A5" w:rsidRDefault="00A93435" w:rsidP="00E907A5">
      <w:pPr>
        <w:pStyle w:val="2"/>
        <w:spacing w:before="0" w:after="0" w:line="460" w:lineRule="exact"/>
        <w:rPr>
          <w:rFonts w:ascii="Times New Roman" w:eastAsia="宋体" w:hAnsi="Times New Roman"/>
          <w:sz w:val="24"/>
          <w:szCs w:val="24"/>
        </w:rPr>
      </w:pPr>
      <w:bookmarkStart w:id="47" w:name="_Toc159654712"/>
      <w:bookmarkStart w:id="48" w:name="_Toc160177563"/>
      <w:r w:rsidRPr="00E907A5">
        <w:rPr>
          <w:rFonts w:ascii="Times New Roman" w:eastAsia="宋体" w:hAnsi="Times New Roman"/>
          <w:sz w:val="24"/>
          <w:szCs w:val="24"/>
        </w:rPr>
        <w:t xml:space="preserve">4.5 </w:t>
      </w:r>
      <w:r w:rsidRPr="00E907A5">
        <w:rPr>
          <w:rFonts w:ascii="Times New Roman" w:eastAsia="宋体" w:hAnsi="Times New Roman" w:hint="eastAsia"/>
          <w:sz w:val="24"/>
          <w:szCs w:val="24"/>
        </w:rPr>
        <w:t>本章小结</w:t>
      </w:r>
      <w:bookmarkEnd w:id="47"/>
      <w:bookmarkEnd w:id="48"/>
    </w:p>
    <w:p w14:paraId="5DF2A360" w14:textId="5298D502" w:rsidR="0045191A" w:rsidRPr="0045191A" w:rsidRDefault="00A93435" w:rsidP="0045191A">
      <w:pPr>
        <w:spacing w:line="460" w:lineRule="exact"/>
        <w:ind w:firstLineChars="200" w:firstLine="480"/>
        <w:rPr>
          <w:sz w:val="24"/>
        </w:rPr>
      </w:pPr>
      <w:r w:rsidRPr="00E907A5">
        <w:rPr>
          <w:sz w:val="24"/>
        </w:rPr>
        <w:t>为了降低生产能耗，实现可持续发展，本章重点研究在最大完成时间上限约束下的分布式阻塞混合流水作业节能调度问题，即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907A5">
        <w:rPr>
          <w:sz w:val="24"/>
        </w:rPr>
        <w:t>。为了解决这个问题，首先建立了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907A5">
        <w:rPr>
          <w:sz w:val="24"/>
        </w:rPr>
        <w:t>的数学模型，以更好地了解其特性。其次，设计一种</w:t>
      </w:r>
      <w:r w:rsidRPr="00E907A5">
        <w:rPr>
          <w:sz w:val="24"/>
        </w:rPr>
        <w:t>SIG</w:t>
      </w:r>
      <w:r w:rsidR="0045191A">
        <w:rPr>
          <w:rFonts w:hint="eastAsia"/>
          <w:sz w:val="24"/>
        </w:rPr>
        <w:t>算法</w:t>
      </w:r>
      <w:r w:rsidRPr="00E907A5">
        <w:rPr>
          <w:sz w:val="24"/>
        </w:rPr>
        <w:t>来</w:t>
      </w:r>
      <w:r w:rsidR="0045191A">
        <w:rPr>
          <w:rFonts w:hint="eastAsia"/>
          <w:sz w:val="24"/>
        </w:rPr>
        <w:t>求解该问题</w:t>
      </w:r>
      <w:r w:rsidRPr="00E907A5">
        <w:rPr>
          <w:sz w:val="24"/>
        </w:rPr>
        <w:t>。在</w:t>
      </w:r>
      <w:r w:rsidRPr="00E907A5">
        <w:rPr>
          <w:sz w:val="24"/>
        </w:rPr>
        <w:t>SIG</w:t>
      </w:r>
      <w:r w:rsidRPr="00E907A5">
        <w:rPr>
          <w:sz w:val="24"/>
        </w:rPr>
        <w:t>中，通过对</w:t>
      </w:r>
      <w:r w:rsidRPr="00E907A5">
        <w:rPr>
          <w:sz w:val="24"/>
        </w:rPr>
        <w:t>NEH_F</w:t>
      </w:r>
      <w:r w:rsidRPr="00E907A5">
        <w:rPr>
          <w:sz w:val="24"/>
        </w:rPr>
        <w:t>进行改进，降低了阻塞的影响，通过对某些工件扰动生成高质量的初始解。所提出的有效的</w:t>
      </w:r>
      <w:r w:rsidRPr="00E907A5">
        <w:rPr>
          <w:sz w:val="24"/>
        </w:rPr>
        <w:t>dl_DR</w:t>
      </w:r>
      <w:r w:rsidRPr="00E907A5">
        <w:rPr>
          <w:sz w:val="24"/>
        </w:rPr>
        <w:t>策略旨在进一步探索解空间。针对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907A5">
        <w:rPr>
          <w:sz w:val="24"/>
        </w:rPr>
        <w:t>的</w:t>
      </w:r>
      <w:proofErr w:type="gramStart"/>
      <w:r w:rsidRPr="00E907A5">
        <w:rPr>
          <w:sz w:val="24"/>
        </w:rPr>
        <w:t>多工厂</w:t>
      </w:r>
      <w:proofErr w:type="gramEnd"/>
      <w:r w:rsidRPr="00E907A5">
        <w:rPr>
          <w:sz w:val="24"/>
        </w:rPr>
        <w:t>性质，考虑了工厂层次和工件层次的邻域结构。结合两种</w:t>
      </w:r>
      <w:r w:rsidRPr="00E907A5">
        <w:rPr>
          <w:sz w:val="24"/>
        </w:rPr>
        <w:t>VND</w:t>
      </w:r>
      <w:r w:rsidRPr="00E907A5">
        <w:rPr>
          <w:sz w:val="24"/>
        </w:rPr>
        <w:t>策略的</w:t>
      </w:r>
      <w:r w:rsidRPr="00E907A5">
        <w:rPr>
          <w:sz w:val="24"/>
        </w:rPr>
        <w:t>SVND</w:t>
      </w:r>
      <w:r w:rsidRPr="00E907A5">
        <w:rPr>
          <w:sz w:val="24"/>
        </w:rPr>
        <w:t>，可以发现更多有价值的邻域空间，平衡算法的探索和开发</w:t>
      </w:r>
      <w:r w:rsidR="0045191A">
        <w:rPr>
          <w:rFonts w:hint="eastAsia"/>
          <w:sz w:val="24"/>
        </w:rPr>
        <w:t>能力</w:t>
      </w:r>
      <w:r w:rsidRPr="00E907A5">
        <w:rPr>
          <w:sz w:val="24"/>
        </w:rPr>
        <w:t>。最后对</w:t>
      </w:r>
      <w:r w:rsidRPr="00E907A5">
        <w:rPr>
          <w:sz w:val="24"/>
        </w:rPr>
        <w:t>90</w:t>
      </w:r>
      <w:r w:rsidRPr="00E907A5">
        <w:rPr>
          <w:sz w:val="24"/>
        </w:rPr>
        <w:t>测试实例进行了仿真实验，统计结果表明，</w:t>
      </w:r>
      <w:r w:rsidRPr="00E907A5">
        <w:rPr>
          <w:sz w:val="24"/>
        </w:rPr>
        <w:t>SIG</w:t>
      </w:r>
      <w:r w:rsidRPr="00E907A5">
        <w:rPr>
          <w:sz w:val="24"/>
        </w:rPr>
        <w:t>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907A5">
        <w:rPr>
          <w:sz w:val="24"/>
        </w:rPr>
        <w:t>的性能优于其他四种算法。</w:t>
      </w:r>
    </w:p>
    <w:p w14:paraId="0C39930A" w14:textId="77777777" w:rsidR="00C0603F" w:rsidRPr="00A93435" w:rsidRDefault="00C0603F" w:rsidP="00963BB6">
      <w:pPr>
        <w:spacing w:line="460" w:lineRule="exact"/>
        <w:rPr>
          <w:rFonts w:ascii="宋体" w:hAnsi="宋体"/>
          <w:sz w:val="24"/>
        </w:rPr>
      </w:pPr>
    </w:p>
    <w:p w14:paraId="32748EDE" w14:textId="01F9977F" w:rsidR="00487573" w:rsidRDefault="00487573" w:rsidP="00963BB6">
      <w:pPr>
        <w:spacing w:line="460" w:lineRule="exact"/>
        <w:rPr>
          <w:rFonts w:ascii="宋体" w:hAnsi="宋体"/>
          <w:sz w:val="24"/>
        </w:rPr>
      </w:pPr>
      <w:r>
        <w:rPr>
          <w:rFonts w:ascii="宋体" w:hAnsi="宋体"/>
          <w:sz w:val="24"/>
        </w:rPr>
        <w:br w:type="page"/>
      </w:r>
    </w:p>
    <w:p w14:paraId="5F358A3F" w14:textId="77777777" w:rsidR="003B090B" w:rsidRPr="00963BB6" w:rsidRDefault="003B090B" w:rsidP="0030337A">
      <w:pPr>
        <w:spacing w:line="20" w:lineRule="exact"/>
        <w:rPr>
          <w:rFonts w:ascii="宋体" w:hAnsi="宋体"/>
          <w:sz w:val="24"/>
        </w:rPr>
      </w:pPr>
    </w:p>
    <w:p w14:paraId="433F3FA9" w14:textId="77777777" w:rsidR="00487573" w:rsidRPr="00487573" w:rsidRDefault="00487573" w:rsidP="00487573">
      <w:pPr>
        <w:pStyle w:val="1"/>
        <w:spacing w:beforeLines="100" w:before="240" w:afterLines="100" w:after="240"/>
        <w:rPr>
          <w:rFonts w:ascii="宋体" w:hAnsi="宋体"/>
          <w:szCs w:val="32"/>
        </w:rPr>
      </w:pPr>
      <w:bookmarkStart w:id="49" w:name="_Toc159654713"/>
      <w:bookmarkStart w:id="50" w:name="_Toc160177564"/>
      <w:r w:rsidRPr="00487573">
        <w:rPr>
          <w:rFonts w:ascii="宋体" w:hAnsi="宋体" w:hint="eastAsia"/>
          <w:szCs w:val="32"/>
        </w:rPr>
        <w:t>第五章 总结与展望</w:t>
      </w:r>
      <w:bookmarkEnd w:id="49"/>
      <w:bookmarkEnd w:id="50"/>
    </w:p>
    <w:p w14:paraId="6C7A2104" w14:textId="77777777" w:rsidR="00487573" w:rsidRPr="003B00BA" w:rsidRDefault="00487573" w:rsidP="0030337A">
      <w:pPr>
        <w:pStyle w:val="af0"/>
        <w:spacing w:before="240" w:after="240" w:line="460" w:lineRule="exact"/>
        <w:rPr>
          <w:rFonts w:ascii="Times New Roman" w:hAnsi="Times New Roman"/>
        </w:rPr>
      </w:pPr>
      <w:bookmarkStart w:id="51" w:name="_Toc159654714"/>
      <w:bookmarkStart w:id="52" w:name="_Toc160177565"/>
      <w:r w:rsidRPr="003B00BA">
        <w:rPr>
          <w:rFonts w:ascii="Times New Roman" w:hAnsi="Times New Roman"/>
        </w:rPr>
        <w:t xml:space="preserve">5.1 </w:t>
      </w:r>
      <w:r w:rsidRPr="003B00BA">
        <w:rPr>
          <w:rFonts w:ascii="Times New Roman" w:hAnsi="Times New Roman"/>
        </w:rPr>
        <w:t>全文研究工作总结</w:t>
      </w:r>
      <w:bookmarkEnd w:id="51"/>
      <w:bookmarkEnd w:id="52"/>
    </w:p>
    <w:p w14:paraId="24518280" w14:textId="57E5633E" w:rsidR="00487573" w:rsidRPr="00E6617C" w:rsidRDefault="00487573" w:rsidP="00E6617C">
      <w:pPr>
        <w:spacing w:line="460" w:lineRule="exact"/>
        <w:ind w:firstLineChars="200" w:firstLine="480"/>
        <w:rPr>
          <w:sz w:val="24"/>
        </w:rPr>
      </w:pPr>
      <w:r w:rsidRPr="00E6617C">
        <w:rPr>
          <w:sz w:val="24"/>
        </w:rPr>
        <w:t>在制造业领域，车间调度问题是一个关键挑战，尤其是在复杂的生产环境下。</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E6617C">
        <w:rPr>
          <w:sz w:val="24"/>
        </w:rPr>
        <w:t>是车间调度问题的一种变体，它考虑了多个工作中心之间的协作和交互，同时还考虑了工件在生产过程中可能发生的阻塞和并行机调度的情况。通过研究和解决相关问题，可以有效提升生产效率，降低成本，增强企业的竞争力。</w:t>
      </w:r>
    </w:p>
    <w:p w14:paraId="66083FA4" w14:textId="77F4CFE9" w:rsidR="00487573" w:rsidRPr="00E6617C" w:rsidRDefault="00487573" w:rsidP="00E6617C">
      <w:pPr>
        <w:spacing w:line="460" w:lineRule="exact"/>
        <w:ind w:firstLineChars="200" w:firstLine="480"/>
        <w:rPr>
          <w:sz w:val="24"/>
        </w:rPr>
      </w:pPr>
      <w:r w:rsidRPr="00E6617C">
        <w:rPr>
          <w:sz w:val="24"/>
        </w:rPr>
        <w:t>本文分别对</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和</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6617C">
        <w:rPr>
          <w:sz w:val="24"/>
        </w:rPr>
        <w:t>这三种问题进行了研究，针对不同的问题特性和优化指标，对</w:t>
      </w:r>
      <w:r w:rsidRPr="00E6617C">
        <w:rPr>
          <w:sz w:val="24"/>
        </w:rPr>
        <w:t>IG</w:t>
      </w:r>
      <w:r w:rsidRPr="00E6617C">
        <w:rPr>
          <w:sz w:val="24"/>
        </w:rPr>
        <w:t>算法进行不同程度的改进，通过大量的仿真实验，验证所提算法解决相关问题的优越性。主要内容如下：</w:t>
      </w:r>
    </w:p>
    <w:p w14:paraId="657E59EE" w14:textId="5AD565BE" w:rsidR="00487573" w:rsidRPr="00E6617C" w:rsidRDefault="00487573" w:rsidP="00E6617C">
      <w:pPr>
        <w:spacing w:line="460" w:lineRule="exact"/>
        <w:ind w:firstLineChars="200" w:firstLine="480"/>
        <w:rPr>
          <w:sz w:val="24"/>
        </w:rPr>
      </w:pPr>
      <w:r w:rsidRPr="00E6617C">
        <w:rPr>
          <w:sz w:val="24"/>
        </w:rPr>
        <w:t>（</w:t>
      </w:r>
      <w:r w:rsidRPr="00E6617C">
        <w:rPr>
          <w:sz w:val="24"/>
        </w:rPr>
        <w:t>1</w:t>
      </w:r>
      <w:r w:rsidRPr="00E6617C">
        <w:rPr>
          <w:sz w:val="24"/>
        </w:rPr>
        <w:t>）研究了</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，建立其</w:t>
      </w:r>
      <w:r w:rsidRPr="00E6617C">
        <w:rPr>
          <w:sz w:val="24"/>
        </w:rPr>
        <w:t>MILP</w:t>
      </w:r>
      <w:r w:rsidRPr="00E6617C">
        <w:rPr>
          <w:sz w:val="24"/>
        </w:rPr>
        <w:t>模型</w:t>
      </w:r>
      <w:r w:rsidR="00470C41">
        <w:rPr>
          <w:rFonts w:hint="eastAsia"/>
          <w:sz w:val="24"/>
        </w:rPr>
        <w:t>。</w:t>
      </w:r>
      <w:r w:rsidRPr="00E6617C">
        <w:rPr>
          <w:sz w:val="24"/>
        </w:rPr>
        <w:t>针对问题特性，设计了一种</w:t>
      </w:r>
      <w:r w:rsidRPr="00E6617C">
        <w:rPr>
          <w:sz w:val="24"/>
        </w:rPr>
        <w:t>IG</w:t>
      </w:r>
      <w:r w:rsidRPr="00E6617C">
        <w:rPr>
          <w:sz w:val="24"/>
        </w:rPr>
        <w:t>算法的变体，包括进化路线、解码策略以及局部搜索策略的改进，以此优化加工序列的最大完成时间</w:t>
      </w:r>
      <w:r w:rsidR="00470C41">
        <w:rPr>
          <w:rFonts w:hint="eastAsia"/>
          <w:sz w:val="24"/>
        </w:rPr>
        <w:t>。</w:t>
      </w:r>
      <w:r w:rsidRPr="00E6617C">
        <w:rPr>
          <w:sz w:val="24"/>
        </w:rPr>
        <w:t>通过与多种优化算法进行对比，验证所提</w:t>
      </w:r>
      <w:r w:rsidRPr="00E6617C">
        <w:rPr>
          <w:sz w:val="24"/>
        </w:rPr>
        <w:t>IG</w:t>
      </w:r>
      <w:r w:rsidRPr="00E6617C">
        <w:rPr>
          <w:sz w:val="24"/>
        </w:rPr>
        <w:t>算法的性能。</w:t>
      </w:r>
    </w:p>
    <w:p w14:paraId="3B4CFA1F" w14:textId="29FB114A" w:rsidR="00487573" w:rsidRPr="00E6617C" w:rsidRDefault="00487573" w:rsidP="00E6617C">
      <w:pPr>
        <w:spacing w:line="460" w:lineRule="exact"/>
        <w:ind w:firstLineChars="200" w:firstLine="480"/>
        <w:rPr>
          <w:sz w:val="24"/>
        </w:rPr>
      </w:pPr>
      <w:r w:rsidRPr="00E6617C">
        <w:rPr>
          <w:sz w:val="24"/>
        </w:rPr>
        <w:t>（</w:t>
      </w:r>
      <w:r w:rsidRPr="00E6617C">
        <w:rPr>
          <w:sz w:val="24"/>
        </w:rPr>
        <w:t>2</w:t>
      </w:r>
      <w:r w:rsidRPr="00E6617C">
        <w:rPr>
          <w:sz w:val="24"/>
        </w:rPr>
        <w:t>）研究了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，建立其</w:t>
      </w:r>
      <w:r w:rsidRPr="00E6617C">
        <w:rPr>
          <w:sz w:val="24"/>
        </w:rPr>
        <w:t>MILP</w:t>
      </w:r>
      <w:r w:rsidRPr="00E6617C">
        <w:rPr>
          <w:sz w:val="24"/>
        </w:rPr>
        <w:t>模型</w:t>
      </w:r>
      <w:r w:rsidR="00470C41">
        <w:rPr>
          <w:rFonts w:hint="eastAsia"/>
          <w:sz w:val="24"/>
        </w:rPr>
        <w:t>。</w:t>
      </w:r>
      <w:r w:rsidRPr="00E6617C">
        <w:rPr>
          <w:sz w:val="24"/>
        </w:rPr>
        <w:t>针对阻塞约束，设计了改进的</w:t>
      </w:r>
      <w:r w:rsidRPr="00E6617C">
        <w:rPr>
          <w:sz w:val="24"/>
        </w:rPr>
        <w:t>NEH</w:t>
      </w:r>
      <w:r w:rsidRPr="00E6617C">
        <w:rPr>
          <w:sz w:val="24"/>
        </w:rPr>
        <w:t>初始化方法，采用两种邻域搜索和一种局部搜索策略进一步提高</w:t>
      </w:r>
      <w:r w:rsidRPr="00E6617C">
        <w:rPr>
          <w:sz w:val="24"/>
        </w:rPr>
        <w:t>IG</w:t>
      </w:r>
      <w:r w:rsidRPr="00E6617C">
        <w:rPr>
          <w:sz w:val="24"/>
        </w:rPr>
        <w:t>算法的搜索效力</w:t>
      </w:r>
      <w:r w:rsidR="00470C41">
        <w:rPr>
          <w:rFonts w:hint="eastAsia"/>
          <w:sz w:val="24"/>
        </w:rPr>
        <w:t>。</w:t>
      </w:r>
      <w:r w:rsidRPr="00E6617C">
        <w:rPr>
          <w:sz w:val="24"/>
        </w:rPr>
        <w:t>最后不同规模实例的仿真实验，证明了所提算法解决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的优越性。</w:t>
      </w:r>
    </w:p>
    <w:p w14:paraId="13243801" w14:textId="6331E72F" w:rsidR="00487573" w:rsidRPr="00E6617C" w:rsidRDefault="00487573" w:rsidP="00E6617C">
      <w:pPr>
        <w:spacing w:line="460" w:lineRule="exact"/>
        <w:ind w:firstLineChars="200" w:firstLine="480"/>
        <w:rPr>
          <w:sz w:val="24"/>
        </w:rPr>
      </w:pPr>
      <w:r w:rsidRPr="00E6617C">
        <w:rPr>
          <w:sz w:val="24"/>
        </w:rPr>
        <w:t>（</w:t>
      </w:r>
      <w:r w:rsidRPr="00E6617C">
        <w:rPr>
          <w:sz w:val="24"/>
        </w:rPr>
        <w:t>3</w:t>
      </w:r>
      <w:r w:rsidRPr="00E6617C">
        <w:rPr>
          <w:sz w:val="24"/>
        </w:rPr>
        <w:t>）研究了</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6617C">
        <w:rPr>
          <w:sz w:val="24"/>
        </w:rPr>
        <w:t>，建立其</w:t>
      </w:r>
      <w:r w:rsidRPr="00E6617C">
        <w:rPr>
          <w:sz w:val="24"/>
        </w:rPr>
        <w:t>MILP</w:t>
      </w:r>
      <w:r w:rsidRPr="00E6617C">
        <w:rPr>
          <w:sz w:val="24"/>
        </w:rPr>
        <w:t>模型</w:t>
      </w:r>
      <w:r w:rsidR="00470C41">
        <w:rPr>
          <w:rFonts w:hint="eastAsia"/>
          <w:sz w:val="24"/>
        </w:rPr>
        <w:t>。</w:t>
      </w:r>
      <w:r w:rsidRPr="00E6617C">
        <w:rPr>
          <w:sz w:val="24"/>
        </w:rPr>
        <w:t>提出一种自调节的</w:t>
      </w:r>
      <w:r w:rsidRPr="00E6617C">
        <w:rPr>
          <w:sz w:val="24"/>
        </w:rPr>
        <w:t>IG</w:t>
      </w:r>
      <w:r w:rsidRPr="00E6617C">
        <w:rPr>
          <w:sz w:val="24"/>
        </w:rPr>
        <w:t>算法优化最大完成时间上限下的总能耗，提出了双层破坏重构策略以及自我调节的变邻域下降策略，弥补了</w:t>
      </w:r>
      <w:r w:rsidRPr="00E6617C">
        <w:rPr>
          <w:sz w:val="24"/>
        </w:rPr>
        <w:t>IG</w:t>
      </w:r>
      <w:r w:rsidRPr="00E6617C">
        <w:rPr>
          <w:sz w:val="24"/>
        </w:rPr>
        <w:t>算法搜索广度的不足</w:t>
      </w:r>
      <w:r w:rsidR="00470C41">
        <w:rPr>
          <w:rFonts w:hint="eastAsia"/>
          <w:sz w:val="24"/>
        </w:rPr>
        <w:t>。</w:t>
      </w:r>
      <w:r w:rsidRPr="00E6617C">
        <w:rPr>
          <w:sz w:val="24"/>
        </w:rPr>
        <w:t>最后通过大量的仿真实验，验证了所提策略和算法的优越性。</w:t>
      </w:r>
    </w:p>
    <w:p w14:paraId="6F852F70" w14:textId="77777777" w:rsidR="00487573" w:rsidRPr="00E6617C" w:rsidRDefault="00487573" w:rsidP="00E6617C">
      <w:pPr>
        <w:spacing w:line="460" w:lineRule="exact"/>
        <w:ind w:firstLineChars="200" w:firstLine="480"/>
        <w:rPr>
          <w:sz w:val="24"/>
        </w:rPr>
      </w:pPr>
      <w:r w:rsidRPr="00E6617C">
        <w:rPr>
          <w:sz w:val="24"/>
        </w:rPr>
        <w:t>本文的主要创新之处如下：</w:t>
      </w:r>
    </w:p>
    <w:p w14:paraId="6379DAEA" w14:textId="21685F74" w:rsidR="00487573" w:rsidRPr="00E6617C" w:rsidRDefault="00487573" w:rsidP="00E6617C">
      <w:pPr>
        <w:spacing w:line="460" w:lineRule="exact"/>
        <w:ind w:firstLineChars="200" w:firstLine="480"/>
        <w:rPr>
          <w:sz w:val="24"/>
        </w:rPr>
      </w:pPr>
      <w:r w:rsidRPr="00E6617C">
        <w:rPr>
          <w:sz w:val="24"/>
        </w:rPr>
        <w:t>（</w:t>
      </w:r>
      <w:r w:rsidRPr="00E6617C">
        <w:rPr>
          <w:sz w:val="24"/>
        </w:rPr>
        <w:t>1</w:t>
      </w:r>
      <w:r w:rsidRPr="00E6617C">
        <w:rPr>
          <w:sz w:val="24"/>
        </w:rPr>
        <w:t>）研究了以最大完成时间为优化目标的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，对</w:t>
      </w:r>
      <w:r w:rsidRPr="00E6617C">
        <w:rPr>
          <w:sz w:val="24"/>
        </w:rPr>
        <w:t>IG</w:t>
      </w:r>
      <w:r w:rsidRPr="00E6617C">
        <w:rPr>
          <w:sz w:val="24"/>
        </w:rPr>
        <w:t>算法进行了针对性的改进</w:t>
      </w:r>
      <w:r w:rsidR="00DF4DB3">
        <w:rPr>
          <w:rFonts w:hint="eastAsia"/>
          <w:sz w:val="24"/>
        </w:rPr>
        <w:t>。</w:t>
      </w:r>
      <w:r w:rsidRPr="00E6617C">
        <w:rPr>
          <w:sz w:val="24"/>
        </w:rPr>
        <w:t>设计了双解并行优化的迭代机制，使用</w:t>
      </w:r>
      <w:r w:rsidRPr="00E6617C">
        <w:rPr>
          <w:sz w:val="24"/>
        </w:rPr>
        <w:t>NEH</w:t>
      </w:r>
      <w:r w:rsidRPr="00E6617C">
        <w:rPr>
          <w:sz w:val="24"/>
        </w:rPr>
        <w:t>和</w:t>
      </w:r>
      <w:r w:rsidRPr="00E6617C">
        <w:rPr>
          <w:sz w:val="24"/>
        </w:rPr>
        <w:t>MME</w:t>
      </w:r>
      <w:r w:rsidRPr="00E6617C">
        <w:rPr>
          <w:sz w:val="24"/>
        </w:rPr>
        <w:t>两种初始化方法得到两个初始解，并且两条进化路线使用不同的解码策略，进一步扩大解空间</w:t>
      </w:r>
      <w:r w:rsidR="00DF4DB3">
        <w:rPr>
          <w:rFonts w:hint="eastAsia"/>
          <w:sz w:val="24"/>
        </w:rPr>
        <w:t>。</w:t>
      </w:r>
      <w:r w:rsidRPr="00E6617C">
        <w:rPr>
          <w:sz w:val="24"/>
        </w:rPr>
        <w:t>提出了一种简单有效的基于交换的局部搜索策略，提高算法的寻</w:t>
      </w:r>
      <w:r w:rsidRPr="00E6617C">
        <w:rPr>
          <w:sz w:val="24"/>
        </w:rPr>
        <w:lastRenderedPageBreak/>
        <w:t>优能力</w:t>
      </w:r>
      <w:r w:rsidR="00DF4DB3">
        <w:rPr>
          <w:rFonts w:hint="eastAsia"/>
          <w:sz w:val="24"/>
        </w:rPr>
        <w:t>。</w:t>
      </w:r>
      <w:r w:rsidRPr="00E6617C">
        <w:rPr>
          <w:sz w:val="24"/>
        </w:rPr>
        <w:t>最后通过不同规模实例的仿真实验，验证所提算法和策略的有效性。</w:t>
      </w:r>
    </w:p>
    <w:p w14:paraId="54D02D55" w14:textId="46B6CBF8" w:rsidR="00487573" w:rsidRPr="00E6617C" w:rsidRDefault="00487573" w:rsidP="00E6617C">
      <w:pPr>
        <w:spacing w:line="460" w:lineRule="exact"/>
        <w:ind w:firstLineChars="200" w:firstLine="480"/>
        <w:rPr>
          <w:sz w:val="24"/>
        </w:rPr>
      </w:pPr>
      <w:r w:rsidRPr="00E6617C">
        <w:rPr>
          <w:sz w:val="24"/>
        </w:rPr>
        <w:t>（</w:t>
      </w:r>
      <w:r w:rsidRPr="00E6617C">
        <w:rPr>
          <w:sz w:val="24"/>
        </w:rPr>
        <w:t>2</w:t>
      </w:r>
      <w:r w:rsidRPr="00E6617C">
        <w:rPr>
          <w:sz w:val="24"/>
        </w:rPr>
        <w:t>）在所研究的</w:t>
      </w:r>
      <m:oMath>
        <m:r>
          <w:rPr>
            <w:rFonts w:ascii="Cambria Math" w:hAnsi="Cambria Math"/>
            <w:sz w:val="24"/>
          </w:rPr>
          <m:t>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基础上，考虑了多个工厂加工的分布式生产环境，研究了以最小</w:t>
      </w:r>
      <w:proofErr w:type="gramStart"/>
      <w:r w:rsidRPr="00E6617C">
        <w:rPr>
          <w:sz w:val="24"/>
        </w:rPr>
        <w:t>化最大</w:t>
      </w:r>
      <w:proofErr w:type="gramEnd"/>
      <w:r w:rsidRPr="00E6617C">
        <w:rPr>
          <w:sz w:val="24"/>
        </w:rPr>
        <w:t>完成时间为优化目标的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，建立了</w:t>
      </w:r>
      <w:r w:rsidRPr="00E6617C">
        <w:rPr>
          <w:sz w:val="24"/>
        </w:rPr>
        <w:t>MILP</w:t>
      </w:r>
      <w:r w:rsidRPr="00E6617C">
        <w:rPr>
          <w:sz w:val="24"/>
        </w:rPr>
        <w:t>模型</w:t>
      </w:r>
      <w:r w:rsidR="00DF4DB3">
        <w:rPr>
          <w:rFonts w:hint="eastAsia"/>
          <w:sz w:val="24"/>
        </w:rPr>
        <w:t>。</w:t>
      </w:r>
      <w:r w:rsidRPr="00E6617C">
        <w:rPr>
          <w:sz w:val="24"/>
        </w:rPr>
        <w:t>为了有效解决</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，提出一种高效的</w:t>
      </w:r>
      <w:r w:rsidRPr="00E6617C">
        <w:rPr>
          <w:sz w:val="24"/>
        </w:rPr>
        <w:t>IG</w:t>
      </w:r>
      <w:r w:rsidRPr="00E6617C">
        <w:rPr>
          <w:sz w:val="24"/>
        </w:rPr>
        <w:t>算法，针对问题特性，设计特殊的插入算子的解码策略，减少计算时间，提高搜索效率</w:t>
      </w:r>
      <w:r w:rsidR="00DF4DB3">
        <w:rPr>
          <w:rFonts w:hint="eastAsia"/>
          <w:sz w:val="24"/>
        </w:rPr>
        <w:t>。</w:t>
      </w:r>
      <w:r w:rsidRPr="00E6617C">
        <w:rPr>
          <w:sz w:val="24"/>
        </w:rPr>
        <w:t>提出了两种工厂间的邻域搜索策略和一种工厂内的局部搜索策略，进一步保证算法探索</w:t>
      </w:r>
      <w:proofErr w:type="gramStart"/>
      <w:r w:rsidRPr="00E6617C">
        <w:rPr>
          <w:sz w:val="24"/>
        </w:rPr>
        <w:t>解空间</w:t>
      </w:r>
      <w:proofErr w:type="gramEnd"/>
      <w:r w:rsidRPr="00E6617C">
        <w:rPr>
          <w:sz w:val="24"/>
        </w:rPr>
        <w:t>的深度和广度</w:t>
      </w:r>
      <w:r w:rsidR="00DF4DB3">
        <w:rPr>
          <w:rFonts w:hint="eastAsia"/>
          <w:sz w:val="24"/>
        </w:rPr>
        <w:t>。</w:t>
      </w:r>
      <w:r w:rsidRPr="00E6617C">
        <w:rPr>
          <w:sz w:val="24"/>
        </w:rPr>
        <w:t>最后与不同的算法进行实验比较，验证所提算法的优越性。</w:t>
      </w:r>
    </w:p>
    <w:p w14:paraId="2D9BD9C5" w14:textId="05717F9E" w:rsidR="00470C41" w:rsidRPr="00F624C3" w:rsidRDefault="00487573" w:rsidP="00F624C3">
      <w:pPr>
        <w:spacing w:line="460" w:lineRule="exact"/>
        <w:ind w:firstLineChars="200" w:firstLine="480"/>
        <w:rPr>
          <w:sz w:val="24"/>
        </w:rPr>
      </w:pPr>
      <w:r w:rsidRPr="00E6617C">
        <w:rPr>
          <w:sz w:val="24"/>
        </w:rPr>
        <w:t>（</w:t>
      </w:r>
      <w:r w:rsidRPr="00E6617C">
        <w:rPr>
          <w:sz w:val="24"/>
        </w:rPr>
        <w:t>3</w:t>
      </w:r>
      <w:r w:rsidRPr="00E6617C">
        <w:rPr>
          <w:sz w:val="24"/>
        </w:rPr>
        <w:t>）在</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blcok</m:t>
            </m:r>
          </m:e>
        </m:d>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oMath>
      <w:r w:rsidRPr="00E6617C">
        <w:rPr>
          <w:sz w:val="24"/>
        </w:rPr>
        <w:t>的基础上，改变优化目标，建立以最大完成时间为上限约束，以总能耗为优化目标的</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6617C">
        <w:rPr>
          <w:sz w:val="24"/>
        </w:rPr>
        <w:t>的</w:t>
      </w:r>
      <w:r w:rsidRPr="00E6617C">
        <w:rPr>
          <w:sz w:val="24"/>
        </w:rPr>
        <w:t>MILP</w:t>
      </w:r>
      <w:r w:rsidRPr="00E6617C">
        <w:rPr>
          <w:sz w:val="24"/>
        </w:rPr>
        <w:t>模型。综合问题特性以及</w:t>
      </w:r>
      <w:r w:rsidRPr="00E6617C">
        <w:rPr>
          <w:sz w:val="24"/>
        </w:rPr>
        <w:t>IG</w:t>
      </w:r>
      <w:r w:rsidRPr="00E6617C">
        <w:rPr>
          <w:sz w:val="24"/>
        </w:rPr>
        <w:t>算法的特点，设计适应</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ε</m:t>
        </m:r>
        <m:d>
          <m:dPr>
            <m:ctrlPr>
              <w:rPr>
                <w:rFonts w:ascii="Cambria Math" w:hAnsi="Cambria Math"/>
                <w:sz w:val="24"/>
              </w:rPr>
            </m:ctrlPr>
          </m:dPr>
          <m:e>
            <m:r>
              <w:rPr>
                <w:rFonts w:ascii="Cambria Math" w:hAnsi="Cambria Math"/>
                <w:sz w:val="24"/>
              </w:rPr>
              <m:t>TEC</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max</m:t>
                </m:r>
              </m:sub>
            </m:sSub>
          </m:e>
        </m:d>
      </m:oMath>
      <w:r w:rsidRPr="00E6617C">
        <w:rPr>
          <w:sz w:val="24"/>
        </w:rPr>
        <w:t>特性的初始化策略</w:t>
      </w:r>
      <w:r w:rsidR="00DF4DB3">
        <w:rPr>
          <w:rFonts w:hint="eastAsia"/>
          <w:sz w:val="24"/>
        </w:rPr>
        <w:t>。</w:t>
      </w:r>
      <w:r w:rsidRPr="00E6617C">
        <w:rPr>
          <w:sz w:val="24"/>
        </w:rPr>
        <w:t>提出了双层破坏重构策略，加大邻域的扰动程度；将简单的学习机制与邻域下降策略结合，设计了一种自调节的变邻域下降策略，进一步增强算法探索</w:t>
      </w:r>
      <w:proofErr w:type="gramStart"/>
      <w:r w:rsidRPr="00E6617C">
        <w:rPr>
          <w:sz w:val="24"/>
        </w:rPr>
        <w:t>解空间</w:t>
      </w:r>
      <w:proofErr w:type="gramEnd"/>
      <w:r w:rsidRPr="00E6617C">
        <w:rPr>
          <w:sz w:val="24"/>
        </w:rPr>
        <w:t>的能力</w:t>
      </w:r>
      <w:r w:rsidR="00DF4DB3">
        <w:rPr>
          <w:rFonts w:hint="eastAsia"/>
          <w:sz w:val="24"/>
        </w:rPr>
        <w:t>。最后</w:t>
      </w:r>
      <w:r w:rsidRPr="00E6617C">
        <w:rPr>
          <w:sz w:val="24"/>
        </w:rPr>
        <w:t>在不同的实例上进行仿真实验，验证所提算法和策略的优越性。</w:t>
      </w:r>
    </w:p>
    <w:p w14:paraId="5D374072" w14:textId="77777777" w:rsidR="00487573" w:rsidRPr="00E6617C" w:rsidRDefault="00487573" w:rsidP="00E6617C">
      <w:pPr>
        <w:pStyle w:val="2"/>
        <w:spacing w:beforeLines="100" w:before="240" w:afterLines="100" w:after="240" w:line="460" w:lineRule="exact"/>
        <w:rPr>
          <w:rFonts w:ascii="Times New Roman" w:eastAsia="宋体" w:hAnsi="Times New Roman"/>
          <w:sz w:val="28"/>
          <w:szCs w:val="28"/>
        </w:rPr>
      </w:pPr>
      <w:bookmarkStart w:id="53" w:name="_Toc159654715"/>
      <w:bookmarkStart w:id="54" w:name="_Toc160177566"/>
      <w:r w:rsidRPr="00E6617C">
        <w:rPr>
          <w:rFonts w:ascii="Times New Roman" w:eastAsia="宋体" w:hAnsi="Times New Roman"/>
          <w:sz w:val="28"/>
          <w:szCs w:val="28"/>
        </w:rPr>
        <w:t xml:space="preserve">5.2 </w:t>
      </w:r>
      <w:r w:rsidRPr="00E6617C">
        <w:rPr>
          <w:rFonts w:ascii="Times New Roman" w:eastAsia="宋体" w:hAnsi="Times New Roman" w:hint="eastAsia"/>
          <w:sz w:val="28"/>
          <w:szCs w:val="28"/>
        </w:rPr>
        <w:t>后续研究工作展望</w:t>
      </w:r>
      <w:bookmarkEnd w:id="53"/>
      <w:bookmarkEnd w:id="54"/>
    </w:p>
    <w:p w14:paraId="2BB0400A" w14:textId="764071B8" w:rsidR="00487573" w:rsidRPr="00E6617C" w:rsidRDefault="00487573" w:rsidP="00E6617C">
      <w:pPr>
        <w:spacing w:line="460" w:lineRule="exact"/>
        <w:ind w:firstLineChars="200" w:firstLine="480"/>
        <w:rPr>
          <w:sz w:val="24"/>
        </w:rPr>
      </w:pPr>
      <w:r w:rsidRPr="00E6617C">
        <w:rPr>
          <w:sz w:val="24"/>
        </w:rPr>
        <w:t>本文主要针对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E6617C">
        <w:rPr>
          <w:sz w:val="24"/>
        </w:rPr>
        <w:t>相关的调度问题进行了研究分析，并根据问题的特性，设计了不同的</w:t>
      </w:r>
      <w:r w:rsidRPr="00E6617C">
        <w:rPr>
          <w:sz w:val="24"/>
        </w:rPr>
        <w:t>IG</w:t>
      </w:r>
      <w:r w:rsidRPr="00E6617C">
        <w:rPr>
          <w:sz w:val="24"/>
        </w:rPr>
        <w:t>算法用于求解。但本文的研究有限，更多的研究内容有待发掘，未来的研究可以从以下几个方面开展：</w:t>
      </w:r>
    </w:p>
    <w:p w14:paraId="23958551" w14:textId="077D6E1A" w:rsidR="00487573" w:rsidRPr="00E6617C" w:rsidRDefault="00487573" w:rsidP="00E6617C">
      <w:pPr>
        <w:spacing w:line="460" w:lineRule="exact"/>
        <w:ind w:firstLineChars="200" w:firstLine="480"/>
        <w:rPr>
          <w:sz w:val="24"/>
        </w:rPr>
      </w:pPr>
      <w:r w:rsidRPr="00E6617C">
        <w:rPr>
          <w:sz w:val="24"/>
        </w:rPr>
        <w:t>（</w:t>
      </w:r>
      <w:r w:rsidRPr="00E6617C">
        <w:rPr>
          <w:sz w:val="24"/>
        </w:rPr>
        <w:t>1</w:t>
      </w:r>
      <w:r w:rsidRPr="00E6617C">
        <w:rPr>
          <w:sz w:val="24"/>
        </w:rPr>
        <w:t>）问题方面：本文的研究目前只考虑了简单的生产环境，如分布式，在未来的研究中可以引入更多实际生产的复杂因素，如不确定因素、人员调度、设备故障等，以更加真实的模拟车间调度场景</w:t>
      </w:r>
      <w:r w:rsidR="0071640D">
        <w:rPr>
          <w:rFonts w:hint="eastAsia"/>
          <w:sz w:val="24"/>
        </w:rPr>
        <w:t>。</w:t>
      </w:r>
      <w:r w:rsidRPr="00E6617C">
        <w:rPr>
          <w:sz w:val="24"/>
        </w:rPr>
        <w:t>另外可以考虑更多的实际约束条件</w:t>
      </w:r>
      <w:r w:rsidR="0071640D">
        <w:rPr>
          <w:rFonts w:hint="eastAsia"/>
          <w:sz w:val="24"/>
        </w:rPr>
        <w:t>，</w:t>
      </w:r>
      <w:r w:rsidRPr="00E6617C">
        <w:rPr>
          <w:sz w:val="24"/>
        </w:rPr>
        <w:t>除了阻塞约束外，还可以考虑序列相关设置时间、运输时间、工艺依赖等。通过考虑以上更复杂的生产环境因素和实际约束条件，未来的研究可以更加贴近实际生产，为制造业提供更有效的车间调度方案。</w:t>
      </w:r>
    </w:p>
    <w:p w14:paraId="3A284B6B" w14:textId="3E5B1652" w:rsidR="00487573" w:rsidRPr="00E6617C" w:rsidRDefault="00487573" w:rsidP="00E6617C">
      <w:pPr>
        <w:spacing w:line="460" w:lineRule="exact"/>
        <w:ind w:firstLineChars="200" w:firstLine="480"/>
        <w:rPr>
          <w:sz w:val="24"/>
        </w:rPr>
      </w:pPr>
      <w:r w:rsidRPr="00E6617C">
        <w:rPr>
          <w:sz w:val="24"/>
        </w:rPr>
        <w:t>（</w:t>
      </w:r>
      <w:r w:rsidRPr="00E6617C">
        <w:rPr>
          <w:sz w:val="24"/>
        </w:rPr>
        <w:t>2</w:t>
      </w:r>
      <w:r w:rsidRPr="00E6617C">
        <w:rPr>
          <w:sz w:val="24"/>
        </w:rPr>
        <w:t>）优化目标：在未来研究中，优化目标的扩展将更加全面和多元化，以满足不同生产场景和企业需求。单一的优化目标可以考虑成本和效益，例如，可以考虑最小化生产成本、最大化利润等指标，以实现生产过程的经济效益最大化。除了传统的单一优化目标外，还可以探索多目标优化方法，同时考虑多</w:t>
      </w:r>
      <w:r w:rsidRPr="00E6617C">
        <w:rPr>
          <w:sz w:val="24"/>
        </w:rPr>
        <w:lastRenderedPageBreak/>
        <w:t>个相互冲突的目标</w:t>
      </w:r>
      <w:r w:rsidR="0071640D">
        <w:rPr>
          <w:rFonts w:hint="eastAsia"/>
          <w:sz w:val="24"/>
        </w:rPr>
        <w:t>，</w:t>
      </w:r>
      <w:r w:rsidRPr="00E6617C">
        <w:rPr>
          <w:sz w:val="24"/>
        </w:rPr>
        <w:t>包括</w:t>
      </w:r>
      <w:proofErr w:type="gramStart"/>
      <w:r w:rsidRPr="00E6617C">
        <w:rPr>
          <w:sz w:val="24"/>
        </w:rPr>
        <w:t>最小化总加权</w:t>
      </w:r>
      <w:proofErr w:type="gramEnd"/>
      <w:r w:rsidRPr="00E6617C">
        <w:rPr>
          <w:sz w:val="24"/>
        </w:rPr>
        <w:t>完成时间、</w:t>
      </w:r>
      <w:proofErr w:type="gramStart"/>
      <w:r w:rsidRPr="00E6617C">
        <w:rPr>
          <w:sz w:val="24"/>
        </w:rPr>
        <w:t>最小化总加权</w:t>
      </w:r>
      <w:proofErr w:type="gramEnd"/>
      <w:r w:rsidRPr="00E6617C">
        <w:rPr>
          <w:sz w:val="24"/>
        </w:rPr>
        <w:t>延迟时间、最小化机器空闲时间等。通过综合考虑多个目标，可以找到更加平衡和综合的调度方案。</w:t>
      </w:r>
    </w:p>
    <w:p w14:paraId="5FDD4A64" w14:textId="6E39782F" w:rsidR="00595DA1" w:rsidRPr="000C3C02" w:rsidRDefault="00487573" w:rsidP="000C3C02">
      <w:pPr>
        <w:spacing w:line="460" w:lineRule="exact"/>
        <w:ind w:firstLineChars="200" w:firstLine="480"/>
        <w:rPr>
          <w:sz w:val="24"/>
        </w:rPr>
      </w:pPr>
      <w:r w:rsidRPr="00E6617C">
        <w:rPr>
          <w:sz w:val="24"/>
        </w:rPr>
        <w:t>（</w:t>
      </w:r>
      <w:r w:rsidRPr="00E6617C">
        <w:rPr>
          <w:sz w:val="24"/>
        </w:rPr>
        <w:t>3</w:t>
      </w:r>
      <w:r w:rsidRPr="00E6617C">
        <w:rPr>
          <w:sz w:val="24"/>
        </w:rPr>
        <w:t>）算法方面：可以进一步分析问题的特征，以确定算法改进的新途径。例如，在设计策略时考虑关键机器和关键路径的作用，进一步增强算法的性能。其次，探索将不同的优化算法进行混合的方法，以充分利用各种算法的优势。例如，可以将遗传算法与</w:t>
      </w:r>
      <w:r w:rsidRPr="00E6617C">
        <w:rPr>
          <w:sz w:val="24"/>
        </w:rPr>
        <w:t>IG</w:t>
      </w:r>
      <w:r w:rsidRPr="00E6617C">
        <w:rPr>
          <w:sz w:val="24"/>
        </w:rPr>
        <w:t>算法结合，形成一种混合优化算法，以提高求解的效率和精度。另外，机器学习技术在优化算法中的应用越来越广泛，未来的研究可以探索将机器学习技术引入到车间调度问题的求解中。例如，可以利用强化学习算法来实现自动调度决策，根据实时的生产数据和环境变化来动态调整调度方案。通过引入以上扩展的算法方法，未来的研究可以更好地应对</w:t>
      </w:r>
      <m:oMath>
        <m:r>
          <w:rPr>
            <w:rFonts w:ascii="Cambria Math" w:hAnsi="Cambria Math"/>
            <w:sz w:val="24"/>
          </w:rPr>
          <m:t>DH</m:t>
        </m:r>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begChr m:val="|"/>
            <m:endChr m:val="|"/>
            <m:ctrlPr>
              <w:rPr>
                <w:rFonts w:ascii="Cambria Math" w:hAnsi="Cambria Math"/>
                <w:sz w:val="24"/>
              </w:rPr>
            </m:ctrlPr>
          </m:dPr>
          <m:e>
            <m:r>
              <w:rPr>
                <w:rFonts w:ascii="Cambria Math" w:hAnsi="Cambria Math"/>
                <w:sz w:val="24"/>
              </w:rPr>
              <m:t>block</m:t>
            </m:r>
          </m:e>
        </m:d>
        <m:r>
          <w:rPr>
            <w:rFonts w:ascii="Cambria Math" w:hAnsi="Cambria Math"/>
            <w:sz w:val="24"/>
          </w:rPr>
          <m:t>γ</m:t>
        </m:r>
      </m:oMath>
      <w:r w:rsidRPr="00E6617C">
        <w:rPr>
          <w:sz w:val="24"/>
        </w:rPr>
        <w:t>的挑战，实现生产调度的智能化、高效化和可持续发展。</w:t>
      </w:r>
    </w:p>
    <w:p w14:paraId="7C1226A1" w14:textId="77777777" w:rsidR="00BA21E6" w:rsidRDefault="00CD390F" w:rsidP="00BA21E6">
      <w:r>
        <w:br w:type="page"/>
      </w:r>
    </w:p>
    <w:p w14:paraId="23B7B93A" w14:textId="77777777" w:rsidR="00BA21E6" w:rsidRDefault="00BA21E6" w:rsidP="00BA21E6">
      <w:pPr>
        <w:spacing w:line="20" w:lineRule="exact"/>
      </w:pPr>
    </w:p>
    <w:p w14:paraId="7E22F682" w14:textId="3309069B" w:rsidR="00BA21E6" w:rsidRPr="00BA21E6" w:rsidRDefault="00BA21E6" w:rsidP="00BA21E6">
      <w:pPr>
        <w:pStyle w:val="1"/>
        <w:spacing w:beforeLines="100" w:before="240" w:afterLines="100" w:after="240"/>
        <w:rPr>
          <w:rFonts w:ascii="宋体" w:hAnsi="宋体"/>
          <w:szCs w:val="32"/>
        </w:rPr>
      </w:pPr>
      <w:bookmarkStart w:id="55" w:name="_Toc160177567"/>
      <w:r>
        <w:rPr>
          <w:rFonts w:ascii="宋体" w:hAnsi="宋体" w:hint="eastAsia"/>
          <w:szCs w:val="32"/>
        </w:rPr>
        <w:t>参考文献</w:t>
      </w:r>
      <w:bookmarkEnd w:id="55"/>
    </w:p>
    <w:p w14:paraId="4B165E49" w14:textId="77777777" w:rsidR="001647F0" w:rsidRPr="005E6CDD" w:rsidRDefault="009432A7" w:rsidP="005E6CDD">
      <w:pPr>
        <w:pStyle w:val="afffa"/>
        <w:adjustRightInd w:val="0"/>
        <w:snapToGrid w:val="0"/>
        <w:spacing w:line="360" w:lineRule="auto"/>
        <w:rPr>
          <w:kern w:val="0"/>
          <w:sz w:val="21"/>
          <w:szCs w:val="21"/>
        </w:rPr>
      </w:pPr>
      <w:r w:rsidRPr="005E6CDD">
        <w:rPr>
          <w:sz w:val="21"/>
          <w:szCs w:val="21"/>
        </w:rPr>
        <w:fldChar w:fldCharType="begin"/>
      </w:r>
      <w:r w:rsidR="001647F0" w:rsidRPr="005E6CDD">
        <w:rPr>
          <w:sz w:val="21"/>
          <w:szCs w:val="21"/>
        </w:rPr>
        <w:instrText xml:space="preserve"> ADDIN ZOTERO_BIBL {"uncited":[],"omitted":[],"custom":[]} CSL_BIBLIOGRAPHY </w:instrText>
      </w:r>
      <w:r w:rsidRPr="005E6CDD">
        <w:rPr>
          <w:sz w:val="21"/>
          <w:szCs w:val="21"/>
        </w:rPr>
        <w:fldChar w:fldCharType="separate"/>
      </w:r>
      <w:r w:rsidR="001647F0" w:rsidRPr="005E6CDD">
        <w:rPr>
          <w:kern w:val="0"/>
          <w:sz w:val="21"/>
          <w:szCs w:val="21"/>
        </w:rPr>
        <w:t>[1]</w:t>
      </w:r>
      <w:r w:rsidR="001647F0" w:rsidRPr="005E6CDD">
        <w:rPr>
          <w:kern w:val="0"/>
          <w:sz w:val="21"/>
          <w:szCs w:val="21"/>
        </w:rPr>
        <w:tab/>
      </w:r>
      <w:r w:rsidR="001647F0" w:rsidRPr="005E6CDD">
        <w:rPr>
          <w:kern w:val="0"/>
          <w:sz w:val="21"/>
          <w:szCs w:val="21"/>
        </w:rPr>
        <w:t>张晓利</w:t>
      </w:r>
      <w:r w:rsidR="001647F0" w:rsidRPr="005E6CDD">
        <w:rPr>
          <w:kern w:val="0"/>
          <w:sz w:val="21"/>
          <w:szCs w:val="21"/>
        </w:rPr>
        <w:t xml:space="preserve">. </w:t>
      </w:r>
      <w:r w:rsidR="001647F0" w:rsidRPr="005E6CDD">
        <w:rPr>
          <w:kern w:val="0"/>
          <w:sz w:val="21"/>
          <w:szCs w:val="21"/>
        </w:rPr>
        <w:t>面向中小企业的智能车间动态预测调度研究</w:t>
      </w:r>
      <w:r w:rsidR="001647F0" w:rsidRPr="005E6CDD">
        <w:rPr>
          <w:kern w:val="0"/>
          <w:sz w:val="21"/>
          <w:szCs w:val="21"/>
        </w:rPr>
        <w:t xml:space="preserve">[D]. </w:t>
      </w:r>
      <w:r w:rsidR="001647F0" w:rsidRPr="005E6CDD">
        <w:rPr>
          <w:kern w:val="0"/>
          <w:sz w:val="21"/>
          <w:szCs w:val="21"/>
        </w:rPr>
        <w:t>江苏科技大学</w:t>
      </w:r>
      <w:r w:rsidR="001647F0" w:rsidRPr="005E6CDD">
        <w:rPr>
          <w:kern w:val="0"/>
          <w:sz w:val="21"/>
          <w:szCs w:val="21"/>
        </w:rPr>
        <w:t>, 2019.</w:t>
      </w:r>
    </w:p>
    <w:p w14:paraId="342BEBA4"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w:t>
      </w:r>
      <w:r w:rsidRPr="005E6CDD">
        <w:rPr>
          <w:kern w:val="0"/>
          <w:sz w:val="21"/>
          <w:szCs w:val="21"/>
        </w:rPr>
        <w:tab/>
      </w:r>
      <w:r w:rsidRPr="005E6CDD">
        <w:rPr>
          <w:kern w:val="0"/>
          <w:sz w:val="21"/>
          <w:szCs w:val="21"/>
        </w:rPr>
        <w:t>王晶</w:t>
      </w:r>
      <w:r w:rsidRPr="005E6CDD">
        <w:rPr>
          <w:kern w:val="0"/>
          <w:sz w:val="21"/>
          <w:szCs w:val="21"/>
        </w:rPr>
        <w:t xml:space="preserve">. </w:t>
      </w:r>
      <w:r w:rsidRPr="005E6CDD">
        <w:rPr>
          <w:kern w:val="0"/>
          <w:sz w:val="21"/>
          <w:szCs w:val="21"/>
        </w:rPr>
        <w:t>阻塞混合流水车间调度优化研究</w:t>
      </w:r>
      <w:r w:rsidRPr="005E6CDD">
        <w:rPr>
          <w:kern w:val="0"/>
          <w:sz w:val="21"/>
          <w:szCs w:val="21"/>
        </w:rPr>
        <w:t xml:space="preserve">[D]. </w:t>
      </w:r>
      <w:r w:rsidRPr="005E6CDD">
        <w:rPr>
          <w:kern w:val="0"/>
          <w:sz w:val="21"/>
          <w:szCs w:val="21"/>
        </w:rPr>
        <w:t>郑州大学</w:t>
      </w:r>
      <w:r w:rsidRPr="005E6CDD">
        <w:rPr>
          <w:kern w:val="0"/>
          <w:sz w:val="21"/>
          <w:szCs w:val="21"/>
        </w:rPr>
        <w:t>, 2019.</w:t>
      </w:r>
    </w:p>
    <w:p w14:paraId="13FBB33F"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w:t>
      </w:r>
      <w:r w:rsidRPr="005E6CDD">
        <w:rPr>
          <w:kern w:val="0"/>
          <w:sz w:val="21"/>
          <w:szCs w:val="21"/>
        </w:rPr>
        <w:tab/>
        <w:t>Marichelvam M K, Prabaharan T, Yang X S. A Discrete Firefly Algorithm for the Multi-Objective Hybrid Flowshop Scheduling Problems[J]. IEEE Transactions on Evolutionary Computation, 2014, 18(2): 301-305.</w:t>
      </w:r>
    </w:p>
    <w:p w14:paraId="3A1821FF" w14:textId="76BC031A"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w:t>
      </w:r>
      <w:r w:rsidRPr="005E6CDD">
        <w:rPr>
          <w:kern w:val="0"/>
          <w:sz w:val="21"/>
          <w:szCs w:val="21"/>
        </w:rPr>
        <w:tab/>
        <w:t xml:space="preserve">Bruzzone A, Anghinolfi D, Paolucci M, </w:t>
      </w:r>
      <w:r w:rsidR="00C35EF3">
        <w:rPr>
          <w:kern w:val="0"/>
          <w:sz w:val="21"/>
          <w:szCs w:val="21"/>
        </w:rPr>
        <w:t>et al</w:t>
      </w:r>
      <w:r w:rsidRPr="005E6CDD">
        <w:rPr>
          <w:kern w:val="0"/>
          <w:sz w:val="21"/>
          <w:szCs w:val="21"/>
        </w:rPr>
        <w:t>. Energy-aware scheduling for improving manufacturing process sustainability: A mathematical model for flexible flow shops[J]. CIRP Annals - Manufacturing Technology, 2012, 61(1): 459-462.</w:t>
      </w:r>
    </w:p>
    <w:p w14:paraId="4ADD109F"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w:t>
      </w:r>
      <w:r w:rsidRPr="005E6CDD">
        <w:rPr>
          <w:kern w:val="0"/>
          <w:sz w:val="21"/>
          <w:szCs w:val="21"/>
        </w:rPr>
        <w:tab/>
        <w:t>Peng K, Pan Q K, Gao L, et al. An Improved Artificial Bee Colony algorithm for real-world hybrid flowshop rescheduling in Steelmaking-refining-Continuous Casting process[J]. Computers &amp; Industrial Engineering, 2018, 122: 235-250.</w:t>
      </w:r>
    </w:p>
    <w:p w14:paraId="1DD38D90"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w:t>
      </w:r>
      <w:r w:rsidRPr="005E6CDD">
        <w:rPr>
          <w:kern w:val="0"/>
          <w:sz w:val="21"/>
          <w:szCs w:val="21"/>
        </w:rPr>
        <w:tab/>
        <w:t>Kim Y D, Shim S O, Choi B, et al. Simplification Methods for Accelerating Simulation-Based Real-Time Scheduling in a Semiconductor Wafer Fabrication Facility[J]. IEEE Transactions on Semiconductor Manufacturing, 2003, 16(2): 290-298.</w:t>
      </w:r>
    </w:p>
    <w:p w14:paraId="57EA931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w:t>
      </w:r>
      <w:r w:rsidRPr="005E6CDD">
        <w:rPr>
          <w:kern w:val="0"/>
          <w:sz w:val="21"/>
          <w:szCs w:val="21"/>
        </w:rPr>
        <w:tab/>
        <w:t>Wardono B, Fathi Y. A tabu search algorithm for the multi-stage parallel machine problem with limited buffer capacities[J]. European Journal of Operational Research, 2004, 155(2): 380-401.</w:t>
      </w:r>
    </w:p>
    <w:p w14:paraId="5D18F77F" w14:textId="34B519BA"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w:t>
      </w:r>
      <w:r w:rsidRPr="005E6CDD">
        <w:rPr>
          <w:kern w:val="0"/>
          <w:sz w:val="21"/>
          <w:szCs w:val="21"/>
        </w:rPr>
        <w:tab/>
        <w:t>Wang L, Shen W. Process Planning and Scheduling for Distributed Manufacturing (Springer Series in Advanced Manufacturing)</w:t>
      </w:r>
      <w:r w:rsidR="00C35EF3">
        <w:rPr>
          <w:rFonts w:hint="eastAsia"/>
          <w:kern w:val="0"/>
          <w:sz w:val="21"/>
          <w:szCs w:val="21"/>
        </w:rPr>
        <w:t xml:space="preserve"> </w:t>
      </w:r>
      <w:r w:rsidRPr="005E6CDD">
        <w:rPr>
          <w:kern w:val="0"/>
          <w:sz w:val="21"/>
          <w:szCs w:val="21"/>
        </w:rPr>
        <w:t>[M]. Process Planning and Scheduling for Distributed Manufacturing (Springer Series in Advanced Manufacturing), 2007.</w:t>
      </w:r>
    </w:p>
    <w:p w14:paraId="21DBBACD"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[9]</w:t>
      </w:r>
      <w:r w:rsidRPr="005E6CDD">
        <w:rPr>
          <w:kern w:val="0"/>
          <w:sz w:val="21"/>
          <w:szCs w:val="21"/>
        </w:rPr>
        <w:tab/>
      </w:r>
      <w:r w:rsidRPr="005E6CDD">
        <w:rPr>
          <w:kern w:val="0"/>
          <w:sz w:val="21"/>
          <w:szCs w:val="21"/>
        </w:rPr>
        <w:t>王凌</w:t>
      </w:r>
      <w:r w:rsidRPr="005E6CDD">
        <w:rPr>
          <w:kern w:val="0"/>
          <w:sz w:val="21"/>
          <w:szCs w:val="21"/>
        </w:rPr>
        <w:t xml:space="preserve">, </w:t>
      </w:r>
      <w:r w:rsidRPr="005E6CDD">
        <w:rPr>
          <w:kern w:val="0"/>
          <w:sz w:val="21"/>
          <w:szCs w:val="21"/>
        </w:rPr>
        <w:t>邓瑾</w:t>
      </w:r>
      <w:r w:rsidRPr="005E6CDD">
        <w:rPr>
          <w:kern w:val="0"/>
          <w:sz w:val="21"/>
          <w:szCs w:val="21"/>
        </w:rPr>
        <w:t xml:space="preserve">, </w:t>
      </w:r>
      <w:r w:rsidRPr="005E6CDD">
        <w:rPr>
          <w:kern w:val="0"/>
          <w:sz w:val="21"/>
          <w:szCs w:val="21"/>
        </w:rPr>
        <w:t>王圣尧</w:t>
      </w:r>
      <w:r w:rsidRPr="005E6CDD">
        <w:rPr>
          <w:kern w:val="0"/>
          <w:sz w:val="21"/>
          <w:szCs w:val="21"/>
        </w:rPr>
        <w:t xml:space="preserve">. </w:t>
      </w:r>
      <w:r w:rsidRPr="005E6CDD">
        <w:rPr>
          <w:kern w:val="0"/>
          <w:sz w:val="21"/>
          <w:szCs w:val="21"/>
        </w:rPr>
        <w:t>分布式车间调度优化算法研究综述</w:t>
      </w:r>
      <w:r w:rsidRPr="005E6CDD">
        <w:rPr>
          <w:kern w:val="0"/>
          <w:sz w:val="21"/>
          <w:szCs w:val="21"/>
        </w:rPr>
        <w:t xml:space="preserve">[J]. </w:t>
      </w:r>
      <w:r w:rsidRPr="005E6CDD">
        <w:rPr>
          <w:kern w:val="0"/>
          <w:sz w:val="21"/>
          <w:szCs w:val="21"/>
        </w:rPr>
        <w:t>控制与决策</w:t>
      </w:r>
      <w:r w:rsidRPr="005E6CDD">
        <w:rPr>
          <w:kern w:val="0"/>
          <w:sz w:val="21"/>
          <w:szCs w:val="21"/>
        </w:rPr>
        <w:t>, 2016, 31(1): 1-11.</w:t>
      </w:r>
    </w:p>
    <w:p w14:paraId="059A0106" w14:textId="25CFEC9D"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[10]</w:t>
      </w:r>
      <w:r w:rsidRPr="005E6CDD">
        <w:rPr>
          <w:kern w:val="0"/>
          <w:sz w:val="21"/>
          <w:szCs w:val="21"/>
        </w:rPr>
        <w:tab/>
        <w:t xml:space="preserve">Qin H X, Han Y Y, Liu Y P, </w:t>
      </w:r>
      <w:r w:rsidR="00C35EF3">
        <w:rPr>
          <w:kern w:val="0"/>
          <w:sz w:val="21"/>
          <w:szCs w:val="21"/>
        </w:rPr>
        <w:t>et al</w:t>
      </w:r>
      <w:r w:rsidRPr="005E6CDD">
        <w:rPr>
          <w:kern w:val="0"/>
          <w:sz w:val="21"/>
          <w:szCs w:val="21"/>
        </w:rPr>
        <w:t>. A collaborative iterative greedy algorithm for the scheduling of distributed heterogeneous hybrid flow shop with blocking constraints[J]. Expert Systems with Applications, 2022, 201: 117256.</w:t>
      </w:r>
    </w:p>
    <w:p w14:paraId="0025FFA7"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[11]</w:t>
      </w:r>
      <w:r w:rsidRPr="005E6CDD">
        <w:rPr>
          <w:kern w:val="0"/>
          <w:sz w:val="21"/>
          <w:szCs w:val="21"/>
        </w:rPr>
        <w:tab/>
        <w:t>Fernandez-Viagas V, Ruiz R, Framinan J M. A new vision of approximate methods for the permutation flowshop to minimise makespan: State-of-the-art and computational evaluation[J]. European Journal of Operational Research, 2017, 257(3): 707-721.</w:t>
      </w:r>
    </w:p>
    <w:p w14:paraId="4CCD4D2F"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[12]</w:t>
      </w:r>
      <w:r w:rsidRPr="005E6CDD">
        <w:rPr>
          <w:kern w:val="0"/>
          <w:sz w:val="21"/>
          <w:szCs w:val="21"/>
        </w:rPr>
        <w:tab/>
        <w:t>Graham R L, Lawler E L, Lenstra J K, et al. Optimization and Approximation in Deterministic Sequencing and Scheduling: a Survey[M]//HAMMER P L, JOHNSON E L, KORTE B H. Annals of Discrete Mathematics: Vol. 5. Elsevier, 1979: 287-326.</w:t>
      </w:r>
    </w:p>
    <w:p w14:paraId="7B16E1A8"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[13]</w:t>
      </w:r>
      <w:r w:rsidRPr="005E6CDD">
        <w:rPr>
          <w:kern w:val="0"/>
          <w:sz w:val="21"/>
          <w:szCs w:val="21"/>
        </w:rPr>
        <w:tab/>
        <w:t>Garey, Johnson. A guide to the theory of NP-completeness[J]. 1979.</w:t>
      </w:r>
    </w:p>
    <w:p w14:paraId="37DBF39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[14]</w:t>
      </w:r>
      <w:r w:rsidRPr="005E6CDD">
        <w:rPr>
          <w:kern w:val="0"/>
          <w:sz w:val="21"/>
          <w:szCs w:val="21"/>
        </w:rPr>
        <w:tab/>
        <w:t>Wang S, Liu M, Chu C. A branch-and-bound algorithm for two-stage no-wait hybrid flow-shop scheduling[J]. International Journal of Production Research, 2015, 53(4): 1143-1167.</w:t>
      </w:r>
    </w:p>
    <w:p w14:paraId="0C1D214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[15]</w:t>
      </w:r>
      <w:r w:rsidRPr="005E6CDD">
        <w:rPr>
          <w:kern w:val="0"/>
          <w:sz w:val="21"/>
          <w:szCs w:val="21"/>
        </w:rPr>
        <w:tab/>
        <w:t xml:space="preserve">Riane F, Artiba A, Elmaghraby S E. Sequencing a hybrid two-stage flowshop with dedicated </w:t>
      </w:r>
      <w:r w:rsidRPr="005E6CDD">
        <w:rPr>
          <w:kern w:val="0"/>
          <w:sz w:val="21"/>
          <w:szCs w:val="21"/>
        </w:rPr>
        <w:lastRenderedPageBreak/>
        <w:t>machines[J]. International Journal of Production Research, 2002, 40(17): 4353-4380.</w:t>
      </w:r>
    </w:p>
    <w:p w14:paraId="54937651"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[16]</w:t>
      </w:r>
      <w:r w:rsidRPr="005E6CDD">
        <w:rPr>
          <w:kern w:val="0"/>
          <w:sz w:val="21"/>
          <w:szCs w:val="21"/>
        </w:rPr>
        <w:tab/>
        <w:t>Ruiz R, Vázquez-Rodríguez J A. The hybrid flow shop scheduling problem[J]. European Journal of Operational Research, 2010, 205(1): 1-18.</w:t>
      </w:r>
    </w:p>
    <w:p w14:paraId="382ED81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[17]</w:t>
      </w:r>
      <w:r w:rsidRPr="005E6CDD">
        <w:rPr>
          <w:kern w:val="0"/>
          <w:sz w:val="21"/>
          <w:szCs w:val="21"/>
        </w:rPr>
        <w:tab/>
        <w:t>Nawaz M, Enscore E E, Ham I. A heuristic algorithm for the m-machine, n-job flow-shop sequencing problem[J]. Omega, 1983, 11(1): 91-95.</w:t>
      </w:r>
    </w:p>
    <w:p w14:paraId="7825D6C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[18]</w:t>
      </w:r>
      <w:r w:rsidRPr="005E6CDD">
        <w:rPr>
          <w:kern w:val="0"/>
          <w:sz w:val="21"/>
          <w:szCs w:val="21"/>
        </w:rPr>
        <w:tab/>
        <w:t>Ronconi D P. A note on constructive heuristics for the flowshop problem with blocking[J]. International Journal of Production Economics, 2004, 87(1): 39-48.</w:t>
      </w:r>
    </w:p>
    <w:p w14:paraId="5EAE89D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[19]</w:t>
      </w:r>
      <w:r w:rsidRPr="005E6CDD">
        <w:rPr>
          <w:kern w:val="0"/>
          <w:sz w:val="21"/>
          <w:szCs w:val="21"/>
        </w:rPr>
        <w:tab/>
        <w:t>Pan Q K, Wang L. Effective heuristics for the blocking flowshop scheduling problem with makespan minimization[J]. Omega, 2012, 40(2): 218-229.</w:t>
      </w:r>
    </w:p>
    <w:p w14:paraId="68EB7B7C"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[20]</w:t>
      </w:r>
      <w:r w:rsidRPr="005E6CDD">
        <w:rPr>
          <w:kern w:val="0"/>
          <w:sz w:val="21"/>
          <w:szCs w:val="21"/>
        </w:rPr>
        <w:tab/>
        <w:t>Fernandez-Viagas V, Molina-Pariente J M, Framinan J M. New efficient constructive heuristics for the hybrid flowshop to minimise makespan: A computational evaluation of heuristics[J]. Expert Systems with Applications, 2018, 114: 345-356.</w:t>
      </w:r>
    </w:p>
    <w:p w14:paraId="2CED3796"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[21]</w:t>
      </w:r>
      <w:r w:rsidRPr="005E6CDD">
        <w:rPr>
          <w:kern w:val="0"/>
          <w:sz w:val="21"/>
          <w:szCs w:val="21"/>
        </w:rPr>
        <w:tab/>
        <w:t>Wendong Xiao, Peifeng Hao, Sen Zhang, et al. Hybrid flow shop scheduling using genetic algorithms[C]//Proceedings of the 3rd World Congress on Intelligent Control and Automation (Cat. No.00EX393): Vol. 1. Hefei, China: IEEE, 2000: 537-541.</w:t>
      </w:r>
    </w:p>
    <w:p w14:paraId="237A52C8"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[22]</w:t>
      </w:r>
      <w:r w:rsidRPr="005E6CDD">
        <w:rPr>
          <w:kern w:val="0"/>
          <w:sz w:val="21"/>
          <w:szCs w:val="21"/>
        </w:rPr>
        <w:tab/>
        <w:t>Jin Z, Yang Z, Ito T. Metaheuristic algorithms for the multistage hybrid flowshop scheduling problem[J]. International Journal of Production Economics, 2006, 100(2): 322-334.</w:t>
      </w:r>
    </w:p>
    <w:p w14:paraId="26C67B9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[23]</w:t>
      </w:r>
      <w:r w:rsidRPr="005E6CDD">
        <w:rPr>
          <w:kern w:val="0"/>
          <w:sz w:val="21"/>
          <w:szCs w:val="21"/>
        </w:rPr>
        <w:tab/>
        <w:t>Wang S yao, Wang L, Liu M, et al. An enhanced estimation of distribution algorithm for solving hybrid flow-shop scheduling problem with identical parallel machines[J]. The International Journal of Advanced Manufacturing Technology, 2013, 68(9): 2043-2056.</w:t>
      </w:r>
    </w:p>
    <w:p w14:paraId="27809E96"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[24]</w:t>
      </w:r>
      <w:r w:rsidRPr="005E6CDD">
        <w:rPr>
          <w:kern w:val="0"/>
          <w:sz w:val="21"/>
          <w:szCs w:val="21"/>
        </w:rPr>
        <w:tab/>
        <w:t>Pan Q K, Wang L, Li J Q, et al. A novel discrete artificial bee colony algorithm for the hybrid flowshop scheduling problem with makespan minimisation[J]. Omega, 2014, 45: 42-56.</w:t>
      </w:r>
    </w:p>
    <w:p w14:paraId="0C509997"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[25]</w:t>
      </w:r>
      <w:r w:rsidRPr="005E6CDD">
        <w:rPr>
          <w:kern w:val="0"/>
          <w:sz w:val="21"/>
          <w:szCs w:val="21"/>
        </w:rPr>
        <w:tab/>
        <w:t>Li J qing, Pan Q ke, Wang F tao. A hybrid variable neighborhood search for solving the hybrid flow shop scheduling problem[J]. Applied Soft Computing, 2014, 24: 63-77.</w:t>
      </w:r>
    </w:p>
    <w:p w14:paraId="0B20F91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[26]</w:t>
      </w:r>
      <w:r w:rsidRPr="005E6CDD">
        <w:rPr>
          <w:kern w:val="0"/>
          <w:sz w:val="21"/>
          <w:szCs w:val="21"/>
        </w:rPr>
        <w:tab/>
        <w:t>Zhang B, Pan Q ke, Gao L, et al. An effective modified migrating birds optimization for hybrid flowshop scheduling problem with lot streaming[J]. Applied Soft Computing, 2017, 52: 14-27.</w:t>
      </w:r>
    </w:p>
    <w:p w14:paraId="0AFFD865"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[27]</w:t>
      </w:r>
      <w:r w:rsidRPr="005E6CDD">
        <w:rPr>
          <w:kern w:val="0"/>
          <w:sz w:val="21"/>
          <w:szCs w:val="21"/>
        </w:rPr>
        <w:tab/>
        <w:t>Marichelvam M K, Geetha M, Tosun Ö. An improved particle swarm optimization algorithm to solve hybrid flowshop scheduling problems with the effect of human factors – A case study[J]. Computers &amp; Operations Research, 2020, 114: 104812.</w:t>
      </w:r>
    </w:p>
    <w:p w14:paraId="141D5EA8" w14:textId="22A8D47B"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[28]</w:t>
      </w:r>
      <w:r w:rsidRPr="005E6CDD">
        <w:rPr>
          <w:kern w:val="0"/>
          <w:sz w:val="21"/>
          <w:szCs w:val="21"/>
        </w:rPr>
        <w:tab/>
        <w:t xml:space="preserve">Lin S W, Cheng C Y, Pourhejazy P, </w:t>
      </w:r>
      <w:r w:rsidR="00C35EF3">
        <w:rPr>
          <w:kern w:val="0"/>
          <w:sz w:val="21"/>
          <w:szCs w:val="21"/>
        </w:rPr>
        <w:t>et al.</w:t>
      </w:r>
      <w:r w:rsidRPr="005E6CDD">
        <w:rPr>
          <w:kern w:val="0"/>
          <w:sz w:val="21"/>
          <w:szCs w:val="21"/>
        </w:rPr>
        <w:t xml:space="preserve"> New benchmark algorithm for hybrid flowshop scheduling with identical machines[J]. Expert Systems with Applications, 2021, 183: 115422.</w:t>
      </w:r>
    </w:p>
    <w:p w14:paraId="45C4FCD7"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[29]</w:t>
      </w:r>
      <w:r w:rsidRPr="005E6CDD">
        <w:rPr>
          <w:kern w:val="0"/>
          <w:sz w:val="21"/>
          <w:szCs w:val="21"/>
        </w:rPr>
        <w:tab/>
        <w:t>Missaoui A, Ruiz R. A parameter-Less iterated greedy method for the hybrid flowshop scheduling problem with setup times and due date windows[J]. European Journal of Operational Research, 2022, 303(1): 99-113.</w:t>
      </w:r>
    </w:p>
    <w:p w14:paraId="3124AB95"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[30]</w:t>
      </w:r>
      <w:r w:rsidRPr="005E6CDD">
        <w:rPr>
          <w:kern w:val="0"/>
          <w:sz w:val="21"/>
          <w:szCs w:val="21"/>
        </w:rPr>
        <w:tab/>
        <w:t xml:space="preserve">Wang Y J, Wang G G, Tian F M, et al. Solving energy-efficient fuzzy hybrid flow-shop scheduling problem at a variable machine speed using an extended NSGA-II[J]. Engineering </w:t>
      </w:r>
      <w:r w:rsidRPr="005E6CDD">
        <w:rPr>
          <w:kern w:val="0"/>
          <w:sz w:val="21"/>
          <w:szCs w:val="21"/>
        </w:rPr>
        <w:lastRenderedPageBreak/>
        <w:t>Applications of Artificial Intelligence, 2023, 121: 105977.</w:t>
      </w:r>
    </w:p>
    <w:p w14:paraId="66D7470C"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[31]</w:t>
      </w:r>
      <w:r w:rsidRPr="005E6CDD">
        <w:rPr>
          <w:kern w:val="0"/>
          <w:sz w:val="21"/>
          <w:szCs w:val="21"/>
        </w:rPr>
        <w:tab/>
        <w:t>Zhang Q, Yu Z. Population-based multi-layer iterated greedy algorithm for solving blocking flow shop scheduling problem[J]. Computer Integrated Manufacturing Systems, 2016, 22(10): 2315-2322.</w:t>
      </w:r>
    </w:p>
    <w:p w14:paraId="6BCD81F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[32]</w:t>
      </w:r>
      <w:r w:rsidRPr="005E6CDD">
        <w:rPr>
          <w:kern w:val="0"/>
          <w:sz w:val="21"/>
          <w:szCs w:val="21"/>
        </w:rPr>
        <w:tab/>
        <w:t>Zheng Y, Mo G, Zhang J. Blocking flow line scheduling of panel block in shipbuilding[J]. Computer Integrated Manufacturing Systems, 2016, 22(10): 2305-2314.</w:t>
      </w:r>
    </w:p>
    <w:p w14:paraId="4600663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[33]</w:t>
      </w:r>
      <w:r w:rsidRPr="005E6CDD">
        <w:rPr>
          <w:kern w:val="0"/>
          <w:sz w:val="21"/>
          <w:szCs w:val="21"/>
        </w:rPr>
        <w:tab/>
        <w:t>Riahi V, Newton M A H, Su K, et al. Constraint guided accelerated search for mixed blocking permutation flowshop scheduling[J]. Computers &amp; Operations Research, 2019, 102: 102-120.</w:t>
      </w:r>
    </w:p>
    <w:p w14:paraId="185EBC94"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[34]</w:t>
      </w:r>
      <w:r w:rsidRPr="005E6CDD">
        <w:rPr>
          <w:kern w:val="0"/>
          <w:sz w:val="21"/>
          <w:szCs w:val="21"/>
        </w:rPr>
        <w:tab/>
        <w:t>Deng J, Wang L. A competitive memetic algorithm for multi-objective distributed permutation flow shop scheduling problem[J]. Swarm and Evolutionary Computation, 2017, 32: 121-131.</w:t>
      </w:r>
    </w:p>
    <w:p w14:paraId="057536C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[35]</w:t>
      </w:r>
      <w:r w:rsidRPr="005E6CDD">
        <w:rPr>
          <w:kern w:val="0"/>
          <w:sz w:val="21"/>
          <w:szCs w:val="21"/>
        </w:rPr>
        <w:tab/>
        <w:t>Hatami S, Ruiz R, Andrés-Romano C. The Distributed Assembly Permutation Flowshop Scheduling Problem[J]. International Journal of Production Research, 2013, 51(17): 5292-5308.</w:t>
      </w:r>
    </w:p>
    <w:p w14:paraId="7CC284C4"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[36]</w:t>
      </w:r>
      <w:r w:rsidRPr="005E6CDD">
        <w:rPr>
          <w:kern w:val="0"/>
          <w:sz w:val="21"/>
          <w:szCs w:val="21"/>
        </w:rPr>
        <w:tab/>
        <w:t>Naderi B, Ruiz R. The distributed permutation flowshop scheduling problem[J]. Computers &amp; Operations Research, 2010, 37(4): 754-768.</w:t>
      </w:r>
    </w:p>
    <w:p w14:paraId="4D6C60A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[37]</w:t>
      </w:r>
      <w:r w:rsidRPr="005E6CDD">
        <w:rPr>
          <w:kern w:val="0"/>
          <w:sz w:val="21"/>
          <w:szCs w:val="21"/>
        </w:rPr>
        <w:tab/>
        <w:t>Lin S W, Ying K C, Huang C Y. Minimising makespan in distributed permutation flowshops using a modified iterated greedy algorithm[J]. International Journal of Production Research, 2013, 51(16): 5029-5038.</w:t>
      </w:r>
    </w:p>
    <w:p w14:paraId="51C55790" w14:textId="41EC395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[38]</w:t>
      </w:r>
      <w:r w:rsidRPr="005E6CDD">
        <w:rPr>
          <w:kern w:val="0"/>
          <w:sz w:val="21"/>
          <w:szCs w:val="21"/>
        </w:rPr>
        <w:tab/>
        <w:t xml:space="preserve">Sang H Y, Pan Q K, Li J Q, </w:t>
      </w:r>
      <w:r w:rsidR="00C35EF3">
        <w:rPr>
          <w:kern w:val="0"/>
          <w:sz w:val="21"/>
          <w:szCs w:val="21"/>
        </w:rPr>
        <w:t>et al.</w:t>
      </w:r>
      <w:r w:rsidRPr="005E6CDD">
        <w:rPr>
          <w:kern w:val="0"/>
          <w:sz w:val="21"/>
          <w:szCs w:val="21"/>
        </w:rPr>
        <w:t xml:space="preserve"> Effective invasive weed optimization algorithms for distributed assembly permutation flowshop problem with total flowtime criterion[J]. Swarm and Evolutionary Computation, 2019, 44.</w:t>
      </w:r>
    </w:p>
    <w:p w14:paraId="1ABD082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[39]</w:t>
      </w:r>
      <w:r w:rsidRPr="005E6CDD">
        <w:rPr>
          <w:kern w:val="0"/>
          <w:sz w:val="21"/>
          <w:szCs w:val="21"/>
        </w:rPr>
        <w:tab/>
        <w:t>Huang Y Y, Pan Q K, Huang J P, et al. An improved iterated greedy algorithm for the distributed assembly permutation flowshop scheduling problem[J]. Computers &amp; Industrial Engineering, 2021, 152: 107021.</w:t>
      </w:r>
    </w:p>
    <w:p w14:paraId="60EF9085"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[40]</w:t>
      </w:r>
      <w:r w:rsidRPr="005E6CDD">
        <w:rPr>
          <w:kern w:val="0"/>
          <w:sz w:val="21"/>
          <w:szCs w:val="21"/>
        </w:rPr>
        <w:tab/>
        <w:t>Jing X L, Pan Q K, Gao L. Local search-based metaheuristics for the robust distributed permutation flowshop problem[J]. Applied Soft Computing, 2021, 105: 107247.</w:t>
      </w:r>
    </w:p>
    <w:p w14:paraId="618826E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[41]</w:t>
      </w:r>
      <w:r w:rsidRPr="005E6CDD">
        <w:rPr>
          <w:kern w:val="0"/>
          <w:sz w:val="21"/>
          <w:szCs w:val="21"/>
        </w:rPr>
        <w:tab/>
        <w:t>Khare A, Agrawal S. Effective heuristics and metaheuristics to minimise total tardiness for the distributed permutation flowshop scheduling problem[J]. International Journal of Production Research, 2021, 59(23): 7266-7282.</w:t>
      </w:r>
    </w:p>
    <w:p w14:paraId="3F49CEB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[42]</w:t>
      </w:r>
      <w:r w:rsidRPr="005E6CDD">
        <w:rPr>
          <w:kern w:val="0"/>
          <w:sz w:val="21"/>
          <w:szCs w:val="21"/>
        </w:rPr>
        <w:tab/>
        <w:t>Guo H wei, Sang H yan, Zhang B, et al. An effective metaheuristic with a differential flight strategy for the distributed permutation flowshop scheduling problem with sequence-dependent setup times[J]. Knowledge-Based Systems, 2022, 242: 108328.</w:t>
      </w:r>
    </w:p>
    <w:p w14:paraId="0D8C88B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[43]</w:t>
      </w:r>
      <w:r w:rsidRPr="005E6CDD">
        <w:rPr>
          <w:kern w:val="0"/>
          <w:sz w:val="21"/>
          <w:szCs w:val="21"/>
        </w:rPr>
        <w:tab/>
        <w:t>Yu Y, Zhang F Q, Yang G D, et al. A discrete artificial bee colony method based on variable neighborhood structures for the distributed permutation flowshop problem with sequence-dependent setup times[J]. Swarm and Evolutionary Computation, 2022, 75: 101179.</w:t>
      </w:r>
    </w:p>
    <w:p w14:paraId="6366AC5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[44]</w:t>
      </w:r>
      <w:r w:rsidRPr="005E6CDD">
        <w:rPr>
          <w:kern w:val="0"/>
          <w:sz w:val="21"/>
          <w:szCs w:val="21"/>
        </w:rPr>
        <w:tab/>
        <w:t xml:space="preserve">Zhao H, Pan Q K, Gao K Z. A cooperative population-based iterated greedy algorithm for </w:t>
      </w:r>
      <w:r w:rsidRPr="005E6CDD">
        <w:rPr>
          <w:kern w:val="0"/>
          <w:sz w:val="21"/>
          <w:szCs w:val="21"/>
        </w:rPr>
        <w:lastRenderedPageBreak/>
        <w:t>distributed permutation flowshop group scheduling problem[J]. Engineering Applications of Artificial Intelligence, 2023, 125: 106750.</w:t>
      </w:r>
    </w:p>
    <w:p w14:paraId="74EDDB0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[45]</w:t>
      </w:r>
      <w:r w:rsidRPr="005E6CDD">
        <w:rPr>
          <w:kern w:val="0"/>
          <w:sz w:val="21"/>
          <w:szCs w:val="21"/>
        </w:rPr>
        <w:tab/>
        <w:t>Yu Y, Zhang F Q, Huang J P. Acceleration-based artificial bee colony optimizer for a distributed permutation flowshop scheduling problem with sequence-dependent setup times[J]. Applied Soft Computing, 2023, 135: 110029.</w:t>
      </w:r>
    </w:p>
    <w:p w14:paraId="63F92E9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[46]</w:t>
      </w:r>
      <w:r w:rsidRPr="005E6CDD">
        <w:rPr>
          <w:kern w:val="0"/>
          <w:sz w:val="21"/>
          <w:szCs w:val="21"/>
        </w:rPr>
        <w:tab/>
        <w:t>Ying K C, Lin S W. Minimizing makespan for the distributed hybrid flowshop scheduling problem with multiprocessor tasks[J]. Expert Systems with Applications, 2018, 92: 132-141.</w:t>
      </w:r>
    </w:p>
    <w:p w14:paraId="697DC2A7" w14:textId="1E60A376"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[47]</w:t>
      </w:r>
      <w:r w:rsidRPr="005E6CDD">
        <w:rPr>
          <w:kern w:val="0"/>
          <w:sz w:val="21"/>
          <w:szCs w:val="21"/>
        </w:rPr>
        <w:tab/>
        <w:t xml:space="preserve">Hao J H, Li J Q, Du Y, </w:t>
      </w:r>
      <w:r w:rsidR="00C35EF3">
        <w:rPr>
          <w:kern w:val="0"/>
          <w:sz w:val="21"/>
          <w:szCs w:val="21"/>
        </w:rPr>
        <w:t>et al.</w:t>
      </w:r>
      <w:r w:rsidRPr="005E6CDD">
        <w:rPr>
          <w:kern w:val="0"/>
          <w:sz w:val="21"/>
          <w:szCs w:val="21"/>
        </w:rPr>
        <w:t xml:space="preserve"> Solving Distributed Hybrid Flowshop Scheduling Problems by a Hybrid Brain Storm Optimization Algorithm[J]. IEEE Access, 2019, 7: 66879-66894.</w:t>
      </w:r>
    </w:p>
    <w:p w14:paraId="18A1726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[48]</w:t>
      </w:r>
      <w:r w:rsidRPr="005E6CDD">
        <w:rPr>
          <w:kern w:val="0"/>
          <w:sz w:val="21"/>
          <w:szCs w:val="21"/>
        </w:rPr>
        <w:tab/>
        <w:t>Wang J jing, Wang L. A Bi-Population Cooperative Memetic Algorithm for Distributed Hybrid Flow-Shop Scheduling[J]. IEEE Transactions on Emerging Topics in Computational Intelligence, 2020, PP: 1-15.</w:t>
      </w:r>
    </w:p>
    <w:p w14:paraId="04AEF5A6"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[49]</w:t>
      </w:r>
      <w:r w:rsidRPr="005E6CDD">
        <w:rPr>
          <w:kern w:val="0"/>
          <w:sz w:val="21"/>
          <w:szCs w:val="21"/>
        </w:rPr>
        <w:tab/>
        <w:t>Zheng J, Wang L, Wang J jing. A cooperative coevolution algorithm for multi-objective fuzzy distributed hybrid flow shop[J]. Knowledge-Based Systems, 2020, 194: 105536.</w:t>
      </w:r>
    </w:p>
    <w:p w14:paraId="47128A11"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[50]</w:t>
      </w:r>
      <w:r w:rsidRPr="005E6CDD">
        <w:rPr>
          <w:kern w:val="0"/>
          <w:sz w:val="21"/>
          <w:szCs w:val="21"/>
        </w:rPr>
        <w:tab/>
        <w:t>Jiang E, Wang L, Wang J. Decomposition-based multi-objective optimization for energy-aware distributed hybrid flow shop scheduling with multiprocessor tasks[J]. Tsinghua Science and Technology, 2021, 26: 646-663.</w:t>
      </w:r>
    </w:p>
    <w:p w14:paraId="2D4780D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[51]</w:t>
      </w:r>
      <w:r w:rsidRPr="005E6CDD">
        <w:rPr>
          <w:kern w:val="0"/>
          <w:sz w:val="21"/>
          <w:szCs w:val="21"/>
        </w:rPr>
        <w:tab/>
        <w:t>Tao X R, Pan Q K, Gao L. An efficient self-adaptive artificial bee colony algorithm for the distributed resource-constrained hybrid flowshop problem[J]. Computers &amp; Industrial Engineering, 2022, 169: 108200.</w:t>
      </w:r>
    </w:p>
    <w:p w14:paraId="2B25DF8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[52]</w:t>
      </w:r>
      <w:r w:rsidRPr="005E6CDD">
        <w:rPr>
          <w:kern w:val="0"/>
          <w:sz w:val="21"/>
          <w:szCs w:val="21"/>
        </w:rPr>
        <w:tab/>
        <w:t>Li Y, Li X, Gao L, et al. An improved artificial bee colony algorithm for distributed heterogeneous hybrid flowshop scheduling problem with sequence-dependent setup times[J]. Computers &amp; Industrial Engineering, 2020, 147: 106638.</w:t>
      </w:r>
    </w:p>
    <w:p w14:paraId="66FD968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[53]</w:t>
      </w:r>
      <w:r w:rsidRPr="005E6CDD">
        <w:rPr>
          <w:kern w:val="0"/>
          <w:sz w:val="21"/>
          <w:szCs w:val="21"/>
        </w:rPr>
        <w:tab/>
        <w:t>Meng L, Gao K, Ren Y, et al. Novel MILP and CP models for distributed hybrid flowshop scheduling problem with sequence-dependent setup times[J]. Swarm and Evolutionary Computation, 2022, 71: 101058.</w:t>
      </w:r>
    </w:p>
    <w:p w14:paraId="2983F037"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[54]</w:t>
      </w:r>
      <w:r w:rsidRPr="005E6CDD">
        <w:rPr>
          <w:kern w:val="0"/>
          <w:sz w:val="21"/>
          <w:szCs w:val="21"/>
        </w:rPr>
        <w:tab/>
        <w:t>Wang J J, Wang L. A Cooperative Memetic Algorithm With Learning-Based Agent for Energy-Aware Distributed Hybrid Flow-Shop Scheduling[J]. IEEE Transactions on Evolutionary Computation, 2022, 26(3): 461-475.</w:t>
      </w:r>
    </w:p>
    <w:p w14:paraId="45A3328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[55]</w:t>
      </w:r>
      <w:r w:rsidRPr="005E6CDD">
        <w:rPr>
          <w:kern w:val="0"/>
          <w:sz w:val="21"/>
          <w:szCs w:val="21"/>
        </w:rPr>
        <w:tab/>
      </w:r>
      <w:r w:rsidRPr="005E6CDD">
        <w:rPr>
          <w:kern w:val="0"/>
          <w:sz w:val="21"/>
          <w:szCs w:val="21"/>
        </w:rPr>
        <w:t>雷德明</w:t>
      </w:r>
      <w:r w:rsidRPr="005E6CDD">
        <w:rPr>
          <w:kern w:val="0"/>
          <w:sz w:val="21"/>
          <w:szCs w:val="21"/>
        </w:rPr>
        <w:t xml:space="preserve">, </w:t>
      </w:r>
      <w:r w:rsidRPr="005E6CDD">
        <w:rPr>
          <w:kern w:val="0"/>
          <w:sz w:val="21"/>
          <w:szCs w:val="21"/>
        </w:rPr>
        <w:t>苏斌</w:t>
      </w:r>
      <w:r w:rsidRPr="005E6CDD">
        <w:rPr>
          <w:kern w:val="0"/>
          <w:sz w:val="21"/>
          <w:szCs w:val="21"/>
        </w:rPr>
        <w:t xml:space="preserve">. </w:t>
      </w:r>
      <w:r w:rsidRPr="005E6CDD">
        <w:rPr>
          <w:kern w:val="0"/>
          <w:sz w:val="21"/>
          <w:szCs w:val="21"/>
        </w:rPr>
        <w:t>基于多班教学优化的多目标分布式混合流水车间调度</w:t>
      </w:r>
      <w:r w:rsidRPr="005E6CDD">
        <w:rPr>
          <w:kern w:val="0"/>
          <w:sz w:val="21"/>
          <w:szCs w:val="21"/>
        </w:rPr>
        <w:t xml:space="preserve">[J]. </w:t>
      </w:r>
      <w:r w:rsidRPr="005E6CDD">
        <w:rPr>
          <w:kern w:val="0"/>
          <w:sz w:val="21"/>
          <w:szCs w:val="21"/>
        </w:rPr>
        <w:t>控制与决策</w:t>
      </w:r>
      <w:r w:rsidRPr="005E6CDD">
        <w:rPr>
          <w:kern w:val="0"/>
          <w:sz w:val="21"/>
          <w:szCs w:val="21"/>
        </w:rPr>
        <w:t>, 2021, 36(02): 303-313.</w:t>
      </w:r>
    </w:p>
    <w:p w14:paraId="20D6B9B1"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[56]</w:t>
      </w:r>
      <w:r w:rsidRPr="005E6CDD">
        <w:rPr>
          <w:kern w:val="0"/>
          <w:sz w:val="21"/>
          <w:szCs w:val="21"/>
        </w:rPr>
        <w:tab/>
        <w:t>Pan Z, Lei D, Wang L. A Knowledge-Based Two-Population Optimization Algorithm for Distributed Energy-Efficient Parallel Machines Scheduling[J]. IEEE Transactions on Cybernetics, 2022, 52(6): 5051-5063.</w:t>
      </w:r>
    </w:p>
    <w:p w14:paraId="689E81C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[57]</w:t>
      </w:r>
      <w:r w:rsidRPr="005E6CDD">
        <w:rPr>
          <w:kern w:val="0"/>
          <w:sz w:val="21"/>
          <w:szCs w:val="21"/>
        </w:rPr>
        <w:tab/>
        <w:t>Cui H, Li X, Gao L. An improved multi-population genetic algorithm with a greedy job insertion inter-factory neighborhood structure for distributed heterogeneous hybrid flow shop scheduling problem[J]. Expert Systems with Applications, 2023, 222: 119805.</w:t>
      </w:r>
    </w:p>
    <w:p w14:paraId="23E6B91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[58]</w:t>
      </w:r>
      <w:r w:rsidRPr="005E6CDD">
        <w:rPr>
          <w:kern w:val="0"/>
          <w:sz w:val="21"/>
          <w:szCs w:val="21"/>
        </w:rPr>
        <w:tab/>
        <w:t xml:space="preserve">Ribas I, Companys R. Efficient heuristic algorithms for the blocking flow shop scheduling </w:t>
      </w:r>
      <w:r w:rsidRPr="005E6CDD">
        <w:rPr>
          <w:kern w:val="0"/>
          <w:sz w:val="21"/>
          <w:szCs w:val="21"/>
        </w:rPr>
        <w:lastRenderedPageBreak/>
        <w:t>problem with total flow time minimization[J]. Computers &amp; Industrial Engineering, 2015, 87: 30-39.</w:t>
      </w:r>
    </w:p>
    <w:p w14:paraId="6558825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[59]</w:t>
      </w:r>
      <w:r w:rsidRPr="005E6CDD">
        <w:rPr>
          <w:kern w:val="0"/>
          <w:sz w:val="21"/>
          <w:szCs w:val="21"/>
        </w:rPr>
        <w:tab/>
        <w:t>Shao Z, Pi D, Shao W, et al. An efficient discrete invasive weed optimization for blocking flow-shop scheduling problem[J]. Engineering Applications of Artificial Intelligence, 2019, 78: 124-141.</w:t>
      </w:r>
    </w:p>
    <w:p w14:paraId="0F8D70F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[60]</w:t>
      </w:r>
      <w:r w:rsidRPr="005E6CDD">
        <w:rPr>
          <w:kern w:val="0"/>
          <w:sz w:val="21"/>
          <w:szCs w:val="21"/>
        </w:rPr>
        <w:tab/>
        <w:t>Han Y, Li J, Sang H, et al. Discrete evolutionary multi-objective optimization for energy-efficient blocking flow shop scheduling with setup time[J]. Applied Soft Computing, 2020, 93: 106343.</w:t>
      </w:r>
    </w:p>
    <w:p w14:paraId="40347FE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[61]</w:t>
      </w:r>
      <w:r w:rsidRPr="005E6CDD">
        <w:rPr>
          <w:kern w:val="0"/>
          <w:sz w:val="21"/>
          <w:szCs w:val="21"/>
        </w:rPr>
        <w:tab/>
        <w:t>Ribas I, Companys R, Tort-Martorell X. An iterated greedy algorithm for the parallel blocking flow shop scheduling problem and sequence-dependent setup times[J]. Expert Systems with Applications, 2021, 184: 115535.</w:t>
      </w:r>
    </w:p>
    <w:p w14:paraId="391B097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[62]</w:t>
      </w:r>
      <w:r w:rsidRPr="005E6CDD">
        <w:rPr>
          <w:kern w:val="0"/>
          <w:sz w:val="21"/>
          <w:szCs w:val="21"/>
        </w:rPr>
        <w:tab/>
        <w:t>Aqil S, Allali K. Two efficient nature inspired meta-heuristics solving blocking hybrid flow shop manufacturing problem[J]. Engineering Applications of Artificial Intelligence, 2021, 100: 104196.</w:t>
      </w:r>
    </w:p>
    <w:p w14:paraId="5D4730E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[63]</w:t>
      </w:r>
      <w:r w:rsidRPr="005E6CDD">
        <w:rPr>
          <w:kern w:val="0"/>
          <w:sz w:val="21"/>
          <w:szCs w:val="21"/>
        </w:rPr>
        <w:tab/>
        <w:t>Han X, Han Y, Zhang B, et al. An effective iterative greedy algorithm for distributed blocking flowshop scheduling problem with balanced energy costs criterion[J]. Applied Soft Computing, 2022, 129: 109502.</w:t>
      </w:r>
    </w:p>
    <w:p w14:paraId="0F2C3F34" w14:textId="7C6BAC12"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[64]</w:t>
      </w:r>
      <w:r w:rsidRPr="005E6CDD">
        <w:rPr>
          <w:kern w:val="0"/>
          <w:sz w:val="21"/>
          <w:szCs w:val="21"/>
        </w:rPr>
        <w:tab/>
        <w:t xml:space="preserve">Qin H X, Han Y Y, Zhang B, </w:t>
      </w:r>
      <w:r w:rsidR="00C35EF3">
        <w:rPr>
          <w:kern w:val="0"/>
          <w:sz w:val="21"/>
          <w:szCs w:val="21"/>
        </w:rPr>
        <w:t>et al</w:t>
      </w:r>
      <w:r w:rsidRPr="005E6CDD">
        <w:rPr>
          <w:kern w:val="0"/>
          <w:sz w:val="21"/>
          <w:szCs w:val="21"/>
        </w:rPr>
        <w:t>. An improved iterated greedy algorithm for the energy-efficient blocking hybrid flow shop scheduling problem[J]. Swarm and Evolutionary Computation, 2022, 69: 100992.</w:t>
      </w:r>
    </w:p>
    <w:p w14:paraId="2F81583A"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[65]</w:t>
      </w:r>
      <w:r w:rsidRPr="005E6CDD">
        <w:rPr>
          <w:kern w:val="0"/>
          <w:sz w:val="21"/>
          <w:szCs w:val="21"/>
        </w:rPr>
        <w:tab/>
        <w:t>Zhao F, Di S, Wang L. A Hyperheuristic With Q-Learning for the Multiobjective Energy-Efficient Distributed Blocking Flow Shop Scheduling Problem[J]. IEEE Transactions on Cybernetics, 2023, 53(5): 3337-3350.</w:t>
      </w:r>
    </w:p>
    <w:p w14:paraId="1022749A" w14:textId="49B5364F"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[66]</w:t>
      </w:r>
      <w:r w:rsidRPr="005E6CDD">
        <w:rPr>
          <w:kern w:val="0"/>
          <w:sz w:val="21"/>
          <w:szCs w:val="21"/>
        </w:rPr>
        <w:tab/>
        <w:t xml:space="preserve">Wang Y, Wang Y, Han Y, </w:t>
      </w:r>
      <w:r w:rsidR="00C35EF3">
        <w:rPr>
          <w:kern w:val="0"/>
          <w:sz w:val="21"/>
          <w:szCs w:val="21"/>
        </w:rPr>
        <w:t>et al</w:t>
      </w:r>
      <w:r w:rsidRPr="005E6CDD">
        <w:rPr>
          <w:kern w:val="0"/>
          <w:sz w:val="21"/>
          <w:szCs w:val="21"/>
        </w:rPr>
        <w:t>. Intelligent Optimization Under Multiple Factories: Hybrid Flow Shop Scheduling Problem with Blocking Constraints Using an Advanced Iterated Greedy Algorithm[J]. Complex System Modeling and Simulation, 2023, 3(4): 282-306.</w:t>
      </w:r>
    </w:p>
    <w:p w14:paraId="14DFEF05"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[67]</w:t>
      </w:r>
      <w:r w:rsidRPr="005E6CDD">
        <w:rPr>
          <w:kern w:val="0"/>
          <w:sz w:val="21"/>
          <w:szCs w:val="21"/>
        </w:rPr>
        <w:tab/>
        <w:t>Karabulut K, Kizilay D, Tasgetiren M F, et al. An evolution strategy approach for the distributed blocking flowshop scheduling problem[J]. Computers &amp; Industrial Engineering, 2022, 163: 107832.</w:t>
      </w:r>
    </w:p>
    <w:p w14:paraId="6DE159B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[68]</w:t>
      </w:r>
      <w:r w:rsidRPr="005E6CDD">
        <w:rPr>
          <w:kern w:val="0"/>
          <w:sz w:val="21"/>
          <w:szCs w:val="21"/>
        </w:rPr>
        <w:tab/>
        <w:t>Ruiz R, Stützle T. A simple and effective iterated greedy algorithm for the permutation flowshop scheduling problem[J]. European Journal of Operational Research, 2007, 177(3): 2033-2049.</w:t>
      </w:r>
    </w:p>
    <w:p w14:paraId="793AFB6B"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[69]</w:t>
      </w:r>
      <w:r w:rsidRPr="005E6CDD">
        <w:rPr>
          <w:kern w:val="0"/>
          <w:sz w:val="21"/>
          <w:szCs w:val="21"/>
        </w:rPr>
        <w:tab/>
        <w:t>Rodriguez F J, Lozano M, Blum C, et al. An iterated greedy algorithm for the large-scale unrelated parallel machines scheduling problem[J]. Computers &amp; Operations Research, 2013, 40(7): 1829-1841.</w:t>
      </w:r>
    </w:p>
    <w:p w14:paraId="66CC3E84"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[70]</w:t>
      </w:r>
      <w:r w:rsidRPr="005E6CDD">
        <w:rPr>
          <w:kern w:val="0"/>
          <w:sz w:val="21"/>
          <w:szCs w:val="21"/>
        </w:rPr>
        <w:tab/>
        <w:t>Fernandez-Viagas V, Valente J M S, Framinan J M. Iterated-greedy-based algorithms with beam search initialization for the permutation flowshop to minimise total tardiness[J]. Expert Systems with Applications, 2018, 94: 58-69.</w:t>
      </w:r>
    </w:p>
    <w:p w14:paraId="44873787"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lastRenderedPageBreak/>
        <w:t>[71]</w:t>
      </w:r>
      <w:r w:rsidRPr="005E6CDD">
        <w:rPr>
          <w:kern w:val="0"/>
          <w:sz w:val="21"/>
          <w:szCs w:val="21"/>
        </w:rPr>
        <w:tab/>
        <w:t>Ruiz R, Pan Q K, Naderi B. Iterated Greedy methods for the distributed permutation flowshop scheduling problem[J]. Omega, 2019, 83: 213-222.</w:t>
      </w:r>
    </w:p>
    <w:p w14:paraId="126A0D4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[72]</w:t>
      </w:r>
      <w:r w:rsidRPr="005E6CDD">
        <w:rPr>
          <w:kern w:val="0"/>
          <w:sz w:val="21"/>
          <w:szCs w:val="21"/>
        </w:rPr>
        <w:tab/>
        <w:t>Chen S, Pan Q K, Gao L, et al. A population-based iterated greedy algorithm to minimize total flowtime for the distributed blocking flowshop scheduling problem[J]. Engineering Applications of Artificial Intelligence, 2021, 104: 104375.</w:t>
      </w:r>
    </w:p>
    <w:p w14:paraId="098B874E"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[73]</w:t>
      </w:r>
      <w:r w:rsidRPr="005E6CDD">
        <w:rPr>
          <w:kern w:val="0"/>
          <w:sz w:val="21"/>
          <w:szCs w:val="21"/>
        </w:rPr>
        <w:tab/>
        <w:t>Pan Q K, Ruiz R. An effective iterated greedy algorithm for the mixed no-idle permutation flowshop scheduling problem[J]. Omega, 2014, 44: 41-50.</w:t>
      </w:r>
    </w:p>
    <w:p w14:paraId="48D26525" w14:textId="47F153A2"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[74]</w:t>
      </w:r>
      <w:r w:rsidRPr="005E6CDD">
        <w:rPr>
          <w:kern w:val="0"/>
          <w:sz w:val="21"/>
          <w:szCs w:val="21"/>
        </w:rPr>
        <w:tab/>
        <w:t xml:space="preserve">Wang Y, Li X, Ruiz R, </w:t>
      </w:r>
      <w:r w:rsidR="00C35EF3">
        <w:rPr>
          <w:kern w:val="0"/>
          <w:sz w:val="21"/>
          <w:szCs w:val="21"/>
        </w:rPr>
        <w:t>et al</w:t>
      </w:r>
      <w:r w:rsidRPr="005E6CDD">
        <w:rPr>
          <w:kern w:val="0"/>
          <w:sz w:val="21"/>
          <w:szCs w:val="21"/>
        </w:rPr>
        <w:t>. An Iterated Greedy Heuristic for Mixed No-Wait Flowshop Problems[J]. IEEE Transactions on Cybernetics, 2018, 48(5): 1553-1566.</w:t>
      </w:r>
    </w:p>
    <w:p w14:paraId="4A7F23EB" w14:textId="0EF139CB"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[75]</w:t>
      </w:r>
      <w:r w:rsidRPr="005E6CDD">
        <w:rPr>
          <w:kern w:val="0"/>
          <w:sz w:val="21"/>
          <w:szCs w:val="21"/>
        </w:rPr>
        <w:tab/>
      </w:r>
      <w:r w:rsidRPr="005E6CDD">
        <w:rPr>
          <w:kern w:val="0"/>
          <w:sz w:val="21"/>
          <w:szCs w:val="21"/>
        </w:rPr>
        <w:t>秦浩翔</w:t>
      </w:r>
      <w:r w:rsidRPr="005E6CDD">
        <w:rPr>
          <w:kern w:val="0"/>
          <w:sz w:val="21"/>
          <w:szCs w:val="21"/>
        </w:rPr>
        <w:t xml:space="preserve">, </w:t>
      </w:r>
      <w:r w:rsidRPr="005E6CDD">
        <w:rPr>
          <w:kern w:val="0"/>
          <w:sz w:val="21"/>
          <w:szCs w:val="21"/>
        </w:rPr>
        <w:t>韩玉艳</w:t>
      </w:r>
      <w:r w:rsidRPr="005E6CDD">
        <w:rPr>
          <w:kern w:val="0"/>
          <w:sz w:val="21"/>
          <w:szCs w:val="21"/>
        </w:rPr>
        <w:t xml:space="preserve">, </w:t>
      </w:r>
      <w:r w:rsidRPr="005E6CDD">
        <w:rPr>
          <w:kern w:val="0"/>
          <w:sz w:val="21"/>
          <w:szCs w:val="21"/>
        </w:rPr>
        <w:t>陈庆达等</w:t>
      </w:r>
      <w:r w:rsidRPr="005E6CDD">
        <w:rPr>
          <w:kern w:val="0"/>
          <w:sz w:val="21"/>
          <w:szCs w:val="21"/>
        </w:rPr>
        <w:t xml:space="preserve">. </w:t>
      </w:r>
      <w:r w:rsidRPr="005E6CDD">
        <w:rPr>
          <w:kern w:val="0"/>
          <w:sz w:val="21"/>
          <w:szCs w:val="21"/>
        </w:rPr>
        <w:t>求解阻塞混合流水车间调度的双层变异迭代贪婪算法</w:t>
      </w:r>
      <w:r w:rsidRPr="005E6CDD">
        <w:rPr>
          <w:kern w:val="0"/>
          <w:sz w:val="21"/>
          <w:szCs w:val="21"/>
        </w:rPr>
        <w:t xml:space="preserve">[J]. </w:t>
      </w:r>
      <w:r w:rsidRPr="005E6CDD">
        <w:rPr>
          <w:kern w:val="0"/>
          <w:sz w:val="21"/>
          <w:szCs w:val="21"/>
        </w:rPr>
        <w:t>控制与决策</w:t>
      </w:r>
      <w:r w:rsidRPr="005E6CDD">
        <w:rPr>
          <w:kern w:val="0"/>
          <w:sz w:val="21"/>
          <w:szCs w:val="21"/>
        </w:rPr>
        <w:t>, 2022, 37(9): 2323-2332.</w:t>
      </w:r>
    </w:p>
    <w:p w14:paraId="0A91C24B" w14:textId="5742E215"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[76]</w:t>
      </w:r>
      <w:r w:rsidRPr="005E6CDD">
        <w:rPr>
          <w:kern w:val="0"/>
          <w:sz w:val="21"/>
          <w:szCs w:val="21"/>
        </w:rPr>
        <w:tab/>
        <w:t xml:space="preserve">Han X, Han Y, Chen Q, </w:t>
      </w:r>
      <w:r w:rsidR="00C35EF3">
        <w:rPr>
          <w:kern w:val="0"/>
          <w:sz w:val="21"/>
          <w:szCs w:val="21"/>
        </w:rPr>
        <w:t>et al</w:t>
      </w:r>
      <w:r w:rsidRPr="005E6CDD">
        <w:rPr>
          <w:kern w:val="0"/>
          <w:sz w:val="21"/>
          <w:szCs w:val="21"/>
        </w:rPr>
        <w:t>. Distributed Flow Shop Scheduling with Sequence-Dependent Setup Times Using an Improved Iterated Greedy Algorithm[J]. Complex System Modeling and Simulation, 2021, 1(3): 198-217.</w:t>
      </w:r>
    </w:p>
    <w:p w14:paraId="14D77B8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[77]</w:t>
      </w:r>
      <w:r w:rsidRPr="005E6CDD">
        <w:rPr>
          <w:kern w:val="0"/>
          <w:sz w:val="21"/>
          <w:szCs w:val="21"/>
        </w:rPr>
        <w:tab/>
        <w:t>Miyata H H, Nagano M S. An iterated greedy algorithm for distributed blocking flow shop with setup times and maintenance operations to minimize makespan[J]. Computers &amp; Industrial Engineering, 2022, 171: 108366.</w:t>
      </w:r>
    </w:p>
    <w:p w14:paraId="29A9EFE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[78]</w:t>
      </w:r>
      <w:r w:rsidRPr="005E6CDD">
        <w:rPr>
          <w:kern w:val="0"/>
          <w:sz w:val="21"/>
          <w:szCs w:val="21"/>
        </w:rPr>
        <w:tab/>
        <w:t>Lu C, Liu Q, Zhang B, et al. A Pareto-based hybrid iterated greedy algorithm for energy-efficient scheduling of distributed hybrid flowshop[J]. Expert Systems with Applications, 2022, 204: 117555.</w:t>
      </w:r>
    </w:p>
    <w:p w14:paraId="776594A2"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[79]</w:t>
      </w:r>
      <w:r w:rsidRPr="005E6CDD">
        <w:rPr>
          <w:kern w:val="0"/>
          <w:sz w:val="21"/>
          <w:szCs w:val="21"/>
        </w:rPr>
        <w:tab/>
        <w:t>Nejati M, Mahdavi I, Hassanzadeh R, et al. Multi-job lot streaming to minimize the weighted completion time in a hybrid flow shop scheduling problem with work shift constraint[J]. The International Journal of Advanced Manufacturing Technology, 2014, 70(1): 501-514.</w:t>
      </w:r>
    </w:p>
    <w:p w14:paraId="0F0406A3"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[80]</w:t>
      </w:r>
      <w:r w:rsidRPr="005E6CDD">
        <w:rPr>
          <w:kern w:val="0"/>
          <w:sz w:val="21"/>
          <w:szCs w:val="21"/>
        </w:rPr>
        <w:tab/>
        <w:t>Naderi B, Ruiz R. A scatter search algorithm for the distributed permutation flowshop scheduling problem[J]. European Journal of Operational Research, 2014, 239(2): 323-334.</w:t>
      </w:r>
    </w:p>
    <w:p w14:paraId="287F5164"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[81]</w:t>
      </w:r>
      <w:r w:rsidRPr="005E6CDD">
        <w:rPr>
          <w:kern w:val="0"/>
          <w:sz w:val="21"/>
          <w:szCs w:val="21"/>
        </w:rPr>
        <w:tab/>
        <w:t>Zhang G, Xing K, Cao F. Discrete differential evolution algorithm for distributed blocking flowshop scheduling with makespan criterion[J]. Engineering Applications of Artificial Intelligence, 2018, 76: 96-107.</w:t>
      </w:r>
    </w:p>
    <w:p w14:paraId="37622951"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[82]</w:t>
      </w:r>
      <w:r w:rsidRPr="005E6CDD">
        <w:rPr>
          <w:kern w:val="0"/>
          <w:sz w:val="21"/>
          <w:szCs w:val="21"/>
        </w:rPr>
        <w:tab/>
        <w:t>Fernandez-Viagas V, Perez-Gonzalez P, Framinan J M. The distributed permutation flow shop to minimise the total flowtime[J]. Computers &amp; Industrial Engineering, 2018, 118: 464-477.</w:t>
      </w:r>
    </w:p>
    <w:p w14:paraId="4BD7E6E9"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[83]</w:t>
      </w:r>
      <w:r w:rsidRPr="005E6CDD">
        <w:rPr>
          <w:kern w:val="0"/>
          <w:sz w:val="21"/>
          <w:szCs w:val="21"/>
        </w:rPr>
        <w:tab/>
        <w:t>Shao W, Shao Z, Pi D. Modeling and multi-neighborhood iterated greedy algorithm for distributed hybrid flow shop scheduling problem[J]. Knowledge-Based Systems, 2020, 194: 105527.</w:t>
      </w:r>
    </w:p>
    <w:p w14:paraId="34C2545C"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[84]</w:t>
      </w:r>
      <w:r w:rsidRPr="005E6CDD">
        <w:rPr>
          <w:kern w:val="0"/>
          <w:sz w:val="21"/>
          <w:szCs w:val="21"/>
        </w:rPr>
        <w:tab/>
        <w:t>Huang J P, Pan Q K, Gao L. An effective iterated greedy method for the distributed permutation flowshop scheduling problem with sequence-dependent setup times[J]. Swarm and Evolutionary Computation, 2020, 59: 100742.</w:t>
      </w:r>
    </w:p>
    <w:p w14:paraId="1E2B0D7D" w14:textId="77777777" w:rsidR="001647F0" w:rsidRPr="005E6CDD" w:rsidRDefault="001647F0" w:rsidP="005E6CDD">
      <w:pPr>
        <w:pStyle w:val="afffa"/>
        <w:adjustRightInd w:val="0"/>
        <w:snapToGrid w:val="0"/>
        <w:spacing w:line="360" w:lineRule="auto"/>
        <w:rPr>
          <w:kern w:val="0"/>
          <w:sz w:val="21"/>
          <w:szCs w:val="21"/>
        </w:rPr>
      </w:pPr>
      <w:r w:rsidRPr="005E6CDD">
        <w:rPr>
          <w:kern w:val="0"/>
          <w:sz w:val="21"/>
          <w:szCs w:val="21"/>
        </w:rPr>
        <w:t>[85]</w:t>
      </w:r>
      <w:r w:rsidRPr="005E6CDD">
        <w:rPr>
          <w:kern w:val="0"/>
          <w:sz w:val="21"/>
          <w:szCs w:val="21"/>
        </w:rPr>
        <w:tab/>
        <w:t xml:space="preserve">Wang Y, Han Y, Wang Y, et al. Intelligent optimization under the makespan constraint: </w:t>
      </w:r>
      <w:r w:rsidRPr="005E6CDD">
        <w:rPr>
          <w:kern w:val="0"/>
          <w:sz w:val="21"/>
          <w:szCs w:val="21"/>
        </w:rPr>
        <w:lastRenderedPageBreak/>
        <w:t>Rapid evaluation mechanisms based on the critical machine for the distributed flowshop group scheduling problem[J]. European Journal of Operational Research, 2023, 311(3): 816-832.</w:t>
      </w:r>
    </w:p>
    <w:p w14:paraId="6C441649" w14:textId="4D118D17" w:rsidR="00D629B7" w:rsidRPr="009432A7" w:rsidRDefault="009432A7" w:rsidP="005E6CDD">
      <w:pPr>
        <w:adjustRightInd w:val="0"/>
        <w:snapToGrid w:val="0"/>
        <w:spacing w:line="360" w:lineRule="auto"/>
        <w:rPr>
          <w:sz w:val="24"/>
        </w:rPr>
      </w:pPr>
      <w:r w:rsidRPr="005E6CDD">
        <w:rPr>
          <w:szCs w:val="21"/>
        </w:rPr>
        <w:fldChar w:fldCharType="end"/>
      </w:r>
    </w:p>
    <w:p w14:paraId="062B2EAE" w14:textId="77777777" w:rsidR="00BA21E6" w:rsidRDefault="00BA21E6" w:rsidP="00D629B7">
      <w:pPr>
        <w:adjustRightInd w:val="0"/>
        <w:snapToGrid w:val="0"/>
        <w:spacing w:line="460" w:lineRule="exact"/>
        <w:rPr>
          <w:sz w:val="24"/>
        </w:rPr>
      </w:pPr>
    </w:p>
    <w:p w14:paraId="46166B3F" w14:textId="77777777" w:rsidR="00BA21E6" w:rsidRDefault="00BA21E6" w:rsidP="00D629B7">
      <w:pPr>
        <w:adjustRightInd w:val="0"/>
        <w:snapToGrid w:val="0"/>
        <w:spacing w:line="460" w:lineRule="exact"/>
        <w:rPr>
          <w:sz w:val="24"/>
        </w:rPr>
      </w:pPr>
    </w:p>
    <w:p w14:paraId="294FA7D5" w14:textId="77777777" w:rsidR="00BA21E6" w:rsidRDefault="00BA21E6" w:rsidP="00D629B7">
      <w:pPr>
        <w:adjustRightInd w:val="0"/>
        <w:snapToGrid w:val="0"/>
        <w:spacing w:line="460" w:lineRule="exact"/>
        <w:rPr>
          <w:sz w:val="24"/>
        </w:rPr>
      </w:pPr>
    </w:p>
    <w:p w14:paraId="587C5B35" w14:textId="77777777" w:rsidR="00BA21E6" w:rsidRDefault="00BA21E6" w:rsidP="00D629B7">
      <w:pPr>
        <w:adjustRightInd w:val="0"/>
        <w:snapToGrid w:val="0"/>
        <w:spacing w:line="460" w:lineRule="exact"/>
        <w:rPr>
          <w:sz w:val="24"/>
        </w:rPr>
      </w:pPr>
    </w:p>
    <w:p w14:paraId="38E2963D" w14:textId="77777777" w:rsidR="00BA21E6" w:rsidRDefault="00BA21E6" w:rsidP="00D629B7">
      <w:pPr>
        <w:adjustRightInd w:val="0"/>
        <w:snapToGrid w:val="0"/>
        <w:spacing w:line="460" w:lineRule="exact"/>
        <w:rPr>
          <w:sz w:val="24"/>
        </w:rPr>
      </w:pPr>
    </w:p>
    <w:p w14:paraId="141BA9E3" w14:textId="38CB40A0" w:rsidR="00D85722" w:rsidRDefault="00D85722" w:rsidP="00D629B7">
      <w:pPr>
        <w:adjustRightInd w:val="0"/>
        <w:snapToGrid w:val="0"/>
        <w:spacing w:line="460" w:lineRule="exact"/>
        <w:rPr>
          <w:sz w:val="24"/>
        </w:rPr>
      </w:pPr>
      <w:r>
        <w:rPr>
          <w:sz w:val="24"/>
        </w:rPr>
        <w:br w:type="page"/>
      </w:r>
    </w:p>
    <w:p w14:paraId="687B0474" w14:textId="77777777" w:rsidR="00BA21E6" w:rsidRDefault="00BA21E6" w:rsidP="00D629B7">
      <w:pPr>
        <w:adjustRightInd w:val="0"/>
        <w:snapToGrid w:val="0"/>
        <w:spacing w:line="460" w:lineRule="exact"/>
        <w:rPr>
          <w:sz w:val="24"/>
        </w:rPr>
      </w:pPr>
    </w:p>
    <w:p w14:paraId="3829D6F8" w14:textId="735F8F10" w:rsidR="00D85722" w:rsidRPr="00BA21E6" w:rsidRDefault="00D85722" w:rsidP="00D85722">
      <w:pPr>
        <w:pStyle w:val="1"/>
        <w:spacing w:beforeLines="100" w:before="240" w:afterLines="100" w:after="240"/>
        <w:rPr>
          <w:rFonts w:ascii="宋体" w:hAnsi="宋体"/>
          <w:szCs w:val="32"/>
        </w:rPr>
      </w:pPr>
      <w:bookmarkStart w:id="56" w:name="_Toc160177568"/>
      <w:r>
        <w:rPr>
          <w:rFonts w:ascii="宋体" w:hAnsi="宋体" w:hint="eastAsia"/>
          <w:szCs w:val="32"/>
        </w:rPr>
        <w:t>致谢</w:t>
      </w:r>
      <w:bookmarkEnd w:id="56"/>
    </w:p>
    <w:p w14:paraId="660DBD73" w14:textId="377F6BEC" w:rsidR="00D85722" w:rsidRDefault="008F1AC7" w:rsidP="008F1AC7">
      <w:pPr>
        <w:adjustRightInd w:val="0"/>
        <w:snapToGrid w:val="0"/>
        <w:spacing w:line="460" w:lineRule="exact"/>
        <w:ind w:firstLineChars="200" w:firstLine="480"/>
        <w:rPr>
          <w:sz w:val="24"/>
        </w:rPr>
      </w:pPr>
      <w:r>
        <w:rPr>
          <w:rFonts w:hint="eastAsia"/>
          <w:sz w:val="24"/>
        </w:rPr>
        <w:t>行文至此，思绪万千，</w:t>
      </w:r>
      <w:r w:rsidR="00C15C52" w:rsidRPr="00C15C52">
        <w:rPr>
          <w:rFonts w:hint="eastAsia"/>
          <w:sz w:val="24"/>
        </w:rPr>
        <w:t>三年的硕士生活即将画上句点，</w:t>
      </w:r>
      <w:r w:rsidR="00174EEE" w:rsidRPr="00174EEE">
        <w:rPr>
          <w:rFonts w:hint="eastAsia"/>
          <w:sz w:val="24"/>
        </w:rPr>
        <w:t>始于</w:t>
      </w:r>
      <w:r w:rsidR="00174EEE">
        <w:rPr>
          <w:rFonts w:hint="eastAsia"/>
          <w:sz w:val="24"/>
        </w:rPr>
        <w:t>21</w:t>
      </w:r>
      <w:r w:rsidR="00174EEE" w:rsidRPr="00174EEE">
        <w:rPr>
          <w:rFonts w:hint="eastAsia"/>
          <w:sz w:val="24"/>
        </w:rPr>
        <w:t>年金色深秋，终于</w:t>
      </w:r>
      <w:r w:rsidR="00174EEE">
        <w:rPr>
          <w:rFonts w:hint="eastAsia"/>
          <w:sz w:val="24"/>
        </w:rPr>
        <w:t>24</w:t>
      </w:r>
      <w:r w:rsidR="00174EEE" w:rsidRPr="00174EEE">
        <w:rPr>
          <w:rFonts w:hint="eastAsia"/>
          <w:sz w:val="24"/>
        </w:rPr>
        <w:t>年翠绿盛夏</w:t>
      </w:r>
      <w:r w:rsidR="00174EEE">
        <w:rPr>
          <w:rFonts w:hint="eastAsia"/>
          <w:sz w:val="24"/>
        </w:rPr>
        <w:t>。</w:t>
      </w:r>
      <w:r w:rsidR="00174EEE" w:rsidRPr="00174EEE">
        <w:rPr>
          <w:rFonts w:hint="eastAsia"/>
          <w:sz w:val="24"/>
        </w:rPr>
        <w:t>目光所向，皆是吾爱。虽有遗憾，但亦不悔。</w:t>
      </w:r>
    </w:p>
    <w:p w14:paraId="27431F55" w14:textId="229301C2" w:rsidR="00174EEE" w:rsidRDefault="00C15C52" w:rsidP="00174EEE">
      <w:pPr>
        <w:adjustRightInd w:val="0"/>
        <w:snapToGrid w:val="0"/>
        <w:spacing w:line="460" w:lineRule="exact"/>
        <w:ind w:firstLineChars="200" w:firstLine="480"/>
        <w:rPr>
          <w:sz w:val="24"/>
        </w:rPr>
      </w:pPr>
      <w:r w:rsidRPr="00C15C52">
        <w:rPr>
          <w:rFonts w:hint="eastAsia"/>
          <w:sz w:val="24"/>
        </w:rPr>
        <w:t>首先，我要衷心感谢我的导师韩玉艳老师。自从本科时期，韩老师就是我的班主任，是我最仰慕的导师。因此，选择继续跟随韩老师成为我的导师，是我毫不犹豫的决定。我深知自己是多么幸运，因为韩老师不仅在学业上给予我无微不至的关怀，而且在生活上也是如此。无论是论文构思还是写作过程，都是韩老师一步</w:t>
      </w:r>
      <w:r w:rsidR="00BC302A">
        <w:rPr>
          <w:rFonts w:hint="eastAsia"/>
          <w:sz w:val="24"/>
        </w:rPr>
        <w:t>一</w:t>
      </w:r>
      <w:r w:rsidRPr="00C15C52">
        <w:rPr>
          <w:rFonts w:hint="eastAsia"/>
          <w:sz w:val="24"/>
        </w:rPr>
        <w:t>步地教导着我，甚至在繁忙的休息时间，也愿意花费心力为我修改论文。在我迷茫困惑的时候，韩老师总是以耐心和关怀引导我，激励我坚定不移地追求卓越。在此，我向韩老师表达我最真挚的谢意！</w:t>
      </w:r>
      <w:r>
        <w:rPr>
          <w:rFonts w:hint="eastAsia"/>
          <w:sz w:val="24"/>
        </w:rPr>
        <w:t>此外</w:t>
      </w:r>
      <w:r w:rsidRPr="00C15C52">
        <w:rPr>
          <w:rFonts w:hint="eastAsia"/>
          <w:sz w:val="24"/>
        </w:rPr>
        <w:t>，我还要感谢王玉亭老师和李寰老师，在科研领域给予了我巨大的帮助。王玉亭老师总是带着微笑为我修改代码、测试模型，使我取得了长足的进步。</w:t>
      </w:r>
      <w:r w:rsidR="00435947">
        <w:rPr>
          <w:rFonts w:ascii="宋体" w:hAnsi="宋体" w:hint="eastAsia"/>
          <w:sz w:val="24"/>
        </w:rPr>
        <w:t>李寰老师严谨乐观的态度也激励着我不断成长。</w:t>
      </w:r>
      <w:r w:rsidRPr="00C15C52">
        <w:rPr>
          <w:rFonts w:hint="eastAsia"/>
          <w:sz w:val="24"/>
        </w:rPr>
        <w:t>另外，</w:t>
      </w:r>
      <w:r w:rsidR="00BC302A">
        <w:rPr>
          <w:rFonts w:hint="eastAsia"/>
          <w:sz w:val="24"/>
        </w:rPr>
        <w:t>感谢</w:t>
      </w:r>
      <w:r w:rsidRPr="00C15C52">
        <w:rPr>
          <w:rFonts w:hint="eastAsia"/>
          <w:sz w:val="24"/>
        </w:rPr>
        <w:t>桑红燕老师、高开周老师、张彪老师、段朋老师、孟磊磊老师</w:t>
      </w:r>
      <w:r w:rsidR="00BC302A">
        <w:rPr>
          <w:rFonts w:hint="eastAsia"/>
          <w:sz w:val="24"/>
        </w:rPr>
        <w:t>在我论文撰写中</w:t>
      </w:r>
      <w:r w:rsidRPr="00C15C52">
        <w:rPr>
          <w:rFonts w:hint="eastAsia"/>
          <w:sz w:val="24"/>
        </w:rPr>
        <w:t>的指导与帮助，</w:t>
      </w:r>
      <w:r w:rsidR="00BC302A">
        <w:rPr>
          <w:rFonts w:hint="eastAsia"/>
          <w:sz w:val="24"/>
        </w:rPr>
        <w:t>感谢</w:t>
      </w:r>
      <w:r w:rsidRPr="00C15C52">
        <w:rPr>
          <w:rFonts w:hint="eastAsia"/>
          <w:sz w:val="24"/>
        </w:rPr>
        <w:t>贾仰理老师、贾保</w:t>
      </w:r>
      <w:proofErr w:type="gramStart"/>
      <w:r w:rsidRPr="00C15C52">
        <w:rPr>
          <w:rFonts w:hint="eastAsia"/>
          <w:sz w:val="24"/>
        </w:rPr>
        <w:t>先老师</w:t>
      </w:r>
      <w:proofErr w:type="gramEnd"/>
      <w:r w:rsidRPr="00C15C52">
        <w:rPr>
          <w:rFonts w:hint="eastAsia"/>
          <w:sz w:val="24"/>
        </w:rPr>
        <w:t>在学习和生活中的支持。</w:t>
      </w:r>
      <w:r w:rsidR="00BC302A">
        <w:rPr>
          <w:rFonts w:hint="eastAsia"/>
          <w:sz w:val="24"/>
        </w:rPr>
        <w:t>老师们</w:t>
      </w:r>
      <w:r w:rsidRPr="00C15C52">
        <w:rPr>
          <w:rFonts w:hint="eastAsia"/>
          <w:sz w:val="24"/>
        </w:rPr>
        <w:t>严谨的态度和专业的知识为我提供了宝贵的学习资源，令我获益良多。得遇良师，三生有幸。</w:t>
      </w:r>
    </w:p>
    <w:p w14:paraId="44F246EC" w14:textId="34D411B1" w:rsidR="00C15C52" w:rsidRDefault="00C15C52" w:rsidP="00AF1439">
      <w:pPr>
        <w:adjustRightInd w:val="0"/>
        <w:snapToGrid w:val="0"/>
        <w:spacing w:line="460" w:lineRule="exact"/>
        <w:ind w:firstLineChars="200" w:firstLine="480"/>
        <w:rPr>
          <w:sz w:val="24"/>
        </w:rPr>
      </w:pPr>
      <w:r w:rsidRPr="00C15C52">
        <w:rPr>
          <w:sz w:val="24"/>
        </w:rPr>
        <w:t>感谢我的师兄秦浩翔和师姐韩雪，感谢你们在科研学习上给予我的帮助。同时也感谢</w:t>
      </w:r>
      <w:r w:rsidR="005313A6">
        <w:rPr>
          <w:rFonts w:hint="eastAsia"/>
          <w:sz w:val="24"/>
        </w:rPr>
        <w:t>同门</w:t>
      </w:r>
      <w:r w:rsidRPr="00C15C52">
        <w:rPr>
          <w:sz w:val="24"/>
        </w:rPr>
        <w:t>王宇航、李成帅和张晨瑶，感谢你们三年来的陪伴和鼓励</w:t>
      </w:r>
      <w:r w:rsidR="00642CCA">
        <w:rPr>
          <w:rFonts w:hint="eastAsia"/>
          <w:sz w:val="24"/>
        </w:rPr>
        <w:t>，</w:t>
      </w:r>
      <w:r w:rsidR="004B0BEF">
        <w:rPr>
          <w:rFonts w:hint="eastAsia"/>
          <w:sz w:val="24"/>
        </w:rPr>
        <w:t>感谢师弟师妹的</w:t>
      </w:r>
      <w:r w:rsidR="00642CCA">
        <w:rPr>
          <w:rFonts w:hint="eastAsia"/>
          <w:sz w:val="24"/>
        </w:rPr>
        <w:t>理解和</w:t>
      </w:r>
      <w:r w:rsidR="004B0BEF">
        <w:rPr>
          <w:rFonts w:hint="eastAsia"/>
          <w:sz w:val="24"/>
        </w:rPr>
        <w:t>支持。</w:t>
      </w:r>
      <w:r w:rsidRPr="00C15C52">
        <w:rPr>
          <w:sz w:val="24"/>
        </w:rPr>
        <w:t>我还要感谢所有在求学过程中帮助过我的同学们，感谢你们三年来的包容和支持。有你们的陪伴，三载</w:t>
      </w:r>
      <w:proofErr w:type="gramStart"/>
      <w:r w:rsidRPr="00C15C52">
        <w:rPr>
          <w:sz w:val="24"/>
        </w:rPr>
        <w:t>学途更加</w:t>
      </w:r>
      <w:proofErr w:type="gramEnd"/>
      <w:r w:rsidRPr="00C15C52">
        <w:rPr>
          <w:sz w:val="24"/>
        </w:rPr>
        <w:t>精彩，三两知己，何其幸也。</w:t>
      </w:r>
    </w:p>
    <w:p w14:paraId="5EA37F78" w14:textId="6CEA1610" w:rsidR="00C15C52" w:rsidRDefault="00C15C52" w:rsidP="00AF1439">
      <w:pPr>
        <w:adjustRightInd w:val="0"/>
        <w:snapToGrid w:val="0"/>
        <w:spacing w:line="460" w:lineRule="exact"/>
        <w:ind w:firstLineChars="200" w:firstLine="480"/>
        <w:rPr>
          <w:sz w:val="24"/>
        </w:rPr>
      </w:pPr>
      <w:r w:rsidRPr="00C15C52">
        <w:rPr>
          <w:sz w:val="24"/>
        </w:rPr>
        <w:t>对于我亲爱的父母，我怀着无限的感激之情。是你们二十多年来的无微不至的关心和爱护，才使我茁壮成长，成为一个正直善良的人。</w:t>
      </w:r>
      <w:r w:rsidRPr="00C15C52">
        <w:rPr>
          <w:rFonts w:hint="eastAsia"/>
          <w:sz w:val="24"/>
        </w:rPr>
        <w:t>慈母爱子，非为报也。</w:t>
      </w:r>
      <w:r w:rsidRPr="00C15C52">
        <w:rPr>
          <w:sz w:val="24"/>
        </w:rPr>
        <w:t>我深知唯有变得更好，才能回报你们的养育之恩。同时，我要感谢我的女朋友张心怡，感谢你在过去三年里的陪伴和支持，</w:t>
      </w:r>
      <w:proofErr w:type="gramStart"/>
      <w:r>
        <w:rPr>
          <w:rFonts w:hint="eastAsia"/>
          <w:sz w:val="24"/>
        </w:rPr>
        <w:t>你展颜</w:t>
      </w:r>
      <w:proofErr w:type="gramEnd"/>
      <w:r>
        <w:rPr>
          <w:rFonts w:hint="eastAsia"/>
          <w:sz w:val="24"/>
        </w:rPr>
        <w:t>一笑，便是那春天</w:t>
      </w:r>
      <w:r w:rsidRPr="00C15C52">
        <w:rPr>
          <w:sz w:val="24"/>
        </w:rPr>
        <w:t>。</w:t>
      </w:r>
    </w:p>
    <w:p w14:paraId="2FCEA6BF" w14:textId="78793603" w:rsidR="00AF1439" w:rsidRPr="00AF1439" w:rsidDel="00846CD5" w:rsidRDefault="00AF1439" w:rsidP="00AF1439">
      <w:pPr>
        <w:adjustRightInd w:val="0"/>
        <w:snapToGrid w:val="0"/>
        <w:spacing w:line="460" w:lineRule="exact"/>
        <w:ind w:firstLineChars="200" w:firstLine="480"/>
        <w:rPr>
          <w:del w:id="57" w:author="hanyuyan@lcu-cs.com" w:date="2024-03-13T15:07:00Z"/>
          <w:sz w:val="24"/>
        </w:rPr>
      </w:pPr>
      <w:r w:rsidRPr="00AF1439">
        <w:rPr>
          <w:rFonts w:hint="eastAsia"/>
          <w:sz w:val="24"/>
        </w:rPr>
        <w:t>故事远远不止这</w:t>
      </w:r>
      <w:r>
        <w:rPr>
          <w:rFonts w:hint="eastAsia"/>
          <w:sz w:val="24"/>
        </w:rPr>
        <w:t>五</w:t>
      </w:r>
      <w:r w:rsidRPr="00AF1439">
        <w:rPr>
          <w:rFonts w:hint="eastAsia"/>
          <w:sz w:val="24"/>
        </w:rPr>
        <w:t>章，</w:t>
      </w:r>
      <w:r w:rsidR="00C15C52" w:rsidRPr="00C15C52">
        <w:rPr>
          <w:sz w:val="24"/>
        </w:rPr>
        <w:t>我们的人生也即将展开新的篇章</w:t>
      </w:r>
      <w:r>
        <w:rPr>
          <w:rFonts w:hint="eastAsia"/>
          <w:sz w:val="24"/>
        </w:rPr>
        <w:t>。</w:t>
      </w:r>
      <w:r w:rsidRPr="00AF1439">
        <w:rPr>
          <w:rFonts w:hint="eastAsia"/>
          <w:sz w:val="24"/>
        </w:rPr>
        <w:t>再次</w:t>
      </w:r>
      <w:r w:rsidR="00C15C52">
        <w:rPr>
          <w:rFonts w:hint="eastAsia"/>
          <w:sz w:val="24"/>
        </w:rPr>
        <w:t>衷心</w:t>
      </w:r>
      <w:r w:rsidRPr="00AF1439">
        <w:rPr>
          <w:rFonts w:hint="eastAsia"/>
          <w:sz w:val="24"/>
        </w:rPr>
        <w:t>感谢所有帮助过我的</w:t>
      </w:r>
      <w:r w:rsidR="00C15C52">
        <w:rPr>
          <w:rFonts w:hint="eastAsia"/>
          <w:sz w:val="24"/>
        </w:rPr>
        <w:t>人们</w:t>
      </w:r>
      <w:r w:rsidRPr="00AF1439">
        <w:rPr>
          <w:rFonts w:hint="eastAsia"/>
          <w:sz w:val="24"/>
        </w:rPr>
        <w:t>，山水一程，</w:t>
      </w:r>
      <w:r>
        <w:rPr>
          <w:rFonts w:hint="eastAsia"/>
          <w:sz w:val="24"/>
        </w:rPr>
        <w:t>已</w:t>
      </w:r>
      <w:r w:rsidRPr="00AF1439">
        <w:rPr>
          <w:rFonts w:hint="eastAsia"/>
          <w:sz w:val="24"/>
        </w:rPr>
        <w:t>三生有幸。</w:t>
      </w:r>
    </w:p>
    <w:p w14:paraId="4B91C464" w14:textId="77777777" w:rsidR="00D85722" w:rsidRDefault="00D85722" w:rsidP="00846CD5">
      <w:pPr>
        <w:adjustRightInd w:val="0"/>
        <w:snapToGrid w:val="0"/>
        <w:spacing w:line="460" w:lineRule="exact"/>
        <w:ind w:firstLineChars="200" w:firstLine="480"/>
        <w:rPr>
          <w:sz w:val="24"/>
        </w:rPr>
        <w:pPrChange w:id="58" w:author="hanyuyan@lcu-cs.com" w:date="2024-03-13T15:07:00Z">
          <w:pPr>
            <w:adjustRightInd w:val="0"/>
            <w:snapToGrid w:val="0"/>
            <w:spacing w:line="460" w:lineRule="exact"/>
          </w:pPr>
        </w:pPrChange>
      </w:pPr>
    </w:p>
    <w:p w14:paraId="433DBAC3" w14:textId="1EB226B3" w:rsidR="00D85722" w:rsidRDefault="00D85722" w:rsidP="00D629B7">
      <w:pPr>
        <w:adjustRightInd w:val="0"/>
        <w:snapToGrid w:val="0"/>
        <w:spacing w:line="460" w:lineRule="exact"/>
        <w:rPr>
          <w:sz w:val="24"/>
        </w:rPr>
      </w:pPr>
      <w:r>
        <w:rPr>
          <w:sz w:val="24"/>
        </w:rPr>
        <w:br w:type="page"/>
      </w:r>
    </w:p>
    <w:p w14:paraId="33836F07" w14:textId="77777777" w:rsidR="00D85722" w:rsidRDefault="00D85722" w:rsidP="00D629B7">
      <w:pPr>
        <w:adjustRightInd w:val="0"/>
        <w:snapToGrid w:val="0"/>
        <w:spacing w:line="460" w:lineRule="exact"/>
        <w:rPr>
          <w:sz w:val="24"/>
        </w:rPr>
      </w:pPr>
    </w:p>
    <w:p w14:paraId="339C91E6" w14:textId="21F5DEFB" w:rsidR="00D85722" w:rsidRPr="00BA21E6" w:rsidRDefault="00D85722" w:rsidP="00D85722">
      <w:pPr>
        <w:pStyle w:val="1"/>
        <w:spacing w:beforeLines="100" w:before="240" w:afterLines="100" w:after="240"/>
        <w:rPr>
          <w:rFonts w:ascii="宋体" w:hAnsi="宋体"/>
          <w:szCs w:val="32"/>
        </w:rPr>
      </w:pPr>
      <w:bookmarkStart w:id="59" w:name="_Toc160177569"/>
      <w:r>
        <w:rPr>
          <w:rFonts w:ascii="宋体" w:hAnsi="宋体" w:hint="eastAsia"/>
          <w:szCs w:val="32"/>
        </w:rPr>
        <w:t>攻读硕士学位期间发表的学术论文</w:t>
      </w:r>
      <w:bookmarkEnd w:id="59"/>
    </w:p>
    <w:p w14:paraId="6AE6F1C4" w14:textId="77777777" w:rsidR="00846CD5" w:rsidRDefault="00442C49" w:rsidP="00442C49">
      <w:pPr>
        <w:adjustRightInd w:val="0"/>
        <w:snapToGrid w:val="0"/>
        <w:spacing w:line="460" w:lineRule="exact"/>
        <w:rPr>
          <w:ins w:id="60" w:author="hanyuyan@lcu-cs.com" w:date="2024-03-13T15:07:00Z"/>
          <w:sz w:val="24"/>
        </w:rPr>
      </w:pPr>
      <w:r w:rsidRPr="00442C49">
        <w:rPr>
          <w:rFonts w:hint="eastAsia"/>
          <w:sz w:val="24"/>
        </w:rPr>
        <w:t xml:space="preserve">[1] </w:t>
      </w:r>
      <w:moveToRangeStart w:id="61" w:author="hanyuyan@lcu-cs.com" w:date="2024-03-13T15:07:00Z" w:name="move161234890"/>
      <w:moveTo w:id="62" w:author="hanyuyan@lcu-cs.com" w:date="2024-03-13T15:07:00Z">
        <w:r w:rsidR="00846CD5" w:rsidRPr="001647F0">
          <w:rPr>
            <w:b/>
            <w:bCs/>
            <w:sz w:val="24"/>
          </w:rPr>
          <w:t>Yong Wang</w:t>
        </w:r>
        <w:r w:rsidR="00846CD5" w:rsidRPr="00442C49">
          <w:rPr>
            <w:sz w:val="24"/>
          </w:rPr>
          <w:t xml:space="preserve">, Yuting Wang, Yuyan Han, Junqing Li, Kaizhou Gao, and Yusuke Nojima. Intelligent Optimization under Multiple Factories: Hybrid Flow Shop Scheduling Problem with Blocking Constraints Using an Advanced Iterated Greedy Algorithm. </w:t>
        </w:r>
        <w:r w:rsidR="00846CD5" w:rsidRPr="005E6FF3">
          <w:rPr>
            <w:sz w:val="24"/>
          </w:rPr>
          <w:t>Complex System Modeling and Simulation, 2023, 3(4): 282-306.</w:t>
        </w:r>
        <w:r w:rsidR="00846CD5" w:rsidRPr="00442C49">
          <w:rPr>
            <w:rFonts w:hint="eastAsia"/>
            <w:sz w:val="24"/>
          </w:rPr>
          <w:t xml:space="preserve"> (</w:t>
        </w:r>
        <w:r w:rsidR="00846CD5" w:rsidRPr="00442C49">
          <w:rPr>
            <w:rFonts w:hint="eastAsia"/>
            <w:sz w:val="24"/>
          </w:rPr>
          <w:t>对应文章第</w:t>
        </w:r>
        <w:r w:rsidR="00846CD5">
          <w:rPr>
            <w:rFonts w:hint="eastAsia"/>
            <w:sz w:val="24"/>
          </w:rPr>
          <w:t>三</w:t>
        </w:r>
        <w:r w:rsidR="00846CD5" w:rsidRPr="00442C49">
          <w:rPr>
            <w:rFonts w:hint="eastAsia"/>
            <w:sz w:val="24"/>
          </w:rPr>
          <w:t>章</w:t>
        </w:r>
        <w:r w:rsidR="00846CD5" w:rsidRPr="00442C49">
          <w:rPr>
            <w:rFonts w:hint="eastAsia"/>
            <w:sz w:val="24"/>
          </w:rPr>
          <w:t>)</w:t>
        </w:r>
      </w:moveTo>
      <w:moveToRangeEnd w:id="61"/>
    </w:p>
    <w:p w14:paraId="6E9A7669" w14:textId="446EAE24" w:rsidR="00442C49" w:rsidRPr="00442C49" w:rsidRDefault="00846CD5" w:rsidP="00442C49">
      <w:pPr>
        <w:adjustRightInd w:val="0"/>
        <w:snapToGrid w:val="0"/>
        <w:spacing w:line="460" w:lineRule="exact"/>
        <w:rPr>
          <w:sz w:val="24"/>
        </w:rPr>
      </w:pPr>
      <w:ins w:id="63" w:author="hanyuyan@lcu-cs.com" w:date="2024-03-13T15:08:00Z">
        <w:r w:rsidRPr="00442C49">
          <w:rPr>
            <w:sz w:val="24"/>
          </w:rPr>
          <w:t xml:space="preserve">[2] </w:t>
        </w:r>
      </w:ins>
      <w:r w:rsidR="00442C49" w:rsidRPr="001647F0">
        <w:rPr>
          <w:rFonts w:hint="eastAsia"/>
          <w:b/>
          <w:bCs/>
          <w:sz w:val="24"/>
        </w:rPr>
        <w:t>Wang Yong</w:t>
      </w:r>
      <w:r w:rsidR="00442C49" w:rsidRPr="00442C49">
        <w:rPr>
          <w:rFonts w:hint="eastAsia"/>
          <w:sz w:val="24"/>
        </w:rPr>
        <w:t>, Yuting Wang, and Yuyan Han.</w:t>
      </w:r>
      <w:del w:id="64" w:author="hanyuyan@lcu-cs.com" w:date="2024-03-13T15:08:00Z">
        <w:r w:rsidR="00442C49" w:rsidRPr="00442C49" w:rsidDel="00846CD5">
          <w:rPr>
            <w:rFonts w:hint="eastAsia"/>
            <w:sz w:val="24"/>
          </w:rPr>
          <w:delText xml:space="preserve"> 2023.</w:delText>
        </w:r>
      </w:del>
      <w:r w:rsidR="00442C49" w:rsidRPr="00442C49">
        <w:rPr>
          <w:rFonts w:hint="eastAsia"/>
          <w:sz w:val="24"/>
        </w:rPr>
        <w:t xml:space="preserve"> </w:t>
      </w:r>
      <w:del w:id="65" w:author="hanyuyan@lcu-cs.com" w:date="2024-03-13T15:08:00Z">
        <w:r w:rsidR="00442C49" w:rsidRPr="00442C49" w:rsidDel="00846CD5">
          <w:rPr>
            <w:rFonts w:hint="eastAsia"/>
            <w:sz w:val="24"/>
          </w:rPr>
          <w:delText>"</w:delText>
        </w:r>
      </w:del>
      <w:r w:rsidR="00442C49" w:rsidRPr="00442C49">
        <w:rPr>
          <w:rFonts w:hint="eastAsia"/>
          <w:sz w:val="24"/>
        </w:rPr>
        <w:t>A Variant Iterated Greedy Algorithm Integrating Multiple Decoding Rules for Hybrid Blocking Flow Shop Scheduling Problem</w:t>
      </w:r>
      <w:ins w:id="66" w:author="hanyuyan@lcu-cs.com" w:date="2024-03-13T15:08:00Z">
        <w:r>
          <w:rPr>
            <w:sz w:val="24"/>
          </w:rPr>
          <w:t>.</w:t>
        </w:r>
      </w:ins>
      <w:del w:id="67" w:author="hanyuyan@lcu-cs.com" w:date="2024-03-13T15:08:00Z">
        <w:r w:rsidR="00442C49" w:rsidRPr="00442C49" w:rsidDel="00846CD5">
          <w:rPr>
            <w:rFonts w:hint="eastAsia"/>
            <w:sz w:val="24"/>
          </w:rPr>
          <w:delText>"</w:delText>
        </w:r>
      </w:del>
      <w:r w:rsidR="00442C49" w:rsidRPr="00442C49">
        <w:rPr>
          <w:rFonts w:hint="eastAsia"/>
          <w:sz w:val="24"/>
        </w:rPr>
        <w:t xml:space="preserve"> Mathematics</w:t>
      </w:r>
      <w:r w:rsidR="00770330">
        <w:rPr>
          <w:rFonts w:hint="eastAsia"/>
          <w:sz w:val="24"/>
        </w:rPr>
        <w:t>, 2023,</w:t>
      </w:r>
      <w:r w:rsidR="00442C49" w:rsidRPr="00442C49">
        <w:rPr>
          <w:rFonts w:hint="eastAsia"/>
          <w:sz w:val="24"/>
        </w:rPr>
        <w:t xml:space="preserve"> 11</w:t>
      </w:r>
      <w:r w:rsidR="00770330">
        <w:rPr>
          <w:rFonts w:hint="eastAsia"/>
          <w:sz w:val="24"/>
        </w:rPr>
        <w:t>(11)</w:t>
      </w:r>
      <w:r w:rsidR="00442C49" w:rsidRPr="00442C49">
        <w:rPr>
          <w:rFonts w:hint="eastAsia"/>
          <w:sz w:val="24"/>
        </w:rPr>
        <w:t>, 2453. (</w:t>
      </w:r>
      <w:r w:rsidR="00442C49" w:rsidRPr="00442C49">
        <w:rPr>
          <w:rFonts w:hint="eastAsia"/>
          <w:sz w:val="24"/>
        </w:rPr>
        <w:t>对应文章第</w:t>
      </w:r>
      <w:r w:rsidR="009C4690">
        <w:rPr>
          <w:rFonts w:hint="eastAsia"/>
          <w:sz w:val="24"/>
        </w:rPr>
        <w:t>二</w:t>
      </w:r>
      <w:r w:rsidR="00442C49" w:rsidRPr="00442C49">
        <w:rPr>
          <w:rFonts w:hint="eastAsia"/>
          <w:sz w:val="24"/>
        </w:rPr>
        <w:t>章</w:t>
      </w:r>
      <w:r w:rsidR="00442C49" w:rsidRPr="00442C49">
        <w:rPr>
          <w:sz w:val="24"/>
        </w:rPr>
        <w:t>)</w:t>
      </w:r>
    </w:p>
    <w:p w14:paraId="36BD8571" w14:textId="239D2A1E" w:rsidR="00442C49" w:rsidRPr="00442C49" w:rsidDel="00846CD5" w:rsidRDefault="00442C49" w:rsidP="00442C49">
      <w:pPr>
        <w:adjustRightInd w:val="0"/>
        <w:snapToGrid w:val="0"/>
        <w:spacing w:line="460" w:lineRule="exact"/>
        <w:rPr>
          <w:del w:id="68" w:author="hanyuyan@lcu-cs.com" w:date="2024-03-13T15:08:00Z"/>
          <w:sz w:val="24"/>
        </w:rPr>
      </w:pPr>
      <w:del w:id="69" w:author="hanyuyan@lcu-cs.com" w:date="2024-03-13T15:08:00Z">
        <w:r w:rsidRPr="00442C49" w:rsidDel="00846CD5">
          <w:rPr>
            <w:sz w:val="24"/>
          </w:rPr>
          <w:delText xml:space="preserve">[2] </w:delText>
        </w:r>
      </w:del>
      <w:moveFromRangeStart w:id="70" w:author="hanyuyan@lcu-cs.com" w:date="2024-03-13T15:07:00Z" w:name="move161234890"/>
      <w:moveFrom w:id="71" w:author="hanyuyan@lcu-cs.com" w:date="2024-03-13T15:07:00Z">
        <w:del w:id="72" w:author="hanyuyan@lcu-cs.com" w:date="2024-03-13T15:08:00Z">
          <w:r w:rsidRPr="001647F0" w:rsidDel="00846CD5">
            <w:rPr>
              <w:b/>
              <w:bCs/>
              <w:sz w:val="24"/>
            </w:rPr>
            <w:delText>Yong Wang</w:delText>
          </w:r>
          <w:r w:rsidRPr="00442C49" w:rsidDel="00846CD5">
            <w:rPr>
              <w:sz w:val="24"/>
            </w:rPr>
            <w:delText xml:space="preserve">, Yuting Wang, Yuyan Han, Junqing Li, Kaizhou Gao, and Yusuke Nojima. Intelligent Optimization under Multiple Factories: Hybrid Flow Shop Scheduling Problem with Blocking Constraints Using an Advanced Iterated Greedy Algorithm. </w:delText>
          </w:r>
          <w:r w:rsidR="005E6FF3" w:rsidRPr="005E6FF3" w:rsidDel="00846CD5">
            <w:rPr>
              <w:sz w:val="24"/>
            </w:rPr>
            <w:delText>Complex System Modeling and Simulation, 2023, 3(4): 282-306.</w:delText>
          </w:r>
          <w:r w:rsidRPr="00442C49" w:rsidDel="00846CD5">
            <w:rPr>
              <w:rFonts w:hint="eastAsia"/>
              <w:sz w:val="24"/>
            </w:rPr>
            <w:delText xml:space="preserve"> (</w:delText>
          </w:r>
          <w:r w:rsidRPr="00442C49" w:rsidDel="00846CD5">
            <w:rPr>
              <w:rFonts w:hint="eastAsia"/>
              <w:sz w:val="24"/>
            </w:rPr>
            <w:delText>对应文章第</w:delText>
          </w:r>
          <w:r w:rsidR="009C4690" w:rsidDel="00846CD5">
            <w:rPr>
              <w:rFonts w:hint="eastAsia"/>
              <w:sz w:val="24"/>
            </w:rPr>
            <w:delText>三</w:delText>
          </w:r>
          <w:r w:rsidRPr="00442C49" w:rsidDel="00846CD5">
            <w:rPr>
              <w:rFonts w:hint="eastAsia"/>
              <w:sz w:val="24"/>
            </w:rPr>
            <w:delText>章</w:delText>
          </w:r>
          <w:r w:rsidRPr="00442C49" w:rsidDel="00846CD5">
            <w:rPr>
              <w:rFonts w:hint="eastAsia"/>
              <w:sz w:val="24"/>
            </w:rPr>
            <w:delText>)</w:delText>
          </w:r>
        </w:del>
      </w:moveFrom>
      <w:moveFromRangeEnd w:id="70"/>
    </w:p>
    <w:p w14:paraId="1FB51E17" w14:textId="27A1DDA3" w:rsidR="00442C49" w:rsidRPr="00442C49" w:rsidRDefault="00442C49" w:rsidP="00442C49">
      <w:pPr>
        <w:adjustRightInd w:val="0"/>
        <w:snapToGrid w:val="0"/>
        <w:spacing w:line="460" w:lineRule="exact"/>
        <w:rPr>
          <w:sz w:val="24"/>
        </w:rPr>
      </w:pPr>
      <w:r w:rsidRPr="00442C49">
        <w:rPr>
          <w:rFonts w:hint="eastAsia"/>
          <w:sz w:val="24"/>
        </w:rPr>
        <w:t xml:space="preserve">[3] </w:t>
      </w:r>
      <w:r w:rsidRPr="001647F0">
        <w:rPr>
          <w:rFonts w:hint="eastAsia"/>
          <w:b/>
          <w:bCs/>
          <w:sz w:val="24"/>
        </w:rPr>
        <w:t>Yong Wang</w:t>
      </w:r>
      <w:r w:rsidRPr="00442C49">
        <w:rPr>
          <w:rFonts w:hint="eastAsia"/>
          <w:sz w:val="24"/>
        </w:rPr>
        <w:t xml:space="preserve">, Yuyan Han, Yuting Wang, Yiping Liu. Energy-efficient optimization for distributed blocking hybrid flowshop scheduling: A self-regulating iterative greedy algorithm under makespan constraint. (Optimization and Engineering, </w:t>
      </w:r>
      <w:del w:id="73" w:author="hanyuyan@lcu-cs.com" w:date="2024-03-13T15:07:00Z">
        <w:r w:rsidR="00050A2A" w:rsidDel="00846CD5">
          <w:rPr>
            <w:rFonts w:hint="eastAsia"/>
            <w:sz w:val="24"/>
          </w:rPr>
          <w:delText>一审</w:delText>
        </w:r>
      </w:del>
      <w:ins w:id="74" w:author="hanyuyan@lcu-cs.com" w:date="2024-03-13T15:07:00Z">
        <w:r w:rsidR="00846CD5">
          <w:rPr>
            <w:rFonts w:hint="eastAsia"/>
            <w:sz w:val="24"/>
          </w:rPr>
          <w:t>二</w:t>
        </w:r>
        <w:r w:rsidR="00846CD5">
          <w:rPr>
            <w:rFonts w:hint="eastAsia"/>
            <w:sz w:val="24"/>
          </w:rPr>
          <w:t>审</w:t>
        </w:r>
      </w:ins>
      <w:r w:rsidRPr="00442C49">
        <w:rPr>
          <w:rFonts w:hint="eastAsia"/>
          <w:sz w:val="24"/>
        </w:rPr>
        <w:t>，对应文章第</w:t>
      </w:r>
      <w:r w:rsidR="009C4690">
        <w:rPr>
          <w:rFonts w:hint="eastAsia"/>
          <w:sz w:val="24"/>
        </w:rPr>
        <w:t>四</w:t>
      </w:r>
      <w:r w:rsidRPr="00442C49">
        <w:rPr>
          <w:rFonts w:hint="eastAsia"/>
          <w:sz w:val="24"/>
        </w:rPr>
        <w:t>章</w:t>
      </w:r>
      <w:r w:rsidRPr="00442C49">
        <w:rPr>
          <w:rFonts w:hint="eastAsia"/>
          <w:sz w:val="24"/>
        </w:rPr>
        <w:t>)</w:t>
      </w:r>
    </w:p>
    <w:p w14:paraId="4BF29074" w14:textId="5674C7A4" w:rsidR="00D85722" w:rsidRPr="00442C49" w:rsidRDefault="00442C49" w:rsidP="00442C49">
      <w:pPr>
        <w:adjustRightInd w:val="0"/>
        <w:snapToGrid w:val="0"/>
        <w:spacing w:line="460" w:lineRule="exact"/>
        <w:rPr>
          <w:sz w:val="24"/>
        </w:rPr>
      </w:pPr>
      <w:r w:rsidRPr="00442C49">
        <w:rPr>
          <w:sz w:val="24"/>
        </w:rPr>
        <w:t xml:space="preserve">[4] </w:t>
      </w:r>
      <w:r w:rsidRPr="001647F0">
        <w:rPr>
          <w:b/>
          <w:bCs/>
          <w:sz w:val="24"/>
        </w:rPr>
        <w:t>Yong Wang</w:t>
      </w:r>
      <w:r w:rsidRPr="00442C49">
        <w:rPr>
          <w:sz w:val="24"/>
        </w:rPr>
        <w:t>, Yuting Wang, Chengshuai Li, Chenyao Zhang, Yuhang Wang. A parallel-optimized iterated greedy algorithm for blocking hybrid flow shop scheduling problem.</w:t>
      </w:r>
      <w:r w:rsidR="00770330" w:rsidRPr="00770330">
        <w:t xml:space="preserve"> </w:t>
      </w:r>
      <w:r w:rsidR="00770330" w:rsidRPr="00770330">
        <w:rPr>
          <w:sz w:val="24"/>
        </w:rPr>
        <w:t>2023 35th Chinese Control and Decision Conference (CCDC), Yichang, China, 2023, 1102-1107</w:t>
      </w:r>
      <w:r w:rsidRPr="00442C49">
        <w:rPr>
          <w:sz w:val="24"/>
        </w:rPr>
        <w:t>.</w:t>
      </w:r>
    </w:p>
    <w:p w14:paraId="4760AA7F" w14:textId="38ACE2F0" w:rsidR="00D85722" w:rsidRPr="001647F0" w:rsidRDefault="00050A2A" w:rsidP="00D629B7">
      <w:pPr>
        <w:adjustRightInd w:val="0"/>
        <w:snapToGrid w:val="0"/>
        <w:spacing w:line="460" w:lineRule="exact"/>
      </w:pPr>
      <w:r w:rsidRPr="00442C49">
        <w:rPr>
          <w:sz w:val="24"/>
        </w:rPr>
        <w:t>[</w:t>
      </w:r>
      <w:r>
        <w:rPr>
          <w:rFonts w:hint="eastAsia"/>
          <w:sz w:val="24"/>
        </w:rPr>
        <w:t>5</w:t>
      </w:r>
      <w:r w:rsidRPr="00442C49">
        <w:rPr>
          <w:sz w:val="24"/>
        </w:rPr>
        <w:t>]</w:t>
      </w:r>
      <w:r w:rsidRPr="00050A2A">
        <w:t xml:space="preserve"> </w:t>
      </w:r>
      <w:r w:rsidR="001647F0" w:rsidRPr="001647F0">
        <w:rPr>
          <w:rFonts w:hint="eastAsia"/>
          <w:b/>
          <w:bCs/>
          <w:sz w:val="24"/>
        </w:rPr>
        <w:t>Yong Wang</w:t>
      </w:r>
      <w:r w:rsidR="001647F0" w:rsidRPr="001647F0">
        <w:rPr>
          <w:rFonts w:hint="eastAsia"/>
          <w:sz w:val="24"/>
        </w:rPr>
        <w:t xml:space="preserve">, Yuyan Han, Yuting Wang. </w:t>
      </w:r>
      <w:r w:rsidRPr="00050A2A">
        <w:rPr>
          <w:sz w:val="24"/>
        </w:rPr>
        <w:t>A two-tiered destructive iterated greedy approach for enhancing efficiency in multi-factory hybrid flow shop scheduling with blocking constraint</w:t>
      </w:r>
      <w:r w:rsidR="005E6CDD">
        <w:rPr>
          <w:rFonts w:hint="eastAsia"/>
          <w:sz w:val="24"/>
        </w:rPr>
        <w:t>. (</w:t>
      </w:r>
      <w:r w:rsidRPr="00050A2A">
        <w:rPr>
          <w:sz w:val="24"/>
        </w:rPr>
        <w:t>NTCI 2023</w:t>
      </w:r>
      <w:r>
        <w:rPr>
          <w:rFonts w:hint="eastAsia"/>
          <w:sz w:val="24"/>
        </w:rPr>
        <w:t>会议，已录用</w:t>
      </w:r>
      <w:r w:rsidR="005E6CDD">
        <w:rPr>
          <w:rFonts w:hint="eastAsia"/>
          <w:sz w:val="24"/>
        </w:rPr>
        <w:t>)</w:t>
      </w:r>
    </w:p>
    <w:p w14:paraId="6D279B6D" w14:textId="77777777" w:rsidR="00D85722" w:rsidRDefault="00D85722" w:rsidP="00D629B7">
      <w:pPr>
        <w:adjustRightInd w:val="0"/>
        <w:snapToGrid w:val="0"/>
        <w:spacing w:line="460" w:lineRule="exact"/>
        <w:rPr>
          <w:sz w:val="24"/>
        </w:rPr>
      </w:pPr>
    </w:p>
    <w:p w14:paraId="615313C2" w14:textId="77777777" w:rsidR="00D85722" w:rsidRDefault="00D85722" w:rsidP="00D629B7">
      <w:pPr>
        <w:adjustRightInd w:val="0"/>
        <w:snapToGrid w:val="0"/>
        <w:spacing w:line="460" w:lineRule="exact"/>
        <w:rPr>
          <w:sz w:val="24"/>
        </w:rPr>
      </w:pPr>
    </w:p>
    <w:p w14:paraId="224E518D" w14:textId="77777777" w:rsidR="00D85722" w:rsidRDefault="00D85722" w:rsidP="00D629B7">
      <w:pPr>
        <w:adjustRightInd w:val="0"/>
        <w:snapToGrid w:val="0"/>
        <w:spacing w:line="460" w:lineRule="exact"/>
        <w:rPr>
          <w:sz w:val="24"/>
        </w:rPr>
      </w:pPr>
    </w:p>
    <w:p w14:paraId="2FEBB6E5" w14:textId="77777777" w:rsidR="00D85722" w:rsidRDefault="00D85722" w:rsidP="00D629B7">
      <w:pPr>
        <w:adjustRightInd w:val="0"/>
        <w:snapToGrid w:val="0"/>
        <w:spacing w:line="460" w:lineRule="exact"/>
        <w:rPr>
          <w:sz w:val="24"/>
        </w:rPr>
      </w:pPr>
    </w:p>
    <w:p w14:paraId="5ADC04C8" w14:textId="77777777" w:rsidR="00D85722" w:rsidRDefault="00D85722" w:rsidP="00D629B7">
      <w:pPr>
        <w:adjustRightInd w:val="0"/>
        <w:snapToGrid w:val="0"/>
        <w:spacing w:line="460" w:lineRule="exact"/>
        <w:rPr>
          <w:sz w:val="24"/>
        </w:rPr>
      </w:pPr>
    </w:p>
    <w:p w14:paraId="15CF9059" w14:textId="77777777" w:rsidR="00D85722" w:rsidRPr="00E209BB" w:rsidRDefault="00D85722" w:rsidP="00D629B7">
      <w:pPr>
        <w:adjustRightInd w:val="0"/>
        <w:snapToGrid w:val="0"/>
        <w:spacing w:line="460" w:lineRule="exact"/>
        <w:rPr>
          <w:sz w:val="24"/>
        </w:rPr>
      </w:pPr>
    </w:p>
    <w:sectPr w:rsidR="00D85722" w:rsidRPr="00E209BB" w:rsidSect="00BF3F99">
      <w:pgSz w:w="11906" w:h="16838"/>
      <w:pgMar w:top="1418" w:right="1701" w:bottom="1418" w:left="1701" w:header="1134" w:footer="851" w:gutter="284"/>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0EDFC" w14:textId="77777777" w:rsidR="003F2B40" w:rsidRDefault="003F2B40" w:rsidP="000566DA">
      <w:r>
        <w:separator/>
      </w:r>
    </w:p>
  </w:endnote>
  <w:endnote w:type="continuationSeparator" w:id="0">
    <w:p w14:paraId="773254A3" w14:textId="77777777" w:rsidR="003F2B40" w:rsidRDefault="003F2B40" w:rsidP="00056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²Ó©úÅé">
    <w:altName w:val="Arial Unicode MS"/>
    <w:charset w:val="88"/>
    <w:family w:val="auto"/>
    <w:pitch w:val="default"/>
    <w:sig w:usb0="00000000" w:usb1="08080000" w:usb2="00000010" w:usb3="00000000" w:csb0="00100000" w:csb1="00000000"/>
  </w:font>
  <w:font w:name="OpenSymbol">
    <w:altName w:val="Courier New"/>
    <w:charset w:val="00"/>
    <w:family w:val="auto"/>
    <w:pitch w:val="default"/>
    <w:sig w:usb0="800000AF" w:usb1="1001ECEA" w:usb2="00000000" w:usb3="00000000" w:csb0="00000001" w:csb1="00000000"/>
  </w:font>
  <w:font w:name="DejaVu Sans">
    <w:altName w:val="Arial"/>
    <w:charset w:val="00"/>
    <w:family w:val="swiss"/>
    <w:pitch w:val="default"/>
    <w:sig w:usb0="00000000" w:usb1="D200FDFF" w:usb2="00042029" w:usb3="00000000" w:csb0="800001FF" w:csb1="00000000"/>
  </w:font>
  <w:font w:name="仿宋_GB2312">
    <w:panose1 w:val="02010609030101010101"/>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86612" w14:textId="77777777" w:rsidR="000566DA" w:rsidRDefault="000566DA" w:rsidP="00B17A07">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6C50980E" w14:textId="77777777" w:rsidR="000566DA" w:rsidRDefault="000566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3127" w14:textId="77777777" w:rsidR="000566DA" w:rsidRDefault="000566DA">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8F47" w14:textId="77777777" w:rsidR="00A4389F" w:rsidRDefault="00A4389F">
    <w:pPr>
      <w:pStyle w:val="a7"/>
      <w:jc w:val="center"/>
    </w:pPr>
    <w:r>
      <w:fldChar w:fldCharType="begin"/>
    </w:r>
    <w:r>
      <w:instrText>PAGE   \* MERGEFORMAT</w:instrText>
    </w:r>
    <w:r>
      <w:fldChar w:fldCharType="separate"/>
    </w:r>
    <w:r>
      <w:rPr>
        <w:lang w:val="zh-CN"/>
      </w:rPr>
      <w:t>2</w:t>
    </w:r>
    <w:r>
      <w:fldChar w:fldCharType="end"/>
    </w:r>
  </w:p>
  <w:p w14:paraId="5858E33B" w14:textId="77777777" w:rsidR="00A4389F" w:rsidRDefault="00A4389F">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10A04" w14:textId="77777777" w:rsidR="003F2B40" w:rsidRDefault="003F2B40" w:rsidP="000566DA">
      <w:r>
        <w:separator/>
      </w:r>
    </w:p>
  </w:footnote>
  <w:footnote w:type="continuationSeparator" w:id="0">
    <w:p w14:paraId="4682433F" w14:textId="77777777" w:rsidR="003F2B40" w:rsidRDefault="003F2B40" w:rsidP="00056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8BCCD" w14:textId="77777777" w:rsidR="000566DA" w:rsidRDefault="000566DA">
    <w:pPr>
      <w:pStyle w:val="a5"/>
    </w:pPr>
    <w:r>
      <w:rPr>
        <w:rFonts w:hint="eastAsia"/>
      </w:rPr>
      <w:t>聊城大学硕士学位论文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D1021" w14:textId="77777777" w:rsidR="005C51C3" w:rsidRPr="00F86747" w:rsidRDefault="005C51C3" w:rsidP="00F86747">
    <w:pPr>
      <w:pStyle w:val="a5"/>
      <w:rPr>
        <w:szCs w:val="21"/>
      </w:rPr>
    </w:pPr>
    <w:r w:rsidRPr="00E9649E">
      <w:rPr>
        <w:rFonts w:hint="eastAsia"/>
        <w:szCs w:val="21"/>
      </w:rPr>
      <w:t>聊城大学硕士学位论文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4F861" w14:textId="77777777" w:rsidR="000566DA" w:rsidRPr="003512C4" w:rsidRDefault="000566DA" w:rsidP="003512C4">
    <w:pPr>
      <w:pStyle w:val="a5"/>
    </w:pPr>
    <w:r w:rsidRPr="008A5491">
      <w:rPr>
        <w:rFonts w:hint="eastAsia"/>
      </w:rPr>
      <w:t>聊城大学硕士学位论文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133A"/>
    <w:multiLevelType w:val="hybridMultilevel"/>
    <w:tmpl w:val="3B629040"/>
    <w:lvl w:ilvl="0" w:tplc="31CA9BD2">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 w15:restartNumberingAfterBreak="0">
    <w:nsid w:val="125F71BD"/>
    <w:multiLevelType w:val="multilevel"/>
    <w:tmpl w:val="6498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41960"/>
    <w:multiLevelType w:val="hybridMultilevel"/>
    <w:tmpl w:val="E8C8EE30"/>
    <w:lvl w:ilvl="0" w:tplc="42B0E23E">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8F64A3"/>
    <w:multiLevelType w:val="multilevel"/>
    <w:tmpl w:val="0BB4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57C95"/>
    <w:multiLevelType w:val="multilevel"/>
    <w:tmpl w:val="D758C81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pStyle w:val="a"/>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B1A1205"/>
    <w:multiLevelType w:val="multilevel"/>
    <w:tmpl w:val="E2B618F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7D3440"/>
    <w:multiLevelType w:val="hybridMultilevel"/>
    <w:tmpl w:val="2A36A018"/>
    <w:lvl w:ilvl="0" w:tplc="A204DE9A">
      <w:start w:val="1"/>
      <w:numFmt w:val="decimal"/>
      <w:lvlText w:val="%1："/>
      <w:lvlJc w:val="left"/>
      <w:pPr>
        <w:tabs>
          <w:tab w:val="num" w:pos="420"/>
        </w:tabs>
        <w:ind w:left="420" w:hanging="420"/>
      </w:pPr>
      <w:rPr>
        <w:rFonts w:hint="eastAsia"/>
      </w:rPr>
    </w:lvl>
    <w:lvl w:ilvl="1" w:tplc="2FB45CBC">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EDD640B"/>
    <w:multiLevelType w:val="hybridMultilevel"/>
    <w:tmpl w:val="BA2E0096"/>
    <w:lvl w:ilvl="0" w:tplc="6E5E8898">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8" w15:restartNumberingAfterBreak="0">
    <w:nsid w:val="44A105BE"/>
    <w:multiLevelType w:val="hybridMultilevel"/>
    <w:tmpl w:val="D7AA2A04"/>
    <w:lvl w:ilvl="0" w:tplc="9FD88F0A">
      <w:start w:val="1"/>
      <w:numFmt w:val="lowerLetter"/>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9" w15:restartNumberingAfterBreak="0">
    <w:nsid w:val="54075B53"/>
    <w:multiLevelType w:val="hybridMultilevel"/>
    <w:tmpl w:val="CB1EF08A"/>
    <w:lvl w:ilvl="0" w:tplc="261A1050">
      <w:start w:val="1"/>
      <w:numFmt w:val="decimal"/>
      <w:pStyle w:val="MDPI37itemize"/>
      <w:lvlText w:val="(%1)"/>
      <w:lvlJc w:val="left"/>
      <w:pPr>
        <w:ind w:left="3033" w:hanging="425"/>
      </w:pPr>
      <w:rPr>
        <w:rFonts w:hint="eastAsia"/>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4AC1990"/>
    <w:multiLevelType w:val="hybridMultilevel"/>
    <w:tmpl w:val="C8284B08"/>
    <w:lvl w:ilvl="0" w:tplc="32FC60B0">
      <w:start w:val="1"/>
      <w:numFmt w:val="japaneseCounting"/>
      <w:lvlText w:val="第%1章"/>
      <w:lvlJc w:val="left"/>
      <w:pPr>
        <w:ind w:left="1125" w:hanging="11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006EB0"/>
    <w:multiLevelType w:val="hybridMultilevel"/>
    <w:tmpl w:val="845A0E0A"/>
    <w:lvl w:ilvl="0" w:tplc="168ECA70">
      <w:start w:val="1"/>
      <w:numFmt w:val="decimal"/>
      <w:lvlText w:val="[%1]"/>
      <w:lvlJc w:val="left"/>
      <w:pPr>
        <w:tabs>
          <w:tab w:val="num" w:pos="420"/>
        </w:tabs>
        <w:ind w:left="420" w:hanging="420"/>
      </w:pPr>
      <w:rPr>
        <w:rFonts w:hint="eastAsia"/>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37B3CE2"/>
    <w:multiLevelType w:val="hybridMultilevel"/>
    <w:tmpl w:val="2B48D608"/>
    <w:lvl w:ilvl="0" w:tplc="CD0CFD4C">
      <w:start w:val="1"/>
      <w:numFmt w:val="decimal"/>
      <w:lvlText w:val="%1："/>
      <w:lvlJc w:val="left"/>
      <w:pPr>
        <w:tabs>
          <w:tab w:val="num" w:pos="420"/>
        </w:tabs>
        <w:ind w:left="420" w:hanging="420"/>
      </w:pPr>
      <w:rPr>
        <w:rFonts w:hint="eastAsia"/>
      </w:rPr>
    </w:lvl>
    <w:lvl w:ilvl="1" w:tplc="04E087B2">
      <w:start w:val="1"/>
      <w:numFmt w:val="lowerLetter"/>
      <w:lvlText w:val="%2)"/>
      <w:lvlJc w:val="left"/>
      <w:pPr>
        <w:tabs>
          <w:tab w:val="num" w:pos="840"/>
        </w:tabs>
        <w:ind w:left="840" w:hanging="420"/>
      </w:pPr>
    </w:lvl>
    <w:lvl w:ilvl="2" w:tplc="2E40B186">
      <w:start w:val="1"/>
      <w:numFmt w:val="lowerRoman"/>
      <w:lvlText w:val="%3."/>
      <w:lvlJc w:val="right"/>
      <w:pPr>
        <w:tabs>
          <w:tab w:val="num" w:pos="1260"/>
        </w:tabs>
        <w:ind w:left="1260" w:hanging="420"/>
      </w:pPr>
    </w:lvl>
    <w:lvl w:ilvl="3" w:tplc="F1D067E2">
      <w:start w:val="1"/>
      <w:numFmt w:val="decimal"/>
      <w:lvlText w:val="%4."/>
      <w:lvlJc w:val="left"/>
      <w:pPr>
        <w:tabs>
          <w:tab w:val="num" w:pos="1680"/>
        </w:tabs>
        <w:ind w:left="1680" w:hanging="420"/>
      </w:pPr>
    </w:lvl>
    <w:lvl w:ilvl="4" w:tplc="E050F3D0">
      <w:start w:val="1"/>
      <w:numFmt w:val="lowerLetter"/>
      <w:lvlText w:val="%5)"/>
      <w:lvlJc w:val="left"/>
      <w:pPr>
        <w:tabs>
          <w:tab w:val="num" w:pos="2100"/>
        </w:tabs>
        <w:ind w:left="2100" w:hanging="420"/>
      </w:pPr>
    </w:lvl>
    <w:lvl w:ilvl="5" w:tplc="340CFE9C" w:tentative="1">
      <w:start w:val="1"/>
      <w:numFmt w:val="lowerRoman"/>
      <w:lvlText w:val="%6."/>
      <w:lvlJc w:val="right"/>
      <w:pPr>
        <w:tabs>
          <w:tab w:val="num" w:pos="2520"/>
        </w:tabs>
        <w:ind w:left="2520" w:hanging="420"/>
      </w:pPr>
    </w:lvl>
    <w:lvl w:ilvl="6" w:tplc="568CD45E" w:tentative="1">
      <w:start w:val="1"/>
      <w:numFmt w:val="decimal"/>
      <w:lvlText w:val="%7."/>
      <w:lvlJc w:val="left"/>
      <w:pPr>
        <w:tabs>
          <w:tab w:val="num" w:pos="2940"/>
        </w:tabs>
        <w:ind w:left="2940" w:hanging="420"/>
      </w:pPr>
    </w:lvl>
    <w:lvl w:ilvl="7" w:tplc="B936C294" w:tentative="1">
      <w:start w:val="1"/>
      <w:numFmt w:val="lowerLetter"/>
      <w:lvlText w:val="%8)"/>
      <w:lvlJc w:val="left"/>
      <w:pPr>
        <w:tabs>
          <w:tab w:val="num" w:pos="3360"/>
        </w:tabs>
        <w:ind w:left="3360" w:hanging="420"/>
      </w:pPr>
    </w:lvl>
    <w:lvl w:ilvl="8" w:tplc="2EBE78E6" w:tentative="1">
      <w:start w:val="1"/>
      <w:numFmt w:val="lowerRoman"/>
      <w:lvlText w:val="%9."/>
      <w:lvlJc w:val="right"/>
      <w:pPr>
        <w:tabs>
          <w:tab w:val="num" w:pos="3780"/>
        </w:tabs>
        <w:ind w:left="3780" w:hanging="420"/>
      </w:pPr>
    </w:lvl>
  </w:abstractNum>
  <w:abstractNum w:abstractNumId="14" w15:restartNumberingAfterBreak="0">
    <w:nsid w:val="68072B0B"/>
    <w:multiLevelType w:val="hybridMultilevel"/>
    <w:tmpl w:val="40CA067E"/>
    <w:lvl w:ilvl="0" w:tplc="4BD8F316">
      <w:start w:val="1"/>
      <w:numFmt w:val="decimal"/>
      <w:lvlText w:val="（%1）"/>
      <w:lvlJc w:val="left"/>
      <w:pPr>
        <w:tabs>
          <w:tab w:val="num" w:pos="936"/>
        </w:tabs>
        <w:ind w:left="936" w:hanging="720"/>
      </w:pPr>
      <w:rPr>
        <w:rFonts w:hint="default"/>
      </w:rPr>
    </w:lvl>
    <w:lvl w:ilvl="1" w:tplc="04090019" w:tentative="1">
      <w:start w:val="1"/>
      <w:numFmt w:val="lowerLetter"/>
      <w:lvlText w:val="%2)"/>
      <w:lvlJc w:val="left"/>
      <w:pPr>
        <w:tabs>
          <w:tab w:val="num" w:pos="1056"/>
        </w:tabs>
        <w:ind w:left="1056" w:hanging="420"/>
      </w:pPr>
    </w:lvl>
    <w:lvl w:ilvl="2" w:tplc="0409001B" w:tentative="1">
      <w:start w:val="1"/>
      <w:numFmt w:val="lowerRoman"/>
      <w:lvlText w:val="%3."/>
      <w:lvlJc w:val="righ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9" w:tentative="1">
      <w:start w:val="1"/>
      <w:numFmt w:val="lowerLetter"/>
      <w:lvlText w:val="%5)"/>
      <w:lvlJc w:val="left"/>
      <w:pPr>
        <w:tabs>
          <w:tab w:val="num" w:pos="2316"/>
        </w:tabs>
        <w:ind w:left="2316" w:hanging="420"/>
      </w:pPr>
    </w:lvl>
    <w:lvl w:ilvl="5" w:tplc="0409001B" w:tentative="1">
      <w:start w:val="1"/>
      <w:numFmt w:val="lowerRoman"/>
      <w:lvlText w:val="%6."/>
      <w:lvlJc w:val="righ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9" w:tentative="1">
      <w:start w:val="1"/>
      <w:numFmt w:val="lowerLetter"/>
      <w:lvlText w:val="%8)"/>
      <w:lvlJc w:val="left"/>
      <w:pPr>
        <w:tabs>
          <w:tab w:val="num" w:pos="3576"/>
        </w:tabs>
        <w:ind w:left="3576" w:hanging="420"/>
      </w:pPr>
    </w:lvl>
    <w:lvl w:ilvl="8" w:tplc="0409001B" w:tentative="1">
      <w:start w:val="1"/>
      <w:numFmt w:val="lowerRoman"/>
      <w:lvlText w:val="%9."/>
      <w:lvlJc w:val="right"/>
      <w:pPr>
        <w:tabs>
          <w:tab w:val="num" w:pos="3996"/>
        </w:tabs>
        <w:ind w:left="3996" w:hanging="420"/>
      </w:pPr>
    </w:lvl>
  </w:abstractNum>
  <w:abstractNum w:abstractNumId="15" w15:restartNumberingAfterBreak="0">
    <w:nsid w:val="686F4A89"/>
    <w:multiLevelType w:val="hybridMultilevel"/>
    <w:tmpl w:val="3E14E538"/>
    <w:lvl w:ilvl="0" w:tplc="69A8B53C">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4AA79AA"/>
    <w:multiLevelType w:val="hybridMultilevel"/>
    <w:tmpl w:val="73C6EC28"/>
    <w:lvl w:ilvl="0" w:tplc="5656B51C">
      <w:start w:val="1"/>
      <w:numFmt w:val="decimal"/>
      <w:lvlText w:val="%1："/>
      <w:lvlJc w:val="left"/>
      <w:pPr>
        <w:tabs>
          <w:tab w:val="num" w:pos="360"/>
        </w:tabs>
        <w:ind w:left="360" w:hanging="360"/>
      </w:pPr>
      <w:rPr>
        <w:rFonts w:hint="default"/>
      </w:rPr>
    </w:lvl>
    <w:lvl w:ilvl="1" w:tplc="A272A180" w:tentative="1">
      <w:start w:val="1"/>
      <w:numFmt w:val="lowerLetter"/>
      <w:lvlText w:val="%2)"/>
      <w:lvlJc w:val="left"/>
      <w:pPr>
        <w:tabs>
          <w:tab w:val="num" w:pos="840"/>
        </w:tabs>
        <w:ind w:left="840" w:hanging="420"/>
      </w:pPr>
    </w:lvl>
    <w:lvl w:ilvl="2" w:tplc="259ADAAE" w:tentative="1">
      <w:start w:val="1"/>
      <w:numFmt w:val="lowerRoman"/>
      <w:lvlText w:val="%3."/>
      <w:lvlJc w:val="right"/>
      <w:pPr>
        <w:tabs>
          <w:tab w:val="num" w:pos="1260"/>
        </w:tabs>
        <w:ind w:left="1260" w:hanging="420"/>
      </w:pPr>
    </w:lvl>
    <w:lvl w:ilvl="3" w:tplc="0850425C" w:tentative="1">
      <w:start w:val="1"/>
      <w:numFmt w:val="decimal"/>
      <w:lvlText w:val="%4."/>
      <w:lvlJc w:val="left"/>
      <w:pPr>
        <w:tabs>
          <w:tab w:val="num" w:pos="1680"/>
        </w:tabs>
        <w:ind w:left="1680" w:hanging="420"/>
      </w:pPr>
    </w:lvl>
    <w:lvl w:ilvl="4" w:tplc="309AD176" w:tentative="1">
      <w:start w:val="1"/>
      <w:numFmt w:val="lowerLetter"/>
      <w:lvlText w:val="%5)"/>
      <w:lvlJc w:val="left"/>
      <w:pPr>
        <w:tabs>
          <w:tab w:val="num" w:pos="2100"/>
        </w:tabs>
        <w:ind w:left="2100" w:hanging="420"/>
      </w:pPr>
    </w:lvl>
    <w:lvl w:ilvl="5" w:tplc="53EE4B2C" w:tentative="1">
      <w:start w:val="1"/>
      <w:numFmt w:val="lowerRoman"/>
      <w:lvlText w:val="%6."/>
      <w:lvlJc w:val="right"/>
      <w:pPr>
        <w:tabs>
          <w:tab w:val="num" w:pos="2520"/>
        </w:tabs>
        <w:ind w:left="2520" w:hanging="420"/>
      </w:pPr>
    </w:lvl>
    <w:lvl w:ilvl="6" w:tplc="494A3180" w:tentative="1">
      <w:start w:val="1"/>
      <w:numFmt w:val="decimal"/>
      <w:lvlText w:val="%7."/>
      <w:lvlJc w:val="left"/>
      <w:pPr>
        <w:tabs>
          <w:tab w:val="num" w:pos="2940"/>
        </w:tabs>
        <w:ind w:left="2940" w:hanging="420"/>
      </w:pPr>
    </w:lvl>
    <w:lvl w:ilvl="7" w:tplc="4A18DA7A" w:tentative="1">
      <w:start w:val="1"/>
      <w:numFmt w:val="lowerLetter"/>
      <w:lvlText w:val="%8)"/>
      <w:lvlJc w:val="left"/>
      <w:pPr>
        <w:tabs>
          <w:tab w:val="num" w:pos="3360"/>
        </w:tabs>
        <w:ind w:left="3360" w:hanging="420"/>
      </w:pPr>
    </w:lvl>
    <w:lvl w:ilvl="8" w:tplc="3AECDE9C" w:tentative="1">
      <w:start w:val="1"/>
      <w:numFmt w:val="lowerRoman"/>
      <w:lvlText w:val="%9."/>
      <w:lvlJc w:val="right"/>
      <w:pPr>
        <w:tabs>
          <w:tab w:val="num" w:pos="3780"/>
        </w:tabs>
        <w:ind w:left="3780" w:hanging="420"/>
      </w:pPr>
    </w:lvl>
  </w:abstractNum>
  <w:abstractNum w:abstractNumId="17" w15:restartNumberingAfterBreak="0">
    <w:nsid w:val="76FD248D"/>
    <w:multiLevelType w:val="hybridMultilevel"/>
    <w:tmpl w:val="F7AC4316"/>
    <w:lvl w:ilvl="0" w:tplc="212024E0">
      <w:start w:val="1"/>
      <w:numFmt w:val="japaneseCounting"/>
      <w:lvlText w:val="第%1章"/>
      <w:lvlJc w:val="left"/>
      <w:pPr>
        <w:tabs>
          <w:tab w:val="num" w:pos="1125"/>
        </w:tabs>
        <w:ind w:left="1125" w:hanging="112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79FD3862"/>
    <w:multiLevelType w:val="hybridMultilevel"/>
    <w:tmpl w:val="218C416E"/>
    <w:lvl w:ilvl="0" w:tplc="A204DE9A">
      <w:start w:val="2"/>
      <w:numFmt w:val="decimalEnclosedCircle"/>
      <w:lvlText w:val="%1"/>
      <w:lvlJc w:val="left"/>
      <w:pPr>
        <w:tabs>
          <w:tab w:val="num" w:pos="360"/>
        </w:tabs>
        <w:ind w:left="360" w:hanging="360"/>
      </w:pPr>
      <w:rPr>
        <w:rFonts w:ascii="宋体" w:hAnsi="宋体"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AF13DAE"/>
    <w:multiLevelType w:val="hybridMultilevel"/>
    <w:tmpl w:val="A3D6D3AE"/>
    <w:lvl w:ilvl="0" w:tplc="A204DE9A">
      <w:start w:val="1"/>
      <w:numFmt w:val="decimalEnclosedCircle"/>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7EF1443C"/>
    <w:multiLevelType w:val="multilevel"/>
    <w:tmpl w:val="DD4C68F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7"/>
  </w:num>
  <w:num w:numId="2">
    <w:abstractNumId w:val="10"/>
  </w:num>
  <w:num w:numId="3">
    <w:abstractNumId w:val="4"/>
  </w:num>
  <w:num w:numId="4">
    <w:abstractNumId w:val="20"/>
  </w:num>
  <w:num w:numId="5">
    <w:abstractNumId w:val="5"/>
  </w:num>
  <w:num w:numId="6">
    <w:abstractNumId w:val="9"/>
  </w:num>
  <w:num w:numId="7">
    <w:abstractNumId w:val="13"/>
  </w:num>
  <w:num w:numId="8">
    <w:abstractNumId w:val="18"/>
  </w:num>
  <w:num w:numId="9">
    <w:abstractNumId w:val="19"/>
  </w:num>
  <w:num w:numId="10">
    <w:abstractNumId w:val="16"/>
  </w:num>
  <w:num w:numId="11">
    <w:abstractNumId w:val="6"/>
  </w:num>
  <w:num w:numId="12">
    <w:abstractNumId w:val="12"/>
  </w:num>
  <w:num w:numId="13">
    <w:abstractNumId w:val="15"/>
  </w:num>
  <w:num w:numId="14">
    <w:abstractNumId w:val="11"/>
  </w:num>
  <w:num w:numId="15">
    <w:abstractNumId w:val="14"/>
  </w:num>
  <w:num w:numId="16">
    <w:abstractNumId w:val="2"/>
  </w:num>
  <w:num w:numId="17">
    <w:abstractNumId w:val="7"/>
  </w:num>
  <w:num w:numId="18">
    <w:abstractNumId w:val="8"/>
  </w:num>
  <w:num w:numId="19">
    <w:abstractNumId w:val="0"/>
  </w:num>
  <w:num w:numId="20">
    <w:abstractNumId w:val="1"/>
  </w:num>
  <w:num w:numId="21">
    <w:abstractNumId w:val="3"/>
  </w:num>
  <w:num w:numId="2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nyuyan@lcu-cs.com">
    <w15:presenceInfo w15:providerId="Windows Live" w15:userId="4f73964b4e3183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szA3s7QwNzUzNjNQ0lEKTi0uzszPAykwrAUAXCz6giwAAAA="/>
    <w:docVar w:name="commondata" w:val="eyJoZGlkIjoiMTg5ZDI2NmNkNjA2YTEwZDY0NjliNWJmZDVhMTJmOTMifQ=="/>
    <w:docVar w:name="KSO_WPS_MARK_KEY" w:val="cba2ed3f-e3ba-44ba-a6ec-0d254dee8a94"/>
  </w:docVars>
  <w:rsids>
    <w:rsidRoot w:val="004B7DD9"/>
    <w:rsid w:val="00000C75"/>
    <w:rsid w:val="00002300"/>
    <w:rsid w:val="000037B0"/>
    <w:rsid w:val="00007DC1"/>
    <w:rsid w:val="00010B23"/>
    <w:rsid w:val="00011428"/>
    <w:rsid w:val="000201B7"/>
    <w:rsid w:val="00021497"/>
    <w:rsid w:val="0002183D"/>
    <w:rsid w:val="00032AFB"/>
    <w:rsid w:val="00033E4A"/>
    <w:rsid w:val="00034BFA"/>
    <w:rsid w:val="0004126C"/>
    <w:rsid w:val="000430C4"/>
    <w:rsid w:val="00044622"/>
    <w:rsid w:val="00047D53"/>
    <w:rsid w:val="00050A2A"/>
    <w:rsid w:val="00052506"/>
    <w:rsid w:val="000533B6"/>
    <w:rsid w:val="000566DA"/>
    <w:rsid w:val="0005675C"/>
    <w:rsid w:val="00071268"/>
    <w:rsid w:val="00071613"/>
    <w:rsid w:val="0007335F"/>
    <w:rsid w:val="00073612"/>
    <w:rsid w:val="00077373"/>
    <w:rsid w:val="00082EAF"/>
    <w:rsid w:val="000838F4"/>
    <w:rsid w:val="00087A4F"/>
    <w:rsid w:val="00090EE5"/>
    <w:rsid w:val="00092EDA"/>
    <w:rsid w:val="00093840"/>
    <w:rsid w:val="000967F4"/>
    <w:rsid w:val="000967F8"/>
    <w:rsid w:val="000A15E8"/>
    <w:rsid w:val="000A46F8"/>
    <w:rsid w:val="000A5CFD"/>
    <w:rsid w:val="000B14AE"/>
    <w:rsid w:val="000B1621"/>
    <w:rsid w:val="000B16DF"/>
    <w:rsid w:val="000B1A1E"/>
    <w:rsid w:val="000B4485"/>
    <w:rsid w:val="000B475B"/>
    <w:rsid w:val="000C3C02"/>
    <w:rsid w:val="000D3451"/>
    <w:rsid w:val="000D35FD"/>
    <w:rsid w:val="000D7097"/>
    <w:rsid w:val="000D7BBD"/>
    <w:rsid w:val="000E1CDE"/>
    <w:rsid w:val="000E2BF4"/>
    <w:rsid w:val="000E6242"/>
    <w:rsid w:val="000F24EF"/>
    <w:rsid w:val="000F262C"/>
    <w:rsid w:val="000F7F44"/>
    <w:rsid w:val="001026A2"/>
    <w:rsid w:val="00110501"/>
    <w:rsid w:val="00111C8C"/>
    <w:rsid w:val="0011295F"/>
    <w:rsid w:val="00117887"/>
    <w:rsid w:val="00120F54"/>
    <w:rsid w:val="00121181"/>
    <w:rsid w:val="00124054"/>
    <w:rsid w:val="001266DF"/>
    <w:rsid w:val="00127419"/>
    <w:rsid w:val="00130A55"/>
    <w:rsid w:val="00134097"/>
    <w:rsid w:val="0013435E"/>
    <w:rsid w:val="001413F0"/>
    <w:rsid w:val="00142CC6"/>
    <w:rsid w:val="00151F61"/>
    <w:rsid w:val="00157A4A"/>
    <w:rsid w:val="001600AE"/>
    <w:rsid w:val="001647F0"/>
    <w:rsid w:val="00172E88"/>
    <w:rsid w:val="0017497D"/>
    <w:rsid w:val="00174EEE"/>
    <w:rsid w:val="0017534C"/>
    <w:rsid w:val="001766C3"/>
    <w:rsid w:val="0018334A"/>
    <w:rsid w:val="00184D9E"/>
    <w:rsid w:val="0018680D"/>
    <w:rsid w:val="001940E9"/>
    <w:rsid w:val="001A1126"/>
    <w:rsid w:val="001A3ACF"/>
    <w:rsid w:val="001A5167"/>
    <w:rsid w:val="001A6310"/>
    <w:rsid w:val="001B015F"/>
    <w:rsid w:val="001B0C87"/>
    <w:rsid w:val="001B1056"/>
    <w:rsid w:val="001B19EB"/>
    <w:rsid w:val="001B6573"/>
    <w:rsid w:val="001C38EE"/>
    <w:rsid w:val="001D10DA"/>
    <w:rsid w:val="001D1C59"/>
    <w:rsid w:val="001D23C7"/>
    <w:rsid w:val="001D2F73"/>
    <w:rsid w:val="001E3575"/>
    <w:rsid w:val="001E4CB5"/>
    <w:rsid w:val="001E796B"/>
    <w:rsid w:val="001F270B"/>
    <w:rsid w:val="001F4343"/>
    <w:rsid w:val="00201AEB"/>
    <w:rsid w:val="00204107"/>
    <w:rsid w:val="00210FEC"/>
    <w:rsid w:val="0021167A"/>
    <w:rsid w:val="00211CA9"/>
    <w:rsid w:val="00213128"/>
    <w:rsid w:val="00216C4F"/>
    <w:rsid w:val="00216ECD"/>
    <w:rsid w:val="00222ACF"/>
    <w:rsid w:val="00222D1E"/>
    <w:rsid w:val="00227511"/>
    <w:rsid w:val="002279BF"/>
    <w:rsid w:val="0023100F"/>
    <w:rsid w:val="00232EB5"/>
    <w:rsid w:val="00233536"/>
    <w:rsid w:val="0023459D"/>
    <w:rsid w:val="00234CE6"/>
    <w:rsid w:val="0023767B"/>
    <w:rsid w:val="00245E26"/>
    <w:rsid w:val="00252142"/>
    <w:rsid w:val="002544DF"/>
    <w:rsid w:val="00265119"/>
    <w:rsid w:val="00271259"/>
    <w:rsid w:val="002745DD"/>
    <w:rsid w:val="00276E9E"/>
    <w:rsid w:val="00280491"/>
    <w:rsid w:val="00285E7B"/>
    <w:rsid w:val="00290752"/>
    <w:rsid w:val="00293D3B"/>
    <w:rsid w:val="00293E81"/>
    <w:rsid w:val="00294DEC"/>
    <w:rsid w:val="0029512E"/>
    <w:rsid w:val="002957F8"/>
    <w:rsid w:val="00296FF8"/>
    <w:rsid w:val="002978CF"/>
    <w:rsid w:val="00297A33"/>
    <w:rsid w:val="002B20D4"/>
    <w:rsid w:val="002B40B1"/>
    <w:rsid w:val="002B63E4"/>
    <w:rsid w:val="002C17E1"/>
    <w:rsid w:val="002C34FB"/>
    <w:rsid w:val="002C3E89"/>
    <w:rsid w:val="002C5D16"/>
    <w:rsid w:val="002C7BFC"/>
    <w:rsid w:val="002D1B4A"/>
    <w:rsid w:val="002D6FAA"/>
    <w:rsid w:val="002D6FDF"/>
    <w:rsid w:val="002D7AE7"/>
    <w:rsid w:val="002E41A0"/>
    <w:rsid w:val="002F019C"/>
    <w:rsid w:val="002F38F1"/>
    <w:rsid w:val="002F65AF"/>
    <w:rsid w:val="0030337A"/>
    <w:rsid w:val="00311400"/>
    <w:rsid w:val="003171BB"/>
    <w:rsid w:val="00334FD0"/>
    <w:rsid w:val="00337191"/>
    <w:rsid w:val="003422B0"/>
    <w:rsid w:val="0034705E"/>
    <w:rsid w:val="00352DFB"/>
    <w:rsid w:val="00357CC9"/>
    <w:rsid w:val="0036081F"/>
    <w:rsid w:val="00362B9D"/>
    <w:rsid w:val="003635B5"/>
    <w:rsid w:val="0036387E"/>
    <w:rsid w:val="0036746D"/>
    <w:rsid w:val="003679E5"/>
    <w:rsid w:val="00370D79"/>
    <w:rsid w:val="0037274A"/>
    <w:rsid w:val="00376DBF"/>
    <w:rsid w:val="00377727"/>
    <w:rsid w:val="00383162"/>
    <w:rsid w:val="00386994"/>
    <w:rsid w:val="003902B4"/>
    <w:rsid w:val="0039563D"/>
    <w:rsid w:val="003973A8"/>
    <w:rsid w:val="00397726"/>
    <w:rsid w:val="003A0F32"/>
    <w:rsid w:val="003A1930"/>
    <w:rsid w:val="003B00BA"/>
    <w:rsid w:val="003B090B"/>
    <w:rsid w:val="003B23D7"/>
    <w:rsid w:val="003B2919"/>
    <w:rsid w:val="003B6C5B"/>
    <w:rsid w:val="003C32CA"/>
    <w:rsid w:val="003C363A"/>
    <w:rsid w:val="003C5176"/>
    <w:rsid w:val="003C710A"/>
    <w:rsid w:val="003D4429"/>
    <w:rsid w:val="003E09E2"/>
    <w:rsid w:val="003E1F14"/>
    <w:rsid w:val="003F2B40"/>
    <w:rsid w:val="003F31AA"/>
    <w:rsid w:val="003F7348"/>
    <w:rsid w:val="00407108"/>
    <w:rsid w:val="00407B09"/>
    <w:rsid w:val="0041076F"/>
    <w:rsid w:val="00410B2D"/>
    <w:rsid w:val="00411D14"/>
    <w:rsid w:val="00413FC2"/>
    <w:rsid w:val="00415794"/>
    <w:rsid w:val="00420D1E"/>
    <w:rsid w:val="004227AA"/>
    <w:rsid w:val="00424150"/>
    <w:rsid w:val="00431F52"/>
    <w:rsid w:val="0043290D"/>
    <w:rsid w:val="00435947"/>
    <w:rsid w:val="00436C60"/>
    <w:rsid w:val="0043772E"/>
    <w:rsid w:val="00442C49"/>
    <w:rsid w:val="00450B2A"/>
    <w:rsid w:val="0045191A"/>
    <w:rsid w:val="00454F36"/>
    <w:rsid w:val="00464D21"/>
    <w:rsid w:val="004675E1"/>
    <w:rsid w:val="00467DF8"/>
    <w:rsid w:val="00470C41"/>
    <w:rsid w:val="00474F83"/>
    <w:rsid w:val="0047612A"/>
    <w:rsid w:val="004819C6"/>
    <w:rsid w:val="00482657"/>
    <w:rsid w:val="00487573"/>
    <w:rsid w:val="00487F82"/>
    <w:rsid w:val="0049077D"/>
    <w:rsid w:val="00492523"/>
    <w:rsid w:val="0049277E"/>
    <w:rsid w:val="004932E9"/>
    <w:rsid w:val="00493FCC"/>
    <w:rsid w:val="004A051A"/>
    <w:rsid w:val="004A2D2B"/>
    <w:rsid w:val="004A7264"/>
    <w:rsid w:val="004B0BEF"/>
    <w:rsid w:val="004B7539"/>
    <w:rsid w:val="004B7DD9"/>
    <w:rsid w:val="004C3575"/>
    <w:rsid w:val="004C5CDF"/>
    <w:rsid w:val="004D0BD4"/>
    <w:rsid w:val="004D51EC"/>
    <w:rsid w:val="004D5C78"/>
    <w:rsid w:val="004D6802"/>
    <w:rsid w:val="004D72E8"/>
    <w:rsid w:val="004E6CC7"/>
    <w:rsid w:val="004F6CC7"/>
    <w:rsid w:val="00500F5C"/>
    <w:rsid w:val="00502825"/>
    <w:rsid w:val="00504819"/>
    <w:rsid w:val="0051477A"/>
    <w:rsid w:val="00515E74"/>
    <w:rsid w:val="005166A3"/>
    <w:rsid w:val="00517A4F"/>
    <w:rsid w:val="00520736"/>
    <w:rsid w:val="00520E27"/>
    <w:rsid w:val="00530D5C"/>
    <w:rsid w:val="00530E07"/>
    <w:rsid w:val="005313A6"/>
    <w:rsid w:val="00536BBF"/>
    <w:rsid w:val="00537712"/>
    <w:rsid w:val="00540D51"/>
    <w:rsid w:val="00540FDF"/>
    <w:rsid w:val="00545587"/>
    <w:rsid w:val="00547F7F"/>
    <w:rsid w:val="00550D97"/>
    <w:rsid w:val="005565F3"/>
    <w:rsid w:val="005640A5"/>
    <w:rsid w:val="00567044"/>
    <w:rsid w:val="00570D0F"/>
    <w:rsid w:val="00573A42"/>
    <w:rsid w:val="00573B8A"/>
    <w:rsid w:val="00575415"/>
    <w:rsid w:val="00576C39"/>
    <w:rsid w:val="005812D9"/>
    <w:rsid w:val="005852A0"/>
    <w:rsid w:val="005863B2"/>
    <w:rsid w:val="00586F39"/>
    <w:rsid w:val="0059150A"/>
    <w:rsid w:val="00591DD4"/>
    <w:rsid w:val="00595DA1"/>
    <w:rsid w:val="00596A5A"/>
    <w:rsid w:val="005A18CB"/>
    <w:rsid w:val="005A24AF"/>
    <w:rsid w:val="005A2A31"/>
    <w:rsid w:val="005A4E27"/>
    <w:rsid w:val="005A5167"/>
    <w:rsid w:val="005B0B14"/>
    <w:rsid w:val="005B0B38"/>
    <w:rsid w:val="005B0D50"/>
    <w:rsid w:val="005B38AB"/>
    <w:rsid w:val="005B74A0"/>
    <w:rsid w:val="005B7BB9"/>
    <w:rsid w:val="005C376D"/>
    <w:rsid w:val="005C51C3"/>
    <w:rsid w:val="005C6B6B"/>
    <w:rsid w:val="005D182F"/>
    <w:rsid w:val="005D403C"/>
    <w:rsid w:val="005D6A28"/>
    <w:rsid w:val="005D6E49"/>
    <w:rsid w:val="005E059F"/>
    <w:rsid w:val="005E23CC"/>
    <w:rsid w:val="005E2E54"/>
    <w:rsid w:val="005E3482"/>
    <w:rsid w:val="005E6797"/>
    <w:rsid w:val="005E6CDD"/>
    <w:rsid w:val="005E6FF3"/>
    <w:rsid w:val="005F39DB"/>
    <w:rsid w:val="005F5F33"/>
    <w:rsid w:val="005F7295"/>
    <w:rsid w:val="00600EDF"/>
    <w:rsid w:val="006018D5"/>
    <w:rsid w:val="00603C2B"/>
    <w:rsid w:val="00603FF7"/>
    <w:rsid w:val="00606203"/>
    <w:rsid w:val="00611EE4"/>
    <w:rsid w:val="00613E9E"/>
    <w:rsid w:val="0061522F"/>
    <w:rsid w:val="00615807"/>
    <w:rsid w:val="00616061"/>
    <w:rsid w:val="00624D57"/>
    <w:rsid w:val="00634E1E"/>
    <w:rsid w:val="0063667E"/>
    <w:rsid w:val="006374B9"/>
    <w:rsid w:val="00637FDA"/>
    <w:rsid w:val="00642CCA"/>
    <w:rsid w:val="006451CF"/>
    <w:rsid w:val="00645261"/>
    <w:rsid w:val="00651D9A"/>
    <w:rsid w:val="00654EC3"/>
    <w:rsid w:val="00656F28"/>
    <w:rsid w:val="00660194"/>
    <w:rsid w:val="00661C37"/>
    <w:rsid w:val="0066543B"/>
    <w:rsid w:val="00680607"/>
    <w:rsid w:val="00682F6E"/>
    <w:rsid w:val="006901DA"/>
    <w:rsid w:val="00694397"/>
    <w:rsid w:val="00697317"/>
    <w:rsid w:val="006A4369"/>
    <w:rsid w:val="006A6398"/>
    <w:rsid w:val="006A73FD"/>
    <w:rsid w:val="006B1C5C"/>
    <w:rsid w:val="006B3529"/>
    <w:rsid w:val="006B477E"/>
    <w:rsid w:val="006B4B08"/>
    <w:rsid w:val="006B5422"/>
    <w:rsid w:val="006B6A81"/>
    <w:rsid w:val="006B717E"/>
    <w:rsid w:val="006B780E"/>
    <w:rsid w:val="006C03EB"/>
    <w:rsid w:val="006C2A4C"/>
    <w:rsid w:val="006C32F9"/>
    <w:rsid w:val="006C3B53"/>
    <w:rsid w:val="006C5497"/>
    <w:rsid w:val="006C576D"/>
    <w:rsid w:val="006C6502"/>
    <w:rsid w:val="006C7DBE"/>
    <w:rsid w:val="006E4449"/>
    <w:rsid w:val="006E70FB"/>
    <w:rsid w:val="006F2323"/>
    <w:rsid w:val="006F3840"/>
    <w:rsid w:val="006F5B75"/>
    <w:rsid w:val="00700AF4"/>
    <w:rsid w:val="00704F9C"/>
    <w:rsid w:val="0071640D"/>
    <w:rsid w:val="00717AF7"/>
    <w:rsid w:val="00723A3D"/>
    <w:rsid w:val="00725356"/>
    <w:rsid w:val="00725C6F"/>
    <w:rsid w:val="00727876"/>
    <w:rsid w:val="00730F99"/>
    <w:rsid w:val="0073190F"/>
    <w:rsid w:val="00736952"/>
    <w:rsid w:val="0074116F"/>
    <w:rsid w:val="00750DCA"/>
    <w:rsid w:val="00761BF1"/>
    <w:rsid w:val="0076560A"/>
    <w:rsid w:val="00766674"/>
    <w:rsid w:val="0076793E"/>
    <w:rsid w:val="00770330"/>
    <w:rsid w:val="00770780"/>
    <w:rsid w:val="00771470"/>
    <w:rsid w:val="007717B8"/>
    <w:rsid w:val="00771D82"/>
    <w:rsid w:val="00772983"/>
    <w:rsid w:val="00772CE8"/>
    <w:rsid w:val="00780595"/>
    <w:rsid w:val="00781537"/>
    <w:rsid w:val="007920D4"/>
    <w:rsid w:val="007938E6"/>
    <w:rsid w:val="00793F7B"/>
    <w:rsid w:val="007953DB"/>
    <w:rsid w:val="00797471"/>
    <w:rsid w:val="007A06AA"/>
    <w:rsid w:val="007A32D3"/>
    <w:rsid w:val="007A3F1E"/>
    <w:rsid w:val="007A7E49"/>
    <w:rsid w:val="007B24C1"/>
    <w:rsid w:val="007C18D8"/>
    <w:rsid w:val="007C31A8"/>
    <w:rsid w:val="007C5D55"/>
    <w:rsid w:val="007C7BAE"/>
    <w:rsid w:val="007D4C46"/>
    <w:rsid w:val="007D6290"/>
    <w:rsid w:val="007D66BE"/>
    <w:rsid w:val="007E1C22"/>
    <w:rsid w:val="007E2C79"/>
    <w:rsid w:val="007E2CE3"/>
    <w:rsid w:val="007E421F"/>
    <w:rsid w:val="007E61C3"/>
    <w:rsid w:val="007E799A"/>
    <w:rsid w:val="007F0AE4"/>
    <w:rsid w:val="007F1A3D"/>
    <w:rsid w:val="007F2090"/>
    <w:rsid w:val="007F2916"/>
    <w:rsid w:val="007F4038"/>
    <w:rsid w:val="007F5694"/>
    <w:rsid w:val="007F6002"/>
    <w:rsid w:val="007F78D1"/>
    <w:rsid w:val="00804B45"/>
    <w:rsid w:val="0081083C"/>
    <w:rsid w:val="00812B0E"/>
    <w:rsid w:val="00814EF3"/>
    <w:rsid w:val="008176DB"/>
    <w:rsid w:val="0082148E"/>
    <w:rsid w:val="00823576"/>
    <w:rsid w:val="00823EF9"/>
    <w:rsid w:val="00824776"/>
    <w:rsid w:val="00824A6B"/>
    <w:rsid w:val="00825052"/>
    <w:rsid w:val="0082645A"/>
    <w:rsid w:val="00827942"/>
    <w:rsid w:val="008307E7"/>
    <w:rsid w:val="00832C62"/>
    <w:rsid w:val="008346CD"/>
    <w:rsid w:val="008349D6"/>
    <w:rsid w:val="00837430"/>
    <w:rsid w:val="00840A65"/>
    <w:rsid w:val="008422E2"/>
    <w:rsid w:val="00842DD5"/>
    <w:rsid w:val="00844D57"/>
    <w:rsid w:val="008461BF"/>
    <w:rsid w:val="00846CD5"/>
    <w:rsid w:val="00847B9D"/>
    <w:rsid w:val="00850C2A"/>
    <w:rsid w:val="00855F69"/>
    <w:rsid w:val="00862AB5"/>
    <w:rsid w:val="00867D3A"/>
    <w:rsid w:val="008713CF"/>
    <w:rsid w:val="0087445B"/>
    <w:rsid w:val="008824FC"/>
    <w:rsid w:val="00882668"/>
    <w:rsid w:val="00885E04"/>
    <w:rsid w:val="00893E1B"/>
    <w:rsid w:val="00895F7B"/>
    <w:rsid w:val="008A21C8"/>
    <w:rsid w:val="008A5168"/>
    <w:rsid w:val="008A6E0E"/>
    <w:rsid w:val="008B1B32"/>
    <w:rsid w:val="008B220C"/>
    <w:rsid w:val="008B325C"/>
    <w:rsid w:val="008B656A"/>
    <w:rsid w:val="008C1545"/>
    <w:rsid w:val="008C1F54"/>
    <w:rsid w:val="008C5281"/>
    <w:rsid w:val="008D0630"/>
    <w:rsid w:val="008D11E4"/>
    <w:rsid w:val="008D785F"/>
    <w:rsid w:val="008E37E3"/>
    <w:rsid w:val="008F02DC"/>
    <w:rsid w:val="008F1AC7"/>
    <w:rsid w:val="008F3473"/>
    <w:rsid w:val="008F594C"/>
    <w:rsid w:val="00911655"/>
    <w:rsid w:val="0091421F"/>
    <w:rsid w:val="0091611E"/>
    <w:rsid w:val="00917D7C"/>
    <w:rsid w:val="00924411"/>
    <w:rsid w:val="009257B4"/>
    <w:rsid w:val="009259CE"/>
    <w:rsid w:val="00927925"/>
    <w:rsid w:val="00930213"/>
    <w:rsid w:val="0093142D"/>
    <w:rsid w:val="00936D97"/>
    <w:rsid w:val="00936FD0"/>
    <w:rsid w:val="0094016C"/>
    <w:rsid w:val="0094078F"/>
    <w:rsid w:val="009432A7"/>
    <w:rsid w:val="009518ED"/>
    <w:rsid w:val="009521DE"/>
    <w:rsid w:val="009625B6"/>
    <w:rsid w:val="0096298C"/>
    <w:rsid w:val="00963914"/>
    <w:rsid w:val="00963BB6"/>
    <w:rsid w:val="009662BE"/>
    <w:rsid w:val="00966428"/>
    <w:rsid w:val="0096735A"/>
    <w:rsid w:val="00971961"/>
    <w:rsid w:val="009719CD"/>
    <w:rsid w:val="00972016"/>
    <w:rsid w:val="00973600"/>
    <w:rsid w:val="009760A3"/>
    <w:rsid w:val="0099083E"/>
    <w:rsid w:val="009922C6"/>
    <w:rsid w:val="00992DF5"/>
    <w:rsid w:val="0099748D"/>
    <w:rsid w:val="009978F2"/>
    <w:rsid w:val="009A184D"/>
    <w:rsid w:val="009B3398"/>
    <w:rsid w:val="009B4C04"/>
    <w:rsid w:val="009B701A"/>
    <w:rsid w:val="009C134A"/>
    <w:rsid w:val="009C4690"/>
    <w:rsid w:val="009C7781"/>
    <w:rsid w:val="009C7D89"/>
    <w:rsid w:val="009D40A8"/>
    <w:rsid w:val="009E46E9"/>
    <w:rsid w:val="009E5E7A"/>
    <w:rsid w:val="009F3991"/>
    <w:rsid w:val="009F5B11"/>
    <w:rsid w:val="009F70F0"/>
    <w:rsid w:val="00A0016F"/>
    <w:rsid w:val="00A045D5"/>
    <w:rsid w:val="00A046D4"/>
    <w:rsid w:val="00A04FF7"/>
    <w:rsid w:val="00A063A7"/>
    <w:rsid w:val="00A0742D"/>
    <w:rsid w:val="00A10004"/>
    <w:rsid w:val="00A108F3"/>
    <w:rsid w:val="00A11AA8"/>
    <w:rsid w:val="00A14175"/>
    <w:rsid w:val="00A157EC"/>
    <w:rsid w:val="00A1624D"/>
    <w:rsid w:val="00A2000F"/>
    <w:rsid w:val="00A216CF"/>
    <w:rsid w:val="00A260F4"/>
    <w:rsid w:val="00A30633"/>
    <w:rsid w:val="00A36225"/>
    <w:rsid w:val="00A37AF3"/>
    <w:rsid w:val="00A41892"/>
    <w:rsid w:val="00A4389F"/>
    <w:rsid w:val="00A44504"/>
    <w:rsid w:val="00A45B6B"/>
    <w:rsid w:val="00A502FC"/>
    <w:rsid w:val="00A5247C"/>
    <w:rsid w:val="00A60FBD"/>
    <w:rsid w:val="00A616F9"/>
    <w:rsid w:val="00A61856"/>
    <w:rsid w:val="00A62D0B"/>
    <w:rsid w:val="00A663D0"/>
    <w:rsid w:val="00A66AB3"/>
    <w:rsid w:val="00A66F7B"/>
    <w:rsid w:val="00A719AB"/>
    <w:rsid w:val="00A729E9"/>
    <w:rsid w:val="00A837DD"/>
    <w:rsid w:val="00A840DF"/>
    <w:rsid w:val="00A900ED"/>
    <w:rsid w:val="00A92A42"/>
    <w:rsid w:val="00A93435"/>
    <w:rsid w:val="00A93529"/>
    <w:rsid w:val="00A938BB"/>
    <w:rsid w:val="00A960A0"/>
    <w:rsid w:val="00A96274"/>
    <w:rsid w:val="00AA4729"/>
    <w:rsid w:val="00AA7430"/>
    <w:rsid w:val="00AA7832"/>
    <w:rsid w:val="00AB1B86"/>
    <w:rsid w:val="00AC4B92"/>
    <w:rsid w:val="00AC5F67"/>
    <w:rsid w:val="00AD02AA"/>
    <w:rsid w:val="00AD3B74"/>
    <w:rsid w:val="00AD4214"/>
    <w:rsid w:val="00AD5567"/>
    <w:rsid w:val="00AD63F2"/>
    <w:rsid w:val="00AD64C3"/>
    <w:rsid w:val="00AD7518"/>
    <w:rsid w:val="00AE005E"/>
    <w:rsid w:val="00AE4706"/>
    <w:rsid w:val="00AE5A28"/>
    <w:rsid w:val="00AE63A3"/>
    <w:rsid w:val="00AF1439"/>
    <w:rsid w:val="00AF4534"/>
    <w:rsid w:val="00B0314C"/>
    <w:rsid w:val="00B0498F"/>
    <w:rsid w:val="00B05B12"/>
    <w:rsid w:val="00B0715E"/>
    <w:rsid w:val="00B1151B"/>
    <w:rsid w:val="00B12D9E"/>
    <w:rsid w:val="00B14233"/>
    <w:rsid w:val="00B178B8"/>
    <w:rsid w:val="00B17937"/>
    <w:rsid w:val="00B22207"/>
    <w:rsid w:val="00B27955"/>
    <w:rsid w:val="00B3194A"/>
    <w:rsid w:val="00B36785"/>
    <w:rsid w:val="00B36F46"/>
    <w:rsid w:val="00B379C5"/>
    <w:rsid w:val="00B40149"/>
    <w:rsid w:val="00B4273A"/>
    <w:rsid w:val="00B45A80"/>
    <w:rsid w:val="00B51531"/>
    <w:rsid w:val="00B57612"/>
    <w:rsid w:val="00B617E5"/>
    <w:rsid w:val="00B624D3"/>
    <w:rsid w:val="00B6344A"/>
    <w:rsid w:val="00B66CBB"/>
    <w:rsid w:val="00B77267"/>
    <w:rsid w:val="00B802DC"/>
    <w:rsid w:val="00B813E8"/>
    <w:rsid w:val="00B8186D"/>
    <w:rsid w:val="00B85A65"/>
    <w:rsid w:val="00B87BFB"/>
    <w:rsid w:val="00B90992"/>
    <w:rsid w:val="00B93CDB"/>
    <w:rsid w:val="00B956F4"/>
    <w:rsid w:val="00B95E78"/>
    <w:rsid w:val="00BA04FF"/>
    <w:rsid w:val="00BA205D"/>
    <w:rsid w:val="00BA21E6"/>
    <w:rsid w:val="00BA2399"/>
    <w:rsid w:val="00BA5865"/>
    <w:rsid w:val="00BA71C3"/>
    <w:rsid w:val="00BB13FA"/>
    <w:rsid w:val="00BB2875"/>
    <w:rsid w:val="00BB3B0E"/>
    <w:rsid w:val="00BB5040"/>
    <w:rsid w:val="00BB520E"/>
    <w:rsid w:val="00BB6441"/>
    <w:rsid w:val="00BB7C80"/>
    <w:rsid w:val="00BC11A6"/>
    <w:rsid w:val="00BC302A"/>
    <w:rsid w:val="00BC32C6"/>
    <w:rsid w:val="00BC386D"/>
    <w:rsid w:val="00BD3016"/>
    <w:rsid w:val="00BD34C3"/>
    <w:rsid w:val="00BD3A02"/>
    <w:rsid w:val="00BD3D65"/>
    <w:rsid w:val="00BD4095"/>
    <w:rsid w:val="00BD7AB9"/>
    <w:rsid w:val="00BE20D5"/>
    <w:rsid w:val="00BE6384"/>
    <w:rsid w:val="00BF0647"/>
    <w:rsid w:val="00BF3F99"/>
    <w:rsid w:val="00BF40C5"/>
    <w:rsid w:val="00BF4165"/>
    <w:rsid w:val="00C002D3"/>
    <w:rsid w:val="00C017E5"/>
    <w:rsid w:val="00C0288F"/>
    <w:rsid w:val="00C03987"/>
    <w:rsid w:val="00C0603F"/>
    <w:rsid w:val="00C07919"/>
    <w:rsid w:val="00C102CB"/>
    <w:rsid w:val="00C14E7B"/>
    <w:rsid w:val="00C15C52"/>
    <w:rsid w:val="00C256A6"/>
    <w:rsid w:val="00C260CF"/>
    <w:rsid w:val="00C268CF"/>
    <w:rsid w:val="00C269D4"/>
    <w:rsid w:val="00C27C90"/>
    <w:rsid w:val="00C27FFC"/>
    <w:rsid w:val="00C3193B"/>
    <w:rsid w:val="00C33039"/>
    <w:rsid w:val="00C34A87"/>
    <w:rsid w:val="00C35C41"/>
    <w:rsid w:val="00C35EF3"/>
    <w:rsid w:val="00C36C9A"/>
    <w:rsid w:val="00C40199"/>
    <w:rsid w:val="00C5499A"/>
    <w:rsid w:val="00C57D48"/>
    <w:rsid w:val="00C661E4"/>
    <w:rsid w:val="00C6764E"/>
    <w:rsid w:val="00C7795F"/>
    <w:rsid w:val="00C85DA4"/>
    <w:rsid w:val="00C90A6B"/>
    <w:rsid w:val="00C90FCA"/>
    <w:rsid w:val="00C9766E"/>
    <w:rsid w:val="00CA0FFD"/>
    <w:rsid w:val="00CA2B1C"/>
    <w:rsid w:val="00CA3508"/>
    <w:rsid w:val="00CA7A94"/>
    <w:rsid w:val="00CA7AED"/>
    <w:rsid w:val="00CB1CAD"/>
    <w:rsid w:val="00CB4654"/>
    <w:rsid w:val="00CC164C"/>
    <w:rsid w:val="00CC77BA"/>
    <w:rsid w:val="00CD2638"/>
    <w:rsid w:val="00CD390F"/>
    <w:rsid w:val="00CD40D9"/>
    <w:rsid w:val="00CE411E"/>
    <w:rsid w:val="00CE7376"/>
    <w:rsid w:val="00CE77E2"/>
    <w:rsid w:val="00CE7864"/>
    <w:rsid w:val="00D02711"/>
    <w:rsid w:val="00D03A7E"/>
    <w:rsid w:val="00D0660D"/>
    <w:rsid w:val="00D30705"/>
    <w:rsid w:val="00D30B2C"/>
    <w:rsid w:val="00D31AEC"/>
    <w:rsid w:val="00D33C34"/>
    <w:rsid w:val="00D342D3"/>
    <w:rsid w:val="00D37D3B"/>
    <w:rsid w:val="00D41F0C"/>
    <w:rsid w:val="00D42521"/>
    <w:rsid w:val="00D43007"/>
    <w:rsid w:val="00D44C6C"/>
    <w:rsid w:val="00D45ABC"/>
    <w:rsid w:val="00D536B1"/>
    <w:rsid w:val="00D55C9A"/>
    <w:rsid w:val="00D561AC"/>
    <w:rsid w:val="00D61674"/>
    <w:rsid w:val="00D62578"/>
    <w:rsid w:val="00D6266C"/>
    <w:rsid w:val="00D629B7"/>
    <w:rsid w:val="00D63D80"/>
    <w:rsid w:val="00D65AEC"/>
    <w:rsid w:val="00D6695D"/>
    <w:rsid w:val="00D671B4"/>
    <w:rsid w:val="00D672DD"/>
    <w:rsid w:val="00D73C8E"/>
    <w:rsid w:val="00D764B2"/>
    <w:rsid w:val="00D801B6"/>
    <w:rsid w:val="00D85722"/>
    <w:rsid w:val="00D8620B"/>
    <w:rsid w:val="00D869AC"/>
    <w:rsid w:val="00D87B4D"/>
    <w:rsid w:val="00D95B9F"/>
    <w:rsid w:val="00D9653E"/>
    <w:rsid w:val="00D96B9F"/>
    <w:rsid w:val="00D97652"/>
    <w:rsid w:val="00DA13FC"/>
    <w:rsid w:val="00DA3627"/>
    <w:rsid w:val="00DB0925"/>
    <w:rsid w:val="00DB6091"/>
    <w:rsid w:val="00DB7520"/>
    <w:rsid w:val="00DC04E7"/>
    <w:rsid w:val="00DC097B"/>
    <w:rsid w:val="00DC102B"/>
    <w:rsid w:val="00DC1208"/>
    <w:rsid w:val="00DC6743"/>
    <w:rsid w:val="00DD7E3F"/>
    <w:rsid w:val="00DF0E0F"/>
    <w:rsid w:val="00DF2B6D"/>
    <w:rsid w:val="00DF3B45"/>
    <w:rsid w:val="00DF45AC"/>
    <w:rsid w:val="00DF4DB3"/>
    <w:rsid w:val="00E00CEE"/>
    <w:rsid w:val="00E0105F"/>
    <w:rsid w:val="00E01BD4"/>
    <w:rsid w:val="00E01E48"/>
    <w:rsid w:val="00E01F86"/>
    <w:rsid w:val="00E05F3B"/>
    <w:rsid w:val="00E13370"/>
    <w:rsid w:val="00E16344"/>
    <w:rsid w:val="00E16F0E"/>
    <w:rsid w:val="00E209BB"/>
    <w:rsid w:val="00E21997"/>
    <w:rsid w:val="00E21AE6"/>
    <w:rsid w:val="00E21F89"/>
    <w:rsid w:val="00E2293F"/>
    <w:rsid w:val="00E25A4B"/>
    <w:rsid w:val="00E26701"/>
    <w:rsid w:val="00E267C7"/>
    <w:rsid w:val="00E33351"/>
    <w:rsid w:val="00E33475"/>
    <w:rsid w:val="00E33D20"/>
    <w:rsid w:val="00E4141E"/>
    <w:rsid w:val="00E444E2"/>
    <w:rsid w:val="00E50DA7"/>
    <w:rsid w:val="00E5491D"/>
    <w:rsid w:val="00E56475"/>
    <w:rsid w:val="00E60D82"/>
    <w:rsid w:val="00E6341A"/>
    <w:rsid w:val="00E6617C"/>
    <w:rsid w:val="00E7068F"/>
    <w:rsid w:val="00E7202E"/>
    <w:rsid w:val="00E7277A"/>
    <w:rsid w:val="00E73032"/>
    <w:rsid w:val="00E73735"/>
    <w:rsid w:val="00E80D51"/>
    <w:rsid w:val="00E81C98"/>
    <w:rsid w:val="00E82DB5"/>
    <w:rsid w:val="00E84492"/>
    <w:rsid w:val="00E844D2"/>
    <w:rsid w:val="00E8512D"/>
    <w:rsid w:val="00E85C59"/>
    <w:rsid w:val="00E907A5"/>
    <w:rsid w:val="00E90FA6"/>
    <w:rsid w:val="00E93E34"/>
    <w:rsid w:val="00E955BF"/>
    <w:rsid w:val="00E97B49"/>
    <w:rsid w:val="00E97DD2"/>
    <w:rsid w:val="00EA005D"/>
    <w:rsid w:val="00EA4969"/>
    <w:rsid w:val="00EA6F41"/>
    <w:rsid w:val="00EB6790"/>
    <w:rsid w:val="00EC148D"/>
    <w:rsid w:val="00EC2E13"/>
    <w:rsid w:val="00ED23E7"/>
    <w:rsid w:val="00ED2D68"/>
    <w:rsid w:val="00ED6394"/>
    <w:rsid w:val="00ED76FE"/>
    <w:rsid w:val="00EE06CD"/>
    <w:rsid w:val="00EE79DD"/>
    <w:rsid w:val="00EF326E"/>
    <w:rsid w:val="00F02A76"/>
    <w:rsid w:val="00F039DF"/>
    <w:rsid w:val="00F03EF1"/>
    <w:rsid w:val="00F04752"/>
    <w:rsid w:val="00F057A5"/>
    <w:rsid w:val="00F05F5C"/>
    <w:rsid w:val="00F06150"/>
    <w:rsid w:val="00F11558"/>
    <w:rsid w:val="00F13E98"/>
    <w:rsid w:val="00F144C8"/>
    <w:rsid w:val="00F15683"/>
    <w:rsid w:val="00F16785"/>
    <w:rsid w:val="00F2061B"/>
    <w:rsid w:val="00F221AF"/>
    <w:rsid w:val="00F22D5A"/>
    <w:rsid w:val="00F26CAC"/>
    <w:rsid w:val="00F31ED2"/>
    <w:rsid w:val="00F32C6B"/>
    <w:rsid w:val="00F330A5"/>
    <w:rsid w:val="00F3435D"/>
    <w:rsid w:val="00F40CFA"/>
    <w:rsid w:val="00F42060"/>
    <w:rsid w:val="00F420F0"/>
    <w:rsid w:val="00F44447"/>
    <w:rsid w:val="00F52482"/>
    <w:rsid w:val="00F53632"/>
    <w:rsid w:val="00F5482E"/>
    <w:rsid w:val="00F56070"/>
    <w:rsid w:val="00F57A74"/>
    <w:rsid w:val="00F61B1A"/>
    <w:rsid w:val="00F6219A"/>
    <w:rsid w:val="00F624C3"/>
    <w:rsid w:val="00F634D4"/>
    <w:rsid w:val="00F646E0"/>
    <w:rsid w:val="00F65D2D"/>
    <w:rsid w:val="00F6606B"/>
    <w:rsid w:val="00F661DD"/>
    <w:rsid w:val="00F66480"/>
    <w:rsid w:val="00F66940"/>
    <w:rsid w:val="00F66FB5"/>
    <w:rsid w:val="00F723E1"/>
    <w:rsid w:val="00F74168"/>
    <w:rsid w:val="00F74F33"/>
    <w:rsid w:val="00F758FF"/>
    <w:rsid w:val="00F818C6"/>
    <w:rsid w:val="00F91A92"/>
    <w:rsid w:val="00F930D5"/>
    <w:rsid w:val="00F94B2D"/>
    <w:rsid w:val="00F97D6D"/>
    <w:rsid w:val="00FA4A1C"/>
    <w:rsid w:val="00FA5DEC"/>
    <w:rsid w:val="00FB018B"/>
    <w:rsid w:val="00FB03C9"/>
    <w:rsid w:val="00FB66FA"/>
    <w:rsid w:val="00FC295A"/>
    <w:rsid w:val="00FC6345"/>
    <w:rsid w:val="00FD682C"/>
    <w:rsid w:val="00FD68EE"/>
    <w:rsid w:val="00FE0572"/>
    <w:rsid w:val="00FE21B8"/>
    <w:rsid w:val="00FE2FBB"/>
    <w:rsid w:val="0DA45C10"/>
    <w:rsid w:val="532B0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7F5207"/>
  <w15:chartTrackingRefBased/>
  <w15:docId w15:val="{CA0D4EF0-86C8-4461-B255-FDC0985D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lsdException w:name="footer" w:uiPriority="99"/>
    <w:lsdException w:name="caption" w:semiHidden="1" w:uiPriority="35" w:unhideWhenUsed="1" w:qFormat="1"/>
    <w:lsdException w:name="annotation reference"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aliases w:val="章标题"/>
    <w:basedOn w:val="a0"/>
    <w:next w:val="a0"/>
    <w:link w:val="10"/>
    <w:uiPriority w:val="9"/>
    <w:qFormat/>
    <w:rsid w:val="00C017E5"/>
    <w:pPr>
      <w:keepNext/>
      <w:keepLines/>
      <w:adjustRightInd w:val="0"/>
      <w:snapToGrid w:val="0"/>
      <w:spacing w:line="460" w:lineRule="exact"/>
      <w:jc w:val="center"/>
      <w:outlineLvl w:val="0"/>
    </w:pPr>
    <w:rPr>
      <w:b/>
      <w:bCs/>
      <w:kern w:val="44"/>
      <w:sz w:val="32"/>
      <w:szCs w:val="44"/>
    </w:rPr>
  </w:style>
  <w:style w:type="paragraph" w:styleId="2">
    <w:name w:val="heading 2"/>
    <w:basedOn w:val="a0"/>
    <w:next w:val="a0"/>
    <w:link w:val="20"/>
    <w:uiPriority w:val="9"/>
    <w:unhideWhenUsed/>
    <w:qFormat/>
    <w:rsid w:val="00D764B2"/>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0"/>
    <w:next w:val="a0"/>
    <w:link w:val="30"/>
    <w:unhideWhenUsed/>
    <w:qFormat/>
    <w:rsid w:val="005B7BB9"/>
    <w:pPr>
      <w:keepNext/>
      <w:keepLines/>
      <w:spacing w:before="260" w:after="260" w:line="416" w:lineRule="auto"/>
      <w:outlineLvl w:val="2"/>
    </w:pPr>
    <w:rPr>
      <w:b/>
      <w:bCs/>
      <w:sz w:val="32"/>
      <w:szCs w:val="32"/>
    </w:rPr>
  </w:style>
  <w:style w:type="paragraph" w:styleId="4">
    <w:name w:val="heading 4"/>
    <w:basedOn w:val="a0"/>
    <w:next w:val="a0"/>
    <w:link w:val="40"/>
    <w:qFormat/>
    <w:rsid w:val="00A04FF7"/>
    <w:pPr>
      <w:keepNext/>
      <w:keepLines/>
      <w:tabs>
        <w:tab w:val="num" w:pos="720"/>
      </w:tabs>
      <w:overflowPunct w:val="0"/>
      <w:jc w:val="left"/>
      <w:outlineLvl w:val="3"/>
    </w:pPr>
    <w:rPr>
      <w:rFonts w:ascii="Arial" w:eastAsia="黑体" w:hAnsi="Arial"/>
      <w:sz w:val="18"/>
      <w:szCs w:val="20"/>
    </w:rPr>
  </w:style>
  <w:style w:type="paragraph" w:styleId="5">
    <w:name w:val="heading 5"/>
    <w:basedOn w:val="a0"/>
    <w:next w:val="a0"/>
    <w:link w:val="50"/>
    <w:qFormat/>
    <w:rsid w:val="00A04FF7"/>
    <w:pPr>
      <w:keepNext/>
      <w:keepLines/>
      <w:tabs>
        <w:tab w:val="num" w:pos="1008"/>
      </w:tabs>
      <w:overflowPunct w:val="0"/>
      <w:spacing w:before="280" w:after="290" w:line="376" w:lineRule="auto"/>
      <w:ind w:left="1008" w:hanging="1008"/>
      <w:outlineLvl w:val="4"/>
    </w:pPr>
    <w:rPr>
      <w:b/>
      <w:sz w:val="28"/>
      <w:szCs w:val="20"/>
    </w:rPr>
  </w:style>
  <w:style w:type="paragraph" w:styleId="6">
    <w:name w:val="heading 6"/>
    <w:basedOn w:val="a0"/>
    <w:next w:val="a0"/>
    <w:link w:val="60"/>
    <w:qFormat/>
    <w:rsid w:val="00A04FF7"/>
    <w:pPr>
      <w:keepNext/>
      <w:keepLines/>
      <w:tabs>
        <w:tab w:val="num" w:pos="1152"/>
      </w:tabs>
      <w:overflowPunct w:val="0"/>
      <w:spacing w:before="240" w:after="64"/>
      <w:ind w:left="1152" w:hanging="1152"/>
      <w:jc w:val="left"/>
      <w:outlineLvl w:val="5"/>
    </w:pPr>
    <w:rPr>
      <w:sz w:val="18"/>
      <w:szCs w:val="20"/>
    </w:rPr>
  </w:style>
  <w:style w:type="paragraph" w:styleId="7">
    <w:name w:val="heading 7"/>
    <w:basedOn w:val="a0"/>
    <w:next w:val="a0"/>
    <w:link w:val="70"/>
    <w:qFormat/>
    <w:rsid w:val="00A04FF7"/>
    <w:pPr>
      <w:keepNext/>
      <w:keepLines/>
      <w:tabs>
        <w:tab w:val="num" w:pos="1296"/>
      </w:tabs>
      <w:overflowPunct w:val="0"/>
      <w:spacing w:before="240" w:after="64" w:line="320" w:lineRule="auto"/>
      <w:ind w:left="1296" w:hanging="1296"/>
      <w:outlineLvl w:val="6"/>
    </w:pPr>
    <w:rPr>
      <w:b/>
      <w:sz w:val="24"/>
      <w:szCs w:val="20"/>
    </w:rPr>
  </w:style>
  <w:style w:type="paragraph" w:styleId="8">
    <w:name w:val="heading 8"/>
    <w:basedOn w:val="a0"/>
    <w:next w:val="a0"/>
    <w:link w:val="80"/>
    <w:qFormat/>
    <w:rsid w:val="00A04FF7"/>
    <w:pPr>
      <w:keepNext/>
      <w:keepLines/>
      <w:tabs>
        <w:tab w:val="num" w:pos="1440"/>
      </w:tabs>
      <w:overflowPunct w:val="0"/>
      <w:spacing w:before="240" w:after="64" w:line="320" w:lineRule="auto"/>
      <w:ind w:left="1440" w:hanging="1440"/>
      <w:outlineLvl w:val="7"/>
    </w:pPr>
    <w:rPr>
      <w:rFonts w:ascii="Arial" w:eastAsia="黑体" w:hAnsi="Arial"/>
      <w:sz w:val="24"/>
      <w:szCs w:val="20"/>
    </w:rPr>
  </w:style>
  <w:style w:type="paragraph" w:styleId="9">
    <w:name w:val="heading 9"/>
    <w:basedOn w:val="a0"/>
    <w:next w:val="a0"/>
    <w:link w:val="90"/>
    <w:qFormat/>
    <w:rsid w:val="00A04FF7"/>
    <w:pPr>
      <w:keepNext/>
      <w:keepLines/>
      <w:tabs>
        <w:tab w:val="num" w:pos="1584"/>
      </w:tabs>
      <w:overflowPunct w:val="0"/>
      <w:spacing w:before="240" w:after="64" w:line="320" w:lineRule="auto"/>
      <w:ind w:left="1584" w:hanging="1584"/>
      <w:outlineLvl w:val="8"/>
    </w:pPr>
    <w:rPr>
      <w:rFonts w:ascii="Arial" w:eastAsia="黑体" w:hAnsi="Arial"/>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qFormat/>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aliases w:val="章标题 字符"/>
    <w:link w:val="1"/>
    <w:uiPriority w:val="9"/>
    <w:rsid w:val="00C017E5"/>
    <w:rPr>
      <w:b/>
      <w:bCs/>
      <w:kern w:val="44"/>
      <w:sz w:val="32"/>
      <w:szCs w:val="44"/>
    </w:rPr>
  </w:style>
  <w:style w:type="paragraph" w:styleId="a5">
    <w:name w:val="header"/>
    <w:basedOn w:val="a0"/>
    <w:link w:val="a6"/>
    <w:uiPriority w:val="99"/>
    <w:rsid w:val="000566DA"/>
    <w:pPr>
      <w:pBdr>
        <w:bottom w:val="thinThickSmallGap" w:sz="18"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0566DA"/>
    <w:rPr>
      <w:kern w:val="2"/>
      <w:sz w:val="18"/>
      <w:szCs w:val="18"/>
    </w:rPr>
  </w:style>
  <w:style w:type="paragraph" w:styleId="a7">
    <w:name w:val="footer"/>
    <w:basedOn w:val="a0"/>
    <w:link w:val="a8"/>
    <w:uiPriority w:val="99"/>
    <w:rsid w:val="000566DA"/>
    <w:pPr>
      <w:tabs>
        <w:tab w:val="center" w:pos="4153"/>
        <w:tab w:val="right" w:pos="8306"/>
      </w:tabs>
      <w:snapToGrid w:val="0"/>
      <w:jc w:val="left"/>
    </w:pPr>
    <w:rPr>
      <w:sz w:val="18"/>
      <w:szCs w:val="18"/>
    </w:rPr>
  </w:style>
  <w:style w:type="character" w:customStyle="1" w:styleId="a8">
    <w:name w:val="页脚 字符"/>
    <w:link w:val="a7"/>
    <w:uiPriority w:val="99"/>
    <w:rsid w:val="000566DA"/>
    <w:rPr>
      <w:kern w:val="2"/>
      <w:sz w:val="18"/>
      <w:szCs w:val="18"/>
    </w:rPr>
  </w:style>
  <w:style w:type="paragraph" w:styleId="a9">
    <w:name w:val="footnote text"/>
    <w:basedOn w:val="a0"/>
    <w:link w:val="aa"/>
    <w:rsid w:val="000566DA"/>
    <w:pPr>
      <w:snapToGrid w:val="0"/>
      <w:jc w:val="left"/>
    </w:pPr>
    <w:rPr>
      <w:sz w:val="18"/>
      <w:szCs w:val="18"/>
    </w:rPr>
  </w:style>
  <w:style w:type="character" w:customStyle="1" w:styleId="aa">
    <w:name w:val="脚注文本 字符"/>
    <w:link w:val="a9"/>
    <w:rsid w:val="000566DA"/>
    <w:rPr>
      <w:kern w:val="2"/>
      <w:sz w:val="18"/>
      <w:szCs w:val="18"/>
    </w:rPr>
  </w:style>
  <w:style w:type="character" w:styleId="ab">
    <w:name w:val="footnote reference"/>
    <w:rsid w:val="000566DA"/>
    <w:rPr>
      <w:vertAlign w:val="superscript"/>
    </w:rPr>
  </w:style>
  <w:style w:type="character" w:styleId="ac">
    <w:name w:val="page number"/>
    <w:basedOn w:val="a1"/>
    <w:rsid w:val="000566DA"/>
  </w:style>
  <w:style w:type="character" w:styleId="ad">
    <w:name w:val="Hyperlink"/>
    <w:uiPriority w:val="99"/>
    <w:rsid w:val="000566DA"/>
    <w:rPr>
      <w:color w:val="0000FF"/>
      <w:u w:val="single"/>
    </w:rPr>
  </w:style>
  <w:style w:type="paragraph" w:styleId="TOC1">
    <w:name w:val="toc 1"/>
    <w:basedOn w:val="a0"/>
    <w:next w:val="a0"/>
    <w:autoRedefine/>
    <w:uiPriority w:val="39"/>
    <w:rsid w:val="000566DA"/>
    <w:pPr>
      <w:tabs>
        <w:tab w:val="right" w:leader="dot" w:pos="9118"/>
      </w:tabs>
      <w:spacing w:line="460" w:lineRule="exact"/>
    </w:pPr>
    <w:rPr>
      <w:rFonts w:ascii="宋体" w:hAnsi="宋体"/>
      <w:noProof/>
      <w:sz w:val="24"/>
    </w:rPr>
  </w:style>
  <w:style w:type="paragraph" w:customStyle="1" w:styleId="10023">
    <w:name w:val="样式 标题 1 + 三号 非加粗 居中 段前: 0 磅 段后: 0 磅 行距: 固定值 23 磅"/>
    <w:basedOn w:val="1"/>
    <w:rsid w:val="000566DA"/>
    <w:rPr>
      <w:rFonts w:cs="宋体"/>
      <w:bCs w:val="0"/>
      <w:szCs w:val="20"/>
    </w:rPr>
  </w:style>
  <w:style w:type="paragraph" w:customStyle="1" w:styleId="ae">
    <w:name w:val="章节标题"/>
    <w:basedOn w:val="1"/>
    <w:link w:val="af"/>
    <w:qFormat/>
    <w:rsid w:val="00C33039"/>
    <w:pPr>
      <w:spacing w:beforeLines="100" w:before="100" w:afterLines="100" w:after="100"/>
    </w:pPr>
  </w:style>
  <w:style w:type="paragraph" w:customStyle="1" w:styleId="af0">
    <w:name w:val="一级节标题"/>
    <w:basedOn w:val="2"/>
    <w:link w:val="af1"/>
    <w:qFormat/>
    <w:rsid w:val="00D764B2"/>
    <w:pPr>
      <w:adjustRightInd w:val="0"/>
      <w:snapToGrid w:val="0"/>
      <w:spacing w:beforeLines="100" w:before="100" w:afterLines="100" w:after="100" w:line="240" w:lineRule="auto"/>
      <w:jc w:val="left"/>
    </w:pPr>
    <w:rPr>
      <w:rFonts w:eastAsia="宋体"/>
      <w:sz w:val="28"/>
    </w:rPr>
  </w:style>
  <w:style w:type="character" w:customStyle="1" w:styleId="af">
    <w:name w:val="章节标题 字符"/>
    <w:link w:val="ae"/>
    <w:rsid w:val="00C33039"/>
    <w:rPr>
      <w:b/>
      <w:bCs/>
      <w:kern w:val="44"/>
      <w:sz w:val="32"/>
      <w:szCs w:val="44"/>
    </w:rPr>
  </w:style>
  <w:style w:type="paragraph" w:customStyle="1" w:styleId="a">
    <w:name w:val="二级节标题"/>
    <w:basedOn w:val="a0"/>
    <w:next w:val="3"/>
    <w:link w:val="af2"/>
    <w:rsid w:val="005B7BB9"/>
    <w:pPr>
      <w:numPr>
        <w:ilvl w:val="2"/>
        <w:numId w:val="3"/>
      </w:numPr>
      <w:adjustRightInd w:val="0"/>
      <w:snapToGrid w:val="0"/>
      <w:spacing w:beforeLines="100" w:before="100" w:afterLines="100" w:after="100" w:line="460" w:lineRule="exact"/>
      <w:jc w:val="left"/>
    </w:pPr>
    <w:rPr>
      <w:b/>
      <w:sz w:val="24"/>
    </w:rPr>
  </w:style>
  <w:style w:type="character" w:customStyle="1" w:styleId="20">
    <w:name w:val="标题 2 字符"/>
    <w:link w:val="2"/>
    <w:uiPriority w:val="9"/>
    <w:rsid w:val="00D764B2"/>
    <w:rPr>
      <w:rFonts w:ascii="等线 Light" w:eastAsia="等线 Light" w:hAnsi="等线 Light" w:cs="Times New Roman"/>
      <w:b/>
      <w:bCs/>
      <w:kern w:val="2"/>
      <w:sz w:val="32"/>
      <w:szCs w:val="32"/>
    </w:rPr>
  </w:style>
  <w:style w:type="character" w:customStyle="1" w:styleId="af1">
    <w:name w:val="一级节标题 字符"/>
    <w:link w:val="af0"/>
    <w:rsid w:val="00D764B2"/>
    <w:rPr>
      <w:rFonts w:ascii="等线 Light" w:eastAsia="等线 Light" w:hAnsi="等线 Light" w:cs="Times New Roman"/>
      <w:b/>
      <w:bCs/>
      <w:kern w:val="2"/>
      <w:sz w:val="28"/>
      <w:szCs w:val="32"/>
    </w:rPr>
  </w:style>
  <w:style w:type="paragraph" w:customStyle="1" w:styleId="af3">
    <w:name w:val="二级节标题新"/>
    <w:basedOn w:val="3"/>
    <w:link w:val="af4"/>
    <w:qFormat/>
    <w:rsid w:val="003C5176"/>
    <w:pPr>
      <w:snapToGrid w:val="0"/>
      <w:spacing w:before="0" w:after="0" w:line="460" w:lineRule="exact"/>
      <w:jc w:val="left"/>
    </w:pPr>
    <w:rPr>
      <w:sz w:val="24"/>
    </w:rPr>
  </w:style>
  <w:style w:type="character" w:customStyle="1" w:styleId="30">
    <w:name w:val="标题 3 字符"/>
    <w:link w:val="3"/>
    <w:uiPriority w:val="9"/>
    <w:rsid w:val="005B7BB9"/>
    <w:rPr>
      <w:b/>
      <w:bCs/>
      <w:kern w:val="2"/>
      <w:sz w:val="32"/>
      <w:szCs w:val="32"/>
    </w:rPr>
  </w:style>
  <w:style w:type="character" w:customStyle="1" w:styleId="af2">
    <w:name w:val="二级节标题 字符"/>
    <w:link w:val="a"/>
    <w:rsid w:val="005B7BB9"/>
    <w:rPr>
      <w:b/>
      <w:kern w:val="2"/>
      <w:sz w:val="24"/>
      <w:szCs w:val="24"/>
    </w:rPr>
  </w:style>
  <w:style w:type="character" w:customStyle="1" w:styleId="af4">
    <w:name w:val="二级节标题新 字符"/>
    <w:link w:val="af3"/>
    <w:rsid w:val="003C5176"/>
    <w:rPr>
      <w:b/>
      <w:bCs/>
      <w:kern w:val="2"/>
      <w:sz w:val="24"/>
      <w:szCs w:val="32"/>
    </w:rPr>
  </w:style>
  <w:style w:type="paragraph" w:customStyle="1" w:styleId="MDPI37itemize">
    <w:name w:val="MDPI_3.7_itemize"/>
    <w:qFormat/>
    <w:rsid w:val="00A663D0"/>
    <w:pPr>
      <w:numPr>
        <w:numId w:val="6"/>
      </w:numPr>
      <w:adjustRightInd w:val="0"/>
      <w:snapToGrid w:val="0"/>
      <w:spacing w:line="228" w:lineRule="auto"/>
      <w:jc w:val="both"/>
    </w:pPr>
    <w:rPr>
      <w:rFonts w:ascii="Palatino Linotype" w:eastAsia="Times New Roman" w:hAnsi="Palatino Linotype"/>
      <w:color w:val="000000"/>
      <w:kern w:val="2"/>
      <w:szCs w:val="22"/>
      <w:lang w:eastAsia="de-DE" w:bidi="en-US"/>
    </w:rPr>
  </w:style>
  <w:style w:type="paragraph" w:customStyle="1" w:styleId="MDPI42tablebody">
    <w:name w:val="MDPI_4.2_table_body"/>
    <w:qFormat/>
    <w:rsid w:val="00B51531"/>
    <w:pPr>
      <w:adjustRightInd w:val="0"/>
      <w:snapToGrid w:val="0"/>
      <w:jc w:val="center"/>
    </w:pPr>
    <w:rPr>
      <w:rFonts w:ascii="Palatino Linotype" w:eastAsia="Times New Roman" w:hAnsi="Palatino Linotype"/>
      <w:snapToGrid w:val="0"/>
      <w:color w:val="000000"/>
      <w:kern w:val="2"/>
      <w:lang w:eastAsia="de-DE" w:bidi="en-US"/>
      <w14:ligatures w14:val="standardContextual"/>
    </w:rPr>
  </w:style>
  <w:style w:type="paragraph" w:styleId="af5">
    <w:name w:val="Body Text"/>
    <w:basedOn w:val="a0"/>
    <w:link w:val="af6"/>
    <w:rsid w:val="005E2E54"/>
    <w:pPr>
      <w:tabs>
        <w:tab w:val="left" w:pos="357"/>
      </w:tabs>
      <w:overflowPunct w:val="0"/>
      <w:ind w:firstLineChars="200" w:firstLine="200"/>
    </w:pPr>
    <w:rPr>
      <w:sz w:val="18"/>
      <w:szCs w:val="20"/>
    </w:rPr>
  </w:style>
  <w:style w:type="character" w:customStyle="1" w:styleId="af6">
    <w:name w:val="正文文本 字符"/>
    <w:basedOn w:val="a1"/>
    <w:link w:val="af5"/>
    <w:rsid w:val="005E2E54"/>
    <w:rPr>
      <w:kern w:val="2"/>
      <w:sz w:val="18"/>
    </w:rPr>
  </w:style>
  <w:style w:type="character" w:customStyle="1" w:styleId="rynqvb">
    <w:name w:val="rynqvb"/>
    <w:basedOn w:val="a1"/>
    <w:rsid w:val="00645261"/>
  </w:style>
  <w:style w:type="character" w:customStyle="1" w:styleId="40">
    <w:name w:val="标题 4 字符"/>
    <w:basedOn w:val="a1"/>
    <w:link w:val="4"/>
    <w:rsid w:val="00A04FF7"/>
    <w:rPr>
      <w:rFonts w:ascii="Arial" w:eastAsia="黑体" w:hAnsi="Arial"/>
      <w:kern w:val="2"/>
      <w:sz w:val="18"/>
    </w:rPr>
  </w:style>
  <w:style w:type="character" w:customStyle="1" w:styleId="50">
    <w:name w:val="标题 5 字符"/>
    <w:basedOn w:val="a1"/>
    <w:link w:val="5"/>
    <w:rsid w:val="00A04FF7"/>
    <w:rPr>
      <w:b/>
      <w:kern w:val="2"/>
      <w:sz w:val="28"/>
    </w:rPr>
  </w:style>
  <w:style w:type="character" w:customStyle="1" w:styleId="60">
    <w:name w:val="标题 6 字符"/>
    <w:basedOn w:val="a1"/>
    <w:link w:val="6"/>
    <w:rsid w:val="00A04FF7"/>
    <w:rPr>
      <w:kern w:val="2"/>
      <w:sz w:val="18"/>
    </w:rPr>
  </w:style>
  <w:style w:type="character" w:customStyle="1" w:styleId="70">
    <w:name w:val="标题 7 字符"/>
    <w:basedOn w:val="a1"/>
    <w:link w:val="7"/>
    <w:rsid w:val="00A04FF7"/>
    <w:rPr>
      <w:b/>
      <w:kern w:val="2"/>
      <w:sz w:val="24"/>
    </w:rPr>
  </w:style>
  <w:style w:type="character" w:customStyle="1" w:styleId="80">
    <w:name w:val="标题 8 字符"/>
    <w:basedOn w:val="a1"/>
    <w:link w:val="8"/>
    <w:rsid w:val="00A04FF7"/>
    <w:rPr>
      <w:rFonts w:ascii="Arial" w:eastAsia="黑体" w:hAnsi="Arial"/>
      <w:kern w:val="2"/>
      <w:sz w:val="24"/>
    </w:rPr>
  </w:style>
  <w:style w:type="character" w:customStyle="1" w:styleId="90">
    <w:name w:val="标题 9 字符"/>
    <w:basedOn w:val="a1"/>
    <w:link w:val="9"/>
    <w:rsid w:val="00A04FF7"/>
    <w:rPr>
      <w:rFonts w:ascii="Arial" w:eastAsia="黑体" w:hAnsi="Arial"/>
      <w:kern w:val="2"/>
      <w:sz w:val="18"/>
    </w:rPr>
  </w:style>
  <w:style w:type="paragraph" w:styleId="TOC">
    <w:name w:val="TOC Heading"/>
    <w:basedOn w:val="1"/>
    <w:next w:val="a0"/>
    <w:uiPriority w:val="39"/>
    <w:unhideWhenUsed/>
    <w:qFormat/>
    <w:rsid w:val="00A04FF7"/>
    <w:pPr>
      <w:widowControl/>
      <w:adjustRightInd/>
      <w:snapToGrid/>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MDPI51figurecaption">
    <w:name w:val="MDPI_5.1_figure_caption"/>
    <w:qFormat/>
    <w:rsid w:val="00A04FF7"/>
    <w:pPr>
      <w:adjustRightInd w:val="0"/>
      <w:snapToGrid w:val="0"/>
      <w:spacing w:before="120" w:after="240" w:line="228" w:lineRule="auto"/>
      <w:ind w:left="2608"/>
    </w:pPr>
    <w:rPr>
      <w:rFonts w:ascii="Palatino Linotype" w:eastAsia="Times New Roman" w:hAnsi="Palatino Linotype"/>
      <w:color w:val="000000"/>
      <w:kern w:val="2"/>
      <w:sz w:val="18"/>
      <w:lang w:eastAsia="de-DE" w:bidi="en-US"/>
      <w14:ligatures w14:val="standardContextual"/>
    </w:rPr>
  </w:style>
  <w:style w:type="character" w:styleId="af7">
    <w:name w:val="annotation reference"/>
    <w:uiPriority w:val="99"/>
    <w:rsid w:val="00A04FF7"/>
    <w:rPr>
      <w:sz w:val="21"/>
      <w:szCs w:val="21"/>
    </w:rPr>
  </w:style>
  <w:style w:type="paragraph" w:styleId="af8">
    <w:name w:val="annotation text"/>
    <w:basedOn w:val="a0"/>
    <w:link w:val="af9"/>
    <w:qFormat/>
    <w:rsid w:val="00A04FF7"/>
    <w:pPr>
      <w:widowControl/>
      <w:spacing w:line="260" w:lineRule="atLeast"/>
    </w:pPr>
    <w:rPr>
      <w:rFonts w:ascii="Palatino Linotype" w:hAnsi="Palatino Linotype"/>
      <w:noProof/>
      <w:color w:val="000000"/>
      <w:kern w:val="0"/>
      <w:sz w:val="20"/>
      <w:szCs w:val="20"/>
    </w:rPr>
  </w:style>
  <w:style w:type="character" w:customStyle="1" w:styleId="af9">
    <w:name w:val="批注文字 字符"/>
    <w:basedOn w:val="a1"/>
    <w:link w:val="af8"/>
    <w:qFormat/>
    <w:rsid w:val="00A04FF7"/>
    <w:rPr>
      <w:rFonts w:ascii="Palatino Linotype" w:hAnsi="Palatino Linotype"/>
      <w:noProof/>
      <w:color w:val="000000"/>
    </w:rPr>
  </w:style>
  <w:style w:type="character" w:customStyle="1" w:styleId="hwtze">
    <w:name w:val="hwtze"/>
    <w:basedOn w:val="a1"/>
    <w:rsid w:val="00A04FF7"/>
  </w:style>
  <w:style w:type="character" w:customStyle="1" w:styleId="WW8Num1z0">
    <w:name w:val="WW8Num1z0"/>
    <w:rsid w:val="00A04FF7"/>
    <w:rPr>
      <w:rFonts w:ascii="Times New Roman" w:hAnsi="Times New Roman"/>
      <w:b/>
      <w:i w:val="0"/>
      <w:sz w:val="21"/>
    </w:rPr>
  </w:style>
  <w:style w:type="character" w:customStyle="1" w:styleId="WW8Num1z1">
    <w:name w:val="WW8Num1z1"/>
    <w:rsid w:val="00A04FF7"/>
    <w:rPr>
      <w:rFonts w:ascii="Times New Roman" w:hAnsi="Times New Roman"/>
      <w:b/>
      <w:i w:val="0"/>
      <w:sz w:val="18"/>
    </w:rPr>
  </w:style>
  <w:style w:type="character" w:customStyle="1" w:styleId="WW8Num1z2">
    <w:name w:val="WW8Num1z2"/>
    <w:rsid w:val="00A04FF7"/>
    <w:rPr>
      <w:rFonts w:ascii="Times New Roman" w:hAnsi="Times New Roman"/>
      <w:b w:val="0"/>
      <w:i w:val="0"/>
      <w:sz w:val="18"/>
    </w:rPr>
  </w:style>
  <w:style w:type="character" w:customStyle="1" w:styleId="Absatz-Standardschriftart">
    <w:name w:val="Absatz-Standardschriftart"/>
    <w:rsid w:val="00A04FF7"/>
  </w:style>
  <w:style w:type="character" w:customStyle="1" w:styleId="WW-Absatz-Standardschriftart">
    <w:name w:val="WW-Absatz-Standardschriftart"/>
    <w:rsid w:val="00A04FF7"/>
  </w:style>
  <w:style w:type="character" w:customStyle="1" w:styleId="11">
    <w:name w:val="默认段落字体1"/>
    <w:rsid w:val="00A04FF7"/>
  </w:style>
  <w:style w:type="character" w:customStyle="1" w:styleId="WW-Absatz-Standardschriftart1">
    <w:name w:val="WW-Absatz-Standardschriftart1"/>
    <w:rsid w:val="00A04FF7"/>
  </w:style>
  <w:style w:type="character" w:customStyle="1" w:styleId="WW-Absatz-Standardschriftart11">
    <w:name w:val="WW-Absatz-Standardschriftart11"/>
    <w:rsid w:val="00A04FF7"/>
  </w:style>
  <w:style w:type="character" w:customStyle="1" w:styleId="WW-Absatz-Standardschriftart111">
    <w:name w:val="WW-Absatz-Standardschriftart111"/>
    <w:rsid w:val="00A04FF7"/>
  </w:style>
  <w:style w:type="character" w:customStyle="1" w:styleId="WW-">
    <w:name w:val="WW-默认段落字体"/>
    <w:rsid w:val="00A04FF7"/>
  </w:style>
  <w:style w:type="character" w:customStyle="1" w:styleId="WW8Num3z0">
    <w:name w:val="WW8Num3z0"/>
    <w:rsid w:val="00A04FF7"/>
    <w:rPr>
      <w:sz w:val="21"/>
    </w:rPr>
  </w:style>
  <w:style w:type="character" w:customStyle="1" w:styleId="WW8Num4z0">
    <w:name w:val="WW8Num4z0"/>
    <w:rsid w:val="00A04FF7"/>
    <w:rPr>
      <w:rFonts w:ascii="Times New Roman" w:hAnsi="Times New Roman"/>
      <w:b/>
      <w:i w:val="0"/>
      <w:sz w:val="21"/>
    </w:rPr>
  </w:style>
  <w:style w:type="character" w:customStyle="1" w:styleId="WW8Num4z1">
    <w:name w:val="WW8Num4z1"/>
    <w:rsid w:val="00A04FF7"/>
    <w:rPr>
      <w:rFonts w:ascii="Times New Roman" w:hAnsi="Times New Roman"/>
      <w:b/>
      <w:i w:val="0"/>
      <w:sz w:val="18"/>
    </w:rPr>
  </w:style>
  <w:style w:type="character" w:customStyle="1" w:styleId="WW8Num4z2">
    <w:name w:val="WW8Num4z2"/>
    <w:rsid w:val="00A04FF7"/>
    <w:rPr>
      <w:rFonts w:ascii="Times New Roman" w:hAnsi="Times New Roman"/>
      <w:b w:val="0"/>
      <w:i w:val="0"/>
      <w:sz w:val="18"/>
    </w:rPr>
  </w:style>
  <w:style w:type="character" w:customStyle="1" w:styleId="WW-1">
    <w:name w:val="WW-默认段落字体1"/>
    <w:rsid w:val="00A04FF7"/>
  </w:style>
  <w:style w:type="character" w:customStyle="1" w:styleId="CharChar12">
    <w:name w:val="Char Char12"/>
    <w:rsid w:val="00A04FF7"/>
    <w:rPr>
      <w:rFonts w:eastAsia="·s²Ó©úÅé"/>
      <w:sz w:val="18"/>
      <w:lang w:val="en-US" w:eastAsia="ar-SA" w:bidi="ar-SA"/>
    </w:rPr>
  </w:style>
  <w:style w:type="character" w:customStyle="1" w:styleId="CharChar11">
    <w:name w:val="Char Char11"/>
    <w:rsid w:val="00A04FF7"/>
    <w:rPr>
      <w:rFonts w:eastAsia="宋体"/>
      <w:kern w:val="1"/>
      <w:sz w:val="18"/>
      <w:lang w:val="en-US" w:eastAsia="ar-SA" w:bidi="ar-SA"/>
    </w:rPr>
  </w:style>
  <w:style w:type="character" w:customStyle="1" w:styleId="CharChar10">
    <w:name w:val="Char Char10"/>
    <w:rsid w:val="00A04FF7"/>
    <w:rPr>
      <w:rFonts w:eastAsia="黑体"/>
      <w:kern w:val="1"/>
      <w:sz w:val="36"/>
      <w:lang w:val="en-US" w:eastAsia="ar-SA" w:bidi="ar-SA"/>
    </w:rPr>
  </w:style>
  <w:style w:type="character" w:customStyle="1" w:styleId="Char">
    <w:name w:val="正文文本 Char"/>
    <w:rsid w:val="00A04FF7"/>
    <w:rPr>
      <w:rFonts w:eastAsia="宋体"/>
      <w:kern w:val="1"/>
      <w:sz w:val="18"/>
      <w:lang w:val="en-US" w:eastAsia="ar-SA" w:bidi="ar-SA"/>
    </w:rPr>
  </w:style>
  <w:style w:type="character" w:customStyle="1" w:styleId="afa">
    <w:name w:val="编号字符"/>
    <w:rsid w:val="00A04FF7"/>
  </w:style>
  <w:style w:type="character" w:customStyle="1" w:styleId="afb">
    <w:name w:val="项目符号"/>
    <w:rsid w:val="00A04FF7"/>
    <w:rPr>
      <w:rFonts w:ascii="OpenSymbol" w:eastAsia="OpenSymbol" w:hAnsi="OpenSymbol" w:cs="OpenSymbol"/>
    </w:rPr>
  </w:style>
  <w:style w:type="paragraph" w:customStyle="1" w:styleId="21">
    <w:name w:val="标题2"/>
    <w:basedOn w:val="a0"/>
    <w:next w:val="af5"/>
    <w:rsid w:val="00A04FF7"/>
    <w:pPr>
      <w:keepNext/>
      <w:overflowPunct w:val="0"/>
      <w:spacing w:before="240" w:after="120"/>
    </w:pPr>
    <w:rPr>
      <w:rFonts w:ascii="DejaVu Sans" w:eastAsia="DejaVu Sans" w:hAnsi="DejaVu Sans" w:cs="DejaVu Sans"/>
      <w:sz w:val="28"/>
      <w:szCs w:val="28"/>
    </w:rPr>
  </w:style>
  <w:style w:type="paragraph" w:styleId="afc">
    <w:name w:val="List"/>
    <w:basedOn w:val="af5"/>
    <w:rsid w:val="00A04FF7"/>
  </w:style>
  <w:style w:type="paragraph" w:styleId="afd">
    <w:name w:val="caption"/>
    <w:basedOn w:val="a0"/>
    <w:next w:val="a0"/>
    <w:uiPriority w:val="35"/>
    <w:qFormat/>
    <w:rsid w:val="00A04FF7"/>
    <w:pPr>
      <w:overflowPunct w:val="0"/>
      <w:spacing w:before="152" w:after="160"/>
    </w:pPr>
    <w:rPr>
      <w:rFonts w:ascii="Arial" w:eastAsia="黑体" w:hAnsi="Arial"/>
      <w:sz w:val="18"/>
      <w:szCs w:val="20"/>
    </w:rPr>
  </w:style>
  <w:style w:type="paragraph" w:customStyle="1" w:styleId="afe">
    <w:name w:val="目录"/>
    <w:basedOn w:val="a0"/>
    <w:rsid w:val="00A04FF7"/>
    <w:pPr>
      <w:suppressLineNumbers/>
      <w:overflowPunct w:val="0"/>
    </w:pPr>
    <w:rPr>
      <w:sz w:val="18"/>
      <w:szCs w:val="20"/>
    </w:rPr>
  </w:style>
  <w:style w:type="paragraph" w:styleId="aff">
    <w:name w:val="Title"/>
    <w:basedOn w:val="a0"/>
    <w:next w:val="af5"/>
    <w:link w:val="aff0"/>
    <w:qFormat/>
    <w:rsid w:val="00A04FF7"/>
    <w:pPr>
      <w:keepNext/>
      <w:overflowPunct w:val="0"/>
      <w:spacing w:before="240" w:after="120"/>
    </w:pPr>
    <w:rPr>
      <w:rFonts w:ascii="DejaVu Sans" w:eastAsia="DejaVu Sans" w:hAnsi="DejaVu Sans" w:cs="DejaVu Sans"/>
      <w:sz w:val="28"/>
      <w:szCs w:val="28"/>
    </w:rPr>
  </w:style>
  <w:style w:type="character" w:customStyle="1" w:styleId="aff0">
    <w:name w:val="标题 字符"/>
    <w:basedOn w:val="a1"/>
    <w:link w:val="aff"/>
    <w:rsid w:val="00A04FF7"/>
    <w:rPr>
      <w:rFonts w:ascii="DejaVu Sans" w:eastAsia="DejaVu Sans" w:hAnsi="DejaVu Sans" w:cs="DejaVu Sans"/>
      <w:kern w:val="2"/>
      <w:sz w:val="28"/>
      <w:szCs w:val="28"/>
    </w:rPr>
  </w:style>
  <w:style w:type="paragraph" w:styleId="aff1">
    <w:name w:val="Subtitle"/>
    <w:basedOn w:val="a0"/>
    <w:next w:val="aff2"/>
    <w:link w:val="aff3"/>
    <w:qFormat/>
    <w:rsid w:val="00A04FF7"/>
    <w:pPr>
      <w:overflowPunct w:val="0"/>
      <w:spacing w:before="320"/>
      <w:outlineLvl w:val="0"/>
    </w:pPr>
    <w:rPr>
      <w:rFonts w:eastAsia="黑体"/>
      <w:sz w:val="36"/>
      <w:szCs w:val="20"/>
    </w:rPr>
  </w:style>
  <w:style w:type="character" w:customStyle="1" w:styleId="aff3">
    <w:name w:val="副标题 字符"/>
    <w:basedOn w:val="a1"/>
    <w:link w:val="aff1"/>
    <w:rsid w:val="00A04FF7"/>
    <w:rPr>
      <w:rFonts w:eastAsia="黑体"/>
      <w:kern w:val="2"/>
      <w:sz w:val="36"/>
    </w:rPr>
  </w:style>
  <w:style w:type="paragraph" w:customStyle="1" w:styleId="aff4">
    <w:name w:val="单位"/>
    <w:rsid w:val="00A04FF7"/>
    <w:pPr>
      <w:ind w:left="70" w:hangingChars="70" w:hanging="70"/>
      <w:jc w:val="both"/>
    </w:pPr>
    <w:rPr>
      <w:sz w:val="17"/>
    </w:rPr>
  </w:style>
  <w:style w:type="paragraph" w:customStyle="1" w:styleId="aff2">
    <w:name w:val="作者"/>
    <w:basedOn w:val="a0"/>
    <w:next w:val="aff4"/>
    <w:rsid w:val="00A04FF7"/>
    <w:pPr>
      <w:overflowPunct w:val="0"/>
      <w:spacing w:before="160" w:after="240" w:line="0" w:lineRule="atLeast"/>
      <w:jc w:val="left"/>
    </w:pPr>
    <w:rPr>
      <w:rFonts w:eastAsia="仿宋_GB2312"/>
      <w:w w:val="66"/>
      <w:sz w:val="28"/>
      <w:szCs w:val="20"/>
    </w:rPr>
  </w:style>
  <w:style w:type="paragraph" w:customStyle="1" w:styleId="Name">
    <w:name w:val="Name"/>
    <w:basedOn w:val="aff2"/>
    <w:next w:val="DepartCorrespond"/>
    <w:rsid w:val="00A04FF7"/>
    <w:pPr>
      <w:keepNext/>
      <w:spacing w:before="220" w:after="180"/>
    </w:pPr>
    <w:rPr>
      <w:rFonts w:eastAsia="宋体"/>
      <w:w w:val="100"/>
      <w:sz w:val="18"/>
    </w:rPr>
  </w:style>
  <w:style w:type="paragraph" w:customStyle="1" w:styleId="12">
    <w:name w:val="标题1"/>
    <w:basedOn w:val="a0"/>
    <w:next w:val="Name"/>
    <w:rsid w:val="00A04FF7"/>
    <w:pPr>
      <w:keepNext/>
      <w:keepLines/>
      <w:overflowPunct w:val="0"/>
      <w:snapToGrid w:val="0"/>
      <w:spacing w:before="240" w:after="100"/>
    </w:pPr>
    <w:rPr>
      <w:rFonts w:eastAsia="黑体"/>
      <w:b/>
      <w:sz w:val="24"/>
      <w:szCs w:val="20"/>
    </w:rPr>
  </w:style>
  <w:style w:type="paragraph" w:customStyle="1" w:styleId="DepartCorrespondhttp">
    <w:name w:val="Depart.Correspond.http"/>
    <w:basedOn w:val="aff4"/>
    <w:rsid w:val="00A04FF7"/>
    <w:pPr>
      <w:ind w:left="66" w:hanging="66"/>
    </w:pPr>
    <w:rPr>
      <w:iCs/>
      <w:sz w:val="16"/>
    </w:rPr>
  </w:style>
  <w:style w:type="paragraph" w:customStyle="1" w:styleId="aff5">
    <w:name w:val="框内容"/>
    <w:basedOn w:val="af5"/>
    <w:rsid w:val="00A04FF7"/>
  </w:style>
  <w:style w:type="paragraph" w:customStyle="1" w:styleId="aff6">
    <w:name w:val="人名"/>
    <w:basedOn w:val="a0"/>
    <w:rsid w:val="00A04FF7"/>
    <w:pPr>
      <w:jc w:val="center"/>
    </w:pPr>
    <w:rPr>
      <w:rFonts w:eastAsia="楷体_GB2312"/>
      <w:szCs w:val="21"/>
    </w:rPr>
  </w:style>
  <w:style w:type="paragraph" w:customStyle="1" w:styleId="13">
    <w:name w:val="脚注文本1"/>
    <w:basedOn w:val="a9"/>
    <w:link w:val="1Char"/>
    <w:rsid w:val="00A04FF7"/>
    <w:pPr>
      <w:tabs>
        <w:tab w:val="left" w:pos="465"/>
      </w:tabs>
      <w:overflowPunct w:val="0"/>
      <w:spacing w:line="312" w:lineRule="auto"/>
      <w:ind w:firstLineChars="297" w:firstLine="297"/>
      <w:jc w:val="both"/>
    </w:pPr>
    <w:rPr>
      <w:sz w:val="15"/>
      <w:szCs w:val="20"/>
    </w:rPr>
  </w:style>
  <w:style w:type="character" w:customStyle="1" w:styleId="1Char">
    <w:name w:val="脚注文本1 Char"/>
    <w:link w:val="13"/>
    <w:rsid w:val="00A04FF7"/>
    <w:rPr>
      <w:kern w:val="2"/>
      <w:sz w:val="15"/>
    </w:rPr>
  </w:style>
  <w:style w:type="character" w:customStyle="1" w:styleId="shorttext1">
    <w:name w:val="short_text1"/>
    <w:rsid w:val="00A04FF7"/>
    <w:rPr>
      <w:sz w:val="19"/>
      <w:szCs w:val="19"/>
    </w:rPr>
  </w:style>
  <w:style w:type="character" w:customStyle="1" w:styleId="mediumtext1">
    <w:name w:val="medium_text1"/>
    <w:rsid w:val="00A04FF7"/>
    <w:rPr>
      <w:sz w:val="16"/>
      <w:szCs w:val="16"/>
    </w:rPr>
  </w:style>
  <w:style w:type="character" w:customStyle="1" w:styleId="datatitle1">
    <w:name w:val="datatitle1"/>
    <w:rsid w:val="00A04FF7"/>
    <w:rPr>
      <w:b/>
      <w:bCs/>
      <w:color w:val="10619F"/>
      <w:sz w:val="13"/>
      <w:szCs w:val="13"/>
    </w:rPr>
  </w:style>
  <w:style w:type="paragraph" w:styleId="aff7">
    <w:name w:val="Document Map"/>
    <w:basedOn w:val="a0"/>
    <w:link w:val="aff8"/>
    <w:rsid w:val="00A04FF7"/>
    <w:pPr>
      <w:shd w:val="clear" w:color="auto" w:fill="000080"/>
      <w:overflowPunct w:val="0"/>
    </w:pPr>
    <w:rPr>
      <w:sz w:val="18"/>
      <w:szCs w:val="20"/>
    </w:rPr>
  </w:style>
  <w:style w:type="character" w:customStyle="1" w:styleId="aff8">
    <w:name w:val="文档结构图 字符"/>
    <w:basedOn w:val="a1"/>
    <w:link w:val="aff7"/>
    <w:rsid w:val="00A04FF7"/>
    <w:rPr>
      <w:kern w:val="2"/>
      <w:sz w:val="18"/>
      <w:shd w:val="clear" w:color="auto" w:fill="000080"/>
    </w:rPr>
  </w:style>
  <w:style w:type="character" w:styleId="aff9">
    <w:name w:val="Strong"/>
    <w:qFormat/>
    <w:rsid w:val="00A04FF7"/>
    <w:rPr>
      <w:b/>
      <w:bCs/>
    </w:rPr>
  </w:style>
  <w:style w:type="paragraph" w:customStyle="1" w:styleId="Abstract">
    <w:name w:val="Abstract"/>
    <w:next w:val="Keywords"/>
    <w:link w:val="AbstractChar"/>
    <w:rsid w:val="00A04FF7"/>
    <w:pPr>
      <w:tabs>
        <w:tab w:val="left" w:pos="937"/>
      </w:tabs>
      <w:jc w:val="both"/>
    </w:pPr>
    <w:rPr>
      <w:rFonts w:eastAsia="楷体_GB2312"/>
      <w:kern w:val="2"/>
      <w:sz w:val="18"/>
    </w:rPr>
  </w:style>
  <w:style w:type="paragraph" w:customStyle="1" w:styleId="DepartCorrespond">
    <w:name w:val="Depart.Correspond"/>
    <w:basedOn w:val="aff4"/>
    <w:rsid w:val="00A04FF7"/>
    <w:pPr>
      <w:ind w:left="66" w:hangingChars="66" w:hanging="66"/>
    </w:pPr>
    <w:rPr>
      <w:iCs/>
      <w:sz w:val="16"/>
    </w:rPr>
  </w:style>
  <w:style w:type="paragraph" w:customStyle="1" w:styleId="Date1">
    <w:name w:val="Date1"/>
    <w:basedOn w:val="DepartCorrespond"/>
    <w:next w:val="a0"/>
    <w:rsid w:val="00A04FF7"/>
    <w:pPr>
      <w:spacing w:after="240"/>
    </w:pPr>
    <w:rPr>
      <w:sz w:val="18"/>
    </w:rPr>
  </w:style>
  <w:style w:type="paragraph" w:customStyle="1" w:styleId="Keywords">
    <w:name w:val="Key words"/>
    <w:basedOn w:val="a0"/>
    <w:next w:val="affa"/>
    <w:link w:val="KeywordsChar"/>
    <w:rsid w:val="00A04FF7"/>
    <w:pPr>
      <w:tabs>
        <w:tab w:val="left" w:pos="1176"/>
      </w:tabs>
      <w:overflowPunct w:val="0"/>
      <w:adjustRightInd w:val="0"/>
      <w:spacing w:after="290"/>
      <w:ind w:left="632" w:hangingChars="632" w:hanging="632"/>
    </w:pPr>
    <w:rPr>
      <w:rFonts w:eastAsia="楷体_GB2312"/>
      <w:snapToGrid w:val="0"/>
      <w:sz w:val="18"/>
      <w:szCs w:val="20"/>
    </w:rPr>
  </w:style>
  <w:style w:type="paragraph" w:customStyle="1" w:styleId="Title1">
    <w:name w:val="Title1"/>
    <w:basedOn w:val="a0"/>
    <w:next w:val="Name"/>
    <w:rsid w:val="00A04FF7"/>
    <w:pPr>
      <w:keepNext/>
      <w:keepLines/>
      <w:overflowPunct w:val="0"/>
      <w:snapToGrid w:val="0"/>
      <w:spacing w:before="240" w:after="100"/>
      <w:outlineLvl w:val="0"/>
    </w:pPr>
    <w:rPr>
      <w:rFonts w:eastAsia="黑体"/>
      <w:b/>
      <w:sz w:val="24"/>
      <w:szCs w:val="20"/>
    </w:rPr>
  </w:style>
  <w:style w:type="paragraph" w:customStyle="1" w:styleId="affb">
    <w:name w:val="分类号"/>
    <w:basedOn w:val="Date1"/>
    <w:next w:val="af5"/>
    <w:rsid w:val="00A04FF7"/>
    <w:pPr>
      <w:tabs>
        <w:tab w:val="left" w:pos="1233"/>
      </w:tabs>
      <w:spacing w:after="320"/>
      <w:ind w:left="0" w:firstLineChars="0" w:firstLine="0"/>
    </w:pPr>
    <w:rPr>
      <w:rFonts w:eastAsia="黑体"/>
    </w:rPr>
  </w:style>
  <w:style w:type="paragraph" w:customStyle="1" w:styleId="affa">
    <w:name w:val="摘要"/>
    <w:basedOn w:val="af5"/>
    <w:next w:val="affc"/>
    <w:link w:val="Char0"/>
    <w:rsid w:val="00A04FF7"/>
    <w:pPr>
      <w:tabs>
        <w:tab w:val="clear" w:pos="357"/>
        <w:tab w:val="left" w:pos="798"/>
      </w:tabs>
      <w:adjustRightInd w:val="0"/>
      <w:ind w:firstLineChars="0" w:firstLine="0"/>
    </w:pPr>
    <w:rPr>
      <w:rFonts w:eastAsia="楷体_GB2312"/>
      <w:snapToGrid w:val="0"/>
    </w:rPr>
  </w:style>
  <w:style w:type="paragraph" w:customStyle="1" w:styleId="affc">
    <w:name w:val="关键词"/>
    <w:basedOn w:val="affa"/>
    <w:next w:val="affb"/>
    <w:link w:val="Char1"/>
    <w:rsid w:val="00A04FF7"/>
    <w:pPr>
      <w:ind w:left="429" w:hangingChars="429" w:hanging="429"/>
    </w:pPr>
  </w:style>
  <w:style w:type="character" w:customStyle="1" w:styleId="AbstractChar">
    <w:name w:val="Abstract Char"/>
    <w:link w:val="Abstract"/>
    <w:rsid w:val="00A04FF7"/>
    <w:rPr>
      <w:rFonts w:eastAsia="楷体_GB2312"/>
      <w:kern w:val="2"/>
      <w:sz w:val="18"/>
    </w:rPr>
  </w:style>
  <w:style w:type="character" w:customStyle="1" w:styleId="KeywordsChar">
    <w:name w:val="Key words Char"/>
    <w:link w:val="Keywords"/>
    <w:rsid w:val="00A04FF7"/>
    <w:rPr>
      <w:rFonts w:eastAsia="楷体_GB2312"/>
      <w:snapToGrid w:val="0"/>
      <w:kern w:val="2"/>
      <w:sz w:val="18"/>
    </w:rPr>
  </w:style>
  <w:style w:type="character" w:customStyle="1" w:styleId="Char0">
    <w:name w:val="摘要 Char"/>
    <w:link w:val="affa"/>
    <w:rsid w:val="00A04FF7"/>
    <w:rPr>
      <w:rFonts w:eastAsia="楷体_GB2312"/>
      <w:snapToGrid w:val="0"/>
      <w:kern w:val="2"/>
      <w:sz w:val="18"/>
    </w:rPr>
  </w:style>
  <w:style w:type="character" w:customStyle="1" w:styleId="Char1">
    <w:name w:val="关键词 Char"/>
    <w:basedOn w:val="Char0"/>
    <w:link w:val="affc"/>
    <w:rsid w:val="00A04FF7"/>
    <w:rPr>
      <w:rFonts w:eastAsia="楷体_GB2312"/>
      <w:snapToGrid w:val="0"/>
      <w:kern w:val="2"/>
      <w:sz w:val="18"/>
    </w:rPr>
  </w:style>
  <w:style w:type="paragraph" w:customStyle="1" w:styleId="14">
    <w:name w:val="样式1"/>
    <w:basedOn w:val="2"/>
    <w:rsid w:val="00A04FF7"/>
    <w:pPr>
      <w:numPr>
        <w:ilvl w:val="1"/>
      </w:numPr>
      <w:tabs>
        <w:tab w:val="num" w:pos="360"/>
        <w:tab w:val="left" w:pos="414"/>
      </w:tabs>
      <w:overflowPunct w:val="0"/>
      <w:autoSpaceDE w:val="0"/>
      <w:autoSpaceDN w:val="0"/>
      <w:adjustRightInd w:val="0"/>
      <w:spacing w:beforeLines="25" w:before="25" w:afterLines="25" w:after="25" w:line="240" w:lineRule="auto"/>
      <w:jc w:val="left"/>
      <w:textAlignment w:val="baseline"/>
    </w:pPr>
    <w:rPr>
      <w:rFonts w:ascii="Times New Roman" w:eastAsia="黑体" w:hAnsi="Times New Roman"/>
      <w:bCs w:val="0"/>
      <w:kern w:val="0"/>
      <w:sz w:val="18"/>
      <w:szCs w:val="20"/>
    </w:rPr>
  </w:style>
  <w:style w:type="paragraph" w:customStyle="1" w:styleId="Correspond">
    <w:name w:val="Correspond"/>
    <w:basedOn w:val="DepartCorrespond"/>
    <w:next w:val="a0"/>
    <w:rsid w:val="00A04FF7"/>
  </w:style>
  <w:style w:type="paragraph" w:customStyle="1" w:styleId="Information">
    <w:name w:val="Information"/>
    <w:basedOn w:val="Date1"/>
    <w:next w:val="Abstract"/>
    <w:rsid w:val="00A04FF7"/>
    <w:pPr>
      <w:ind w:left="0" w:firstLineChars="0" w:firstLine="0"/>
    </w:pPr>
    <w:rPr>
      <w:b/>
      <w:bCs/>
    </w:rPr>
  </w:style>
  <w:style w:type="paragraph" w:customStyle="1" w:styleId="Reference">
    <w:name w:val="Reference"/>
    <w:basedOn w:val="a0"/>
    <w:next w:val="a0"/>
    <w:rsid w:val="00A04FF7"/>
    <w:pPr>
      <w:overflowPunct w:val="0"/>
      <w:snapToGrid w:val="0"/>
      <w:spacing w:before="280"/>
      <w:jc w:val="left"/>
      <w:outlineLvl w:val="0"/>
    </w:pPr>
    <w:rPr>
      <w:rFonts w:eastAsia="黑体"/>
      <w:b/>
      <w:sz w:val="18"/>
      <w:szCs w:val="20"/>
    </w:rPr>
  </w:style>
  <w:style w:type="paragraph" w:customStyle="1" w:styleId="TextofReference">
    <w:name w:val="Text of Reference"/>
    <w:rsid w:val="00A04FF7"/>
    <w:pPr>
      <w:numPr>
        <w:numId w:val="12"/>
      </w:numPr>
      <w:spacing w:line="260" w:lineRule="exact"/>
      <w:jc w:val="both"/>
    </w:pPr>
    <w:rPr>
      <w:sz w:val="15"/>
    </w:rPr>
  </w:style>
  <w:style w:type="paragraph" w:customStyle="1" w:styleId="TextofReference1">
    <w:name w:val="Text of Reference 1"/>
    <w:rsid w:val="00A04FF7"/>
    <w:pPr>
      <w:spacing w:line="260" w:lineRule="exact"/>
      <w:jc w:val="both"/>
    </w:pPr>
    <w:rPr>
      <w:sz w:val="15"/>
    </w:rPr>
  </w:style>
  <w:style w:type="paragraph" w:customStyle="1" w:styleId="Textof">
    <w:name w:val="Text of 中文参考文献"/>
    <w:basedOn w:val="TextofReference"/>
    <w:rsid w:val="00A04FF7"/>
    <w:pPr>
      <w:numPr>
        <w:numId w:val="0"/>
      </w:numPr>
      <w:tabs>
        <w:tab w:val="left" w:pos="346"/>
      </w:tabs>
      <w:ind w:left="258" w:hangingChars="258" w:hanging="258"/>
    </w:pPr>
  </w:style>
  <w:style w:type="paragraph" w:customStyle="1" w:styleId="Textof0">
    <w:name w:val="Text of 中文参考文献１"/>
    <w:basedOn w:val="Textof"/>
    <w:rsid w:val="00A04FF7"/>
    <w:pPr>
      <w:tabs>
        <w:tab w:val="clear" w:pos="346"/>
        <w:tab w:val="left" w:pos="78"/>
        <w:tab w:val="left" w:pos="424"/>
      </w:tabs>
    </w:pPr>
  </w:style>
  <w:style w:type="paragraph" w:customStyle="1" w:styleId="affd">
    <w:name w:val="表名"/>
    <w:basedOn w:val="a0"/>
    <w:rsid w:val="00A04FF7"/>
    <w:pPr>
      <w:overflowPunct w:val="0"/>
      <w:spacing w:after="120"/>
    </w:pPr>
    <w:rPr>
      <w:sz w:val="18"/>
      <w:szCs w:val="20"/>
    </w:rPr>
  </w:style>
  <w:style w:type="paragraph" w:customStyle="1" w:styleId="affe">
    <w:name w:val="定理"/>
    <w:basedOn w:val="af5"/>
    <w:next w:val="af5"/>
    <w:rsid w:val="00A04FF7"/>
    <w:rPr>
      <w:rFonts w:eastAsia="黑体"/>
    </w:rPr>
  </w:style>
  <w:style w:type="paragraph" w:customStyle="1" w:styleId="afff">
    <w:name w:val="首页页眉"/>
    <w:basedOn w:val="a5"/>
    <w:rsid w:val="00A04FF7"/>
    <w:pPr>
      <w:pBdr>
        <w:bottom w:val="double" w:sz="6" w:space="1" w:color="auto"/>
      </w:pBdr>
      <w:tabs>
        <w:tab w:val="clear" w:pos="4153"/>
        <w:tab w:val="clear" w:pos="8306"/>
      </w:tabs>
      <w:overflowPunct w:val="0"/>
      <w:jc w:val="both"/>
    </w:pPr>
    <w:rPr>
      <w:szCs w:val="20"/>
    </w:rPr>
  </w:style>
  <w:style w:type="character" w:styleId="afff0">
    <w:name w:val="endnote reference"/>
    <w:rsid w:val="00A04FF7"/>
    <w:rPr>
      <w:vertAlign w:val="superscript"/>
    </w:rPr>
  </w:style>
  <w:style w:type="paragraph" w:customStyle="1" w:styleId="afff1">
    <w:name w:val="文前文本"/>
    <w:basedOn w:val="affc"/>
    <w:rsid w:val="00A04FF7"/>
    <w:pPr>
      <w:ind w:left="0" w:firstLine="0"/>
    </w:pPr>
    <w:rPr>
      <w:b/>
    </w:rPr>
  </w:style>
  <w:style w:type="paragraph" w:customStyle="1" w:styleId="afff2">
    <w:name w:val="证明"/>
    <w:basedOn w:val="affe"/>
    <w:rsid w:val="00A04FF7"/>
    <w:rPr>
      <w:rFonts w:eastAsia="仿宋_GB2312"/>
    </w:rPr>
  </w:style>
  <w:style w:type="paragraph" w:customStyle="1" w:styleId="afff3">
    <w:name w:val="致谢"/>
    <w:basedOn w:val="affe"/>
    <w:next w:val="Reference"/>
    <w:rsid w:val="00A04FF7"/>
    <w:pPr>
      <w:tabs>
        <w:tab w:val="clear" w:pos="357"/>
      </w:tabs>
      <w:spacing w:beforeLines="100" w:before="100"/>
      <w:ind w:firstLineChars="0" w:firstLine="0"/>
    </w:pPr>
    <w:rPr>
      <w:rFonts w:eastAsia="宋体"/>
      <w:bCs/>
    </w:rPr>
  </w:style>
  <w:style w:type="paragraph" w:customStyle="1" w:styleId="afff4">
    <w:name w:val="中文参考文献"/>
    <w:basedOn w:val="Reference"/>
    <w:next w:val="af5"/>
    <w:rsid w:val="00A04FF7"/>
    <w:pPr>
      <w:spacing w:before="240"/>
    </w:pPr>
    <w:rPr>
      <w:b w:val="0"/>
    </w:rPr>
  </w:style>
  <w:style w:type="character" w:styleId="afff5">
    <w:name w:val="Emphasis"/>
    <w:qFormat/>
    <w:rsid w:val="00A04FF7"/>
    <w:rPr>
      <w:b w:val="0"/>
      <w:bCs w:val="0"/>
      <w:i w:val="0"/>
      <w:iCs w:val="0"/>
      <w:color w:val="CC0033"/>
    </w:rPr>
  </w:style>
  <w:style w:type="paragraph" w:styleId="afff6">
    <w:name w:val="Balloon Text"/>
    <w:basedOn w:val="a0"/>
    <w:link w:val="afff7"/>
    <w:uiPriority w:val="99"/>
    <w:rsid w:val="00A04FF7"/>
    <w:pPr>
      <w:overflowPunct w:val="0"/>
    </w:pPr>
    <w:rPr>
      <w:sz w:val="18"/>
      <w:szCs w:val="18"/>
    </w:rPr>
  </w:style>
  <w:style w:type="character" w:customStyle="1" w:styleId="afff7">
    <w:name w:val="批注框文本 字符"/>
    <w:basedOn w:val="a1"/>
    <w:link w:val="afff6"/>
    <w:uiPriority w:val="99"/>
    <w:rsid w:val="00A04FF7"/>
    <w:rPr>
      <w:kern w:val="2"/>
      <w:sz w:val="18"/>
      <w:szCs w:val="18"/>
    </w:rPr>
  </w:style>
  <w:style w:type="paragraph" w:styleId="afff8">
    <w:name w:val="Normal (Web)"/>
    <w:basedOn w:val="a0"/>
    <w:rsid w:val="00A04FF7"/>
    <w:pPr>
      <w:widowControl/>
      <w:spacing w:before="100" w:beforeAutospacing="1" w:after="100" w:afterAutospacing="1"/>
      <w:jc w:val="left"/>
    </w:pPr>
    <w:rPr>
      <w:rFonts w:ascii="宋体" w:hAnsi="宋体"/>
      <w:kern w:val="0"/>
      <w:sz w:val="24"/>
    </w:rPr>
  </w:style>
  <w:style w:type="paragraph" w:customStyle="1" w:styleId="MTDisplayEquation">
    <w:name w:val="MTDisplayEquation"/>
    <w:basedOn w:val="af5"/>
    <w:next w:val="a0"/>
    <w:rsid w:val="00A04FF7"/>
    <w:pPr>
      <w:tabs>
        <w:tab w:val="clear" w:pos="357"/>
        <w:tab w:val="center" w:pos="2300"/>
        <w:tab w:val="right" w:pos="4600"/>
      </w:tabs>
      <w:ind w:firstLine="420"/>
    </w:pPr>
    <w:rPr>
      <w:sz w:val="21"/>
      <w:szCs w:val="21"/>
    </w:rPr>
  </w:style>
  <w:style w:type="paragraph" w:customStyle="1" w:styleId="0-">
    <w:name w:val="0-正文格式"/>
    <w:basedOn w:val="a0"/>
    <w:rsid w:val="00A04FF7"/>
    <w:pPr>
      <w:adjustRightInd w:val="0"/>
      <w:snapToGrid w:val="0"/>
      <w:spacing w:line="320" w:lineRule="atLeast"/>
      <w:ind w:firstLineChars="200" w:firstLine="200"/>
    </w:pPr>
    <w:rPr>
      <w:snapToGrid w:val="0"/>
      <w:kern w:val="0"/>
      <w:szCs w:val="20"/>
    </w:rPr>
  </w:style>
  <w:style w:type="character" w:styleId="afff9">
    <w:name w:val="Unresolved Mention"/>
    <w:uiPriority w:val="99"/>
    <w:semiHidden/>
    <w:unhideWhenUsed/>
    <w:rsid w:val="00A04FF7"/>
    <w:rPr>
      <w:color w:val="605E5C"/>
      <w:shd w:val="clear" w:color="auto" w:fill="E1DFDD"/>
    </w:rPr>
  </w:style>
  <w:style w:type="paragraph" w:styleId="afffa">
    <w:name w:val="Bibliography"/>
    <w:basedOn w:val="a0"/>
    <w:next w:val="a0"/>
    <w:uiPriority w:val="37"/>
    <w:unhideWhenUsed/>
    <w:rsid w:val="00A04FF7"/>
    <w:pPr>
      <w:tabs>
        <w:tab w:val="left" w:pos="504"/>
      </w:tabs>
      <w:overflowPunct w:val="0"/>
      <w:ind w:left="504" w:hanging="504"/>
    </w:pPr>
    <w:rPr>
      <w:sz w:val="18"/>
      <w:szCs w:val="20"/>
    </w:rPr>
  </w:style>
  <w:style w:type="paragraph" w:customStyle="1" w:styleId="address">
    <w:name w:val="address"/>
    <w:basedOn w:val="a0"/>
    <w:rsid w:val="00A04FF7"/>
    <w:pPr>
      <w:widowControl/>
      <w:overflowPunct w:val="0"/>
      <w:autoSpaceDE w:val="0"/>
      <w:autoSpaceDN w:val="0"/>
      <w:adjustRightInd w:val="0"/>
      <w:spacing w:after="200" w:line="220" w:lineRule="atLeast"/>
      <w:contextualSpacing/>
      <w:jc w:val="center"/>
      <w:textAlignment w:val="baseline"/>
    </w:pPr>
    <w:rPr>
      <w:rFonts w:eastAsia="Times New Roman"/>
      <w:kern w:val="0"/>
      <w:sz w:val="18"/>
      <w:szCs w:val="20"/>
      <w:lang w:eastAsia="en-US"/>
    </w:rPr>
  </w:style>
  <w:style w:type="paragraph" w:customStyle="1" w:styleId="author">
    <w:name w:val="author"/>
    <w:basedOn w:val="a0"/>
    <w:next w:val="address"/>
    <w:rsid w:val="00A04FF7"/>
    <w:pPr>
      <w:widowControl/>
      <w:overflowPunct w:val="0"/>
      <w:autoSpaceDE w:val="0"/>
      <w:autoSpaceDN w:val="0"/>
      <w:adjustRightInd w:val="0"/>
      <w:spacing w:after="200" w:line="220" w:lineRule="atLeast"/>
      <w:jc w:val="center"/>
      <w:textAlignment w:val="baseline"/>
    </w:pPr>
    <w:rPr>
      <w:rFonts w:eastAsia="Times New Roman"/>
      <w:kern w:val="0"/>
      <w:sz w:val="20"/>
      <w:szCs w:val="20"/>
      <w:lang w:eastAsia="en-US"/>
    </w:rPr>
  </w:style>
  <w:style w:type="paragraph" w:styleId="afffb">
    <w:name w:val="List Paragraph"/>
    <w:basedOn w:val="a0"/>
    <w:uiPriority w:val="34"/>
    <w:qFormat/>
    <w:rsid w:val="00A04FF7"/>
    <w:pPr>
      <w:ind w:firstLineChars="200" w:firstLine="420"/>
    </w:pPr>
    <w:rPr>
      <w:rFonts w:ascii="等线" w:eastAsia="等线" w:hAnsi="等线"/>
      <w:szCs w:val="22"/>
    </w:rPr>
  </w:style>
  <w:style w:type="paragraph" w:styleId="afffc">
    <w:name w:val="annotation subject"/>
    <w:basedOn w:val="af8"/>
    <w:next w:val="af8"/>
    <w:link w:val="afffd"/>
    <w:uiPriority w:val="99"/>
    <w:unhideWhenUsed/>
    <w:rsid w:val="00A04FF7"/>
    <w:pPr>
      <w:widowControl w:val="0"/>
      <w:spacing w:line="240" w:lineRule="auto"/>
      <w:jc w:val="left"/>
    </w:pPr>
    <w:rPr>
      <w:rFonts w:ascii="等线" w:eastAsia="等线" w:hAnsi="等线"/>
      <w:b/>
      <w:bCs/>
      <w:noProof w:val="0"/>
      <w:color w:val="auto"/>
      <w:kern w:val="2"/>
      <w:sz w:val="21"/>
      <w:szCs w:val="22"/>
    </w:rPr>
  </w:style>
  <w:style w:type="character" w:customStyle="1" w:styleId="afffd">
    <w:name w:val="批注主题 字符"/>
    <w:basedOn w:val="af9"/>
    <w:link w:val="afffc"/>
    <w:uiPriority w:val="99"/>
    <w:rsid w:val="00A04FF7"/>
    <w:rPr>
      <w:rFonts w:ascii="等线" w:eastAsia="等线" w:hAnsi="等线"/>
      <w:b/>
      <w:bCs/>
      <w:noProof/>
      <w:color w:val="000000"/>
      <w:kern w:val="2"/>
      <w:sz w:val="21"/>
      <w:szCs w:val="22"/>
    </w:rPr>
  </w:style>
  <w:style w:type="paragraph" w:styleId="afffe">
    <w:name w:val="Revision"/>
    <w:hidden/>
    <w:uiPriority w:val="99"/>
    <w:semiHidden/>
    <w:rsid w:val="00A04FF7"/>
    <w:rPr>
      <w:rFonts w:ascii="等线" w:eastAsia="等线" w:hAnsi="等线"/>
      <w:kern w:val="2"/>
      <w:sz w:val="21"/>
      <w:szCs w:val="22"/>
    </w:rPr>
  </w:style>
  <w:style w:type="character" w:styleId="affff">
    <w:name w:val="Placeholder Text"/>
    <w:basedOn w:val="a1"/>
    <w:uiPriority w:val="99"/>
    <w:semiHidden/>
    <w:rsid w:val="00A04FF7"/>
    <w:rPr>
      <w:color w:val="666666"/>
    </w:rPr>
  </w:style>
  <w:style w:type="paragraph" w:customStyle="1" w:styleId="Text">
    <w:name w:val="Text"/>
    <w:basedOn w:val="a0"/>
    <w:link w:val="TextChar"/>
    <w:qFormat/>
    <w:rsid w:val="00A04FF7"/>
    <w:pPr>
      <w:spacing w:line="252" w:lineRule="auto"/>
      <w:ind w:firstLine="202"/>
    </w:pPr>
    <w:rPr>
      <w:kern w:val="0"/>
      <w:sz w:val="20"/>
      <w:szCs w:val="20"/>
    </w:rPr>
  </w:style>
  <w:style w:type="character" w:customStyle="1" w:styleId="TextChar">
    <w:name w:val="Text Char"/>
    <w:basedOn w:val="a1"/>
    <w:link w:val="Text"/>
    <w:qFormat/>
    <w:rsid w:val="00A04FF7"/>
  </w:style>
  <w:style w:type="paragraph" w:customStyle="1" w:styleId="AMDisplayEquation">
    <w:name w:val="AMDisplayEquation"/>
    <w:basedOn w:val="a0"/>
    <w:link w:val="AMDisplayEquation0"/>
    <w:rsid w:val="00A04FF7"/>
    <w:pPr>
      <w:tabs>
        <w:tab w:val="center" w:pos="4160"/>
        <w:tab w:val="right" w:pos="8300"/>
      </w:tabs>
      <w:spacing w:line="288" w:lineRule="auto"/>
      <w:ind w:firstLineChars="200" w:firstLine="400"/>
    </w:pPr>
    <w:rPr>
      <w:rFonts w:eastAsiaTheme="minorEastAsia"/>
      <w:sz w:val="20"/>
      <w:szCs w:val="20"/>
      <w:lang w:val="en"/>
    </w:rPr>
  </w:style>
  <w:style w:type="character" w:customStyle="1" w:styleId="AMDisplayEquation0">
    <w:name w:val="AMDisplayEquation 字符"/>
    <w:basedOn w:val="a1"/>
    <w:link w:val="AMDisplayEquation"/>
    <w:rsid w:val="00A04FF7"/>
    <w:rPr>
      <w:rFonts w:eastAsiaTheme="minorEastAsia"/>
      <w:kern w:val="2"/>
      <w:lang w:val="en"/>
    </w:rPr>
  </w:style>
  <w:style w:type="paragraph" w:styleId="TOC2">
    <w:name w:val="toc 2"/>
    <w:basedOn w:val="a0"/>
    <w:next w:val="a0"/>
    <w:autoRedefine/>
    <w:uiPriority w:val="39"/>
    <w:unhideWhenUsed/>
    <w:rsid w:val="00A04FF7"/>
    <w:pPr>
      <w:ind w:leftChars="200" w:left="420"/>
    </w:pPr>
    <w:rPr>
      <w:rFonts w:asciiTheme="minorHAnsi" w:eastAsiaTheme="minorEastAsia" w:hAnsiTheme="minorHAnsi" w:cstheme="minorBidi"/>
      <w:szCs w:val="22"/>
    </w:rPr>
  </w:style>
  <w:style w:type="paragraph" w:styleId="TOC3">
    <w:name w:val="toc 3"/>
    <w:basedOn w:val="a0"/>
    <w:next w:val="a0"/>
    <w:autoRedefine/>
    <w:uiPriority w:val="39"/>
    <w:unhideWhenUsed/>
    <w:rsid w:val="00A04FF7"/>
    <w:pPr>
      <w:ind w:leftChars="400" w:left="8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89428">
      <w:bodyDiv w:val="1"/>
      <w:marLeft w:val="0"/>
      <w:marRight w:val="0"/>
      <w:marTop w:val="0"/>
      <w:marBottom w:val="0"/>
      <w:divBdr>
        <w:top w:val="none" w:sz="0" w:space="0" w:color="auto"/>
        <w:left w:val="none" w:sz="0" w:space="0" w:color="auto"/>
        <w:bottom w:val="none" w:sz="0" w:space="0" w:color="auto"/>
        <w:right w:val="none" w:sz="0" w:space="0" w:color="auto"/>
      </w:divBdr>
      <w:divsChild>
        <w:div w:id="201284822">
          <w:marLeft w:val="0"/>
          <w:marRight w:val="0"/>
          <w:marTop w:val="0"/>
          <w:marBottom w:val="0"/>
          <w:divBdr>
            <w:top w:val="none" w:sz="0" w:space="0" w:color="auto"/>
            <w:left w:val="none" w:sz="0" w:space="0" w:color="auto"/>
            <w:bottom w:val="none" w:sz="0" w:space="0" w:color="auto"/>
            <w:right w:val="none" w:sz="0" w:space="0" w:color="auto"/>
          </w:divBdr>
        </w:div>
      </w:divsChild>
    </w:div>
    <w:div w:id="229468034">
      <w:bodyDiv w:val="1"/>
      <w:marLeft w:val="0"/>
      <w:marRight w:val="0"/>
      <w:marTop w:val="0"/>
      <w:marBottom w:val="0"/>
      <w:divBdr>
        <w:top w:val="none" w:sz="0" w:space="0" w:color="auto"/>
        <w:left w:val="none" w:sz="0" w:space="0" w:color="auto"/>
        <w:bottom w:val="none" w:sz="0" w:space="0" w:color="auto"/>
        <w:right w:val="none" w:sz="0" w:space="0" w:color="auto"/>
      </w:divBdr>
      <w:divsChild>
        <w:div w:id="721176222">
          <w:marLeft w:val="0"/>
          <w:marRight w:val="0"/>
          <w:marTop w:val="0"/>
          <w:marBottom w:val="0"/>
          <w:divBdr>
            <w:top w:val="none" w:sz="0" w:space="0" w:color="auto"/>
            <w:left w:val="none" w:sz="0" w:space="0" w:color="auto"/>
            <w:bottom w:val="none" w:sz="0" w:space="0" w:color="auto"/>
            <w:right w:val="none" w:sz="0" w:space="0" w:color="auto"/>
          </w:divBdr>
        </w:div>
        <w:div w:id="1244337301">
          <w:marLeft w:val="0"/>
          <w:marRight w:val="0"/>
          <w:marTop w:val="0"/>
          <w:marBottom w:val="0"/>
          <w:divBdr>
            <w:top w:val="none" w:sz="0" w:space="0" w:color="auto"/>
            <w:left w:val="none" w:sz="0" w:space="0" w:color="auto"/>
            <w:bottom w:val="none" w:sz="0" w:space="0" w:color="auto"/>
            <w:right w:val="none" w:sz="0" w:space="0" w:color="auto"/>
          </w:divBdr>
        </w:div>
      </w:divsChild>
    </w:div>
    <w:div w:id="426737433">
      <w:bodyDiv w:val="1"/>
      <w:marLeft w:val="0"/>
      <w:marRight w:val="0"/>
      <w:marTop w:val="0"/>
      <w:marBottom w:val="0"/>
      <w:divBdr>
        <w:top w:val="none" w:sz="0" w:space="0" w:color="auto"/>
        <w:left w:val="none" w:sz="0" w:space="0" w:color="auto"/>
        <w:bottom w:val="none" w:sz="0" w:space="0" w:color="auto"/>
        <w:right w:val="none" w:sz="0" w:space="0" w:color="auto"/>
      </w:divBdr>
    </w:div>
    <w:div w:id="763114893">
      <w:bodyDiv w:val="1"/>
      <w:marLeft w:val="0"/>
      <w:marRight w:val="0"/>
      <w:marTop w:val="0"/>
      <w:marBottom w:val="0"/>
      <w:divBdr>
        <w:top w:val="none" w:sz="0" w:space="0" w:color="auto"/>
        <w:left w:val="none" w:sz="0" w:space="0" w:color="auto"/>
        <w:bottom w:val="none" w:sz="0" w:space="0" w:color="auto"/>
        <w:right w:val="none" w:sz="0" w:space="0" w:color="auto"/>
      </w:divBdr>
    </w:div>
    <w:div w:id="895580049">
      <w:bodyDiv w:val="1"/>
      <w:marLeft w:val="0"/>
      <w:marRight w:val="0"/>
      <w:marTop w:val="0"/>
      <w:marBottom w:val="0"/>
      <w:divBdr>
        <w:top w:val="none" w:sz="0" w:space="0" w:color="auto"/>
        <w:left w:val="none" w:sz="0" w:space="0" w:color="auto"/>
        <w:bottom w:val="none" w:sz="0" w:space="0" w:color="auto"/>
        <w:right w:val="none" w:sz="0" w:space="0" w:color="auto"/>
      </w:divBdr>
    </w:div>
    <w:div w:id="1013453128">
      <w:bodyDiv w:val="1"/>
      <w:marLeft w:val="0"/>
      <w:marRight w:val="0"/>
      <w:marTop w:val="0"/>
      <w:marBottom w:val="0"/>
      <w:divBdr>
        <w:top w:val="none" w:sz="0" w:space="0" w:color="auto"/>
        <w:left w:val="none" w:sz="0" w:space="0" w:color="auto"/>
        <w:bottom w:val="none" w:sz="0" w:space="0" w:color="auto"/>
        <w:right w:val="none" w:sz="0" w:space="0" w:color="auto"/>
      </w:divBdr>
      <w:divsChild>
        <w:div w:id="1712991683">
          <w:marLeft w:val="0"/>
          <w:marRight w:val="0"/>
          <w:marTop w:val="0"/>
          <w:marBottom w:val="0"/>
          <w:divBdr>
            <w:top w:val="none" w:sz="0" w:space="0" w:color="auto"/>
            <w:left w:val="none" w:sz="0" w:space="0" w:color="auto"/>
            <w:bottom w:val="none" w:sz="0" w:space="0" w:color="auto"/>
            <w:right w:val="none" w:sz="0" w:space="0" w:color="auto"/>
          </w:divBdr>
        </w:div>
        <w:div w:id="711541682">
          <w:marLeft w:val="0"/>
          <w:marRight w:val="0"/>
          <w:marTop w:val="0"/>
          <w:marBottom w:val="0"/>
          <w:divBdr>
            <w:top w:val="none" w:sz="0" w:space="0" w:color="auto"/>
            <w:left w:val="none" w:sz="0" w:space="0" w:color="auto"/>
            <w:bottom w:val="none" w:sz="0" w:space="0" w:color="auto"/>
            <w:right w:val="none" w:sz="0" w:space="0" w:color="auto"/>
          </w:divBdr>
        </w:div>
      </w:divsChild>
    </w:div>
    <w:div w:id="1015960323">
      <w:bodyDiv w:val="1"/>
      <w:marLeft w:val="0"/>
      <w:marRight w:val="0"/>
      <w:marTop w:val="0"/>
      <w:marBottom w:val="0"/>
      <w:divBdr>
        <w:top w:val="none" w:sz="0" w:space="0" w:color="auto"/>
        <w:left w:val="none" w:sz="0" w:space="0" w:color="auto"/>
        <w:bottom w:val="none" w:sz="0" w:space="0" w:color="auto"/>
        <w:right w:val="none" w:sz="0" w:space="0" w:color="auto"/>
      </w:divBdr>
    </w:div>
    <w:div w:id="1047879497">
      <w:bodyDiv w:val="1"/>
      <w:marLeft w:val="0"/>
      <w:marRight w:val="0"/>
      <w:marTop w:val="0"/>
      <w:marBottom w:val="0"/>
      <w:divBdr>
        <w:top w:val="none" w:sz="0" w:space="0" w:color="auto"/>
        <w:left w:val="none" w:sz="0" w:space="0" w:color="auto"/>
        <w:bottom w:val="none" w:sz="0" w:space="0" w:color="auto"/>
        <w:right w:val="none" w:sz="0" w:space="0" w:color="auto"/>
      </w:divBdr>
      <w:divsChild>
        <w:div w:id="1482966213">
          <w:marLeft w:val="0"/>
          <w:marRight w:val="0"/>
          <w:marTop w:val="0"/>
          <w:marBottom w:val="0"/>
          <w:divBdr>
            <w:top w:val="none" w:sz="0" w:space="0" w:color="auto"/>
            <w:left w:val="none" w:sz="0" w:space="0" w:color="auto"/>
            <w:bottom w:val="none" w:sz="0" w:space="0" w:color="auto"/>
            <w:right w:val="none" w:sz="0" w:space="0" w:color="auto"/>
          </w:divBdr>
        </w:div>
        <w:div w:id="1438285436">
          <w:marLeft w:val="0"/>
          <w:marRight w:val="0"/>
          <w:marTop w:val="0"/>
          <w:marBottom w:val="0"/>
          <w:divBdr>
            <w:top w:val="none" w:sz="0" w:space="0" w:color="auto"/>
            <w:left w:val="none" w:sz="0" w:space="0" w:color="auto"/>
            <w:bottom w:val="none" w:sz="0" w:space="0" w:color="auto"/>
            <w:right w:val="none" w:sz="0" w:space="0" w:color="auto"/>
          </w:divBdr>
        </w:div>
      </w:divsChild>
    </w:div>
    <w:div w:id="1259603703">
      <w:bodyDiv w:val="1"/>
      <w:marLeft w:val="0"/>
      <w:marRight w:val="0"/>
      <w:marTop w:val="0"/>
      <w:marBottom w:val="0"/>
      <w:divBdr>
        <w:top w:val="none" w:sz="0" w:space="0" w:color="auto"/>
        <w:left w:val="none" w:sz="0" w:space="0" w:color="auto"/>
        <w:bottom w:val="none" w:sz="0" w:space="0" w:color="auto"/>
        <w:right w:val="none" w:sz="0" w:space="0" w:color="auto"/>
      </w:divBdr>
    </w:div>
    <w:div w:id="1266228770">
      <w:bodyDiv w:val="1"/>
      <w:marLeft w:val="0"/>
      <w:marRight w:val="0"/>
      <w:marTop w:val="0"/>
      <w:marBottom w:val="0"/>
      <w:divBdr>
        <w:top w:val="none" w:sz="0" w:space="0" w:color="auto"/>
        <w:left w:val="none" w:sz="0" w:space="0" w:color="auto"/>
        <w:bottom w:val="none" w:sz="0" w:space="0" w:color="auto"/>
        <w:right w:val="none" w:sz="0" w:space="0" w:color="auto"/>
      </w:divBdr>
      <w:divsChild>
        <w:div w:id="1276250391">
          <w:marLeft w:val="0"/>
          <w:marRight w:val="0"/>
          <w:marTop w:val="0"/>
          <w:marBottom w:val="0"/>
          <w:divBdr>
            <w:top w:val="none" w:sz="0" w:space="0" w:color="auto"/>
            <w:left w:val="none" w:sz="0" w:space="0" w:color="auto"/>
            <w:bottom w:val="none" w:sz="0" w:space="0" w:color="auto"/>
            <w:right w:val="none" w:sz="0" w:space="0" w:color="auto"/>
          </w:divBdr>
        </w:div>
        <w:div w:id="1315717504">
          <w:marLeft w:val="0"/>
          <w:marRight w:val="0"/>
          <w:marTop w:val="0"/>
          <w:marBottom w:val="0"/>
          <w:divBdr>
            <w:top w:val="none" w:sz="0" w:space="0" w:color="auto"/>
            <w:left w:val="none" w:sz="0" w:space="0" w:color="auto"/>
            <w:bottom w:val="none" w:sz="0" w:space="0" w:color="auto"/>
            <w:right w:val="none" w:sz="0" w:space="0" w:color="auto"/>
          </w:divBdr>
        </w:div>
      </w:divsChild>
    </w:div>
    <w:div w:id="1267881532">
      <w:bodyDiv w:val="1"/>
      <w:marLeft w:val="0"/>
      <w:marRight w:val="0"/>
      <w:marTop w:val="0"/>
      <w:marBottom w:val="0"/>
      <w:divBdr>
        <w:top w:val="none" w:sz="0" w:space="0" w:color="auto"/>
        <w:left w:val="none" w:sz="0" w:space="0" w:color="auto"/>
        <w:bottom w:val="none" w:sz="0" w:space="0" w:color="auto"/>
        <w:right w:val="none" w:sz="0" w:space="0" w:color="auto"/>
      </w:divBdr>
      <w:divsChild>
        <w:div w:id="2097162729">
          <w:marLeft w:val="0"/>
          <w:marRight w:val="0"/>
          <w:marTop w:val="0"/>
          <w:marBottom w:val="0"/>
          <w:divBdr>
            <w:top w:val="none" w:sz="0" w:space="0" w:color="auto"/>
            <w:left w:val="none" w:sz="0" w:space="0" w:color="auto"/>
            <w:bottom w:val="none" w:sz="0" w:space="0" w:color="auto"/>
            <w:right w:val="none" w:sz="0" w:space="0" w:color="auto"/>
          </w:divBdr>
        </w:div>
        <w:div w:id="1690718458">
          <w:marLeft w:val="0"/>
          <w:marRight w:val="0"/>
          <w:marTop w:val="0"/>
          <w:marBottom w:val="0"/>
          <w:divBdr>
            <w:top w:val="none" w:sz="0" w:space="0" w:color="auto"/>
            <w:left w:val="none" w:sz="0" w:space="0" w:color="auto"/>
            <w:bottom w:val="none" w:sz="0" w:space="0" w:color="auto"/>
            <w:right w:val="none" w:sz="0" w:space="0" w:color="auto"/>
          </w:divBdr>
        </w:div>
      </w:divsChild>
    </w:div>
    <w:div w:id="1493334653">
      <w:bodyDiv w:val="1"/>
      <w:marLeft w:val="0"/>
      <w:marRight w:val="0"/>
      <w:marTop w:val="0"/>
      <w:marBottom w:val="0"/>
      <w:divBdr>
        <w:top w:val="none" w:sz="0" w:space="0" w:color="auto"/>
        <w:left w:val="none" w:sz="0" w:space="0" w:color="auto"/>
        <w:bottom w:val="none" w:sz="0" w:space="0" w:color="auto"/>
        <w:right w:val="none" w:sz="0" w:space="0" w:color="auto"/>
      </w:divBdr>
    </w:div>
    <w:div w:id="1536119193">
      <w:bodyDiv w:val="1"/>
      <w:marLeft w:val="0"/>
      <w:marRight w:val="0"/>
      <w:marTop w:val="0"/>
      <w:marBottom w:val="0"/>
      <w:divBdr>
        <w:top w:val="none" w:sz="0" w:space="0" w:color="auto"/>
        <w:left w:val="none" w:sz="0" w:space="0" w:color="auto"/>
        <w:bottom w:val="none" w:sz="0" w:space="0" w:color="auto"/>
        <w:right w:val="none" w:sz="0" w:space="0" w:color="auto"/>
      </w:divBdr>
    </w:div>
    <w:div w:id="1549415464">
      <w:bodyDiv w:val="1"/>
      <w:marLeft w:val="0"/>
      <w:marRight w:val="0"/>
      <w:marTop w:val="0"/>
      <w:marBottom w:val="0"/>
      <w:divBdr>
        <w:top w:val="none" w:sz="0" w:space="0" w:color="auto"/>
        <w:left w:val="none" w:sz="0" w:space="0" w:color="auto"/>
        <w:bottom w:val="none" w:sz="0" w:space="0" w:color="auto"/>
        <w:right w:val="none" w:sz="0" w:space="0" w:color="auto"/>
      </w:divBdr>
      <w:divsChild>
        <w:div w:id="313918557">
          <w:marLeft w:val="0"/>
          <w:marRight w:val="0"/>
          <w:marTop w:val="0"/>
          <w:marBottom w:val="0"/>
          <w:divBdr>
            <w:top w:val="none" w:sz="0" w:space="0" w:color="auto"/>
            <w:left w:val="none" w:sz="0" w:space="0" w:color="auto"/>
            <w:bottom w:val="none" w:sz="0" w:space="0" w:color="auto"/>
            <w:right w:val="none" w:sz="0" w:space="0" w:color="auto"/>
          </w:divBdr>
        </w:div>
        <w:div w:id="1902252811">
          <w:marLeft w:val="0"/>
          <w:marRight w:val="0"/>
          <w:marTop w:val="0"/>
          <w:marBottom w:val="0"/>
          <w:divBdr>
            <w:top w:val="none" w:sz="0" w:space="0" w:color="auto"/>
            <w:left w:val="none" w:sz="0" w:space="0" w:color="auto"/>
            <w:bottom w:val="none" w:sz="0" w:space="0" w:color="auto"/>
            <w:right w:val="none" w:sz="0" w:space="0" w:color="auto"/>
          </w:divBdr>
        </w:div>
      </w:divsChild>
    </w:div>
    <w:div w:id="1717772532">
      <w:bodyDiv w:val="1"/>
      <w:marLeft w:val="0"/>
      <w:marRight w:val="0"/>
      <w:marTop w:val="0"/>
      <w:marBottom w:val="0"/>
      <w:divBdr>
        <w:top w:val="none" w:sz="0" w:space="0" w:color="auto"/>
        <w:left w:val="none" w:sz="0" w:space="0" w:color="auto"/>
        <w:bottom w:val="none" w:sz="0" w:space="0" w:color="auto"/>
        <w:right w:val="none" w:sz="0" w:space="0" w:color="auto"/>
      </w:divBdr>
    </w:div>
    <w:div w:id="1770813747">
      <w:bodyDiv w:val="1"/>
      <w:marLeft w:val="0"/>
      <w:marRight w:val="0"/>
      <w:marTop w:val="0"/>
      <w:marBottom w:val="0"/>
      <w:divBdr>
        <w:top w:val="none" w:sz="0" w:space="0" w:color="auto"/>
        <w:left w:val="none" w:sz="0" w:space="0" w:color="auto"/>
        <w:bottom w:val="none" w:sz="0" w:space="0" w:color="auto"/>
        <w:right w:val="none" w:sz="0" w:space="0" w:color="auto"/>
      </w:divBdr>
    </w:div>
    <w:div w:id="196229972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emf"/><Relationship Id="rId47" Type="http://schemas.openxmlformats.org/officeDocument/2006/relationships/image" Target="media/image31.emf"/><Relationship Id="rId63" Type="http://schemas.openxmlformats.org/officeDocument/2006/relationships/image" Target="media/image47.jpeg"/><Relationship Id="rId68" Type="http://schemas.openxmlformats.org/officeDocument/2006/relationships/image" Target="media/image51.emf"/><Relationship Id="rId84" Type="http://schemas.openxmlformats.org/officeDocument/2006/relationships/oleObject" Target="embeddings/oleObject10.bin"/><Relationship Id="rId89" Type="http://schemas.openxmlformats.org/officeDocument/2006/relationships/image" Target="media/image60.emf"/><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image" Target="media/image19.emf"/><Relationship Id="rId37" Type="http://schemas.openxmlformats.org/officeDocument/2006/relationships/image" Target="media/image24.emf"/><Relationship Id="rId53" Type="http://schemas.openxmlformats.org/officeDocument/2006/relationships/image" Target="media/image37.emf"/><Relationship Id="rId58" Type="http://schemas.openxmlformats.org/officeDocument/2006/relationships/image" Target="media/image42.emf"/><Relationship Id="rId74" Type="http://schemas.openxmlformats.org/officeDocument/2006/relationships/oleObject" Target="embeddings/oleObject3.bin"/><Relationship Id="rId79" Type="http://schemas.openxmlformats.org/officeDocument/2006/relationships/image" Target="media/image57.wmf"/><Relationship Id="rId102" Type="http://schemas.openxmlformats.org/officeDocument/2006/relationships/image" Target="media/image73.emf"/><Relationship Id="rId5" Type="http://schemas.openxmlformats.org/officeDocument/2006/relationships/webSettings" Target="webSettings.xml"/><Relationship Id="rId90" Type="http://schemas.openxmlformats.org/officeDocument/2006/relationships/image" Target="media/image61.emf"/><Relationship Id="rId95" Type="http://schemas.openxmlformats.org/officeDocument/2006/relationships/image" Target="media/image66.emf"/><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package" Target="embeddings/Microsoft_Visio___1.vsdx"/><Relationship Id="rId48" Type="http://schemas.openxmlformats.org/officeDocument/2006/relationships/image" Target="media/image32.emf"/><Relationship Id="rId64" Type="http://schemas.openxmlformats.org/officeDocument/2006/relationships/image" Target="media/image48.emf"/><Relationship Id="rId69" Type="http://schemas.openxmlformats.org/officeDocument/2006/relationships/image" Target="media/image52.wmf"/><Relationship Id="rId80" Type="http://schemas.openxmlformats.org/officeDocument/2006/relationships/oleObject" Target="embeddings/oleObject6.bin"/><Relationship Id="rId85" Type="http://schemas.openxmlformats.org/officeDocument/2006/relationships/oleObject" Target="embeddings/oleObject11.bin"/><Relationship Id="rId12" Type="http://schemas.openxmlformats.org/officeDocument/2006/relationships/footer" Target="footer2.xml"/><Relationship Id="rId17" Type="http://schemas.openxmlformats.org/officeDocument/2006/relationships/image" Target="media/image4.jpeg"/><Relationship Id="rId33" Type="http://schemas.openxmlformats.org/officeDocument/2006/relationships/image" Target="media/image20.emf"/><Relationship Id="rId38" Type="http://schemas.openxmlformats.org/officeDocument/2006/relationships/image" Target="media/image25.emf"/><Relationship Id="rId59" Type="http://schemas.openxmlformats.org/officeDocument/2006/relationships/image" Target="media/image43.emf"/><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jpeg"/><Relationship Id="rId54" Type="http://schemas.openxmlformats.org/officeDocument/2006/relationships/image" Target="media/image38.emf"/><Relationship Id="rId62" Type="http://schemas.openxmlformats.org/officeDocument/2006/relationships/image" Target="media/image46.jpeg"/><Relationship Id="rId70" Type="http://schemas.openxmlformats.org/officeDocument/2006/relationships/oleObject" Target="embeddings/oleObject1.bin"/><Relationship Id="rId75" Type="http://schemas.openxmlformats.org/officeDocument/2006/relationships/image" Target="media/image55.wmf"/><Relationship Id="rId83" Type="http://schemas.openxmlformats.org/officeDocument/2006/relationships/oleObject" Target="embeddings/oleObject9.bin"/><Relationship Id="rId88" Type="http://schemas.openxmlformats.org/officeDocument/2006/relationships/image" Target="media/image59.emf"/><Relationship Id="rId91" Type="http://schemas.openxmlformats.org/officeDocument/2006/relationships/image" Target="media/image62.emf"/><Relationship Id="rId96" Type="http://schemas.openxmlformats.org/officeDocument/2006/relationships/image" Target="media/image6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3.emf"/><Relationship Id="rId57" Type="http://schemas.openxmlformats.org/officeDocument/2006/relationships/image" Target="media/image41.emf"/><Relationship Id="rId10" Type="http://schemas.openxmlformats.org/officeDocument/2006/relationships/image" Target="media/image3.jpeg"/><Relationship Id="rId31" Type="http://schemas.openxmlformats.org/officeDocument/2006/relationships/image" Target="media/image18.emf"/><Relationship Id="rId44" Type="http://schemas.openxmlformats.org/officeDocument/2006/relationships/image" Target="media/image29.emf"/><Relationship Id="rId52" Type="http://schemas.openxmlformats.org/officeDocument/2006/relationships/image" Target="media/image36.emf"/><Relationship Id="rId60" Type="http://schemas.openxmlformats.org/officeDocument/2006/relationships/image" Target="media/image44.emf"/><Relationship Id="rId65" Type="http://schemas.openxmlformats.org/officeDocument/2006/relationships/package" Target="embeddings/Microsoft_Visio___3.vsdx"/><Relationship Id="rId73" Type="http://schemas.openxmlformats.org/officeDocument/2006/relationships/image" Target="media/image54.wmf"/><Relationship Id="rId78" Type="http://schemas.openxmlformats.org/officeDocument/2006/relationships/oleObject" Target="embeddings/oleObject5.bin"/><Relationship Id="rId81" Type="http://schemas.openxmlformats.org/officeDocument/2006/relationships/oleObject" Target="embeddings/oleObject7.bin"/><Relationship Id="rId86" Type="http://schemas.openxmlformats.org/officeDocument/2006/relationships/oleObject" Target="embeddings/oleObject12.bin"/><Relationship Id="rId94" Type="http://schemas.openxmlformats.org/officeDocument/2006/relationships/image" Target="media/image65.emf"/><Relationship Id="rId99" Type="http://schemas.openxmlformats.org/officeDocument/2006/relationships/image" Target="media/image70.emf"/><Relationship Id="rId101" Type="http://schemas.openxmlformats.org/officeDocument/2006/relationships/image" Target="media/image72.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5.jpeg"/><Relationship Id="rId39" Type="http://schemas.openxmlformats.org/officeDocument/2006/relationships/image" Target="media/image26.emf"/><Relationship Id="rId34" Type="http://schemas.openxmlformats.org/officeDocument/2006/relationships/image" Target="media/image21.emf"/><Relationship Id="rId50" Type="http://schemas.openxmlformats.org/officeDocument/2006/relationships/image" Target="media/image34.emf"/><Relationship Id="rId55" Type="http://schemas.openxmlformats.org/officeDocument/2006/relationships/image" Target="media/image39.emf"/><Relationship Id="rId76" Type="http://schemas.openxmlformats.org/officeDocument/2006/relationships/oleObject" Target="embeddings/oleObject4.bin"/><Relationship Id="rId97" Type="http://schemas.openxmlformats.org/officeDocument/2006/relationships/image" Target="media/image68.emf"/><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53.wmf"/><Relationship Id="rId92"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image" Target="media/image11.png"/><Relationship Id="rId40" Type="http://schemas.openxmlformats.org/officeDocument/2006/relationships/package" Target="embeddings/Microsoft_Visio___.vsdx"/><Relationship Id="rId45" Type="http://schemas.openxmlformats.org/officeDocument/2006/relationships/package" Target="embeddings/Microsoft_Visio___2.vsdx"/><Relationship Id="rId66" Type="http://schemas.openxmlformats.org/officeDocument/2006/relationships/image" Target="media/image49.emf"/><Relationship Id="rId87" Type="http://schemas.openxmlformats.org/officeDocument/2006/relationships/image" Target="media/image58.emf"/><Relationship Id="rId61" Type="http://schemas.openxmlformats.org/officeDocument/2006/relationships/image" Target="media/image45.emf"/><Relationship Id="rId82" Type="http://schemas.openxmlformats.org/officeDocument/2006/relationships/oleObject" Target="embeddings/oleObject8.bin"/><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7.emf"/><Relationship Id="rId35" Type="http://schemas.openxmlformats.org/officeDocument/2006/relationships/image" Target="media/image22.emf"/><Relationship Id="rId56" Type="http://schemas.openxmlformats.org/officeDocument/2006/relationships/image" Target="media/image40.emf"/><Relationship Id="rId77" Type="http://schemas.openxmlformats.org/officeDocument/2006/relationships/image" Target="media/image56.wmf"/><Relationship Id="rId100" Type="http://schemas.openxmlformats.org/officeDocument/2006/relationships/image" Target="media/image71.emf"/><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5.emf"/><Relationship Id="rId72" Type="http://schemas.openxmlformats.org/officeDocument/2006/relationships/oleObject" Target="embeddings/oleObject2.bin"/><Relationship Id="rId93" Type="http://schemas.openxmlformats.org/officeDocument/2006/relationships/image" Target="media/image64.emf"/><Relationship Id="rId98" Type="http://schemas.openxmlformats.org/officeDocument/2006/relationships/image" Target="media/image69.emf"/><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0.png"/><Relationship Id="rId67" Type="http://schemas.openxmlformats.org/officeDocument/2006/relationships/image" Target="media/image5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DC1B8-2D59-45FC-9FF1-BD48F608C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89</Pages>
  <Words>52403</Words>
  <Characters>298698</Characters>
  <Application>Microsoft Office Word</Application>
  <DocSecurity>0</DocSecurity>
  <Lines>2489</Lines>
  <Paragraphs>700</Paragraphs>
  <ScaleCrop>false</ScaleCrop>
  <Company>Microsoft China</Company>
  <LinksUpToDate>false</LinksUpToDate>
  <CharactersWithSpaces>350401</CharactersWithSpaces>
  <SharedDoc>false</SharedDoc>
  <HLinks>
    <vt:vector size="84" baseType="variant">
      <vt:variant>
        <vt:i4>1703998</vt:i4>
      </vt:variant>
      <vt:variant>
        <vt:i4>65</vt:i4>
      </vt:variant>
      <vt:variant>
        <vt:i4>0</vt:i4>
      </vt:variant>
      <vt:variant>
        <vt:i4>5</vt:i4>
      </vt:variant>
      <vt:variant>
        <vt:lpwstr/>
      </vt:variant>
      <vt:variant>
        <vt:lpwstr>_Toc195581202</vt:lpwstr>
      </vt:variant>
      <vt:variant>
        <vt:i4>1703998</vt:i4>
      </vt:variant>
      <vt:variant>
        <vt:i4>62</vt:i4>
      </vt:variant>
      <vt:variant>
        <vt:i4>0</vt:i4>
      </vt:variant>
      <vt:variant>
        <vt:i4>5</vt:i4>
      </vt:variant>
      <vt:variant>
        <vt:lpwstr/>
      </vt:variant>
      <vt:variant>
        <vt:lpwstr>_Toc195581201</vt:lpwstr>
      </vt:variant>
      <vt:variant>
        <vt:i4>1703998</vt:i4>
      </vt:variant>
      <vt:variant>
        <vt:i4>59</vt:i4>
      </vt:variant>
      <vt:variant>
        <vt:i4>0</vt:i4>
      </vt:variant>
      <vt:variant>
        <vt:i4>5</vt:i4>
      </vt:variant>
      <vt:variant>
        <vt:lpwstr/>
      </vt:variant>
      <vt:variant>
        <vt:lpwstr>_Toc195581200</vt:lpwstr>
      </vt:variant>
      <vt:variant>
        <vt:i4>1245245</vt:i4>
      </vt:variant>
      <vt:variant>
        <vt:i4>56</vt:i4>
      </vt:variant>
      <vt:variant>
        <vt:i4>0</vt:i4>
      </vt:variant>
      <vt:variant>
        <vt:i4>5</vt:i4>
      </vt:variant>
      <vt:variant>
        <vt:lpwstr/>
      </vt:variant>
      <vt:variant>
        <vt:lpwstr>_Toc195581199</vt:lpwstr>
      </vt:variant>
      <vt:variant>
        <vt:i4>1245245</vt:i4>
      </vt:variant>
      <vt:variant>
        <vt:i4>53</vt:i4>
      </vt:variant>
      <vt:variant>
        <vt:i4>0</vt:i4>
      </vt:variant>
      <vt:variant>
        <vt:i4>5</vt:i4>
      </vt:variant>
      <vt:variant>
        <vt:lpwstr/>
      </vt:variant>
      <vt:variant>
        <vt:lpwstr>_Toc195581198</vt:lpwstr>
      </vt:variant>
      <vt:variant>
        <vt:i4>1245245</vt:i4>
      </vt:variant>
      <vt:variant>
        <vt:i4>47</vt:i4>
      </vt:variant>
      <vt:variant>
        <vt:i4>0</vt:i4>
      </vt:variant>
      <vt:variant>
        <vt:i4>5</vt:i4>
      </vt:variant>
      <vt:variant>
        <vt:lpwstr/>
      </vt:variant>
      <vt:variant>
        <vt:lpwstr>_Toc195581197</vt:lpwstr>
      </vt:variant>
      <vt:variant>
        <vt:i4>1245245</vt:i4>
      </vt:variant>
      <vt:variant>
        <vt:i4>41</vt:i4>
      </vt:variant>
      <vt:variant>
        <vt:i4>0</vt:i4>
      </vt:variant>
      <vt:variant>
        <vt:i4>5</vt:i4>
      </vt:variant>
      <vt:variant>
        <vt:lpwstr/>
      </vt:variant>
      <vt:variant>
        <vt:lpwstr>_Toc195581196</vt:lpwstr>
      </vt:variant>
      <vt:variant>
        <vt:i4>1245245</vt:i4>
      </vt:variant>
      <vt:variant>
        <vt:i4>35</vt:i4>
      </vt:variant>
      <vt:variant>
        <vt:i4>0</vt:i4>
      </vt:variant>
      <vt:variant>
        <vt:i4>5</vt:i4>
      </vt:variant>
      <vt:variant>
        <vt:lpwstr/>
      </vt:variant>
      <vt:variant>
        <vt:lpwstr>_Toc195581195</vt:lpwstr>
      </vt:variant>
      <vt:variant>
        <vt:i4>1245245</vt:i4>
      </vt:variant>
      <vt:variant>
        <vt:i4>29</vt:i4>
      </vt:variant>
      <vt:variant>
        <vt:i4>0</vt:i4>
      </vt:variant>
      <vt:variant>
        <vt:i4>5</vt:i4>
      </vt:variant>
      <vt:variant>
        <vt:lpwstr/>
      </vt:variant>
      <vt:variant>
        <vt:lpwstr>_Toc195581194</vt:lpwstr>
      </vt:variant>
      <vt:variant>
        <vt:i4>1245245</vt:i4>
      </vt:variant>
      <vt:variant>
        <vt:i4>23</vt:i4>
      </vt:variant>
      <vt:variant>
        <vt:i4>0</vt:i4>
      </vt:variant>
      <vt:variant>
        <vt:i4>5</vt:i4>
      </vt:variant>
      <vt:variant>
        <vt:lpwstr/>
      </vt:variant>
      <vt:variant>
        <vt:lpwstr>_Toc195581193</vt:lpwstr>
      </vt:variant>
      <vt:variant>
        <vt:i4>1245245</vt:i4>
      </vt:variant>
      <vt:variant>
        <vt:i4>20</vt:i4>
      </vt:variant>
      <vt:variant>
        <vt:i4>0</vt:i4>
      </vt:variant>
      <vt:variant>
        <vt:i4>5</vt:i4>
      </vt:variant>
      <vt:variant>
        <vt:lpwstr/>
      </vt:variant>
      <vt:variant>
        <vt:lpwstr>_Toc195581192</vt:lpwstr>
      </vt:variant>
      <vt:variant>
        <vt:i4>1245245</vt:i4>
      </vt:variant>
      <vt:variant>
        <vt:i4>14</vt:i4>
      </vt:variant>
      <vt:variant>
        <vt:i4>0</vt:i4>
      </vt:variant>
      <vt:variant>
        <vt:i4>5</vt:i4>
      </vt:variant>
      <vt:variant>
        <vt:lpwstr/>
      </vt:variant>
      <vt:variant>
        <vt:lpwstr>_Toc195581191</vt:lpwstr>
      </vt:variant>
      <vt:variant>
        <vt:i4>1245245</vt:i4>
      </vt:variant>
      <vt:variant>
        <vt:i4>8</vt:i4>
      </vt:variant>
      <vt:variant>
        <vt:i4>0</vt:i4>
      </vt:variant>
      <vt:variant>
        <vt:i4>5</vt:i4>
      </vt:variant>
      <vt:variant>
        <vt:lpwstr/>
      </vt:variant>
      <vt:variant>
        <vt:lpwstr>_Toc195581190</vt:lpwstr>
      </vt:variant>
      <vt:variant>
        <vt:i4>1179709</vt:i4>
      </vt:variant>
      <vt:variant>
        <vt:i4>2</vt:i4>
      </vt:variant>
      <vt:variant>
        <vt:i4>0</vt:i4>
      </vt:variant>
      <vt:variant>
        <vt:i4>5</vt:i4>
      </vt:variant>
      <vt:variant>
        <vt:lpwstr/>
      </vt:variant>
      <vt:variant>
        <vt:lpwstr>_Toc195581189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附：聊城大学硕士学位论文格式样本</dc:title>
  <dc:subject/>
  <dc:creator>jordan</dc:creator>
  <cp:keywords/>
  <dc:description/>
  <cp:lastModifiedBy>hanyuyan@lcu-cs.com</cp:lastModifiedBy>
  <cp:revision>2</cp:revision>
  <cp:lastPrinted>2008-04-07T06:18:00Z</cp:lastPrinted>
  <dcterms:created xsi:type="dcterms:W3CDTF">2024-03-13T07:08:00Z</dcterms:created>
  <dcterms:modified xsi:type="dcterms:W3CDTF">2024-03-13T07:08:00Z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2052-11.1.0.8013</vt:lpwstr>
  </property>
  <property fmtid="{D5CDD505-2E9C-101B-9397-08002B2CF9AE}" pid="4" name="AMWinEqns">
    <vt:bool>true</vt:bool>
  </property>
  <property fmtid="{D5CDD505-2E9C-101B-9397-08002B2CF9AE}" pid="5" name="ZOTERO_PREF_1">
    <vt:lpwstr>&lt;data data-version="3" zotero-version="6.0.30"&gt;&lt;session id="6e8ZzLRr"/&gt;&lt;style id="http://www.zotero.org/styles/china-national-standard-gb-t-7714-2015-numeric" hasBibliography="1" bibliographyStyleHasBeenSet="1"/&gt;&lt;prefs&gt;&lt;pref name="fieldType" value="Field"</vt:lpwstr>
  </property>
  <property fmtid="{D5CDD505-2E9C-101B-9397-08002B2CF9AE}" pid="6" name="ZOTERO_PREF_2">
    <vt:lpwstr>/&gt;&lt;pref name="dontAskDelayCitationUpdates" value="true"/&gt;&lt;/prefs&gt;&lt;/data&gt;</vt:lpwstr>
  </property>
</Properties>
</file>